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E838A4" w14:textId="77777777" w:rsidR="00574270" w:rsidRDefault="00574270" w:rsidP="00574270">
      <w:pPr>
        <w:jc w:val="center"/>
        <w:rPr>
          <w:b/>
          <w:sz w:val="84"/>
          <w:szCs w:val="84"/>
        </w:rPr>
      </w:pPr>
      <w:r>
        <w:rPr>
          <w:rFonts w:hint="eastAsia"/>
          <w:b/>
          <w:sz w:val="84"/>
          <w:szCs w:val="84"/>
        </w:rPr>
        <w:t>浙江</w:t>
      </w:r>
      <w:r w:rsidRPr="00585D2C">
        <w:rPr>
          <w:rFonts w:hint="eastAsia"/>
          <w:b/>
          <w:sz w:val="84"/>
          <w:szCs w:val="84"/>
        </w:rPr>
        <w:t>网商</w:t>
      </w:r>
      <w:r w:rsidRPr="00585D2C">
        <w:rPr>
          <w:b/>
          <w:sz w:val="84"/>
          <w:szCs w:val="84"/>
        </w:rPr>
        <w:t>银行</w:t>
      </w:r>
    </w:p>
    <w:p w14:paraId="37D19A7C" w14:textId="77777777" w:rsidR="00574270" w:rsidRDefault="00574270" w:rsidP="00574270">
      <w:pPr>
        <w:rPr>
          <w:b/>
          <w:sz w:val="72"/>
          <w:szCs w:val="84"/>
        </w:rPr>
      </w:pPr>
    </w:p>
    <w:p w14:paraId="7F2055A5" w14:textId="77777777" w:rsidR="00574270" w:rsidRDefault="00574270" w:rsidP="00574270">
      <w:pPr>
        <w:rPr>
          <w:b/>
          <w:sz w:val="72"/>
          <w:szCs w:val="84"/>
        </w:rPr>
      </w:pPr>
    </w:p>
    <w:p w14:paraId="1682898A" w14:textId="77777777" w:rsidR="00574270" w:rsidRDefault="00574270" w:rsidP="00574270">
      <w:pPr>
        <w:rPr>
          <w:b/>
          <w:sz w:val="72"/>
          <w:szCs w:val="84"/>
        </w:rPr>
      </w:pPr>
      <w:r>
        <w:rPr>
          <w:rFonts w:hint="eastAsia"/>
          <w:b/>
          <w:sz w:val="72"/>
          <w:szCs w:val="84"/>
        </w:rPr>
        <w:t xml:space="preserve">           </w:t>
      </w:r>
    </w:p>
    <w:p w14:paraId="28E32A82" w14:textId="77777777" w:rsidR="00574270" w:rsidRDefault="00574270" w:rsidP="00574270">
      <w:pPr>
        <w:jc w:val="center"/>
        <w:rPr>
          <w:b/>
          <w:sz w:val="72"/>
          <w:szCs w:val="84"/>
        </w:rPr>
      </w:pPr>
    </w:p>
    <w:p w14:paraId="2DE2799F" w14:textId="77777777" w:rsidR="00574270" w:rsidRDefault="00574270" w:rsidP="00574270">
      <w:pPr>
        <w:jc w:val="center"/>
        <w:rPr>
          <w:b/>
          <w:sz w:val="72"/>
          <w:szCs w:val="84"/>
        </w:rPr>
      </w:pPr>
    </w:p>
    <w:p w14:paraId="64608BAC" w14:textId="77777777" w:rsidR="00574270" w:rsidRDefault="00574270" w:rsidP="00574270">
      <w:pPr>
        <w:jc w:val="center"/>
        <w:rPr>
          <w:b/>
          <w:sz w:val="72"/>
          <w:szCs w:val="84"/>
        </w:rPr>
      </w:pPr>
      <w:r>
        <w:rPr>
          <w:rFonts w:hint="eastAsia"/>
          <w:b/>
          <w:sz w:val="72"/>
          <w:szCs w:val="84"/>
        </w:rPr>
        <w:t>移动</w:t>
      </w:r>
      <w:r w:rsidRPr="00585D2C">
        <w:rPr>
          <w:b/>
          <w:sz w:val="72"/>
          <w:szCs w:val="84"/>
        </w:rPr>
        <w:t>支付业务接口文档</w:t>
      </w:r>
    </w:p>
    <w:p w14:paraId="66DB2730" w14:textId="77777777" w:rsidR="00574270" w:rsidRDefault="00574270" w:rsidP="00574270">
      <w:pPr>
        <w:rPr>
          <w:b/>
          <w:sz w:val="72"/>
          <w:szCs w:val="84"/>
        </w:rPr>
      </w:pPr>
    </w:p>
    <w:p w14:paraId="007B5740" w14:textId="77777777" w:rsidR="00574270" w:rsidRDefault="00574270" w:rsidP="00574270">
      <w:pPr>
        <w:rPr>
          <w:b/>
          <w:sz w:val="72"/>
          <w:szCs w:val="84"/>
        </w:rPr>
      </w:pPr>
    </w:p>
    <w:p w14:paraId="16CEDA90" w14:textId="77777777" w:rsidR="00574270" w:rsidRDefault="00574270" w:rsidP="00574270">
      <w:pPr>
        <w:rPr>
          <w:b/>
          <w:sz w:val="72"/>
          <w:szCs w:val="84"/>
        </w:rPr>
      </w:pPr>
    </w:p>
    <w:p w14:paraId="18A39584" w14:textId="77777777" w:rsidR="00574270" w:rsidRDefault="00574270" w:rsidP="00574270">
      <w:pPr>
        <w:rPr>
          <w:b/>
          <w:sz w:val="72"/>
          <w:szCs w:val="84"/>
        </w:rPr>
      </w:pPr>
    </w:p>
    <w:p w14:paraId="56ABA7B4" w14:textId="1556B35B" w:rsidR="00574270" w:rsidRPr="00585D2C" w:rsidRDefault="00574270" w:rsidP="00574270">
      <w:pPr>
        <w:jc w:val="center"/>
        <w:rPr>
          <w:b/>
          <w:sz w:val="32"/>
          <w:szCs w:val="32"/>
        </w:rPr>
      </w:pPr>
      <w:r w:rsidRPr="00585D2C">
        <w:rPr>
          <w:rFonts w:hint="eastAsia"/>
          <w:b/>
          <w:sz w:val="32"/>
          <w:szCs w:val="32"/>
        </w:rPr>
        <w:t>版本</w:t>
      </w:r>
      <w:r>
        <w:rPr>
          <w:rFonts w:hint="eastAsia"/>
          <w:b/>
          <w:sz w:val="32"/>
          <w:szCs w:val="32"/>
        </w:rPr>
        <w:t>1.</w:t>
      </w:r>
      <w:r w:rsidR="00C74A96">
        <w:rPr>
          <w:b/>
          <w:sz w:val="32"/>
          <w:szCs w:val="32"/>
        </w:rPr>
        <w:t>2</w:t>
      </w:r>
      <w:r>
        <w:rPr>
          <w:rFonts w:hint="eastAsia"/>
          <w:b/>
          <w:sz w:val="32"/>
          <w:szCs w:val="32"/>
        </w:rPr>
        <w:t>.</w:t>
      </w:r>
      <w:ins w:id="0" w:author="廖伟池" w:date="2017-08-11T16:04:00Z">
        <w:r w:rsidR="00467E37">
          <w:rPr>
            <w:b/>
            <w:sz w:val="32"/>
            <w:szCs w:val="32"/>
          </w:rPr>
          <w:t>6</w:t>
        </w:r>
      </w:ins>
    </w:p>
    <w:p w14:paraId="124D962C" w14:textId="77777777" w:rsidR="00574270" w:rsidRPr="00585D2C" w:rsidRDefault="00574270" w:rsidP="00574270">
      <w:pPr>
        <w:jc w:val="center"/>
        <w:rPr>
          <w:b/>
          <w:sz w:val="32"/>
          <w:szCs w:val="32"/>
        </w:rPr>
      </w:pPr>
    </w:p>
    <w:p w14:paraId="4586D5D3" w14:textId="77777777" w:rsidR="00574270" w:rsidRPr="00585D2C" w:rsidRDefault="00574270" w:rsidP="00574270">
      <w:pPr>
        <w:jc w:val="center"/>
        <w:rPr>
          <w:b/>
          <w:sz w:val="32"/>
          <w:szCs w:val="32"/>
        </w:rPr>
      </w:pPr>
      <w:r w:rsidRPr="00585D2C">
        <w:rPr>
          <w:rFonts w:hint="eastAsia"/>
          <w:b/>
          <w:sz w:val="32"/>
          <w:szCs w:val="32"/>
        </w:rPr>
        <w:t>浙江</w:t>
      </w:r>
      <w:r w:rsidRPr="00585D2C">
        <w:rPr>
          <w:b/>
          <w:sz w:val="32"/>
          <w:szCs w:val="32"/>
        </w:rPr>
        <w:t>网商</w:t>
      </w:r>
      <w:r w:rsidRPr="00585D2C">
        <w:rPr>
          <w:rFonts w:hint="eastAsia"/>
          <w:b/>
          <w:sz w:val="32"/>
          <w:szCs w:val="32"/>
        </w:rPr>
        <w:t>银行</w:t>
      </w:r>
    </w:p>
    <w:p w14:paraId="60C5D033" w14:textId="3A2B742A" w:rsidR="00574270" w:rsidRDefault="00574270" w:rsidP="00574270">
      <w:pPr>
        <w:jc w:val="center"/>
        <w:rPr>
          <w:b/>
          <w:sz w:val="32"/>
          <w:szCs w:val="32"/>
        </w:rPr>
      </w:pPr>
      <w:r w:rsidRPr="00585D2C">
        <w:rPr>
          <w:rFonts w:hint="eastAsia"/>
          <w:b/>
          <w:sz w:val="32"/>
          <w:szCs w:val="32"/>
        </w:rPr>
        <w:t>2017</w:t>
      </w:r>
      <w:r w:rsidRPr="00585D2C">
        <w:rPr>
          <w:rFonts w:hint="eastAsia"/>
          <w:b/>
          <w:sz w:val="32"/>
          <w:szCs w:val="32"/>
        </w:rPr>
        <w:t>年</w:t>
      </w:r>
      <w:r>
        <w:rPr>
          <w:rFonts w:hint="eastAsia"/>
          <w:b/>
          <w:sz w:val="32"/>
          <w:szCs w:val="32"/>
        </w:rPr>
        <w:t xml:space="preserve"> </w:t>
      </w:r>
      <w:ins w:id="1" w:author="廖伟池" w:date="2017-08-11T16:04:00Z">
        <w:r w:rsidR="00467E37">
          <w:rPr>
            <w:b/>
            <w:sz w:val="32"/>
            <w:szCs w:val="32"/>
          </w:rPr>
          <w:t>8</w:t>
        </w:r>
      </w:ins>
      <w:del w:id="2" w:author="廖伟池" w:date="2017-08-11T16:04:00Z">
        <w:r w:rsidR="00372DDD" w:rsidDel="00467E37">
          <w:rPr>
            <w:b/>
            <w:sz w:val="32"/>
            <w:szCs w:val="32"/>
          </w:rPr>
          <w:delText>7</w:delText>
        </w:r>
      </w:del>
      <w:r w:rsidRPr="00585D2C">
        <w:rPr>
          <w:rFonts w:hint="eastAsia"/>
          <w:b/>
          <w:sz w:val="32"/>
          <w:szCs w:val="32"/>
        </w:rPr>
        <w:t>月</w:t>
      </w:r>
    </w:p>
    <w:p w14:paraId="1FD1187C" w14:textId="77777777" w:rsidR="00574270" w:rsidRDefault="00574270">
      <w:pPr>
        <w:widowControl/>
        <w:jc w:val="left"/>
      </w:pPr>
      <w:r>
        <w:br w:type="page"/>
      </w:r>
    </w:p>
    <w:p w14:paraId="33A50C5D" w14:textId="77777777" w:rsidR="00574270" w:rsidRDefault="00574270" w:rsidP="00574270">
      <w:pPr>
        <w:rPr>
          <w:rFonts w:ascii="楷体_GB2312" w:eastAsia="楷体_GB2312" w:hAnsi="楷体_GB2312"/>
          <w:b/>
          <w:bCs/>
          <w:sz w:val="36"/>
        </w:rPr>
      </w:pPr>
      <w:r>
        <w:rPr>
          <w:rFonts w:ascii="楷体_GB2312" w:eastAsia="楷体_GB2312" w:hAnsi="楷体_GB2312" w:hint="eastAsia"/>
          <w:b/>
          <w:bCs/>
          <w:sz w:val="36"/>
        </w:rPr>
        <w:lastRenderedPageBreak/>
        <w:t>修订记录</w:t>
      </w:r>
    </w:p>
    <w:tbl>
      <w:tblPr>
        <w:tblW w:w="8402" w:type="dxa"/>
        <w:tblInd w:w="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3" w:type="dxa"/>
          <w:right w:w="43" w:type="dxa"/>
        </w:tblCellMar>
        <w:tblLook w:val="0000" w:firstRow="0" w:lastRow="0" w:firstColumn="0" w:lastColumn="0" w:noHBand="0" w:noVBand="0"/>
      </w:tblPr>
      <w:tblGrid>
        <w:gridCol w:w="1843"/>
        <w:gridCol w:w="4689"/>
        <w:gridCol w:w="935"/>
        <w:gridCol w:w="935"/>
      </w:tblGrid>
      <w:tr w:rsidR="00574270" w14:paraId="69B12447" w14:textId="77777777" w:rsidTr="00BF46A8">
        <w:trPr>
          <w:cantSplit/>
          <w:trHeight w:val="243"/>
          <w:tblHeader/>
        </w:trPr>
        <w:tc>
          <w:tcPr>
            <w:tcW w:w="1843" w:type="dxa"/>
          </w:tcPr>
          <w:p w14:paraId="5DD811EB" w14:textId="77777777" w:rsidR="00574270" w:rsidRDefault="00574270" w:rsidP="00AA2783">
            <w:r>
              <w:rPr>
                <w:rFonts w:hint="eastAsia"/>
              </w:rPr>
              <w:t>日期</w:t>
            </w:r>
            <w:r>
              <w:rPr>
                <w:rFonts w:hint="eastAsia"/>
              </w:rPr>
              <w:t xml:space="preserve">  </w:t>
            </w:r>
          </w:p>
        </w:tc>
        <w:tc>
          <w:tcPr>
            <w:tcW w:w="4689" w:type="dxa"/>
          </w:tcPr>
          <w:p w14:paraId="45343ECF" w14:textId="77777777" w:rsidR="00574270" w:rsidRDefault="00574270" w:rsidP="00AA2783">
            <w:r>
              <w:rPr>
                <w:rFonts w:hint="eastAsia"/>
              </w:rPr>
              <w:t>描述</w:t>
            </w:r>
          </w:p>
        </w:tc>
        <w:tc>
          <w:tcPr>
            <w:tcW w:w="935" w:type="dxa"/>
          </w:tcPr>
          <w:p w14:paraId="005A6E42" w14:textId="77777777" w:rsidR="00574270" w:rsidRDefault="00574270" w:rsidP="00AA2783">
            <w:r>
              <w:rPr>
                <w:rFonts w:hint="eastAsia"/>
              </w:rPr>
              <w:t>版本号</w:t>
            </w:r>
          </w:p>
        </w:tc>
        <w:tc>
          <w:tcPr>
            <w:tcW w:w="935" w:type="dxa"/>
          </w:tcPr>
          <w:p w14:paraId="28449266" w14:textId="77777777" w:rsidR="00574270" w:rsidRDefault="00574270" w:rsidP="00AA2783">
            <w:r>
              <w:rPr>
                <w:rFonts w:hint="eastAsia"/>
              </w:rPr>
              <w:t>修改人</w:t>
            </w:r>
          </w:p>
        </w:tc>
      </w:tr>
      <w:tr w:rsidR="00574270" w14:paraId="6EB2299D" w14:textId="77777777" w:rsidTr="00BF46A8">
        <w:trPr>
          <w:cantSplit/>
          <w:trHeight w:val="180"/>
        </w:trPr>
        <w:tc>
          <w:tcPr>
            <w:tcW w:w="1843" w:type="dxa"/>
            <w:vAlign w:val="center"/>
          </w:tcPr>
          <w:p w14:paraId="4BC99C1F" w14:textId="77777777" w:rsidR="00574270" w:rsidRDefault="00574270" w:rsidP="00AA2783">
            <w:pPr>
              <w:ind w:right="360"/>
              <w:jc w:val="left"/>
              <w:rPr>
                <w:rFonts w:ascii="楷体_GB2312" w:eastAsia="楷体_GB2312"/>
                <w:sz w:val="24"/>
              </w:rPr>
            </w:pPr>
            <w:r>
              <w:rPr>
                <w:rFonts w:ascii="楷体_GB2312" w:eastAsia="楷体_GB2312" w:hint="eastAsia"/>
                <w:sz w:val="24"/>
              </w:rPr>
              <w:t>2017-4-2</w:t>
            </w:r>
            <w:r>
              <w:rPr>
                <w:rFonts w:ascii="楷体_GB2312" w:eastAsia="楷体_GB2312"/>
                <w:sz w:val="24"/>
              </w:rPr>
              <w:t>6</w:t>
            </w:r>
          </w:p>
        </w:tc>
        <w:tc>
          <w:tcPr>
            <w:tcW w:w="4689" w:type="dxa"/>
            <w:vAlign w:val="center"/>
          </w:tcPr>
          <w:p w14:paraId="1077336C" w14:textId="77777777" w:rsidR="00574270" w:rsidRDefault="00574270" w:rsidP="00AA2783">
            <w:pPr>
              <w:rPr>
                <w:rFonts w:ascii="楷体_GB2312" w:eastAsia="楷体_GB2312"/>
                <w:sz w:val="24"/>
              </w:rPr>
            </w:pPr>
            <w:r>
              <w:rPr>
                <w:rFonts w:ascii="宋体" w:hAnsi="宋体" w:cs="宋体" w:hint="eastAsia"/>
                <w:szCs w:val="21"/>
              </w:rPr>
              <w:t>初始版本</w:t>
            </w:r>
          </w:p>
        </w:tc>
        <w:tc>
          <w:tcPr>
            <w:tcW w:w="935" w:type="dxa"/>
            <w:vAlign w:val="center"/>
          </w:tcPr>
          <w:p w14:paraId="47FC67C3" w14:textId="77777777" w:rsidR="00574270" w:rsidRDefault="00574270" w:rsidP="00AA2783">
            <w:pPr>
              <w:rPr>
                <w:rFonts w:ascii="楷体_GB2312" w:eastAsia="楷体_GB2312"/>
                <w:sz w:val="24"/>
              </w:rPr>
            </w:pPr>
            <w:r>
              <w:rPr>
                <w:rFonts w:ascii="楷体_GB2312" w:eastAsia="楷体_GB2312" w:hint="eastAsia"/>
                <w:sz w:val="24"/>
              </w:rPr>
              <w:t>V1.0.0</w:t>
            </w:r>
          </w:p>
        </w:tc>
        <w:tc>
          <w:tcPr>
            <w:tcW w:w="935" w:type="dxa"/>
          </w:tcPr>
          <w:p w14:paraId="39258027" w14:textId="77777777" w:rsidR="00574270" w:rsidRDefault="00574270" w:rsidP="00AA2783">
            <w:pPr>
              <w:pStyle w:val="a5"/>
              <w:rPr>
                <w:rFonts w:ascii="楷体_GB2312" w:eastAsia="楷体_GB2312" w:hAnsi="Times New Roman"/>
                <w:sz w:val="24"/>
              </w:rPr>
            </w:pPr>
            <w:r>
              <w:rPr>
                <w:rFonts w:ascii="楷体_GB2312" w:eastAsia="楷体_GB2312" w:hAnsi="Times New Roman" w:hint="eastAsia"/>
                <w:sz w:val="24"/>
              </w:rPr>
              <w:t>凌</w:t>
            </w:r>
            <w:r>
              <w:rPr>
                <w:rFonts w:ascii="楷体_GB2312" w:eastAsia="楷体_GB2312" w:hAnsi="Times New Roman"/>
                <w:sz w:val="24"/>
              </w:rPr>
              <w:t>南</w:t>
            </w:r>
          </w:p>
        </w:tc>
      </w:tr>
      <w:tr w:rsidR="00574270" w14:paraId="0E4513BE" w14:textId="77777777" w:rsidTr="00BF46A8">
        <w:trPr>
          <w:cantSplit/>
          <w:trHeight w:val="180"/>
        </w:trPr>
        <w:tc>
          <w:tcPr>
            <w:tcW w:w="1843" w:type="dxa"/>
            <w:vAlign w:val="center"/>
          </w:tcPr>
          <w:p w14:paraId="43F356E2" w14:textId="77777777" w:rsidR="00574270" w:rsidRDefault="00574270" w:rsidP="00AA2783">
            <w:pPr>
              <w:ind w:right="360"/>
              <w:jc w:val="left"/>
              <w:rPr>
                <w:rFonts w:ascii="楷体_GB2312" w:eastAsia="楷体_GB2312"/>
                <w:sz w:val="24"/>
              </w:rPr>
            </w:pPr>
            <w:r>
              <w:rPr>
                <w:rFonts w:ascii="楷体_GB2312" w:eastAsia="楷体_GB2312" w:hint="eastAsia"/>
                <w:sz w:val="24"/>
              </w:rPr>
              <w:t>2017-5-15</w:t>
            </w:r>
          </w:p>
        </w:tc>
        <w:tc>
          <w:tcPr>
            <w:tcW w:w="4689" w:type="dxa"/>
            <w:vAlign w:val="center"/>
          </w:tcPr>
          <w:p w14:paraId="6958F6D6" w14:textId="77777777" w:rsidR="00574270" w:rsidRDefault="00574270" w:rsidP="00AA2783">
            <w:pPr>
              <w:rPr>
                <w:rFonts w:ascii="宋体" w:hAnsi="宋体" w:cs="宋体"/>
                <w:szCs w:val="21"/>
              </w:rPr>
            </w:pPr>
            <w:r>
              <w:rPr>
                <w:rFonts w:ascii="宋体" w:hAnsi="宋体" w:cs="宋体" w:hint="eastAsia"/>
                <w:szCs w:val="21"/>
              </w:rPr>
              <w:t>增加页面交互</w:t>
            </w:r>
            <w:r>
              <w:rPr>
                <w:rFonts w:ascii="宋体" w:hAnsi="宋体" w:cs="宋体"/>
                <w:szCs w:val="21"/>
              </w:rPr>
              <w:t>图</w:t>
            </w:r>
          </w:p>
        </w:tc>
        <w:tc>
          <w:tcPr>
            <w:tcW w:w="935" w:type="dxa"/>
            <w:vAlign w:val="center"/>
          </w:tcPr>
          <w:p w14:paraId="15026EAC" w14:textId="77777777" w:rsidR="00574270" w:rsidRDefault="00574270" w:rsidP="00AA2783">
            <w:pPr>
              <w:rPr>
                <w:rFonts w:ascii="楷体_GB2312" w:eastAsia="楷体_GB2312"/>
                <w:sz w:val="24"/>
              </w:rPr>
            </w:pPr>
            <w:r>
              <w:rPr>
                <w:rFonts w:ascii="楷体_GB2312" w:eastAsia="楷体_GB2312" w:hint="eastAsia"/>
                <w:sz w:val="24"/>
              </w:rPr>
              <w:t>V</w:t>
            </w:r>
            <w:r>
              <w:rPr>
                <w:rFonts w:ascii="楷体_GB2312" w:eastAsia="楷体_GB2312"/>
                <w:sz w:val="24"/>
              </w:rPr>
              <w:t>1.1.0</w:t>
            </w:r>
          </w:p>
        </w:tc>
        <w:tc>
          <w:tcPr>
            <w:tcW w:w="935" w:type="dxa"/>
          </w:tcPr>
          <w:p w14:paraId="195C8ACA" w14:textId="77777777" w:rsidR="00574270" w:rsidRDefault="00574270" w:rsidP="00AA2783">
            <w:pPr>
              <w:pStyle w:val="a5"/>
              <w:rPr>
                <w:rFonts w:ascii="楷体_GB2312" w:eastAsia="楷体_GB2312" w:hAnsi="Times New Roman"/>
                <w:sz w:val="24"/>
              </w:rPr>
            </w:pPr>
            <w:r>
              <w:rPr>
                <w:rFonts w:ascii="楷体_GB2312" w:eastAsia="楷体_GB2312" w:hAnsi="Times New Roman" w:hint="eastAsia"/>
                <w:sz w:val="24"/>
              </w:rPr>
              <w:t>凌</w:t>
            </w:r>
            <w:r>
              <w:rPr>
                <w:rFonts w:ascii="楷体_GB2312" w:eastAsia="楷体_GB2312" w:hAnsi="Times New Roman"/>
                <w:sz w:val="24"/>
              </w:rPr>
              <w:t>南</w:t>
            </w:r>
          </w:p>
        </w:tc>
      </w:tr>
      <w:tr w:rsidR="0021694F" w14:paraId="12A76E70" w14:textId="77777777" w:rsidTr="00BF46A8">
        <w:trPr>
          <w:cantSplit/>
          <w:trHeight w:val="180"/>
        </w:trPr>
        <w:tc>
          <w:tcPr>
            <w:tcW w:w="1843" w:type="dxa"/>
            <w:vAlign w:val="center"/>
          </w:tcPr>
          <w:p w14:paraId="0B1327E2" w14:textId="77777777" w:rsidR="0021694F" w:rsidRDefault="0021694F" w:rsidP="00AA2783">
            <w:pPr>
              <w:ind w:right="360"/>
              <w:jc w:val="left"/>
              <w:rPr>
                <w:rFonts w:ascii="楷体_GB2312" w:eastAsia="楷体_GB2312"/>
                <w:sz w:val="24"/>
              </w:rPr>
            </w:pPr>
            <w:r>
              <w:rPr>
                <w:rFonts w:ascii="楷体_GB2312" w:eastAsia="楷体_GB2312" w:hint="eastAsia"/>
                <w:sz w:val="24"/>
              </w:rPr>
              <w:t>2</w:t>
            </w:r>
            <w:r>
              <w:rPr>
                <w:rFonts w:ascii="楷体_GB2312" w:eastAsia="楷体_GB2312"/>
                <w:sz w:val="24"/>
              </w:rPr>
              <w:t>017-5-17</w:t>
            </w:r>
          </w:p>
        </w:tc>
        <w:tc>
          <w:tcPr>
            <w:tcW w:w="4689" w:type="dxa"/>
            <w:vAlign w:val="center"/>
          </w:tcPr>
          <w:p w14:paraId="78EDC3FE" w14:textId="77777777" w:rsidR="0021694F" w:rsidRDefault="0021694F" w:rsidP="00AA2783">
            <w:pPr>
              <w:rPr>
                <w:rFonts w:ascii="宋体" w:hAnsi="宋体" w:cs="宋体"/>
                <w:szCs w:val="21"/>
              </w:rPr>
            </w:pPr>
            <w:r>
              <w:rPr>
                <w:rFonts w:ascii="宋体" w:hAnsi="宋体" w:cs="宋体" w:hint="eastAsia"/>
                <w:szCs w:val="21"/>
              </w:rPr>
              <w:t>1、余利宝行情</w:t>
            </w:r>
            <w:r>
              <w:rPr>
                <w:rFonts w:ascii="宋体" w:hAnsi="宋体" w:cs="宋体"/>
                <w:szCs w:val="21"/>
              </w:rPr>
              <w:t>信息查询接口</w:t>
            </w:r>
            <w:r>
              <w:rPr>
                <w:sz w:val="18"/>
                <w:szCs w:val="18"/>
              </w:rPr>
              <w:t>起始时间跨度不能超过三个月。</w:t>
            </w:r>
          </w:p>
        </w:tc>
        <w:tc>
          <w:tcPr>
            <w:tcW w:w="935" w:type="dxa"/>
            <w:vAlign w:val="center"/>
          </w:tcPr>
          <w:p w14:paraId="5484DEA2" w14:textId="77777777" w:rsidR="0021694F" w:rsidRDefault="001D0190" w:rsidP="00AA2783">
            <w:pPr>
              <w:rPr>
                <w:rFonts w:ascii="楷体_GB2312" w:eastAsia="楷体_GB2312"/>
                <w:sz w:val="24"/>
              </w:rPr>
            </w:pPr>
            <w:r>
              <w:rPr>
                <w:rFonts w:ascii="楷体_GB2312" w:eastAsia="楷体_GB2312" w:hint="eastAsia"/>
                <w:sz w:val="24"/>
              </w:rPr>
              <w:t>V</w:t>
            </w:r>
            <w:r>
              <w:rPr>
                <w:rFonts w:ascii="楷体_GB2312" w:eastAsia="楷体_GB2312"/>
                <w:sz w:val="24"/>
              </w:rPr>
              <w:t>1.2.0</w:t>
            </w:r>
          </w:p>
        </w:tc>
        <w:tc>
          <w:tcPr>
            <w:tcW w:w="935" w:type="dxa"/>
          </w:tcPr>
          <w:p w14:paraId="085DD455" w14:textId="77777777" w:rsidR="0021694F" w:rsidRDefault="001D0190" w:rsidP="00AA2783">
            <w:pPr>
              <w:pStyle w:val="a5"/>
              <w:rPr>
                <w:rFonts w:ascii="楷体_GB2312" w:eastAsia="楷体_GB2312" w:hAnsi="Times New Roman"/>
                <w:sz w:val="24"/>
              </w:rPr>
            </w:pPr>
            <w:r>
              <w:rPr>
                <w:rFonts w:ascii="楷体_GB2312" w:eastAsia="楷体_GB2312" w:hAnsi="Times New Roman" w:hint="eastAsia"/>
                <w:sz w:val="24"/>
              </w:rPr>
              <w:t>凌</w:t>
            </w:r>
            <w:r>
              <w:rPr>
                <w:rFonts w:ascii="楷体_GB2312" w:eastAsia="楷体_GB2312" w:hAnsi="Times New Roman"/>
                <w:sz w:val="24"/>
              </w:rPr>
              <w:t>南</w:t>
            </w:r>
          </w:p>
        </w:tc>
      </w:tr>
      <w:tr w:rsidR="001D0190" w14:paraId="1EDFCDA6" w14:textId="77777777" w:rsidTr="00BF46A8">
        <w:trPr>
          <w:cantSplit/>
          <w:trHeight w:val="180"/>
        </w:trPr>
        <w:tc>
          <w:tcPr>
            <w:tcW w:w="1843" w:type="dxa"/>
            <w:vAlign w:val="center"/>
          </w:tcPr>
          <w:p w14:paraId="3C4482F3" w14:textId="77777777" w:rsidR="001D0190" w:rsidRDefault="001D0190" w:rsidP="00AA2783">
            <w:pPr>
              <w:ind w:right="360"/>
              <w:jc w:val="left"/>
              <w:rPr>
                <w:rFonts w:ascii="楷体_GB2312" w:eastAsia="楷体_GB2312"/>
                <w:sz w:val="24"/>
              </w:rPr>
            </w:pPr>
            <w:r>
              <w:rPr>
                <w:rFonts w:ascii="楷体_GB2312" w:eastAsia="楷体_GB2312" w:hint="eastAsia"/>
                <w:sz w:val="24"/>
              </w:rPr>
              <w:t>2017</w:t>
            </w:r>
            <w:r w:rsidR="00A23D64">
              <w:rPr>
                <w:rFonts w:ascii="楷体_GB2312" w:eastAsia="楷体_GB2312"/>
                <w:sz w:val="24"/>
              </w:rPr>
              <w:t>-6-5</w:t>
            </w:r>
          </w:p>
        </w:tc>
        <w:tc>
          <w:tcPr>
            <w:tcW w:w="4689" w:type="dxa"/>
            <w:vAlign w:val="center"/>
          </w:tcPr>
          <w:p w14:paraId="2B6069F6" w14:textId="77777777" w:rsidR="001D0190" w:rsidRPr="00BF46A8" w:rsidRDefault="001D0190" w:rsidP="00BF46A8">
            <w:pPr>
              <w:pStyle w:val="a6"/>
              <w:numPr>
                <w:ilvl w:val="0"/>
                <w:numId w:val="84"/>
              </w:numPr>
              <w:ind w:firstLineChars="0"/>
              <w:rPr>
                <w:rFonts w:ascii="宋体" w:hAnsi="宋体" w:cs="宋体"/>
                <w:szCs w:val="21"/>
              </w:rPr>
            </w:pPr>
            <w:r w:rsidRPr="00BF46A8">
              <w:rPr>
                <w:rFonts w:ascii="宋体" w:hAnsi="宋体" w:cs="宋体" w:hint="eastAsia"/>
                <w:szCs w:val="21"/>
              </w:rPr>
              <w:t>修改商户信息修改及商户信息查询接口关于分、支行号的字段名称。</w:t>
            </w:r>
          </w:p>
          <w:p w14:paraId="2CCDD95C" w14:textId="77777777" w:rsidR="00CF1A1D" w:rsidRPr="00BF46A8" w:rsidRDefault="00CF1A1D" w:rsidP="00BF46A8">
            <w:pPr>
              <w:pStyle w:val="a6"/>
              <w:numPr>
                <w:ilvl w:val="0"/>
                <w:numId w:val="84"/>
              </w:numPr>
              <w:ind w:firstLineChars="0"/>
              <w:rPr>
                <w:rFonts w:ascii="宋体" w:hAnsi="宋体" w:cs="宋体"/>
                <w:szCs w:val="21"/>
              </w:rPr>
            </w:pPr>
            <w:r>
              <w:rPr>
                <w:rFonts w:ascii="宋体" w:hAnsi="宋体" w:cs="宋体" w:hint="eastAsia"/>
                <w:szCs w:val="21"/>
              </w:rPr>
              <w:t>商户</w:t>
            </w:r>
            <w:r>
              <w:rPr>
                <w:rFonts w:ascii="宋体" w:hAnsi="宋体" w:cs="宋体"/>
                <w:szCs w:val="21"/>
              </w:rPr>
              <w:t>信息查询接口增加</w:t>
            </w:r>
            <w:r>
              <w:rPr>
                <w:rFonts w:asciiTheme="minorEastAsia" w:hAnsiTheme="minorEastAsia" w:hint="eastAsia"/>
                <w:color w:val="000000"/>
                <w:sz w:val="18"/>
                <w:szCs w:val="18"/>
              </w:rPr>
              <w:t>M</w:t>
            </w:r>
            <w:r w:rsidRPr="00CB1278">
              <w:rPr>
                <w:rFonts w:asciiTheme="minorEastAsia" w:hAnsiTheme="minorEastAsia" w:hint="eastAsia"/>
                <w:color w:val="000000"/>
                <w:sz w:val="18"/>
                <w:szCs w:val="18"/>
              </w:rPr>
              <w:t>erchantName</w:t>
            </w:r>
            <w:r>
              <w:rPr>
                <w:rFonts w:asciiTheme="minorEastAsia" w:hAnsiTheme="minorEastAsia" w:hint="eastAsia"/>
                <w:color w:val="000000"/>
                <w:sz w:val="18"/>
                <w:szCs w:val="18"/>
              </w:rPr>
              <w:t>返回</w:t>
            </w:r>
            <w:r w:rsidR="00D9169C">
              <w:rPr>
                <w:rFonts w:asciiTheme="minorEastAsia" w:hAnsiTheme="minorEastAsia" w:hint="eastAsia"/>
                <w:color w:val="000000"/>
                <w:sz w:val="18"/>
                <w:szCs w:val="18"/>
              </w:rPr>
              <w:t>。</w:t>
            </w:r>
          </w:p>
          <w:p w14:paraId="701873D6" w14:textId="77777777" w:rsidR="00D9169C" w:rsidRDefault="00D9169C" w:rsidP="00BF46A8">
            <w:pPr>
              <w:pStyle w:val="a6"/>
              <w:numPr>
                <w:ilvl w:val="0"/>
                <w:numId w:val="84"/>
              </w:numPr>
              <w:ind w:firstLineChars="0"/>
              <w:rPr>
                <w:rFonts w:ascii="宋体" w:hAnsi="宋体" w:cs="宋体"/>
                <w:szCs w:val="21"/>
              </w:rPr>
            </w:pPr>
            <w:r>
              <w:rPr>
                <w:rFonts w:ascii="宋体" w:hAnsi="宋体" w:cs="宋体" w:hint="eastAsia"/>
                <w:szCs w:val="21"/>
              </w:rPr>
              <w:t>余利宝</w:t>
            </w:r>
            <w:r>
              <w:rPr>
                <w:rFonts w:ascii="宋体" w:hAnsi="宋体" w:cs="宋体"/>
                <w:szCs w:val="21"/>
              </w:rPr>
              <w:t>提现到绑定卡接口增加短信验证码上送。</w:t>
            </w:r>
          </w:p>
          <w:p w14:paraId="7520DBA4" w14:textId="77777777" w:rsidR="002754A5" w:rsidRDefault="002754A5" w:rsidP="00BF46A8">
            <w:pPr>
              <w:pStyle w:val="a6"/>
              <w:numPr>
                <w:ilvl w:val="0"/>
                <w:numId w:val="84"/>
              </w:numPr>
              <w:ind w:firstLineChars="0"/>
              <w:rPr>
                <w:rFonts w:ascii="宋体" w:hAnsi="宋体" w:cs="宋体"/>
                <w:szCs w:val="21"/>
              </w:rPr>
            </w:pPr>
            <w:r>
              <w:rPr>
                <w:rFonts w:ascii="宋体" w:hAnsi="宋体" w:cs="宋体" w:hint="eastAsia"/>
                <w:szCs w:val="21"/>
              </w:rPr>
              <w:t>商户</w:t>
            </w:r>
            <w:r>
              <w:rPr>
                <w:rFonts w:ascii="宋体" w:hAnsi="宋体" w:cs="宋体"/>
                <w:szCs w:val="21"/>
              </w:rPr>
              <w:t>进驻接口增加</w:t>
            </w:r>
            <w:r>
              <w:rPr>
                <w:rFonts w:ascii="宋体" w:hAnsi="宋体" w:cs="宋体" w:hint="eastAsia"/>
                <w:szCs w:val="21"/>
              </w:rPr>
              <w:t>“</w:t>
            </w:r>
            <w:r>
              <w:rPr>
                <w:rFonts w:ascii="宋体" w:hAnsi="宋体" w:cs="宋体"/>
                <w:szCs w:val="21"/>
              </w:rPr>
              <w:t>区</w:t>
            </w:r>
            <w:r>
              <w:rPr>
                <w:rFonts w:ascii="宋体" w:hAnsi="宋体" w:cs="宋体" w:hint="eastAsia"/>
                <w:szCs w:val="21"/>
              </w:rPr>
              <w:t>”</w:t>
            </w:r>
            <w:r>
              <w:rPr>
                <w:rFonts w:ascii="宋体" w:hAnsi="宋体" w:cs="宋体"/>
                <w:szCs w:val="21"/>
              </w:rPr>
              <w:t>字段</w:t>
            </w:r>
            <w:r w:rsidR="001303BA">
              <w:rPr>
                <w:rFonts w:ascii="宋体" w:hAnsi="宋体" w:cs="宋体" w:hint="eastAsia"/>
                <w:szCs w:val="21"/>
              </w:rPr>
              <w:t>，</w:t>
            </w:r>
            <w:r w:rsidR="002F2F80">
              <w:rPr>
                <w:rFonts w:ascii="宋体" w:hAnsi="宋体" w:cs="宋体" w:hint="eastAsia"/>
                <w:szCs w:val="21"/>
              </w:rPr>
              <w:t>涉及</w:t>
            </w:r>
            <w:r w:rsidR="002F2F80">
              <w:rPr>
                <w:rFonts w:ascii="宋体" w:hAnsi="宋体" w:cs="宋体"/>
                <w:szCs w:val="21"/>
              </w:rPr>
              <w:t>的</w:t>
            </w:r>
            <w:r w:rsidR="001303BA">
              <w:rPr>
                <w:rFonts w:ascii="宋体" w:hAnsi="宋体" w:cs="宋体"/>
                <w:szCs w:val="21"/>
              </w:rPr>
              <w:t>省、市、区需按国标输入编码。</w:t>
            </w:r>
          </w:p>
          <w:p w14:paraId="08970902" w14:textId="77777777" w:rsidR="009D1AF3" w:rsidRPr="00BF46A8" w:rsidRDefault="009D1AF3" w:rsidP="00BF46A8">
            <w:pPr>
              <w:pStyle w:val="a6"/>
              <w:numPr>
                <w:ilvl w:val="0"/>
                <w:numId w:val="84"/>
              </w:numPr>
              <w:ind w:firstLineChars="0"/>
              <w:rPr>
                <w:rFonts w:ascii="宋体" w:hAnsi="宋体" w:cs="宋体"/>
                <w:szCs w:val="21"/>
              </w:rPr>
            </w:pPr>
            <w:r>
              <w:rPr>
                <w:rFonts w:ascii="宋体" w:hAnsi="宋体" w:cs="宋体" w:hint="eastAsia"/>
                <w:szCs w:val="21"/>
              </w:rPr>
              <w:t>附录</w:t>
            </w:r>
            <w:r>
              <w:rPr>
                <w:rFonts w:ascii="宋体" w:hAnsi="宋体" w:cs="宋体"/>
                <w:szCs w:val="21"/>
              </w:rPr>
              <w:t>增加国标省市区号</w:t>
            </w:r>
          </w:p>
        </w:tc>
        <w:tc>
          <w:tcPr>
            <w:tcW w:w="935" w:type="dxa"/>
            <w:vAlign w:val="center"/>
          </w:tcPr>
          <w:p w14:paraId="254150E5" w14:textId="77777777" w:rsidR="001D0190" w:rsidRDefault="001D0190" w:rsidP="00AA2783">
            <w:pPr>
              <w:rPr>
                <w:rFonts w:ascii="楷体_GB2312" w:eastAsia="楷体_GB2312"/>
                <w:sz w:val="24"/>
              </w:rPr>
            </w:pPr>
            <w:r>
              <w:rPr>
                <w:rFonts w:ascii="楷体_GB2312" w:eastAsia="楷体_GB2312" w:hint="eastAsia"/>
                <w:sz w:val="24"/>
              </w:rPr>
              <w:t>V</w:t>
            </w:r>
            <w:r>
              <w:rPr>
                <w:rFonts w:ascii="楷体_GB2312" w:eastAsia="楷体_GB2312"/>
                <w:sz w:val="24"/>
              </w:rPr>
              <w:t>1.2.0</w:t>
            </w:r>
          </w:p>
        </w:tc>
        <w:tc>
          <w:tcPr>
            <w:tcW w:w="935" w:type="dxa"/>
          </w:tcPr>
          <w:p w14:paraId="55C91963" w14:textId="77777777" w:rsidR="001D0190" w:rsidRDefault="001D0190" w:rsidP="00AA2783">
            <w:pPr>
              <w:pStyle w:val="a5"/>
              <w:rPr>
                <w:rFonts w:ascii="楷体_GB2312" w:eastAsia="楷体_GB2312" w:hAnsi="Times New Roman"/>
                <w:sz w:val="24"/>
              </w:rPr>
            </w:pPr>
            <w:r>
              <w:rPr>
                <w:rFonts w:ascii="楷体_GB2312" w:eastAsia="楷体_GB2312" w:hAnsi="Times New Roman" w:hint="eastAsia"/>
                <w:sz w:val="24"/>
              </w:rPr>
              <w:t>凌</w:t>
            </w:r>
            <w:r>
              <w:rPr>
                <w:rFonts w:ascii="楷体_GB2312" w:eastAsia="楷体_GB2312" w:hAnsi="Times New Roman"/>
                <w:sz w:val="24"/>
              </w:rPr>
              <w:t>南</w:t>
            </w:r>
          </w:p>
        </w:tc>
      </w:tr>
      <w:tr w:rsidR="00BF46A8" w14:paraId="1261F43C" w14:textId="77777777" w:rsidTr="00BF46A8">
        <w:trPr>
          <w:cantSplit/>
          <w:trHeight w:val="180"/>
        </w:trPr>
        <w:tc>
          <w:tcPr>
            <w:tcW w:w="1843" w:type="dxa"/>
            <w:vAlign w:val="center"/>
          </w:tcPr>
          <w:p w14:paraId="0AE11540" w14:textId="4555355C" w:rsidR="00BF46A8" w:rsidRDefault="00BF46A8" w:rsidP="00AA2783">
            <w:pPr>
              <w:ind w:right="360"/>
              <w:jc w:val="left"/>
              <w:rPr>
                <w:rFonts w:ascii="楷体_GB2312" w:eastAsia="楷体_GB2312"/>
                <w:sz w:val="24"/>
              </w:rPr>
            </w:pPr>
            <w:r>
              <w:rPr>
                <w:rFonts w:ascii="楷体_GB2312" w:eastAsia="楷体_GB2312" w:hint="eastAsia"/>
                <w:sz w:val="24"/>
              </w:rPr>
              <w:t>2017-6-</w:t>
            </w:r>
            <w:r w:rsidR="009124DB">
              <w:rPr>
                <w:rFonts w:ascii="楷体_GB2312" w:eastAsia="楷体_GB2312"/>
                <w:sz w:val="24"/>
              </w:rPr>
              <w:t>12</w:t>
            </w:r>
          </w:p>
        </w:tc>
        <w:tc>
          <w:tcPr>
            <w:tcW w:w="4689" w:type="dxa"/>
            <w:vAlign w:val="center"/>
          </w:tcPr>
          <w:p w14:paraId="77F8F7B6" w14:textId="77777777" w:rsidR="00BF46A8" w:rsidRPr="006A286D" w:rsidRDefault="00BF46A8" w:rsidP="009124DB">
            <w:pPr>
              <w:pStyle w:val="a6"/>
              <w:numPr>
                <w:ilvl w:val="0"/>
                <w:numId w:val="86"/>
              </w:numPr>
              <w:ind w:firstLineChars="0"/>
              <w:jc w:val="left"/>
              <w:rPr>
                <w:rFonts w:ascii="宋体" w:hAnsi="宋体" w:cs="宋体"/>
                <w:szCs w:val="21"/>
              </w:rPr>
            </w:pPr>
            <w:r w:rsidRPr="006A286D">
              <w:rPr>
                <w:rFonts w:ascii="宋体" w:hAnsi="宋体" w:cs="宋体" w:hint="eastAsia"/>
                <w:szCs w:val="21"/>
              </w:rPr>
              <w:t>修改测试联调环境访问地址。</w:t>
            </w:r>
          </w:p>
          <w:p w14:paraId="2543FB8D" w14:textId="77777777" w:rsidR="00714ABD" w:rsidRPr="006A286D" w:rsidRDefault="00714ABD" w:rsidP="009124DB">
            <w:pPr>
              <w:pStyle w:val="a6"/>
              <w:numPr>
                <w:ilvl w:val="0"/>
                <w:numId w:val="86"/>
              </w:numPr>
              <w:ind w:firstLineChars="0"/>
              <w:jc w:val="left"/>
              <w:rPr>
                <w:rFonts w:ascii="宋体" w:hAnsi="宋体" w:cs="宋体"/>
                <w:szCs w:val="21"/>
              </w:rPr>
            </w:pPr>
            <w:r>
              <w:rPr>
                <w:rFonts w:asciiTheme="minorEastAsia" w:hAnsiTheme="minorEastAsia" w:hint="eastAsia"/>
                <w:sz w:val="18"/>
                <w:szCs w:val="18"/>
              </w:rPr>
              <w:t>请求</w:t>
            </w:r>
            <w:r>
              <w:rPr>
                <w:rFonts w:asciiTheme="minorEastAsia" w:hAnsiTheme="minorEastAsia"/>
                <w:sz w:val="18"/>
                <w:szCs w:val="18"/>
              </w:rPr>
              <w:t>报文和应答报文增加</w:t>
            </w:r>
            <w:r>
              <w:rPr>
                <w:rFonts w:asciiTheme="minorEastAsia" w:hAnsiTheme="minorEastAsia" w:hint="eastAsia"/>
                <w:sz w:val="18"/>
                <w:szCs w:val="18"/>
              </w:rPr>
              <w:t>Sign</w:t>
            </w:r>
            <w:r>
              <w:rPr>
                <w:rFonts w:asciiTheme="minorEastAsia" w:hAnsiTheme="minorEastAsia"/>
                <w:sz w:val="18"/>
                <w:szCs w:val="18"/>
              </w:rPr>
              <w:t>Type</w:t>
            </w:r>
            <w:r>
              <w:rPr>
                <w:rFonts w:asciiTheme="minorEastAsia" w:hAnsiTheme="minorEastAsia" w:hint="eastAsia"/>
                <w:sz w:val="18"/>
                <w:szCs w:val="18"/>
              </w:rPr>
              <w:t>字段</w:t>
            </w:r>
          </w:p>
          <w:p w14:paraId="3C162292" w14:textId="77777777" w:rsidR="00714ABD" w:rsidRPr="006A286D" w:rsidRDefault="009538ED" w:rsidP="00B72BBF">
            <w:pPr>
              <w:pStyle w:val="a6"/>
              <w:numPr>
                <w:ilvl w:val="0"/>
                <w:numId w:val="86"/>
              </w:numPr>
              <w:ind w:firstLineChars="0"/>
              <w:jc w:val="left"/>
              <w:rPr>
                <w:rFonts w:ascii="宋体" w:hAnsi="宋体" w:cs="宋体"/>
                <w:szCs w:val="21"/>
              </w:rPr>
            </w:pPr>
            <w:r>
              <w:rPr>
                <w:rFonts w:asciiTheme="minorEastAsia" w:hAnsiTheme="minorEastAsia" w:hint="eastAsia"/>
                <w:sz w:val="18"/>
                <w:szCs w:val="18"/>
              </w:rPr>
              <w:t>统一</w:t>
            </w:r>
            <w:r>
              <w:rPr>
                <w:rFonts w:asciiTheme="minorEastAsia" w:hAnsiTheme="minorEastAsia"/>
                <w:sz w:val="18"/>
                <w:szCs w:val="18"/>
              </w:rPr>
              <w:t>报文</w:t>
            </w:r>
            <w:r w:rsidR="00714ABD">
              <w:rPr>
                <w:rFonts w:asciiTheme="minorEastAsia" w:hAnsiTheme="minorEastAsia" w:hint="eastAsia"/>
                <w:sz w:val="18"/>
                <w:szCs w:val="18"/>
              </w:rPr>
              <w:t>字段</w:t>
            </w:r>
            <w:r w:rsidR="00714ABD">
              <w:rPr>
                <w:rFonts w:asciiTheme="minorEastAsia" w:hAnsiTheme="minorEastAsia"/>
                <w:sz w:val="18"/>
                <w:szCs w:val="18"/>
              </w:rPr>
              <w:t>首字母大写</w:t>
            </w:r>
            <w:r>
              <w:rPr>
                <w:rFonts w:asciiTheme="minorEastAsia" w:hAnsiTheme="minorEastAsia" w:hint="eastAsia"/>
                <w:sz w:val="18"/>
                <w:szCs w:val="18"/>
              </w:rPr>
              <w:t>的</w:t>
            </w:r>
            <w:r>
              <w:rPr>
                <w:rFonts w:asciiTheme="minorEastAsia" w:hAnsiTheme="minorEastAsia"/>
                <w:sz w:val="18"/>
                <w:szCs w:val="18"/>
              </w:rPr>
              <w:t>规范</w:t>
            </w:r>
          </w:p>
          <w:p w14:paraId="3839066B" w14:textId="77777777" w:rsidR="009538ED" w:rsidRPr="006A286D" w:rsidRDefault="009538ED" w:rsidP="003C3838">
            <w:pPr>
              <w:pStyle w:val="a6"/>
              <w:numPr>
                <w:ilvl w:val="0"/>
                <w:numId w:val="86"/>
              </w:numPr>
              <w:ind w:firstLineChars="0"/>
              <w:jc w:val="left"/>
              <w:rPr>
                <w:rFonts w:ascii="宋体" w:hAnsi="宋体" w:cs="宋体"/>
                <w:szCs w:val="21"/>
              </w:rPr>
            </w:pPr>
            <w:r>
              <w:rPr>
                <w:rFonts w:asciiTheme="minorEastAsia" w:hAnsiTheme="minorEastAsia" w:hint="eastAsia"/>
                <w:sz w:val="18"/>
                <w:szCs w:val="18"/>
              </w:rPr>
              <w:t>更新</w:t>
            </w:r>
            <w:r>
              <w:rPr>
                <w:rFonts w:asciiTheme="minorEastAsia" w:hAnsiTheme="minorEastAsia"/>
                <w:sz w:val="18"/>
                <w:szCs w:val="18"/>
              </w:rPr>
              <w:t>部分接口名字</w:t>
            </w:r>
          </w:p>
          <w:p w14:paraId="7EB8065E" w14:textId="77777777" w:rsidR="009538ED" w:rsidRDefault="009538ED">
            <w:pPr>
              <w:pStyle w:val="a6"/>
              <w:numPr>
                <w:ilvl w:val="0"/>
                <w:numId w:val="86"/>
              </w:numPr>
              <w:ind w:firstLineChars="0"/>
              <w:jc w:val="left"/>
              <w:rPr>
                <w:rFonts w:ascii="宋体" w:hAnsi="宋体" w:cs="宋体"/>
                <w:szCs w:val="21"/>
              </w:rPr>
            </w:pPr>
            <w:r>
              <w:rPr>
                <w:rFonts w:ascii="宋体" w:hAnsi="宋体" w:cs="宋体" w:hint="eastAsia"/>
                <w:szCs w:val="21"/>
              </w:rPr>
              <w:t>请求</w:t>
            </w:r>
            <w:r>
              <w:rPr>
                <w:rFonts w:ascii="宋体" w:hAnsi="宋体" w:cs="宋体"/>
                <w:szCs w:val="21"/>
              </w:rPr>
              <w:t xml:space="preserve">报文头Version </w:t>
            </w:r>
            <w:r>
              <w:rPr>
                <w:rFonts w:ascii="宋体" w:hAnsi="宋体" w:cs="宋体" w:hint="eastAsia"/>
                <w:szCs w:val="21"/>
              </w:rPr>
              <w:t>联调</w:t>
            </w:r>
            <w:r>
              <w:rPr>
                <w:rFonts w:ascii="宋体" w:hAnsi="宋体" w:cs="宋体"/>
                <w:szCs w:val="21"/>
              </w:rPr>
              <w:t>送</w:t>
            </w:r>
            <w:r>
              <w:rPr>
                <w:rFonts w:ascii="宋体" w:hAnsi="宋体" w:cs="宋体" w:hint="eastAsia"/>
                <w:szCs w:val="21"/>
              </w:rPr>
              <w:t>值1.0.0</w:t>
            </w:r>
          </w:p>
          <w:p w14:paraId="74D939A2" w14:textId="77777777" w:rsidR="00AA1677" w:rsidRPr="006A286D" w:rsidRDefault="00AA1677">
            <w:pPr>
              <w:pStyle w:val="a6"/>
              <w:numPr>
                <w:ilvl w:val="0"/>
                <w:numId w:val="86"/>
              </w:numPr>
              <w:ind w:firstLineChars="0"/>
              <w:jc w:val="left"/>
              <w:rPr>
                <w:rFonts w:ascii="宋体" w:hAnsi="宋体" w:cs="宋体"/>
                <w:szCs w:val="21"/>
              </w:rPr>
            </w:pPr>
            <w:r>
              <w:rPr>
                <w:rFonts w:ascii="宋体" w:hAnsi="宋体" w:cs="宋体" w:hint="eastAsia"/>
                <w:szCs w:val="21"/>
              </w:rPr>
              <w:t>增加</w:t>
            </w:r>
            <w:r w:rsidR="002E4070">
              <w:rPr>
                <w:rFonts w:ascii="宋体" w:hAnsi="宋体" w:cs="宋体" w:hint="eastAsia"/>
                <w:szCs w:val="21"/>
              </w:rPr>
              <w:t>签名</w:t>
            </w:r>
            <w:r w:rsidR="002E4070">
              <w:rPr>
                <w:rFonts w:ascii="宋体" w:hAnsi="宋体" w:cs="宋体"/>
                <w:szCs w:val="21"/>
              </w:rPr>
              <w:t>demo</w:t>
            </w:r>
          </w:p>
        </w:tc>
        <w:tc>
          <w:tcPr>
            <w:tcW w:w="935" w:type="dxa"/>
            <w:vAlign w:val="center"/>
          </w:tcPr>
          <w:p w14:paraId="4C84F4DC" w14:textId="77777777" w:rsidR="00BF46A8" w:rsidRDefault="00BF46A8" w:rsidP="00AA2783">
            <w:pPr>
              <w:rPr>
                <w:rFonts w:ascii="楷体_GB2312" w:eastAsia="楷体_GB2312"/>
                <w:sz w:val="24"/>
              </w:rPr>
            </w:pPr>
            <w:r>
              <w:rPr>
                <w:rFonts w:ascii="楷体_GB2312" w:eastAsia="楷体_GB2312" w:hint="eastAsia"/>
                <w:sz w:val="24"/>
              </w:rPr>
              <w:t>V</w:t>
            </w:r>
            <w:r>
              <w:rPr>
                <w:rFonts w:ascii="楷体_GB2312" w:eastAsia="楷体_GB2312"/>
                <w:sz w:val="24"/>
              </w:rPr>
              <w:t>1.2.1</w:t>
            </w:r>
          </w:p>
        </w:tc>
        <w:tc>
          <w:tcPr>
            <w:tcW w:w="935" w:type="dxa"/>
          </w:tcPr>
          <w:p w14:paraId="23B28340" w14:textId="77777777" w:rsidR="00BF46A8" w:rsidRDefault="00BF46A8" w:rsidP="00AA2783">
            <w:pPr>
              <w:pStyle w:val="a5"/>
              <w:rPr>
                <w:rFonts w:ascii="楷体_GB2312" w:eastAsia="楷体_GB2312" w:hAnsi="Times New Roman"/>
                <w:sz w:val="24"/>
              </w:rPr>
            </w:pPr>
            <w:r>
              <w:rPr>
                <w:rFonts w:ascii="楷体_GB2312" w:eastAsia="楷体_GB2312" w:hAnsi="Times New Roman" w:hint="eastAsia"/>
                <w:sz w:val="24"/>
              </w:rPr>
              <w:t>凌</w:t>
            </w:r>
            <w:r>
              <w:rPr>
                <w:rFonts w:ascii="楷体_GB2312" w:eastAsia="楷体_GB2312" w:hAnsi="Times New Roman"/>
                <w:sz w:val="24"/>
              </w:rPr>
              <w:t>南</w:t>
            </w:r>
          </w:p>
        </w:tc>
      </w:tr>
      <w:tr w:rsidR="009124DB" w14:paraId="2ACB164A" w14:textId="77777777" w:rsidTr="00BF46A8">
        <w:trPr>
          <w:cantSplit/>
          <w:trHeight w:val="180"/>
        </w:trPr>
        <w:tc>
          <w:tcPr>
            <w:tcW w:w="1843" w:type="dxa"/>
            <w:vAlign w:val="center"/>
          </w:tcPr>
          <w:p w14:paraId="1E060BC7" w14:textId="4C22DBD7" w:rsidR="009124DB" w:rsidRDefault="009124DB" w:rsidP="00AA2783">
            <w:pPr>
              <w:ind w:right="360"/>
              <w:jc w:val="left"/>
              <w:rPr>
                <w:rFonts w:ascii="楷体_GB2312" w:eastAsia="楷体_GB2312"/>
                <w:sz w:val="24"/>
              </w:rPr>
            </w:pPr>
            <w:r>
              <w:rPr>
                <w:rFonts w:ascii="楷体_GB2312" w:eastAsia="楷体_GB2312" w:hint="eastAsia"/>
                <w:sz w:val="24"/>
              </w:rPr>
              <w:t>2017-6-13</w:t>
            </w:r>
          </w:p>
        </w:tc>
        <w:tc>
          <w:tcPr>
            <w:tcW w:w="4689" w:type="dxa"/>
            <w:vAlign w:val="center"/>
          </w:tcPr>
          <w:p w14:paraId="00A517A8" w14:textId="21ABD3B3" w:rsidR="009124DB" w:rsidRPr="00901E5D" w:rsidRDefault="009124DB" w:rsidP="00901E5D">
            <w:pPr>
              <w:pStyle w:val="a6"/>
              <w:numPr>
                <w:ilvl w:val="0"/>
                <w:numId w:val="87"/>
              </w:numPr>
              <w:ind w:firstLineChars="0"/>
              <w:jc w:val="left"/>
              <w:rPr>
                <w:rFonts w:ascii="宋体" w:hAnsi="宋体" w:cs="宋体"/>
                <w:szCs w:val="21"/>
              </w:rPr>
            </w:pPr>
            <w:r w:rsidRPr="00901E5D">
              <w:rPr>
                <w:rFonts w:ascii="宋体" w:hAnsi="宋体" w:cs="宋体" w:hint="eastAsia"/>
                <w:szCs w:val="21"/>
              </w:rPr>
              <w:t>细化</w:t>
            </w:r>
            <w:r w:rsidRPr="00901E5D">
              <w:rPr>
                <w:rFonts w:ascii="宋体" w:hAnsi="宋体" w:cs="宋体"/>
                <w:szCs w:val="21"/>
              </w:rPr>
              <w:t>API</w:t>
            </w:r>
            <w:r w:rsidRPr="00901E5D">
              <w:rPr>
                <w:rFonts w:ascii="宋体" w:hAnsi="宋体" w:cs="宋体" w:hint="eastAsia"/>
                <w:szCs w:val="21"/>
              </w:rPr>
              <w:t>报文签名描述</w:t>
            </w:r>
          </w:p>
          <w:p w14:paraId="0A325E5B" w14:textId="77777777" w:rsidR="008B6A0B" w:rsidRDefault="008B6A0B" w:rsidP="00901E5D">
            <w:pPr>
              <w:pStyle w:val="a6"/>
              <w:numPr>
                <w:ilvl w:val="0"/>
                <w:numId w:val="87"/>
              </w:numPr>
              <w:ind w:firstLineChars="0"/>
              <w:jc w:val="left"/>
              <w:rPr>
                <w:rFonts w:ascii="宋体" w:hAnsi="宋体" w:cs="宋体"/>
                <w:szCs w:val="21"/>
              </w:rPr>
            </w:pPr>
            <w:r>
              <w:rPr>
                <w:rFonts w:ascii="宋体" w:hAnsi="宋体" w:cs="宋体" w:hint="eastAsia"/>
                <w:szCs w:val="21"/>
              </w:rPr>
              <w:t>部分字段L</w:t>
            </w:r>
            <w:r>
              <w:rPr>
                <w:rFonts w:ascii="宋体" w:hAnsi="宋体" w:cs="宋体"/>
                <w:szCs w:val="21"/>
              </w:rPr>
              <w:t>ist修改为String</w:t>
            </w:r>
          </w:p>
          <w:p w14:paraId="4FA389C0" w14:textId="77777777" w:rsidR="007337C4" w:rsidRDefault="007337C4" w:rsidP="00901E5D">
            <w:pPr>
              <w:pStyle w:val="a6"/>
              <w:numPr>
                <w:ilvl w:val="0"/>
                <w:numId w:val="87"/>
              </w:numPr>
              <w:ind w:firstLineChars="0"/>
              <w:jc w:val="left"/>
              <w:rPr>
                <w:rFonts w:ascii="宋体" w:hAnsi="宋体" w:cs="宋体"/>
                <w:szCs w:val="21"/>
              </w:rPr>
            </w:pPr>
            <w:r>
              <w:rPr>
                <w:rFonts w:ascii="宋体" w:hAnsi="宋体" w:cs="宋体" w:hint="eastAsia"/>
                <w:szCs w:val="21"/>
              </w:rPr>
              <w:t>修改</w:t>
            </w:r>
            <w:r>
              <w:rPr>
                <w:rFonts w:ascii="宋体" w:hAnsi="宋体" w:cs="宋体"/>
                <w:szCs w:val="21"/>
              </w:rPr>
              <w:t>图片上传接口名称</w:t>
            </w:r>
          </w:p>
          <w:p w14:paraId="68FEA656" w14:textId="655CED37" w:rsidR="00213C38" w:rsidRPr="00901E5D" w:rsidRDefault="00213C38" w:rsidP="00901E5D">
            <w:pPr>
              <w:pStyle w:val="a6"/>
              <w:numPr>
                <w:ilvl w:val="0"/>
                <w:numId w:val="87"/>
              </w:numPr>
              <w:ind w:firstLineChars="0"/>
              <w:jc w:val="left"/>
              <w:rPr>
                <w:rFonts w:ascii="宋体" w:hAnsi="宋体" w:cs="宋体"/>
                <w:szCs w:val="21"/>
              </w:rPr>
            </w:pPr>
            <w:r>
              <w:rPr>
                <w:rFonts w:ascii="宋体" w:hAnsi="宋体" w:cs="宋体" w:hint="eastAsia"/>
                <w:szCs w:val="21"/>
              </w:rPr>
              <w:t>商户</w:t>
            </w:r>
            <w:r>
              <w:rPr>
                <w:rFonts w:ascii="宋体" w:hAnsi="宋体" w:cs="宋体"/>
                <w:szCs w:val="21"/>
              </w:rPr>
              <w:t>进驻接口</w:t>
            </w:r>
            <w:r>
              <w:rPr>
                <w:rFonts w:ascii="宋体" w:hAnsi="宋体" w:cs="宋体" w:hint="eastAsia"/>
                <w:szCs w:val="21"/>
              </w:rPr>
              <w:t>商户</w:t>
            </w:r>
            <w:r>
              <w:rPr>
                <w:rFonts w:ascii="宋体" w:hAnsi="宋体" w:cs="宋体"/>
                <w:szCs w:val="21"/>
              </w:rPr>
              <w:t>客服电话字段</w:t>
            </w:r>
            <w:r>
              <w:rPr>
                <w:rFonts w:ascii="宋体" w:hAnsi="宋体" w:cs="宋体" w:hint="eastAsia"/>
                <w:szCs w:val="21"/>
              </w:rPr>
              <w:t>改</w:t>
            </w:r>
            <w:r>
              <w:rPr>
                <w:rFonts w:ascii="宋体" w:hAnsi="宋体" w:cs="宋体"/>
                <w:szCs w:val="21"/>
              </w:rPr>
              <w:t>为必传</w:t>
            </w:r>
          </w:p>
        </w:tc>
        <w:tc>
          <w:tcPr>
            <w:tcW w:w="935" w:type="dxa"/>
            <w:vAlign w:val="center"/>
          </w:tcPr>
          <w:p w14:paraId="0C40114E" w14:textId="5B30F50F" w:rsidR="009124DB" w:rsidRPr="009124DB" w:rsidRDefault="009124DB" w:rsidP="00AA2783">
            <w:pPr>
              <w:rPr>
                <w:rFonts w:ascii="楷体_GB2312" w:eastAsia="楷体_GB2312"/>
                <w:sz w:val="24"/>
              </w:rPr>
            </w:pPr>
            <w:r>
              <w:rPr>
                <w:rFonts w:ascii="楷体_GB2312" w:eastAsia="楷体_GB2312"/>
                <w:sz w:val="24"/>
              </w:rPr>
              <w:t>V1.2.2</w:t>
            </w:r>
          </w:p>
        </w:tc>
        <w:tc>
          <w:tcPr>
            <w:tcW w:w="935" w:type="dxa"/>
          </w:tcPr>
          <w:p w14:paraId="10E48B92" w14:textId="00362FF2" w:rsidR="009124DB" w:rsidRDefault="009124DB" w:rsidP="00AA2783">
            <w:pPr>
              <w:pStyle w:val="a5"/>
              <w:rPr>
                <w:rFonts w:ascii="楷体_GB2312" w:eastAsia="楷体_GB2312" w:hAnsi="Times New Roman"/>
                <w:sz w:val="24"/>
              </w:rPr>
            </w:pPr>
            <w:r>
              <w:rPr>
                <w:rFonts w:ascii="楷体_GB2312" w:eastAsia="楷体_GB2312" w:hAnsi="Times New Roman" w:hint="eastAsia"/>
                <w:sz w:val="24"/>
              </w:rPr>
              <w:t>凌南</w:t>
            </w:r>
          </w:p>
        </w:tc>
      </w:tr>
      <w:tr w:rsidR="00155028" w14:paraId="3B69F2B4" w14:textId="77777777" w:rsidTr="00BF46A8">
        <w:trPr>
          <w:cantSplit/>
          <w:trHeight w:val="180"/>
        </w:trPr>
        <w:tc>
          <w:tcPr>
            <w:tcW w:w="1843" w:type="dxa"/>
            <w:vAlign w:val="center"/>
          </w:tcPr>
          <w:p w14:paraId="5AADA450" w14:textId="6582E6CE" w:rsidR="00155028" w:rsidRDefault="00155028" w:rsidP="00AA2783">
            <w:pPr>
              <w:ind w:right="360"/>
              <w:jc w:val="left"/>
              <w:rPr>
                <w:rFonts w:ascii="楷体_GB2312" w:eastAsia="楷体_GB2312"/>
                <w:sz w:val="24"/>
              </w:rPr>
            </w:pPr>
            <w:r>
              <w:rPr>
                <w:rFonts w:ascii="楷体_GB2312" w:eastAsia="楷体_GB2312" w:hint="eastAsia"/>
                <w:sz w:val="24"/>
              </w:rPr>
              <w:t>2017-6-14</w:t>
            </w:r>
          </w:p>
        </w:tc>
        <w:tc>
          <w:tcPr>
            <w:tcW w:w="4689" w:type="dxa"/>
            <w:vAlign w:val="center"/>
          </w:tcPr>
          <w:p w14:paraId="3802BC35" w14:textId="77777777" w:rsidR="00155028" w:rsidRDefault="00A13C09" w:rsidP="00901E5D">
            <w:pPr>
              <w:pStyle w:val="a6"/>
              <w:numPr>
                <w:ilvl w:val="0"/>
                <w:numId w:val="88"/>
              </w:numPr>
              <w:ind w:firstLineChars="0"/>
              <w:jc w:val="left"/>
              <w:rPr>
                <w:rFonts w:ascii="宋体" w:hAnsi="宋体" w:cs="宋体"/>
                <w:szCs w:val="21"/>
              </w:rPr>
            </w:pPr>
            <w:r>
              <w:rPr>
                <w:rFonts w:ascii="宋体" w:hAnsi="宋体" w:cs="宋体" w:hint="eastAsia"/>
                <w:szCs w:val="21"/>
              </w:rPr>
              <w:t>2.9章节添加预发布、生成环境地址</w:t>
            </w:r>
          </w:p>
          <w:p w14:paraId="3F069632" w14:textId="77777777" w:rsidR="00A13C09" w:rsidRDefault="00A13C09" w:rsidP="00901E5D">
            <w:pPr>
              <w:pStyle w:val="a6"/>
              <w:numPr>
                <w:ilvl w:val="0"/>
                <w:numId w:val="88"/>
              </w:numPr>
              <w:ind w:firstLineChars="0"/>
              <w:jc w:val="left"/>
              <w:rPr>
                <w:rFonts w:ascii="宋体" w:hAnsi="宋体" w:cs="宋体"/>
                <w:szCs w:val="21"/>
              </w:rPr>
            </w:pPr>
            <w:r>
              <w:rPr>
                <w:rFonts w:ascii="宋体" w:hAnsi="宋体" w:cs="宋体" w:hint="eastAsia"/>
                <w:szCs w:val="21"/>
              </w:rPr>
              <w:t>4.1.2章节增加Function、Version字段以及说明</w:t>
            </w:r>
          </w:p>
          <w:p w14:paraId="57D066EB" w14:textId="77777777" w:rsidR="007741EE" w:rsidRDefault="007741EE" w:rsidP="00901E5D">
            <w:pPr>
              <w:pStyle w:val="a6"/>
              <w:numPr>
                <w:ilvl w:val="0"/>
                <w:numId w:val="88"/>
              </w:numPr>
              <w:ind w:firstLineChars="0"/>
              <w:jc w:val="left"/>
              <w:rPr>
                <w:rFonts w:ascii="宋体" w:hAnsi="宋体" w:cs="宋体"/>
                <w:szCs w:val="21"/>
              </w:rPr>
            </w:pPr>
            <w:r>
              <w:rPr>
                <w:rFonts w:ascii="宋体" w:hAnsi="宋体" w:cs="宋体" w:hint="eastAsia"/>
                <w:szCs w:val="21"/>
              </w:rPr>
              <w:t>增加返回</w:t>
            </w:r>
            <w:r>
              <w:rPr>
                <w:rFonts w:ascii="宋体" w:hAnsi="宋体" w:cs="宋体"/>
                <w:szCs w:val="21"/>
              </w:rPr>
              <w:t>码说明</w:t>
            </w:r>
          </w:p>
          <w:p w14:paraId="604E3865" w14:textId="77777777" w:rsidR="00E235DC" w:rsidRDefault="00E235DC" w:rsidP="00901E5D">
            <w:pPr>
              <w:pStyle w:val="a6"/>
              <w:numPr>
                <w:ilvl w:val="0"/>
                <w:numId w:val="88"/>
              </w:numPr>
              <w:ind w:firstLineChars="0"/>
              <w:jc w:val="left"/>
              <w:rPr>
                <w:rFonts w:ascii="宋体" w:hAnsi="宋体" w:cs="宋体"/>
                <w:szCs w:val="21"/>
              </w:rPr>
            </w:pPr>
            <w:r>
              <w:rPr>
                <w:rFonts w:ascii="宋体" w:hAnsi="宋体" w:cs="宋体" w:hint="eastAsia"/>
                <w:szCs w:val="21"/>
              </w:rPr>
              <w:t>修改</w:t>
            </w:r>
            <w:r>
              <w:rPr>
                <w:rFonts w:ascii="宋体" w:hAnsi="宋体" w:cs="宋体"/>
                <w:szCs w:val="21"/>
              </w:rPr>
              <w:t>短信验证码发送字段上送要求</w:t>
            </w:r>
          </w:p>
          <w:p w14:paraId="5DE50438" w14:textId="77777777" w:rsidR="004D4D02" w:rsidRDefault="004D4D02" w:rsidP="00901E5D">
            <w:pPr>
              <w:pStyle w:val="a6"/>
              <w:numPr>
                <w:ilvl w:val="0"/>
                <w:numId w:val="88"/>
              </w:numPr>
              <w:ind w:firstLineChars="0"/>
              <w:jc w:val="left"/>
              <w:rPr>
                <w:rFonts w:ascii="宋体" w:hAnsi="宋体" w:cs="宋体"/>
                <w:szCs w:val="21"/>
              </w:rPr>
            </w:pPr>
            <w:r>
              <w:rPr>
                <w:rFonts w:ascii="宋体" w:hAnsi="宋体" w:cs="宋体" w:hint="eastAsia"/>
                <w:szCs w:val="21"/>
              </w:rPr>
              <w:t>更新</w:t>
            </w:r>
            <w:r>
              <w:rPr>
                <w:rFonts w:ascii="宋体" w:hAnsi="宋体" w:cs="宋体"/>
                <w:szCs w:val="21"/>
              </w:rPr>
              <w:t>国标省</w:t>
            </w:r>
            <w:r>
              <w:rPr>
                <w:rFonts w:ascii="宋体" w:hAnsi="宋体" w:cs="宋体" w:hint="eastAsia"/>
                <w:szCs w:val="21"/>
              </w:rPr>
              <w:t>市</w:t>
            </w:r>
            <w:r>
              <w:rPr>
                <w:rFonts w:ascii="宋体" w:hAnsi="宋体" w:cs="宋体"/>
                <w:szCs w:val="21"/>
              </w:rPr>
              <w:t>区号</w:t>
            </w:r>
          </w:p>
          <w:p w14:paraId="1B4F220A" w14:textId="77777777" w:rsidR="004D4D02" w:rsidRDefault="0001489E" w:rsidP="00901E5D">
            <w:pPr>
              <w:pStyle w:val="a6"/>
              <w:numPr>
                <w:ilvl w:val="0"/>
                <w:numId w:val="88"/>
              </w:numPr>
              <w:ind w:firstLineChars="0"/>
              <w:jc w:val="left"/>
              <w:rPr>
                <w:rFonts w:ascii="宋体" w:hAnsi="宋体" w:cs="宋体"/>
                <w:szCs w:val="21"/>
              </w:rPr>
            </w:pPr>
            <w:r>
              <w:rPr>
                <w:rFonts w:ascii="宋体" w:hAnsi="宋体" w:cs="宋体" w:hint="eastAsia"/>
                <w:szCs w:val="21"/>
              </w:rPr>
              <w:t>修改</w:t>
            </w:r>
            <w:r>
              <w:rPr>
                <w:rFonts w:ascii="宋体" w:hAnsi="宋体" w:cs="宋体"/>
                <w:szCs w:val="21"/>
              </w:rPr>
              <w:t>部分字段名称</w:t>
            </w:r>
            <w:r>
              <w:rPr>
                <w:rFonts w:ascii="宋体" w:hAnsi="宋体" w:cs="宋体" w:hint="eastAsia"/>
                <w:szCs w:val="21"/>
              </w:rPr>
              <w:t>中文</w:t>
            </w:r>
            <w:r>
              <w:rPr>
                <w:rFonts w:ascii="宋体" w:hAnsi="宋体" w:cs="宋体"/>
                <w:szCs w:val="21"/>
              </w:rPr>
              <w:t>说明</w:t>
            </w:r>
          </w:p>
          <w:p w14:paraId="528585BA" w14:textId="02553E99" w:rsidR="0001489E" w:rsidRPr="000E3C54" w:rsidRDefault="0001489E" w:rsidP="000E3C54">
            <w:pPr>
              <w:jc w:val="left"/>
              <w:rPr>
                <w:rFonts w:ascii="宋体" w:hAnsi="宋体" w:cs="宋体"/>
                <w:szCs w:val="21"/>
              </w:rPr>
            </w:pPr>
          </w:p>
        </w:tc>
        <w:tc>
          <w:tcPr>
            <w:tcW w:w="935" w:type="dxa"/>
            <w:vAlign w:val="center"/>
          </w:tcPr>
          <w:p w14:paraId="6768034A" w14:textId="646E302B" w:rsidR="00155028" w:rsidRDefault="00A13C09" w:rsidP="00AA2783">
            <w:pPr>
              <w:rPr>
                <w:rFonts w:ascii="楷体_GB2312" w:eastAsia="楷体_GB2312"/>
                <w:sz w:val="24"/>
              </w:rPr>
            </w:pPr>
            <w:r>
              <w:rPr>
                <w:rFonts w:ascii="宋体" w:hAnsi="宋体" w:cs="宋体" w:hint="eastAsia"/>
                <w:szCs w:val="21"/>
              </w:rPr>
              <w:t>V1.2.3</w:t>
            </w:r>
          </w:p>
        </w:tc>
        <w:tc>
          <w:tcPr>
            <w:tcW w:w="935" w:type="dxa"/>
          </w:tcPr>
          <w:p w14:paraId="1C531C1B" w14:textId="280B9208" w:rsidR="00155028" w:rsidRDefault="007741EE" w:rsidP="00AA2783">
            <w:pPr>
              <w:pStyle w:val="a5"/>
              <w:rPr>
                <w:rFonts w:ascii="楷体_GB2312" w:eastAsia="楷体_GB2312" w:hAnsi="Times New Roman"/>
                <w:sz w:val="24"/>
              </w:rPr>
            </w:pPr>
            <w:r>
              <w:rPr>
                <w:rFonts w:ascii="楷体_GB2312" w:eastAsia="楷体_GB2312" w:hAnsi="Times New Roman" w:hint="eastAsia"/>
                <w:sz w:val="24"/>
              </w:rPr>
              <w:t>凌南</w:t>
            </w:r>
          </w:p>
        </w:tc>
      </w:tr>
      <w:tr w:rsidR="00353049" w14:paraId="4A4B79B7" w14:textId="77777777" w:rsidTr="00BF46A8">
        <w:trPr>
          <w:cantSplit/>
          <w:trHeight w:val="180"/>
        </w:trPr>
        <w:tc>
          <w:tcPr>
            <w:tcW w:w="1843" w:type="dxa"/>
            <w:vAlign w:val="center"/>
          </w:tcPr>
          <w:p w14:paraId="2AA1AD0C" w14:textId="38239523" w:rsidR="00353049" w:rsidRDefault="00353049" w:rsidP="00AA2783">
            <w:pPr>
              <w:ind w:right="360"/>
              <w:jc w:val="left"/>
              <w:rPr>
                <w:rFonts w:ascii="楷体_GB2312" w:eastAsia="楷体_GB2312"/>
                <w:sz w:val="24"/>
              </w:rPr>
            </w:pPr>
            <w:r>
              <w:rPr>
                <w:rFonts w:ascii="楷体_GB2312" w:eastAsia="楷体_GB2312" w:hint="eastAsia"/>
                <w:sz w:val="24"/>
              </w:rPr>
              <w:t>20</w:t>
            </w:r>
            <w:r>
              <w:rPr>
                <w:rFonts w:ascii="楷体_GB2312" w:eastAsia="楷体_GB2312"/>
                <w:sz w:val="24"/>
              </w:rPr>
              <w:t>17-</w:t>
            </w:r>
            <w:r w:rsidR="0082772F">
              <w:rPr>
                <w:rFonts w:ascii="楷体_GB2312" w:eastAsia="楷体_GB2312"/>
                <w:sz w:val="24"/>
              </w:rPr>
              <w:t>7</w:t>
            </w:r>
            <w:r>
              <w:rPr>
                <w:rFonts w:ascii="楷体_GB2312" w:eastAsia="楷体_GB2312"/>
                <w:sz w:val="24"/>
              </w:rPr>
              <w:t>-</w:t>
            </w:r>
            <w:r w:rsidR="00B85711">
              <w:rPr>
                <w:rFonts w:ascii="楷体_GB2312" w:eastAsia="楷体_GB2312"/>
                <w:sz w:val="24"/>
              </w:rPr>
              <w:t>6</w:t>
            </w:r>
          </w:p>
        </w:tc>
        <w:tc>
          <w:tcPr>
            <w:tcW w:w="4689" w:type="dxa"/>
            <w:vAlign w:val="center"/>
          </w:tcPr>
          <w:p w14:paraId="7FE0FEF8" w14:textId="7224784B" w:rsidR="00353049" w:rsidRPr="00A43EF8" w:rsidRDefault="00353049" w:rsidP="00A43EF8">
            <w:pPr>
              <w:pStyle w:val="a6"/>
              <w:numPr>
                <w:ilvl w:val="0"/>
                <w:numId w:val="90"/>
              </w:numPr>
              <w:ind w:firstLineChars="0"/>
              <w:jc w:val="left"/>
              <w:rPr>
                <w:sz w:val="18"/>
                <w:szCs w:val="18"/>
              </w:rPr>
            </w:pPr>
            <w:r w:rsidRPr="00A43EF8">
              <w:rPr>
                <w:rFonts w:ascii="宋体" w:hAnsi="宋体" w:cs="宋体"/>
                <w:szCs w:val="21"/>
              </w:rPr>
              <w:t>DeviceCreateIp</w:t>
            </w:r>
            <w:r w:rsidR="003D088B" w:rsidRPr="00A43EF8">
              <w:rPr>
                <w:rFonts w:ascii="宋体" w:hAnsi="宋体" w:cs="宋体"/>
                <w:szCs w:val="21"/>
              </w:rPr>
              <w:t xml:space="preserve"> </w:t>
            </w:r>
            <w:r w:rsidR="003D088B" w:rsidRPr="00A43EF8">
              <w:rPr>
                <w:rFonts w:ascii="宋体" w:hAnsi="宋体" w:cs="宋体" w:hint="eastAsia"/>
                <w:szCs w:val="21"/>
              </w:rPr>
              <w:t>字段</w:t>
            </w:r>
            <w:r w:rsidRPr="00A43EF8">
              <w:rPr>
                <w:rFonts w:ascii="宋体" w:hAnsi="宋体" w:cs="宋体" w:hint="eastAsia"/>
                <w:szCs w:val="21"/>
              </w:rPr>
              <w:t>改为必填字段</w:t>
            </w:r>
          </w:p>
          <w:p w14:paraId="775B5798" w14:textId="77777777" w:rsidR="00BE006F" w:rsidRDefault="000E3C54" w:rsidP="00A43EF8">
            <w:pPr>
              <w:pStyle w:val="a6"/>
              <w:numPr>
                <w:ilvl w:val="0"/>
                <w:numId w:val="90"/>
              </w:numPr>
              <w:ind w:firstLineChars="0"/>
              <w:jc w:val="left"/>
              <w:rPr>
                <w:rFonts w:ascii="宋体" w:hAnsi="宋体" w:cs="宋体"/>
                <w:szCs w:val="21"/>
              </w:rPr>
            </w:pPr>
            <w:r>
              <w:rPr>
                <w:rFonts w:ascii="宋体" w:hAnsi="宋体" w:cs="宋体" w:hint="eastAsia"/>
                <w:szCs w:val="21"/>
              </w:rPr>
              <w:t>移动</w:t>
            </w:r>
            <w:r>
              <w:rPr>
                <w:rFonts w:ascii="宋体" w:hAnsi="宋体" w:cs="宋体"/>
                <w:szCs w:val="21"/>
              </w:rPr>
              <w:t>刷卡支付（被扫）接口</w:t>
            </w:r>
            <w:r>
              <w:rPr>
                <w:rFonts w:ascii="宋体" w:hAnsi="宋体" w:cs="宋体" w:hint="eastAsia"/>
                <w:szCs w:val="21"/>
              </w:rPr>
              <w:t>，</w:t>
            </w:r>
            <w:r>
              <w:rPr>
                <w:rFonts w:ascii="宋体" w:hAnsi="宋体" w:cs="宋体"/>
                <w:szCs w:val="21"/>
              </w:rPr>
              <w:t>增加</w:t>
            </w:r>
            <w:r>
              <w:rPr>
                <w:rFonts w:ascii="宋体" w:hAnsi="宋体" w:cs="宋体" w:hint="eastAsia"/>
                <w:szCs w:val="21"/>
              </w:rPr>
              <w:t>禁止交易接口</w:t>
            </w:r>
            <w:r w:rsidR="00BE006F">
              <w:rPr>
                <w:rFonts w:ascii="宋体" w:hAnsi="宋体" w:cs="宋体" w:hint="eastAsia"/>
                <w:szCs w:val="21"/>
              </w:rPr>
              <w:t>字段</w:t>
            </w:r>
            <w:r w:rsidR="00BE006F">
              <w:rPr>
                <w:rFonts w:ascii="宋体" w:hAnsi="宋体" w:cs="宋体"/>
                <w:szCs w:val="21"/>
              </w:rPr>
              <w:t>。</w:t>
            </w:r>
          </w:p>
          <w:p w14:paraId="173891F5" w14:textId="77777777" w:rsidR="00B4569B" w:rsidRDefault="00B4569B" w:rsidP="00A43EF8">
            <w:pPr>
              <w:pStyle w:val="a6"/>
              <w:numPr>
                <w:ilvl w:val="0"/>
                <w:numId w:val="90"/>
              </w:numPr>
              <w:ind w:firstLineChars="0"/>
              <w:jc w:val="left"/>
              <w:rPr>
                <w:rFonts w:ascii="宋体" w:hAnsi="宋体" w:cs="宋体"/>
                <w:szCs w:val="21"/>
              </w:rPr>
            </w:pPr>
            <w:r>
              <w:rPr>
                <w:rFonts w:ascii="宋体" w:hAnsi="宋体" w:cs="宋体" w:hint="eastAsia"/>
                <w:szCs w:val="21"/>
              </w:rPr>
              <w:t>商户进驻</w:t>
            </w:r>
            <w:r>
              <w:rPr>
                <w:rFonts w:ascii="宋体" w:hAnsi="宋体" w:cs="宋体"/>
                <w:szCs w:val="21"/>
              </w:rPr>
              <w:t>、商户修改等接口</w:t>
            </w:r>
            <w:r>
              <w:rPr>
                <w:rFonts w:ascii="宋体" w:hAnsi="宋体" w:cs="宋体" w:hint="eastAsia"/>
                <w:szCs w:val="21"/>
              </w:rPr>
              <w:t>针对</w:t>
            </w:r>
            <w:r>
              <w:rPr>
                <w:rFonts w:ascii="宋体" w:hAnsi="宋体" w:cs="宋体"/>
                <w:szCs w:val="21"/>
              </w:rPr>
              <w:t>部分字段增加有效性校验。</w:t>
            </w:r>
          </w:p>
          <w:p w14:paraId="2E0D9FD8" w14:textId="77777777" w:rsidR="008D6361" w:rsidRPr="00116F66" w:rsidRDefault="008D6361" w:rsidP="00A43EF8">
            <w:pPr>
              <w:pStyle w:val="a6"/>
              <w:numPr>
                <w:ilvl w:val="0"/>
                <w:numId w:val="90"/>
              </w:numPr>
              <w:ind w:firstLineChars="0"/>
              <w:jc w:val="left"/>
              <w:rPr>
                <w:rFonts w:ascii="宋体" w:hAnsi="宋体" w:cs="宋体"/>
                <w:szCs w:val="21"/>
              </w:rPr>
            </w:pPr>
            <w:r w:rsidRPr="00244B1D">
              <w:rPr>
                <w:rFonts w:hint="eastAsia"/>
              </w:rPr>
              <w:t>余利宝交易历史查询</w:t>
            </w:r>
            <w:r>
              <w:rPr>
                <w:rFonts w:hint="eastAsia"/>
              </w:rPr>
              <w:t>接口，响应</w:t>
            </w:r>
            <w:r>
              <w:t>报文</w:t>
            </w:r>
            <w:r>
              <w:rPr>
                <w:sz w:val="18"/>
                <w:szCs w:val="18"/>
              </w:rPr>
              <w:t>D</w:t>
            </w:r>
            <w:r w:rsidRPr="007B105D">
              <w:rPr>
                <w:sz w:val="18"/>
                <w:szCs w:val="18"/>
              </w:rPr>
              <w:t>ate</w:t>
            </w:r>
            <w:r>
              <w:rPr>
                <w:rFonts w:hint="eastAsia"/>
                <w:sz w:val="18"/>
                <w:szCs w:val="18"/>
              </w:rPr>
              <w:t>字段修改</w:t>
            </w:r>
            <w:r>
              <w:rPr>
                <w:sz w:val="18"/>
                <w:szCs w:val="18"/>
              </w:rPr>
              <w:t>日期格式</w:t>
            </w:r>
          </w:p>
          <w:p w14:paraId="2F940233" w14:textId="77777777" w:rsidR="006F27B3" w:rsidRPr="00116F66" w:rsidRDefault="0050617B" w:rsidP="006F27B3">
            <w:pPr>
              <w:pStyle w:val="a6"/>
              <w:numPr>
                <w:ilvl w:val="0"/>
                <w:numId w:val="90"/>
              </w:numPr>
              <w:ind w:firstLineChars="0"/>
              <w:jc w:val="left"/>
              <w:rPr>
                <w:rFonts w:ascii="宋体" w:hAnsi="宋体" w:cs="宋体"/>
                <w:szCs w:val="21"/>
              </w:rPr>
            </w:pPr>
            <w:r>
              <w:rPr>
                <w:rFonts w:hint="eastAsia"/>
              </w:rPr>
              <w:t>增加</w:t>
            </w:r>
            <w:r>
              <w:t>部分错误码提示</w:t>
            </w:r>
          </w:p>
          <w:p w14:paraId="17787D07" w14:textId="36CB58CE" w:rsidR="006F27B3" w:rsidRPr="00116F66" w:rsidRDefault="006F27B3" w:rsidP="006F27B3">
            <w:pPr>
              <w:pStyle w:val="a6"/>
              <w:numPr>
                <w:ilvl w:val="0"/>
                <w:numId w:val="90"/>
              </w:numPr>
              <w:ind w:firstLineChars="0"/>
              <w:jc w:val="left"/>
              <w:rPr>
                <w:rFonts w:ascii="宋体" w:hAnsi="宋体" w:cs="宋体"/>
                <w:szCs w:val="21"/>
              </w:rPr>
            </w:pPr>
            <w:r>
              <w:rPr>
                <w:rFonts w:hint="eastAsia"/>
              </w:rPr>
              <w:t xml:space="preserve">PageIndex </w:t>
            </w:r>
            <w:r>
              <w:rPr>
                <w:rFonts w:hint="eastAsia"/>
              </w:rPr>
              <w:t>起始页修改</w:t>
            </w:r>
            <w:r>
              <w:t>为</w:t>
            </w:r>
            <w:r>
              <w:rPr>
                <w:rFonts w:hint="eastAsia"/>
              </w:rPr>
              <w:t>1</w:t>
            </w:r>
          </w:p>
        </w:tc>
        <w:tc>
          <w:tcPr>
            <w:tcW w:w="935" w:type="dxa"/>
            <w:vAlign w:val="center"/>
          </w:tcPr>
          <w:p w14:paraId="04613CF4" w14:textId="1BF2B40F" w:rsidR="00353049" w:rsidRDefault="000E3C54" w:rsidP="00AA2783">
            <w:pPr>
              <w:rPr>
                <w:rFonts w:ascii="宋体" w:hAnsi="宋体" w:cs="宋体"/>
                <w:szCs w:val="21"/>
              </w:rPr>
            </w:pPr>
            <w:r>
              <w:rPr>
                <w:rFonts w:ascii="宋体" w:hAnsi="宋体" w:cs="宋体" w:hint="eastAsia"/>
                <w:szCs w:val="21"/>
              </w:rPr>
              <w:t>V</w:t>
            </w:r>
            <w:r>
              <w:rPr>
                <w:rFonts w:ascii="宋体" w:hAnsi="宋体" w:cs="宋体"/>
                <w:szCs w:val="21"/>
              </w:rPr>
              <w:t>1.2.4</w:t>
            </w:r>
          </w:p>
        </w:tc>
        <w:tc>
          <w:tcPr>
            <w:tcW w:w="935" w:type="dxa"/>
          </w:tcPr>
          <w:p w14:paraId="216C1417" w14:textId="1411B2DE" w:rsidR="00353049" w:rsidRDefault="000E3C54" w:rsidP="00AA2783">
            <w:pPr>
              <w:pStyle w:val="a5"/>
              <w:rPr>
                <w:rFonts w:ascii="楷体_GB2312" w:eastAsia="楷体_GB2312" w:hAnsi="Times New Roman"/>
                <w:sz w:val="24"/>
              </w:rPr>
            </w:pPr>
            <w:r>
              <w:rPr>
                <w:rFonts w:ascii="楷体_GB2312" w:eastAsia="楷体_GB2312" w:hAnsi="Times New Roman" w:hint="eastAsia"/>
                <w:sz w:val="24"/>
              </w:rPr>
              <w:t>凌</w:t>
            </w:r>
            <w:r>
              <w:rPr>
                <w:rFonts w:ascii="楷体_GB2312" w:eastAsia="楷体_GB2312" w:hAnsi="Times New Roman"/>
                <w:sz w:val="24"/>
              </w:rPr>
              <w:t>南</w:t>
            </w:r>
          </w:p>
        </w:tc>
      </w:tr>
      <w:tr w:rsidR="00A718B7" w14:paraId="4EF0AD36" w14:textId="77777777" w:rsidTr="00BF46A8">
        <w:trPr>
          <w:cantSplit/>
          <w:trHeight w:val="180"/>
        </w:trPr>
        <w:tc>
          <w:tcPr>
            <w:tcW w:w="1843" w:type="dxa"/>
            <w:vAlign w:val="center"/>
          </w:tcPr>
          <w:p w14:paraId="1D395695" w14:textId="0A57F259" w:rsidR="00A718B7" w:rsidRDefault="00A718B7" w:rsidP="00AA2783">
            <w:pPr>
              <w:ind w:right="360"/>
              <w:jc w:val="left"/>
              <w:rPr>
                <w:rFonts w:ascii="楷体_GB2312" w:eastAsia="楷体_GB2312"/>
                <w:sz w:val="24"/>
              </w:rPr>
            </w:pPr>
            <w:r>
              <w:rPr>
                <w:rFonts w:ascii="楷体_GB2312" w:eastAsia="楷体_GB2312" w:hint="eastAsia"/>
                <w:sz w:val="24"/>
              </w:rPr>
              <w:lastRenderedPageBreak/>
              <w:t>2017</w:t>
            </w:r>
            <w:r w:rsidR="000D5110">
              <w:rPr>
                <w:rFonts w:ascii="楷体_GB2312" w:eastAsia="楷体_GB2312"/>
                <w:sz w:val="24"/>
              </w:rPr>
              <w:t>-8-8</w:t>
            </w:r>
          </w:p>
        </w:tc>
        <w:tc>
          <w:tcPr>
            <w:tcW w:w="4689" w:type="dxa"/>
            <w:vAlign w:val="center"/>
          </w:tcPr>
          <w:p w14:paraId="356F2C32" w14:textId="5031376F" w:rsidR="00A718B7" w:rsidRPr="00467E37" w:rsidRDefault="00A718B7" w:rsidP="00467E37">
            <w:pPr>
              <w:pStyle w:val="a6"/>
              <w:numPr>
                <w:ilvl w:val="0"/>
                <w:numId w:val="96"/>
              </w:numPr>
              <w:ind w:firstLineChars="0"/>
              <w:jc w:val="left"/>
              <w:rPr>
                <w:rFonts w:ascii="宋体" w:hAnsi="宋体" w:cs="宋体"/>
                <w:szCs w:val="21"/>
              </w:rPr>
            </w:pPr>
            <w:r w:rsidRPr="00467E37">
              <w:rPr>
                <w:rFonts w:ascii="宋体" w:hAnsi="宋体" w:cs="宋体" w:hint="eastAsia"/>
                <w:szCs w:val="21"/>
              </w:rPr>
              <w:t>企业</w:t>
            </w:r>
            <w:r w:rsidR="006B1FD9" w:rsidRPr="006D0AF9">
              <w:rPr>
                <w:rFonts w:ascii="宋体" w:hAnsi="宋体" w:cs="宋体"/>
                <w:szCs w:val="21"/>
              </w:rPr>
              <w:t>商户</w:t>
            </w:r>
            <w:r w:rsidR="006B1FD9">
              <w:rPr>
                <w:rFonts w:ascii="宋体" w:hAnsi="宋体" w:cs="宋体" w:hint="eastAsia"/>
                <w:szCs w:val="21"/>
              </w:rPr>
              <w:t>入</w:t>
            </w:r>
            <w:r w:rsidRPr="00467E37">
              <w:rPr>
                <w:rFonts w:ascii="宋体" w:hAnsi="宋体" w:cs="宋体" w:hint="eastAsia"/>
                <w:szCs w:val="21"/>
              </w:rPr>
              <w:t>驻增加联行号的要求</w:t>
            </w:r>
          </w:p>
          <w:p w14:paraId="3ED18B1F" w14:textId="77777777" w:rsidR="00A718B7" w:rsidRDefault="003D4F7B" w:rsidP="00467E37">
            <w:pPr>
              <w:pStyle w:val="a6"/>
              <w:numPr>
                <w:ilvl w:val="0"/>
                <w:numId w:val="96"/>
              </w:numPr>
              <w:ind w:firstLineChars="0"/>
              <w:jc w:val="left"/>
              <w:rPr>
                <w:rFonts w:ascii="宋体" w:hAnsi="宋体" w:cs="宋体"/>
                <w:szCs w:val="21"/>
              </w:rPr>
            </w:pPr>
            <w:r>
              <w:rPr>
                <w:rFonts w:ascii="宋体" w:hAnsi="宋体" w:cs="宋体" w:hint="eastAsia"/>
                <w:szCs w:val="21"/>
              </w:rPr>
              <w:t>刷卡支付</w:t>
            </w:r>
            <w:r>
              <w:rPr>
                <w:rFonts w:ascii="宋体" w:hAnsi="宋体" w:cs="宋体"/>
                <w:szCs w:val="21"/>
              </w:rPr>
              <w:t>、</w:t>
            </w:r>
            <w:r>
              <w:rPr>
                <w:rFonts w:ascii="宋体" w:hAnsi="宋体" w:cs="宋体" w:hint="eastAsia"/>
                <w:szCs w:val="21"/>
              </w:rPr>
              <w:t>创建</w:t>
            </w:r>
            <w:r>
              <w:rPr>
                <w:rFonts w:ascii="宋体" w:hAnsi="宋体" w:cs="宋体"/>
                <w:szCs w:val="21"/>
              </w:rPr>
              <w:t>订单结果通知以及订单查询接口</w:t>
            </w:r>
            <w:r w:rsidR="005203D6">
              <w:rPr>
                <w:rFonts w:ascii="宋体" w:hAnsi="宋体" w:cs="宋体" w:hint="eastAsia"/>
                <w:szCs w:val="21"/>
              </w:rPr>
              <w:t>增加</w:t>
            </w:r>
            <w:r w:rsidR="005203D6">
              <w:rPr>
                <w:rFonts w:ascii="宋体" w:hAnsi="宋体" w:cs="宋体"/>
                <w:szCs w:val="21"/>
              </w:rPr>
              <w:t>微信</w:t>
            </w:r>
            <w:r>
              <w:rPr>
                <w:rFonts w:ascii="宋体" w:hAnsi="宋体" w:cs="宋体" w:hint="eastAsia"/>
                <w:szCs w:val="21"/>
              </w:rPr>
              <w:t>、</w:t>
            </w:r>
            <w:r>
              <w:rPr>
                <w:rFonts w:ascii="宋体" w:hAnsi="宋体" w:cs="宋体"/>
                <w:szCs w:val="21"/>
              </w:rPr>
              <w:t>支付宝</w:t>
            </w:r>
            <w:r w:rsidR="005203D6">
              <w:rPr>
                <w:rFonts w:ascii="宋体" w:hAnsi="宋体" w:cs="宋体"/>
                <w:szCs w:val="21"/>
              </w:rPr>
              <w:t>支付订单号返回</w:t>
            </w:r>
          </w:p>
          <w:p w14:paraId="40BEF7B3" w14:textId="2279F823" w:rsidR="000D5110" w:rsidRDefault="000D5110" w:rsidP="00467E37">
            <w:pPr>
              <w:pStyle w:val="a6"/>
              <w:numPr>
                <w:ilvl w:val="0"/>
                <w:numId w:val="96"/>
              </w:numPr>
              <w:ind w:firstLineChars="0"/>
              <w:jc w:val="left"/>
              <w:rPr>
                <w:rFonts w:ascii="宋体" w:hAnsi="宋体" w:cs="宋体"/>
                <w:szCs w:val="21"/>
              </w:rPr>
            </w:pPr>
            <w:r>
              <w:rPr>
                <w:rFonts w:ascii="宋体" w:hAnsi="宋体" w:cs="宋体" w:hint="eastAsia"/>
                <w:szCs w:val="21"/>
              </w:rPr>
              <w:t>增加</w:t>
            </w:r>
            <w:r>
              <w:rPr>
                <w:rFonts w:ascii="宋体" w:hAnsi="宋体" w:cs="宋体"/>
                <w:szCs w:val="21"/>
              </w:rPr>
              <w:t>了</w:t>
            </w:r>
            <w:r>
              <w:rPr>
                <w:rFonts w:ascii="宋体" w:hAnsi="宋体" w:cs="宋体" w:hint="eastAsia"/>
                <w:szCs w:val="21"/>
              </w:rPr>
              <w:t>开发DEMO</w:t>
            </w:r>
          </w:p>
          <w:p w14:paraId="70AEF1E3" w14:textId="77777777" w:rsidR="000D5110" w:rsidRDefault="000D5110" w:rsidP="00467E37">
            <w:pPr>
              <w:pStyle w:val="a6"/>
              <w:numPr>
                <w:ilvl w:val="0"/>
                <w:numId w:val="96"/>
              </w:numPr>
              <w:ind w:firstLineChars="0"/>
              <w:jc w:val="left"/>
              <w:rPr>
                <w:rFonts w:ascii="宋体" w:hAnsi="宋体" w:cs="宋体"/>
                <w:szCs w:val="21"/>
              </w:rPr>
            </w:pPr>
            <w:r>
              <w:rPr>
                <w:rFonts w:ascii="宋体" w:hAnsi="宋体" w:cs="宋体" w:hint="eastAsia"/>
                <w:szCs w:val="21"/>
              </w:rPr>
              <w:t>增加</w:t>
            </w:r>
            <w:r>
              <w:rPr>
                <w:rFonts w:ascii="宋体" w:hAnsi="宋体" w:cs="宋体"/>
                <w:szCs w:val="21"/>
              </w:rPr>
              <w:t>了</w:t>
            </w:r>
            <w:r>
              <w:rPr>
                <w:rFonts w:ascii="宋体" w:hAnsi="宋体" w:cs="宋体" w:hint="eastAsia"/>
                <w:szCs w:val="21"/>
              </w:rPr>
              <w:t>余利宝单笔</w:t>
            </w:r>
            <w:r>
              <w:rPr>
                <w:rFonts w:ascii="宋体" w:hAnsi="宋体" w:cs="宋体"/>
                <w:szCs w:val="21"/>
              </w:rPr>
              <w:t>交易</w:t>
            </w:r>
            <w:r>
              <w:rPr>
                <w:rFonts w:ascii="宋体" w:hAnsi="宋体" w:cs="宋体" w:hint="eastAsia"/>
                <w:szCs w:val="21"/>
              </w:rPr>
              <w:t>结果</w:t>
            </w:r>
            <w:r>
              <w:rPr>
                <w:rFonts w:ascii="宋体" w:hAnsi="宋体" w:cs="宋体"/>
                <w:szCs w:val="21"/>
              </w:rPr>
              <w:t>查询接口</w:t>
            </w:r>
          </w:p>
          <w:p w14:paraId="3BBB4AA0" w14:textId="2C26B23F" w:rsidR="006B1FD9" w:rsidRPr="00467E37" w:rsidRDefault="006B1FD9" w:rsidP="00467E37">
            <w:pPr>
              <w:pStyle w:val="a6"/>
              <w:numPr>
                <w:ilvl w:val="0"/>
                <w:numId w:val="96"/>
              </w:numPr>
              <w:ind w:firstLineChars="0"/>
              <w:jc w:val="left"/>
              <w:rPr>
                <w:rFonts w:ascii="宋体" w:hAnsi="宋体" w:cs="宋体"/>
                <w:szCs w:val="21"/>
              </w:rPr>
            </w:pPr>
            <w:r>
              <w:rPr>
                <w:rFonts w:ascii="宋体" w:hAnsi="宋体" w:cs="宋体" w:hint="eastAsia"/>
                <w:szCs w:val="21"/>
              </w:rPr>
              <w:t>增加商户</w:t>
            </w:r>
            <w:r>
              <w:rPr>
                <w:rFonts w:ascii="宋体" w:hAnsi="宋体" w:cs="宋体"/>
                <w:szCs w:val="21"/>
              </w:rPr>
              <w:t>入驻</w:t>
            </w:r>
            <w:r>
              <w:rPr>
                <w:rFonts w:ascii="宋体" w:hAnsi="宋体" w:cs="宋体" w:hint="eastAsia"/>
                <w:szCs w:val="21"/>
              </w:rPr>
              <w:t>并开银行</w:t>
            </w:r>
            <w:r>
              <w:rPr>
                <w:rFonts w:ascii="宋体" w:hAnsi="宋体" w:cs="宋体"/>
                <w:szCs w:val="21"/>
              </w:rPr>
              <w:t>账户</w:t>
            </w:r>
            <w:r>
              <w:rPr>
                <w:rFonts w:ascii="宋体" w:hAnsi="宋体" w:cs="宋体" w:hint="eastAsia"/>
                <w:szCs w:val="21"/>
              </w:rPr>
              <w:t>申请</w:t>
            </w:r>
            <w:r>
              <w:rPr>
                <w:rFonts w:ascii="宋体" w:hAnsi="宋体" w:cs="宋体"/>
                <w:szCs w:val="21"/>
              </w:rPr>
              <w:t>接口</w:t>
            </w:r>
          </w:p>
        </w:tc>
        <w:tc>
          <w:tcPr>
            <w:tcW w:w="935" w:type="dxa"/>
            <w:vAlign w:val="center"/>
          </w:tcPr>
          <w:p w14:paraId="1B2AB451" w14:textId="6CF2EF41" w:rsidR="00A718B7" w:rsidRDefault="000D5110" w:rsidP="00AA2783">
            <w:pPr>
              <w:rPr>
                <w:rFonts w:ascii="宋体" w:hAnsi="宋体" w:cs="宋体"/>
                <w:szCs w:val="21"/>
              </w:rPr>
            </w:pPr>
            <w:r>
              <w:rPr>
                <w:rFonts w:ascii="宋体" w:hAnsi="宋体" w:cs="宋体" w:hint="eastAsia"/>
                <w:szCs w:val="21"/>
              </w:rPr>
              <w:t>V</w:t>
            </w:r>
            <w:r>
              <w:rPr>
                <w:rFonts w:ascii="宋体" w:hAnsi="宋体" w:cs="宋体"/>
                <w:szCs w:val="21"/>
              </w:rPr>
              <w:t>1.2.5</w:t>
            </w:r>
          </w:p>
        </w:tc>
        <w:tc>
          <w:tcPr>
            <w:tcW w:w="935" w:type="dxa"/>
          </w:tcPr>
          <w:p w14:paraId="5054593F" w14:textId="77777777" w:rsidR="00A718B7" w:rsidRDefault="00A718B7" w:rsidP="00AA2783">
            <w:pPr>
              <w:pStyle w:val="a5"/>
              <w:rPr>
                <w:rFonts w:ascii="楷体_GB2312" w:eastAsia="楷体_GB2312" w:hAnsi="Times New Roman"/>
                <w:sz w:val="24"/>
              </w:rPr>
            </w:pPr>
          </w:p>
        </w:tc>
      </w:tr>
      <w:tr w:rsidR="00E55747" w14:paraId="06C12A6A" w14:textId="77777777" w:rsidTr="00BF46A8">
        <w:trPr>
          <w:cantSplit/>
          <w:trHeight w:val="180"/>
        </w:trPr>
        <w:tc>
          <w:tcPr>
            <w:tcW w:w="1843" w:type="dxa"/>
            <w:vAlign w:val="center"/>
          </w:tcPr>
          <w:p w14:paraId="3BA03B8E" w14:textId="3B84E253" w:rsidR="00E55747" w:rsidRDefault="00E55747" w:rsidP="00AA2783">
            <w:pPr>
              <w:ind w:right="360"/>
              <w:jc w:val="left"/>
              <w:rPr>
                <w:rFonts w:ascii="楷体_GB2312" w:eastAsia="楷体_GB2312"/>
                <w:sz w:val="24"/>
              </w:rPr>
            </w:pPr>
            <w:r>
              <w:rPr>
                <w:rFonts w:ascii="楷体_GB2312" w:eastAsia="楷体_GB2312" w:hint="eastAsia"/>
                <w:sz w:val="24"/>
              </w:rPr>
              <w:t>2017-8-11</w:t>
            </w:r>
          </w:p>
        </w:tc>
        <w:tc>
          <w:tcPr>
            <w:tcW w:w="4689" w:type="dxa"/>
            <w:vAlign w:val="center"/>
          </w:tcPr>
          <w:p w14:paraId="30143B63" w14:textId="420AB483" w:rsidR="00E55747" w:rsidRPr="00467E37" w:rsidRDefault="00E55747" w:rsidP="00467E37">
            <w:pPr>
              <w:pStyle w:val="a6"/>
              <w:numPr>
                <w:ilvl w:val="0"/>
                <w:numId w:val="103"/>
              </w:numPr>
              <w:ind w:firstLineChars="0"/>
              <w:jc w:val="left"/>
              <w:rPr>
                <w:ins w:id="3" w:author="廖伟池" w:date="2017-08-11T16:04:00Z"/>
                <w:rFonts w:ascii="宋体" w:hAnsi="宋体" w:cs="宋体"/>
                <w:szCs w:val="21"/>
                <w:rPrChange w:id="4" w:author="廖伟池" w:date="2017-08-11T16:04:00Z">
                  <w:rPr>
                    <w:ins w:id="5" w:author="廖伟池" w:date="2017-08-11T16:04:00Z"/>
                  </w:rPr>
                </w:rPrChange>
              </w:rPr>
              <w:pPrChange w:id="6" w:author="廖伟池" w:date="2017-08-11T16:04:00Z">
                <w:pPr>
                  <w:jc w:val="left"/>
                </w:pPr>
              </w:pPrChange>
            </w:pPr>
            <w:del w:id="7" w:author="廖伟池" w:date="2017-08-11T16:04:00Z">
              <w:r w:rsidRPr="00467E37" w:rsidDel="00467E37">
                <w:rPr>
                  <w:rFonts w:ascii="宋体" w:hAnsi="宋体" w:cs="宋体" w:hint="eastAsia"/>
                  <w:szCs w:val="21"/>
                  <w:rPrChange w:id="8" w:author="廖伟池" w:date="2017-08-11T16:04:00Z">
                    <w:rPr>
                      <w:rFonts w:hint="eastAsia"/>
                    </w:rPr>
                  </w:rPrChange>
                </w:rPr>
                <w:delText>1</w:delText>
              </w:r>
              <w:r w:rsidRPr="00467E37" w:rsidDel="00467E37">
                <w:rPr>
                  <w:rFonts w:ascii="宋体" w:hAnsi="宋体" w:cs="宋体" w:hint="eastAsia"/>
                  <w:szCs w:val="21"/>
                  <w:rPrChange w:id="9" w:author="廖伟池" w:date="2017-08-11T16:04:00Z">
                    <w:rPr>
                      <w:rFonts w:hint="eastAsia"/>
                    </w:rPr>
                  </w:rPrChange>
                </w:rPr>
                <w:delText>、</w:delText>
              </w:r>
            </w:del>
            <w:r w:rsidRPr="00467E37">
              <w:rPr>
                <w:rFonts w:ascii="宋体" w:hAnsi="宋体" w:cs="宋体"/>
                <w:szCs w:val="21"/>
                <w:rPrChange w:id="10" w:author="廖伟池" w:date="2017-08-11T16:04:00Z">
                  <w:rPr/>
                </w:rPrChange>
              </w:rPr>
              <w:t>商户入驻</w:t>
            </w:r>
            <w:r w:rsidRPr="00467E37">
              <w:rPr>
                <w:rFonts w:ascii="宋体" w:hAnsi="宋体" w:cs="宋体" w:hint="eastAsia"/>
                <w:szCs w:val="21"/>
                <w:rPrChange w:id="11" w:author="廖伟池" w:date="2017-08-11T16:04:00Z">
                  <w:rPr>
                    <w:rFonts w:hint="eastAsia"/>
                  </w:rPr>
                </w:rPrChange>
              </w:rPr>
              <w:t>结果</w:t>
            </w:r>
            <w:r w:rsidRPr="00467E37">
              <w:rPr>
                <w:rFonts w:ascii="宋体" w:hAnsi="宋体" w:cs="宋体"/>
                <w:szCs w:val="21"/>
                <w:rPrChange w:id="12" w:author="廖伟池" w:date="2017-08-11T16:04:00Z">
                  <w:rPr/>
                </w:rPrChange>
              </w:rPr>
              <w:t>查询接口新增银行账号返回</w:t>
            </w:r>
          </w:p>
          <w:p w14:paraId="0D199812" w14:textId="48BF4671" w:rsidR="00467E37" w:rsidRPr="00467E37" w:rsidRDefault="00467E37" w:rsidP="00467E37">
            <w:pPr>
              <w:pStyle w:val="a6"/>
              <w:numPr>
                <w:ilvl w:val="0"/>
                <w:numId w:val="103"/>
              </w:numPr>
              <w:ind w:firstLineChars="0"/>
              <w:jc w:val="left"/>
              <w:rPr>
                <w:rFonts w:ascii="宋体" w:hAnsi="宋体" w:cs="宋体" w:hint="eastAsia"/>
                <w:szCs w:val="21"/>
                <w:rPrChange w:id="13" w:author="廖伟池" w:date="2017-08-11T16:04:00Z">
                  <w:rPr>
                    <w:rFonts w:hint="eastAsia"/>
                  </w:rPr>
                </w:rPrChange>
              </w:rPr>
              <w:pPrChange w:id="14" w:author="廖伟池" w:date="2017-08-11T16:04:00Z">
                <w:pPr>
                  <w:jc w:val="left"/>
                </w:pPr>
              </w:pPrChange>
            </w:pPr>
            <w:ins w:id="15" w:author="廖伟池" w:date="2017-08-11T16:04:00Z">
              <w:r>
                <w:rPr>
                  <w:rFonts w:ascii="宋体" w:hAnsi="宋体" w:cs="宋体" w:hint="eastAsia"/>
                  <w:szCs w:val="21"/>
                </w:rPr>
                <w:t>删除</w:t>
              </w:r>
              <w:r>
                <w:rPr>
                  <w:rFonts w:hint="eastAsia"/>
                </w:rPr>
                <w:t>商户入</w:t>
              </w:r>
              <w:r>
                <w:t>驻</w:t>
              </w:r>
              <w:r>
                <w:rPr>
                  <w:rFonts w:hint="eastAsia"/>
                </w:rPr>
                <w:t>申请接口（同时</w:t>
              </w:r>
              <w:r>
                <w:t>开</w:t>
              </w:r>
              <w:r>
                <w:rPr>
                  <w:rFonts w:hint="eastAsia"/>
                </w:rPr>
                <w:t>网商银行</w:t>
              </w:r>
              <w:r>
                <w:t>账户）</w:t>
              </w:r>
              <w:r>
                <w:rPr>
                  <w:rFonts w:hint="eastAsia"/>
                </w:rPr>
                <w:t>清算款</w:t>
              </w:r>
              <w:r>
                <w:t>参数字段。</w:t>
              </w:r>
            </w:ins>
          </w:p>
        </w:tc>
        <w:tc>
          <w:tcPr>
            <w:tcW w:w="935" w:type="dxa"/>
            <w:vAlign w:val="center"/>
          </w:tcPr>
          <w:p w14:paraId="29EBAA14" w14:textId="1A39F870" w:rsidR="00E55747" w:rsidRPr="00E55747" w:rsidRDefault="00E55747" w:rsidP="00AA2783">
            <w:pPr>
              <w:rPr>
                <w:rFonts w:ascii="宋体" w:hAnsi="宋体" w:cs="宋体"/>
                <w:szCs w:val="21"/>
              </w:rPr>
            </w:pPr>
            <w:r>
              <w:rPr>
                <w:rFonts w:ascii="宋体" w:hAnsi="宋体" w:cs="宋体"/>
                <w:szCs w:val="21"/>
              </w:rPr>
              <w:t>V1.2.6</w:t>
            </w:r>
          </w:p>
        </w:tc>
        <w:tc>
          <w:tcPr>
            <w:tcW w:w="935" w:type="dxa"/>
          </w:tcPr>
          <w:p w14:paraId="50E89C4E" w14:textId="77777777" w:rsidR="00E55747" w:rsidRDefault="00E55747" w:rsidP="00AA2783">
            <w:pPr>
              <w:pStyle w:val="a5"/>
              <w:rPr>
                <w:rFonts w:ascii="楷体_GB2312" w:eastAsia="楷体_GB2312" w:hAnsi="Times New Roman"/>
                <w:sz w:val="24"/>
              </w:rPr>
            </w:pPr>
          </w:p>
        </w:tc>
      </w:tr>
    </w:tbl>
    <w:p w14:paraId="52E36E4C" w14:textId="793163E4" w:rsidR="00574270" w:rsidRPr="003D4F7B" w:rsidRDefault="00574270" w:rsidP="00BF46A8">
      <w:pPr>
        <w:widowControl/>
        <w:jc w:val="left"/>
        <w:rPr>
          <w:b/>
          <w:sz w:val="32"/>
          <w:szCs w:val="32"/>
        </w:rPr>
      </w:pPr>
    </w:p>
    <w:p w14:paraId="7A0B44E7" w14:textId="77777777" w:rsidR="00574270" w:rsidRDefault="00574270">
      <w:pPr>
        <w:widowControl/>
        <w:jc w:val="left"/>
      </w:pPr>
      <w:r>
        <w:br w:type="page"/>
      </w:r>
    </w:p>
    <w:p w14:paraId="1D5F5652" w14:textId="77777777" w:rsidR="00EB1FEC" w:rsidRDefault="00574270" w:rsidP="00574270">
      <w:pPr>
        <w:pStyle w:val="1"/>
      </w:pPr>
      <w:r>
        <w:rPr>
          <w:rFonts w:hint="eastAsia"/>
        </w:rPr>
        <w:lastRenderedPageBreak/>
        <w:t>前言</w:t>
      </w:r>
    </w:p>
    <w:p w14:paraId="6D7F39C4" w14:textId="77777777" w:rsidR="00574270" w:rsidRDefault="00574270" w:rsidP="001B2538">
      <w:pPr>
        <w:pStyle w:val="2"/>
      </w:pPr>
      <w:r>
        <w:rPr>
          <w:rFonts w:hint="eastAsia"/>
        </w:rPr>
        <w:t>范围</w:t>
      </w:r>
    </w:p>
    <w:p w14:paraId="44D7F3F6" w14:textId="77777777" w:rsidR="00574270" w:rsidRPr="00574270" w:rsidRDefault="00574270" w:rsidP="00574270">
      <w:pPr>
        <w:spacing w:line="360" w:lineRule="auto"/>
        <w:ind w:firstLineChars="200" w:firstLine="480"/>
        <w:rPr>
          <w:sz w:val="24"/>
        </w:rPr>
      </w:pPr>
      <w:r w:rsidRPr="00574270">
        <w:rPr>
          <w:rFonts w:hint="eastAsia"/>
          <w:sz w:val="24"/>
        </w:rPr>
        <w:t>本</w:t>
      </w:r>
      <w:r w:rsidRPr="00574270">
        <w:rPr>
          <w:sz w:val="24"/>
        </w:rPr>
        <w:t>文档</w:t>
      </w:r>
      <w:r w:rsidRPr="00574270">
        <w:rPr>
          <w:rFonts w:hint="eastAsia"/>
          <w:sz w:val="24"/>
        </w:rPr>
        <w:t>介绍</w:t>
      </w:r>
      <w:r w:rsidRPr="00574270">
        <w:rPr>
          <w:sz w:val="24"/>
        </w:rPr>
        <w:t>浙江网商银行移动支付</w:t>
      </w:r>
      <w:r w:rsidRPr="00574270">
        <w:rPr>
          <w:rFonts w:hint="eastAsia"/>
          <w:sz w:val="24"/>
        </w:rPr>
        <w:t>业务</w:t>
      </w:r>
      <w:r w:rsidR="00C11757">
        <w:rPr>
          <w:rFonts w:hint="eastAsia"/>
          <w:sz w:val="24"/>
        </w:rPr>
        <w:t>平台</w:t>
      </w:r>
      <w:r w:rsidRPr="00574270">
        <w:rPr>
          <w:sz w:val="24"/>
        </w:rPr>
        <w:t>对接技术标准</w:t>
      </w:r>
      <w:r w:rsidRPr="00574270">
        <w:rPr>
          <w:rFonts w:hint="eastAsia"/>
          <w:sz w:val="24"/>
        </w:rPr>
        <w:t>（以下</w:t>
      </w:r>
      <w:r w:rsidRPr="00574270">
        <w:rPr>
          <w:sz w:val="24"/>
        </w:rPr>
        <w:t>统称网商移动支付平台）</w:t>
      </w:r>
      <w:r w:rsidRPr="00574270">
        <w:rPr>
          <w:rFonts w:hint="eastAsia"/>
          <w:sz w:val="24"/>
        </w:rPr>
        <w:t>，其中包括</w:t>
      </w:r>
      <w:r w:rsidRPr="00574270">
        <w:rPr>
          <w:sz w:val="24"/>
        </w:rPr>
        <w:t>网商移动支付平台处理与系统交互方式、报文的语法与语义。</w:t>
      </w:r>
    </w:p>
    <w:p w14:paraId="2BB7039A" w14:textId="77777777" w:rsidR="00574270" w:rsidRPr="00574270" w:rsidRDefault="00574270" w:rsidP="00574270">
      <w:pPr>
        <w:spacing w:line="360" w:lineRule="auto"/>
        <w:ind w:firstLineChars="200" w:firstLine="480"/>
        <w:rPr>
          <w:sz w:val="24"/>
        </w:rPr>
      </w:pPr>
      <w:r w:rsidRPr="00574270">
        <w:rPr>
          <w:rFonts w:hint="eastAsia"/>
          <w:sz w:val="24"/>
        </w:rPr>
        <w:t>本</w:t>
      </w:r>
      <w:r w:rsidRPr="00574270">
        <w:rPr>
          <w:sz w:val="24"/>
        </w:rPr>
        <w:t>文档适用于所有接入</w:t>
      </w:r>
      <w:r w:rsidRPr="00574270">
        <w:rPr>
          <w:rFonts w:hint="eastAsia"/>
          <w:sz w:val="24"/>
        </w:rPr>
        <w:t>网商</w:t>
      </w:r>
      <w:r w:rsidRPr="00574270">
        <w:rPr>
          <w:sz w:val="24"/>
        </w:rPr>
        <w:t>银行移动支付平台的商户。</w:t>
      </w:r>
    </w:p>
    <w:p w14:paraId="2711FF9E" w14:textId="77777777" w:rsidR="00574270" w:rsidRDefault="00574270" w:rsidP="001B2538">
      <w:pPr>
        <w:spacing w:line="360" w:lineRule="auto"/>
        <w:ind w:firstLineChars="200" w:firstLine="480"/>
        <w:rPr>
          <w:sz w:val="24"/>
        </w:rPr>
      </w:pPr>
      <w:r w:rsidRPr="00574270">
        <w:rPr>
          <w:rFonts w:hint="eastAsia"/>
          <w:sz w:val="24"/>
        </w:rPr>
        <w:t>文档</w:t>
      </w:r>
      <w:r w:rsidRPr="00574270">
        <w:rPr>
          <w:sz w:val="24"/>
        </w:rPr>
        <w:t>阅读对象为：移动支付平台</w:t>
      </w:r>
      <w:r w:rsidRPr="00574270">
        <w:rPr>
          <w:rFonts w:hint="eastAsia"/>
          <w:sz w:val="24"/>
        </w:rPr>
        <w:t>程序</w:t>
      </w:r>
      <w:r w:rsidRPr="00574270">
        <w:rPr>
          <w:sz w:val="24"/>
        </w:rPr>
        <w:t>开发人员。</w:t>
      </w:r>
    </w:p>
    <w:p w14:paraId="78880D9D" w14:textId="77777777" w:rsidR="001B2538" w:rsidRDefault="001B2538" w:rsidP="001B2538">
      <w:pPr>
        <w:pStyle w:val="2"/>
      </w:pPr>
      <w:r>
        <w:rPr>
          <w:rFonts w:hint="eastAsia"/>
        </w:rPr>
        <w:t>名词</w:t>
      </w:r>
      <w:r>
        <w:t>解释</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3"/>
        <w:gridCol w:w="6989"/>
      </w:tblGrid>
      <w:tr w:rsidR="001B2538" w14:paraId="523D0956" w14:textId="77777777" w:rsidTr="009220C3">
        <w:trPr>
          <w:tblHeader/>
        </w:trPr>
        <w:tc>
          <w:tcPr>
            <w:tcW w:w="1233" w:type="dxa"/>
            <w:tcBorders>
              <w:top w:val="single" w:sz="4" w:space="0" w:color="auto"/>
              <w:left w:val="single" w:sz="4" w:space="0" w:color="auto"/>
              <w:bottom w:val="single" w:sz="4" w:space="0" w:color="auto"/>
              <w:right w:val="single" w:sz="4" w:space="0" w:color="auto"/>
            </w:tcBorders>
            <w:shd w:val="clear" w:color="auto" w:fill="D9D9D9"/>
            <w:hideMark/>
          </w:tcPr>
          <w:p w14:paraId="167F293D" w14:textId="77777777" w:rsidR="001B2538" w:rsidRDefault="001B2538" w:rsidP="00AA2783">
            <w:pPr>
              <w:pStyle w:val="a7"/>
              <w:widowControl w:val="0"/>
              <w:ind w:firstLineChars="0" w:firstLine="0"/>
              <w:jc w:val="center"/>
              <w:rPr>
                <w:rFonts w:ascii="微软雅黑" w:eastAsia="微软雅黑" w:hAnsi="微软雅黑"/>
                <w:b/>
                <w:sz w:val="21"/>
              </w:rPr>
            </w:pPr>
            <w:r>
              <w:rPr>
                <w:rFonts w:ascii="微软雅黑" w:eastAsia="微软雅黑" w:hAnsi="微软雅黑" w:hint="eastAsia"/>
                <w:b/>
                <w:sz w:val="21"/>
              </w:rPr>
              <w:t>名词</w:t>
            </w:r>
          </w:p>
        </w:tc>
        <w:tc>
          <w:tcPr>
            <w:tcW w:w="6989" w:type="dxa"/>
            <w:tcBorders>
              <w:top w:val="single" w:sz="4" w:space="0" w:color="auto"/>
              <w:left w:val="single" w:sz="4" w:space="0" w:color="auto"/>
              <w:bottom w:val="single" w:sz="4" w:space="0" w:color="auto"/>
              <w:right w:val="single" w:sz="4" w:space="0" w:color="auto"/>
            </w:tcBorders>
            <w:shd w:val="clear" w:color="auto" w:fill="D9D9D9"/>
            <w:hideMark/>
          </w:tcPr>
          <w:p w14:paraId="275DBD89" w14:textId="77777777" w:rsidR="001B2538" w:rsidRDefault="001B2538" w:rsidP="00AA2783">
            <w:pPr>
              <w:pStyle w:val="a7"/>
              <w:widowControl w:val="0"/>
              <w:ind w:firstLineChars="0" w:firstLine="0"/>
              <w:jc w:val="center"/>
              <w:rPr>
                <w:rFonts w:ascii="微软雅黑" w:eastAsia="微软雅黑" w:hAnsi="微软雅黑"/>
                <w:b/>
                <w:sz w:val="21"/>
              </w:rPr>
            </w:pPr>
            <w:r>
              <w:rPr>
                <w:rFonts w:ascii="微软雅黑" w:eastAsia="微软雅黑" w:hAnsi="微软雅黑" w:hint="eastAsia"/>
                <w:b/>
                <w:sz w:val="21"/>
              </w:rPr>
              <w:t>解释</w:t>
            </w:r>
          </w:p>
        </w:tc>
      </w:tr>
      <w:tr w:rsidR="001B2538" w14:paraId="782AFD32" w14:textId="77777777" w:rsidTr="009220C3">
        <w:trPr>
          <w:trHeight w:val="509"/>
        </w:trPr>
        <w:tc>
          <w:tcPr>
            <w:tcW w:w="1233" w:type="dxa"/>
            <w:tcBorders>
              <w:top w:val="single" w:sz="4" w:space="0" w:color="auto"/>
              <w:left w:val="single" w:sz="4" w:space="0" w:color="auto"/>
              <w:bottom w:val="single" w:sz="4" w:space="0" w:color="auto"/>
              <w:right w:val="single" w:sz="4" w:space="0" w:color="auto"/>
            </w:tcBorders>
            <w:vAlign w:val="center"/>
            <w:hideMark/>
          </w:tcPr>
          <w:p w14:paraId="0A9BF68C" w14:textId="77777777" w:rsidR="001B2538" w:rsidRPr="00FB76CF" w:rsidRDefault="001B2538" w:rsidP="00AA2783">
            <w:pPr>
              <w:pStyle w:val="a8"/>
              <w:widowControl w:val="0"/>
              <w:jc w:val="center"/>
              <w:rPr>
                <w:rFonts w:asciiTheme="minorEastAsia" w:eastAsiaTheme="minorEastAsia" w:hAnsiTheme="minorEastAsia" w:cs="微软雅黑"/>
                <w:i w:val="0"/>
                <w:iCs/>
                <w:color w:val="000000"/>
                <w:szCs w:val="24"/>
              </w:rPr>
            </w:pPr>
            <w:r w:rsidRPr="00FB76CF">
              <w:rPr>
                <w:rFonts w:asciiTheme="minorEastAsia" w:eastAsiaTheme="minorEastAsia" w:hAnsiTheme="minorEastAsia" w:cs="微软雅黑" w:hint="eastAsia"/>
                <w:i w:val="0"/>
                <w:iCs/>
                <w:color w:val="000000"/>
                <w:szCs w:val="24"/>
              </w:rPr>
              <w:t>商户</w:t>
            </w:r>
          </w:p>
        </w:tc>
        <w:tc>
          <w:tcPr>
            <w:tcW w:w="6989" w:type="dxa"/>
            <w:tcBorders>
              <w:top w:val="single" w:sz="4" w:space="0" w:color="auto"/>
              <w:left w:val="single" w:sz="4" w:space="0" w:color="auto"/>
              <w:bottom w:val="single" w:sz="4" w:space="0" w:color="auto"/>
              <w:right w:val="single" w:sz="4" w:space="0" w:color="auto"/>
            </w:tcBorders>
            <w:vAlign w:val="center"/>
            <w:hideMark/>
          </w:tcPr>
          <w:p w14:paraId="1C4E0538" w14:textId="77777777" w:rsidR="001B2538" w:rsidRPr="00FB76CF" w:rsidRDefault="001B2538" w:rsidP="00AA2783">
            <w:pPr>
              <w:pStyle w:val="a8"/>
              <w:widowControl w:val="0"/>
              <w:jc w:val="both"/>
              <w:rPr>
                <w:rFonts w:asciiTheme="minorEastAsia" w:eastAsiaTheme="minorEastAsia" w:hAnsiTheme="minorEastAsia" w:cs="微软雅黑"/>
                <w:i w:val="0"/>
                <w:iCs/>
                <w:color w:val="000000"/>
                <w:szCs w:val="24"/>
              </w:rPr>
            </w:pPr>
            <w:r w:rsidRPr="00FB76CF">
              <w:rPr>
                <w:rFonts w:asciiTheme="minorEastAsia" w:eastAsiaTheme="minorEastAsia" w:hAnsiTheme="minorEastAsia" w:cs="微软雅黑" w:hint="eastAsia"/>
                <w:i w:val="0"/>
                <w:iCs/>
                <w:color w:val="000000"/>
                <w:szCs w:val="24"/>
              </w:rPr>
              <w:t>商户是指在个人</w:t>
            </w:r>
            <w:r w:rsidRPr="00FB76CF">
              <w:rPr>
                <w:rFonts w:asciiTheme="minorEastAsia" w:eastAsiaTheme="minorEastAsia" w:hAnsiTheme="minorEastAsia" w:cs="微软雅黑"/>
                <w:i w:val="0"/>
                <w:iCs/>
                <w:color w:val="000000"/>
                <w:szCs w:val="24"/>
              </w:rPr>
              <w:t>、个体工商户或</w:t>
            </w:r>
            <w:r w:rsidRPr="00FB76CF">
              <w:rPr>
                <w:rFonts w:asciiTheme="minorEastAsia" w:eastAsiaTheme="minorEastAsia" w:hAnsiTheme="minorEastAsia" w:cs="微软雅黑" w:hint="eastAsia"/>
                <w:i w:val="0"/>
                <w:iCs/>
                <w:color w:val="000000"/>
                <w:szCs w:val="24"/>
              </w:rPr>
              <w:t>企业通过网商</w:t>
            </w:r>
            <w:r w:rsidRPr="00FB76CF">
              <w:rPr>
                <w:rFonts w:asciiTheme="minorEastAsia" w:eastAsiaTheme="minorEastAsia" w:hAnsiTheme="minorEastAsia" w:cs="微软雅黑"/>
                <w:i w:val="0"/>
                <w:iCs/>
                <w:color w:val="000000"/>
                <w:szCs w:val="24"/>
              </w:rPr>
              <w:t>银行移动支付平台</w:t>
            </w:r>
            <w:r w:rsidRPr="00FB76CF">
              <w:rPr>
                <w:rFonts w:asciiTheme="minorEastAsia" w:eastAsiaTheme="minorEastAsia" w:hAnsiTheme="minorEastAsia" w:cs="微软雅黑" w:hint="eastAsia"/>
                <w:i w:val="0"/>
                <w:iCs/>
                <w:color w:val="000000"/>
                <w:szCs w:val="24"/>
              </w:rPr>
              <w:t>注册，可进行线下</w:t>
            </w:r>
            <w:r w:rsidRPr="00FB76CF">
              <w:rPr>
                <w:rFonts w:asciiTheme="minorEastAsia" w:eastAsiaTheme="minorEastAsia" w:hAnsiTheme="minorEastAsia" w:cs="微软雅黑"/>
                <w:i w:val="0"/>
                <w:iCs/>
                <w:color w:val="000000"/>
                <w:szCs w:val="24"/>
              </w:rPr>
              <w:t>扫</w:t>
            </w:r>
            <w:r w:rsidRPr="00FB76CF">
              <w:rPr>
                <w:rFonts w:asciiTheme="minorEastAsia" w:eastAsiaTheme="minorEastAsia" w:hAnsiTheme="minorEastAsia" w:cs="微软雅黑" w:hint="eastAsia"/>
                <w:i w:val="0"/>
                <w:iCs/>
                <w:color w:val="000000"/>
                <w:szCs w:val="24"/>
              </w:rPr>
              <w:t>码支付收款的角色。</w:t>
            </w:r>
          </w:p>
        </w:tc>
      </w:tr>
      <w:tr w:rsidR="001B2538" w14:paraId="7318CE98" w14:textId="77777777" w:rsidTr="009220C3">
        <w:trPr>
          <w:trHeight w:val="548"/>
        </w:trPr>
        <w:tc>
          <w:tcPr>
            <w:tcW w:w="1233" w:type="dxa"/>
            <w:tcBorders>
              <w:top w:val="single" w:sz="4" w:space="0" w:color="auto"/>
              <w:left w:val="single" w:sz="4" w:space="0" w:color="auto"/>
              <w:bottom w:val="single" w:sz="4" w:space="0" w:color="auto"/>
              <w:right w:val="single" w:sz="4" w:space="0" w:color="auto"/>
            </w:tcBorders>
            <w:vAlign w:val="center"/>
            <w:hideMark/>
          </w:tcPr>
          <w:p w14:paraId="24406EC9" w14:textId="77777777" w:rsidR="001B2538" w:rsidRPr="00FB76CF" w:rsidRDefault="001B2538" w:rsidP="00AA2783">
            <w:pPr>
              <w:pStyle w:val="a8"/>
              <w:widowControl w:val="0"/>
              <w:jc w:val="center"/>
              <w:rPr>
                <w:rFonts w:asciiTheme="minorEastAsia" w:eastAsiaTheme="minorEastAsia" w:hAnsiTheme="minorEastAsia" w:cs="微软雅黑"/>
                <w:i w:val="0"/>
                <w:iCs/>
                <w:color w:val="000000"/>
                <w:szCs w:val="24"/>
              </w:rPr>
            </w:pPr>
            <w:r w:rsidRPr="00FB76CF">
              <w:rPr>
                <w:rFonts w:asciiTheme="minorEastAsia" w:eastAsiaTheme="minorEastAsia" w:hAnsiTheme="minorEastAsia" w:cs="微软雅黑" w:hint="eastAsia"/>
                <w:i w:val="0"/>
                <w:iCs/>
                <w:color w:val="000000"/>
                <w:szCs w:val="24"/>
              </w:rPr>
              <w:t>商户编号</w:t>
            </w:r>
          </w:p>
        </w:tc>
        <w:tc>
          <w:tcPr>
            <w:tcW w:w="6989" w:type="dxa"/>
            <w:tcBorders>
              <w:top w:val="single" w:sz="4" w:space="0" w:color="auto"/>
              <w:left w:val="single" w:sz="4" w:space="0" w:color="auto"/>
              <w:bottom w:val="single" w:sz="4" w:space="0" w:color="auto"/>
              <w:right w:val="single" w:sz="4" w:space="0" w:color="auto"/>
            </w:tcBorders>
            <w:vAlign w:val="center"/>
            <w:hideMark/>
          </w:tcPr>
          <w:p w14:paraId="56E6E62A" w14:textId="77777777" w:rsidR="001B2538" w:rsidRPr="00FB76CF" w:rsidRDefault="001B2538" w:rsidP="00AA2783">
            <w:pPr>
              <w:pStyle w:val="a8"/>
              <w:widowControl w:val="0"/>
              <w:jc w:val="both"/>
              <w:rPr>
                <w:rFonts w:asciiTheme="minorEastAsia" w:eastAsiaTheme="minorEastAsia" w:hAnsiTheme="minorEastAsia" w:cs="微软雅黑"/>
                <w:i w:val="0"/>
                <w:iCs/>
                <w:color w:val="000000"/>
                <w:szCs w:val="24"/>
              </w:rPr>
            </w:pPr>
            <w:r w:rsidRPr="00FB76CF">
              <w:rPr>
                <w:rFonts w:asciiTheme="minorEastAsia" w:eastAsiaTheme="minorEastAsia" w:hAnsiTheme="minorEastAsia" w:cs="微软雅黑" w:hint="eastAsia"/>
                <w:i w:val="0"/>
                <w:iCs/>
                <w:color w:val="000000"/>
                <w:szCs w:val="24"/>
              </w:rPr>
              <w:t>商户接入后，网商银行按照相关标准分配给商户的全局唯一的id</w:t>
            </w:r>
          </w:p>
        </w:tc>
      </w:tr>
      <w:tr w:rsidR="001B2538" w14:paraId="3E08BF6C" w14:textId="77777777" w:rsidTr="009220C3">
        <w:trPr>
          <w:trHeight w:val="588"/>
        </w:trPr>
        <w:tc>
          <w:tcPr>
            <w:tcW w:w="1233" w:type="dxa"/>
            <w:tcBorders>
              <w:top w:val="single" w:sz="4" w:space="0" w:color="auto"/>
              <w:left w:val="single" w:sz="4" w:space="0" w:color="auto"/>
              <w:bottom w:val="single" w:sz="4" w:space="0" w:color="auto"/>
              <w:right w:val="single" w:sz="4" w:space="0" w:color="auto"/>
            </w:tcBorders>
            <w:vAlign w:val="center"/>
            <w:hideMark/>
          </w:tcPr>
          <w:p w14:paraId="19BA884B" w14:textId="77777777" w:rsidR="001B2538" w:rsidRPr="00FB76CF" w:rsidRDefault="009220C3" w:rsidP="00AA2783">
            <w:pPr>
              <w:pStyle w:val="a8"/>
              <w:widowControl w:val="0"/>
              <w:jc w:val="center"/>
              <w:rPr>
                <w:rFonts w:asciiTheme="minorEastAsia" w:eastAsiaTheme="minorEastAsia" w:hAnsiTheme="minorEastAsia" w:cs="微软雅黑"/>
                <w:i w:val="0"/>
                <w:iCs/>
                <w:color w:val="000000"/>
                <w:szCs w:val="24"/>
              </w:rPr>
            </w:pPr>
            <w:r>
              <w:rPr>
                <w:rFonts w:asciiTheme="minorEastAsia" w:eastAsiaTheme="minorEastAsia" w:hAnsiTheme="minorEastAsia" w:cs="微软雅黑" w:hint="eastAsia"/>
                <w:i w:val="0"/>
                <w:iCs/>
                <w:color w:val="000000"/>
                <w:szCs w:val="24"/>
              </w:rPr>
              <w:t>AppId</w:t>
            </w:r>
          </w:p>
        </w:tc>
        <w:tc>
          <w:tcPr>
            <w:tcW w:w="6989" w:type="dxa"/>
            <w:tcBorders>
              <w:top w:val="single" w:sz="4" w:space="0" w:color="auto"/>
              <w:left w:val="single" w:sz="4" w:space="0" w:color="auto"/>
              <w:bottom w:val="single" w:sz="4" w:space="0" w:color="auto"/>
              <w:right w:val="single" w:sz="4" w:space="0" w:color="auto"/>
            </w:tcBorders>
            <w:vAlign w:val="center"/>
            <w:hideMark/>
          </w:tcPr>
          <w:p w14:paraId="240B6E74" w14:textId="77777777" w:rsidR="001B2538" w:rsidRDefault="001B2538" w:rsidP="006A0DBC">
            <w:pPr>
              <w:pStyle w:val="a8"/>
              <w:widowControl w:val="0"/>
              <w:numPr>
                <w:ilvl w:val="0"/>
                <w:numId w:val="2"/>
              </w:numPr>
              <w:jc w:val="both"/>
              <w:rPr>
                <w:rFonts w:asciiTheme="minorEastAsia" w:eastAsiaTheme="minorEastAsia" w:hAnsiTheme="minorEastAsia" w:cs="微软雅黑"/>
                <w:i w:val="0"/>
                <w:iCs/>
                <w:color w:val="000000"/>
                <w:szCs w:val="24"/>
              </w:rPr>
            </w:pPr>
            <w:r>
              <w:rPr>
                <w:rFonts w:asciiTheme="minorEastAsia" w:eastAsiaTheme="minorEastAsia" w:hAnsiTheme="minorEastAsia" w:cs="微软雅黑"/>
                <w:i w:val="0"/>
                <w:iCs/>
                <w:color w:val="000000"/>
                <w:szCs w:val="24"/>
              </w:rPr>
              <w:t>微信appid。</w:t>
            </w:r>
            <w:r w:rsidRPr="00FB76CF">
              <w:rPr>
                <w:rFonts w:asciiTheme="minorEastAsia" w:eastAsiaTheme="minorEastAsia" w:hAnsiTheme="minorEastAsia" w:cs="微软雅黑" w:hint="eastAsia"/>
                <w:i w:val="0"/>
                <w:iCs/>
                <w:color w:val="000000"/>
                <w:szCs w:val="24"/>
              </w:rPr>
              <w:t>专</w:t>
            </w:r>
            <w:r w:rsidRPr="00FB76CF">
              <w:rPr>
                <w:rFonts w:asciiTheme="minorEastAsia" w:eastAsiaTheme="minorEastAsia" w:hAnsiTheme="minorEastAsia" w:cs="微软雅黑"/>
                <w:i w:val="0"/>
                <w:iCs/>
                <w:color w:val="000000"/>
                <w:szCs w:val="24"/>
              </w:rPr>
              <w:t>指</w:t>
            </w:r>
            <w:r w:rsidRPr="00FB76CF">
              <w:rPr>
                <w:rFonts w:asciiTheme="minorEastAsia" w:eastAsiaTheme="minorEastAsia" w:hAnsiTheme="minorEastAsia" w:cs="微软雅黑" w:hint="eastAsia"/>
                <w:i w:val="0"/>
                <w:iCs/>
                <w:color w:val="000000"/>
                <w:szCs w:val="24"/>
              </w:rPr>
              <w:t>微信公众平台服务号分配的</w:t>
            </w:r>
            <w:r w:rsidRPr="00FB76CF">
              <w:rPr>
                <w:rFonts w:asciiTheme="minorEastAsia" w:eastAsiaTheme="minorEastAsia" w:hAnsiTheme="minorEastAsia" w:cs="微软雅黑"/>
                <w:i w:val="0"/>
                <w:iCs/>
                <w:color w:val="000000"/>
                <w:szCs w:val="24"/>
              </w:rPr>
              <w:t>标识</w:t>
            </w:r>
            <w:r w:rsidRPr="00FB76CF">
              <w:rPr>
                <w:rFonts w:asciiTheme="minorEastAsia" w:eastAsiaTheme="minorEastAsia" w:hAnsiTheme="minorEastAsia" w:cs="微软雅黑" w:hint="eastAsia"/>
                <w:i w:val="0"/>
                <w:iCs/>
                <w:color w:val="000000"/>
                <w:szCs w:val="24"/>
              </w:rPr>
              <w:t>，通过</w:t>
            </w:r>
            <w:r w:rsidRPr="00FB76CF">
              <w:rPr>
                <w:rFonts w:asciiTheme="minorEastAsia" w:eastAsiaTheme="minorEastAsia" w:hAnsiTheme="minorEastAsia" w:cs="微软雅黑"/>
                <w:i w:val="0"/>
                <w:iCs/>
                <w:color w:val="000000"/>
                <w:szCs w:val="24"/>
              </w:rPr>
              <w:t>该标识能实现支付者</w:t>
            </w:r>
            <w:r w:rsidRPr="00FB76CF">
              <w:rPr>
                <w:rFonts w:asciiTheme="minorEastAsia" w:eastAsiaTheme="minorEastAsia" w:hAnsiTheme="minorEastAsia" w:cs="微软雅黑" w:hint="eastAsia"/>
                <w:i w:val="0"/>
                <w:iCs/>
                <w:color w:val="000000"/>
                <w:szCs w:val="24"/>
              </w:rPr>
              <w:t>对</w:t>
            </w:r>
            <w:r w:rsidRPr="00FB76CF">
              <w:rPr>
                <w:rFonts w:asciiTheme="minorEastAsia" w:eastAsiaTheme="minorEastAsia" w:hAnsiTheme="minorEastAsia" w:cs="微软雅黑"/>
                <w:i w:val="0"/>
                <w:iCs/>
                <w:color w:val="000000"/>
                <w:szCs w:val="24"/>
              </w:rPr>
              <w:t>微信公众号的关注</w:t>
            </w:r>
            <w:r>
              <w:rPr>
                <w:rFonts w:asciiTheme="minorEastAsia" w:eastAsiaTheme="minorEastAsia" w:hAnsiTheme="minorEastAsia" w:cs="微软雅黑" w:hint="eastAsia"/>
                <w:i w:val="0"/>
                <w:iCs/>
                <w:color w:val="000000"/>
                <w:szCs w:val="24"/>
              </w:rPr>
              <w:t>。</w:t>
            </w:r>
          </w:p>
          <w:p w14:paraId="65991D5F" w14:textId="77777777" w:rsidR="001B2538" w:rsidRPr="00FB76CF" w:rsidRDefault="001B2538" w:rsidP="006A0DBC">
            <w:pPr>
              <w:pStyle w:val="a8"/>
              <w:widowControl w:val="0"/>
              <w:numPr>
                <w:ilvl w:val="0"/>
                <w:numId w:val="2"/>
              </w:numPr>
              <w:jc w:val="both"/>
              <w:rPr>
                <w:rFonts w:asciiTheme="minorEastAsia" w:eastAsiaTheme="minorEastAsia" w:hAnsiTheme="minorEastAsia" w:cs="微软雅黑"/>
                <w:i w:val="0"/>
                <w:iCs/>
                <w:color w:val="000000"/>
                <w:szCs w:val="24"/>
              </w:rPr>
            </w:pPr>
            <w:r>
              <w:rPr>
                <w:rFonts w:asciiTheme="minorEastAsia" w:eastAsiaTheme="minorEastAsia" w:hAnsiTheme="minorEastAsia" w:cs="微软雅黑" w:hint="eastAsia"/>
                <w:i w:val="0"/>
                <w:iCs/>
                <w:color w:val="000000"/>
                <w:szCs w:val="24"/>
              </w:rPr>
              <w:t>网商</w:t>
            </w:r>
            <w:r>
              <w:rPr>
                <w:rFonts w:asciiTheme="minorEastAsia" w:eastAsiaTheme="minorEastAsia" w:hAnsiTheme="minorEastAsia" w:cs="微软雅黑"/>
                <w:i w:val="0"/>
                <w:iCs/>
                <w:color w:val="000000"/>
                <w:szCs w:val="24"/>
              </w:rPr>
              <w:t>appid。</w:t>
            </w:r>
            <w:r w:rsidRPr="00FB76CF">
              <w:rPr>
                <w:rFonts w:asciiTheme="minorEastAsia" w:eastAsiaTheme="minorEastAsia" w:hAnsiTheme="minorEastAsia" w:cs="微软雅黑" w:hint="eastAsia"/>
                <w:i w:val="0"/>
                <w:iCs/>
                <w:color w:val="000000"/>
                <w:szCs w:val="24"/>
              </w:rPr>
              <w:t xml:space="preserve"> </w:t>
            </w:r>
            <w:r w:rsidRPr="005130A8">
              <w:rPr>
                <w:rFonts w:asciiTheme="minorEastAsia" w:eastAsiaTheme="minorEastAsia" w:hAnsiTheme="minorEastAsia" w:cs="微软雅黑" w:hint="eastAsia"/>
                <w:i w:val="0"/>
                <w:iCs/>
                <w:color w:val="000000"/>
                <w:szCs w:val="24"/>
              </w:rPr>
              <w:t>浙江网商银行统一分配,用于识别合作伙伴应用系统，即对端系统编号</w:t>
            </w:r>
          </w:p>
        </w:tc>
      </w:tr>
      <w:tr w:rsidR="001B2538" w14:paraId="5B9ABF37" w14:textId="77777777" w:rsidTr="009220C3">
        <w:trPr>
          <w:trHeight w:val="588"/>
        </w:trPr>
        <w:tc>
          <w:tcPr>
            <w:tcW w:w="1233" w:type="dxa"/>
            <w:tcBorders>
              <w:top w:val="single" w:sz="4" w:space="0" w:color="auto"/>
              <w:left w:val="single" w:sz="4" w:space="0" w:color="auto"/>
              <w:bottom w:val="single" w:sz="4" w:space="0" w:color="auto"/>
              <w:right w:val="single" w:sz="4" w:space="0" w:color="auto"/>
            </w:tcBorders>
            <w:vAlign w:val="center"/>
            <w:hideMark/>
          </w:tcPr>
          <w:p w14:paraId="70A45A03" w14:textId="77777777" w:rsidR="001B2538" w:rsidRPr="00FB76CF" w:rsidRDefault="009220C3" w:rsidP="00AA2783">
            <w:pPr>
              <w:pStyle w:val="a8"/>
              <w:widowControl w:val="0"/>
              <w:jc w:val="center"/>
              <w:rPr>
                <w:rFonts w:asciiTheme="minorEastAsia" w:eastAsiaTheme="minorEastAsia" w:hAnsiTheme="minorEastAsia" w:cs="微软雅黑"/>
                <w:i w:val="0"/>
                <w:iCs/>
                <w:color w:val="000000"/>
                <w:szCs w:val="24"/>
              </w:rPr>
            </w:pPr>
            <w:r>
              <w:rPr>
                <w:rFonts w:asciiTheme="minorEastAsia" w:eastAsiaTheme="minorEastAsia" w:hAnsiTheme="minorEastAsia" w:cs="微软雅黑" w:hint="eastAsia"/>
                <w:i w:val="0"/>
                <w:iCs/>
                <w:color w:val="000000"/>
                <w:szCs w:val="24"/>
              </w:rPr>
              <w:t>O</w:t>
            </w:r>
            <w:r w:rsidR="001B2538" w:rsidRPr="00FB76CF">
              <w:rPr>
                <w:rFonts w:asciiTheme="minorEastAsia" w:eastAsiaTheme="minorEastAsia" w:hAnsiTheme="minorEastAsia" w:cs="微软雅黑" w:hint="eastAsia"/>
                <w:i w:val="0"/>
                <w:iCs/>
                <w:color w:val="000000"/>
                <w:szCs w:val="24"/>
              </w:rPr>
              <w:t>penid</w:t>
            </w:r>
          </w:p>
        </w:tc>
        <w:tc>
          <w:tcPr>
            <w:tcW w:w="6989" w:type="dxa"/>
            <w:tcBorders>
              <w:top w:val="single" w:sz="4" w:space="0" w:color="auto"/>
              <w:left w:val="single" w:sz="4" w:space="0" w:color="auto"/>
              <w:bottom w:val="single" w:sz="4" w:space="0" w:color="auto"/>
              <w:right w:val="single" w:sz="4" w:space="0" w:color="auto"/>
            </w:tcBorders>
            <w:vAlign w:val="center"/>
            <w:hideMark/>
          </w:tcPr>
          <w:p w14:paraId="6C1E25BD" w14:textId="77777777" w:rsidR="001B2538" w:rsidRPr="00FB76CF" w:rsidRDefault="001B2538" w:rsidP="00AA2783">
            <w:pPr>
              <w:pStyle w:val="a8"/>
              <w:widowControl w:val="0"/>
              <w:jc w:val="both"/>
              <w:rPr>
                <w:rFonts w:asciiTheme="minorEastAsia" w:eastAsiaTheme="minorEastAsia" w:hAnsiTheme="minorEastAsia" w:cs="微软雅黑"/>
                <w:i w:val="0"/>
                <w:iCs/>
                <w:color w:val="000000"/>
                <w:szCs w:val="24"/>
              </w:rPr>
            </w:pPr>
            <w:r w:rsidRPr="00FB76CF">
              <w:rPr>
                <w:rFonts w:asciiTheme="minorEastAsia" w:eastAsiaTheme="minorEastAsia" w:hAnsiTheme="minorEastAsia" w:cs="微软雅黑" w:hint="eastAsia"/>
                <w:i w:val="0"/>
                <w:iCs/>
                <w:color w:val="000000"/>
                <w:szCs w:val="24"/>
              </w:rPr>
              <w:t>用户在公众号内的身份标识，不同公众号拥有不同的openid。商户后台系统通过登录授权、支付通知、查询订单等API可获取到用户的openid。主要用途是判断同一个用户，对用户发送客服消息、模版消息等。企业号用户需要使用企业号userid转openid接口将企业成员的userid转换成openid</w:t>
            </w:r>
          </w:p>
        </w:tc>
      </w:tr>
      <w:tr w:rsidR="001B2538" w14:paraId="7629B43C" w14:textId="77777777" w:rsidTr="009220C3">
        <w:trPr>
          <w:trHeight w:val="588"/>
        </w:trPr>
        <w:tc>
          <w:tcPr>
            <w:tcW w:w="1233" w:type="dxa"/>
            <w:tcBorders>
              <w:top w:val="single" w:sz="4" w:space="0" w:color="auto"/>
              <w:left w:val="single" w:sz="4" w:space="0" w:color="auto"/>
              <w:bottom w:val="single" w:sz="4" w:space="0" w:color="auto"/>
              <w:right w:val="single" w:sz="4" w:space="0" w:color="auto"/>
            </w:tcBorders>
            <w:vAlign w:val="center"/>
          </w:tcPr>
          <w:p w14:paraId="5AA68F0C" w14:textId="77777777" w:rsidR="001B2538" w:rsidRPr="00FB76CF" w:rsidRDefault="001B2538" w:rsidP="00AA2783">
            <w:pPr>
              <w:pStyle w:val="a8"/>
              <w:widowControl w:val="0"/>
              <w:jc w:val="center"/>
              <w:rPr>
                <w:rFonts w:asciiTheme="minorEastAsia" w:eastAsiaTheme="minorEastAsia" w:hAnsiTheme="minorEastAsia" w:cs="微软雅黑"/>
                <w:i w:val="0"/>
                <w:iCs/>
                <w:color w:val="000000"/>
                <w:szCs w:val="24"/>
              </w:rPr>
            </w:pPr>
            <w:r w:rsidRPr="00FB76CF">
              <w:rPr>
                <w:rFonts w:asciiTheme="minorEastAsia" w:eastAsiaTheme="minorEastAsia" w:hAnsiTheme="minorEastAsia" w:cs="微软雅黑" w:hint="eastAsia"/>
                <w:i w:val="0"/>
                <w:iCs/>
                <w:color w:val="000000"/>
                <w:szCs w:val="24"/>
              </w:rPr>
              <w:t>合作方</w:t>
            </w:r>
          </w:p>
        </w:tc>
        <w:tc>
          <w:tcPr>
            <w:tcW w:w="6989" w:type="dxa"/>
            <w:tcBorders>
              <w:top w:val="single" w:sz="4" w:space="0" w:color="auto"/>
              <w:left w:val="single" w:sz="4" w:space="0" w:color="auto"/>
              <w:bottom w:val="single" w:sz="4" w:space="0" w:color="auto"/>
              <w:right w:val="single" w:sz="4" w:space="0" w:color="auto"/>
            </w:tcBorders>
            <w:vAlign w:val="center"/>
          </w:tcPr>
          <w:p w14:paraId="42CAB90B" w14:textId="77777777" w:rsidR="001B2538" w:rsidRPr="00FB76CF" w:rsidRDefault="001B2538" w:rsidP="00AA2783">
            <w:pPr>
              <w:pStyle w:val="a8"/>
              <w:widowControl w:val="0"/>
              <w:jc w:val="both"/>
              <w:rPr>
                <w:rFonts w:asciiTheme="minorEastAsia" w:eastAsiaTheme="minorEastAsia" w:hAnsiTheme="minorEastAsia" w:cs="微软雅黑"/>
                <w:i w:val="0"/>
                <w:iCs/>
                <w:color w:val="000000"/>
                <w:szCs w:val="24"/>
              </w:rPr>
            </w:pPr>
            <w:r w:rsidRPr="00FB76CF">
              <w:rPr>
                <w:rFonts w:asciiTheme="minorEastAsia" w:eastAsiaTheme="minorEastAsia" w:hAnsiTheme="minorEastAsia" w:cs="微软雅黑" w:hint="eastAsia"/>
                <w:i w:val="0"/>
                <w:iCs/>
                <w:color w:val="000000"/>
                <w:szCs w:val="24"/>
              </w:rPr>
              <w:t>指</w:t>
            </w:r>
            <w:r w:rsidRPr="00FB76CF">
              <w:rPr>
                <w:rFonts w:asciiTheme="minorEastAsia" w:eastAsiaTheme="minorEastAsia" w:hAnsiTheme="minorEastAsia" w:cs="微软雅黑"/>
                <w:i w:val="0"/>
                <w:iCs/>
                <w:color w:val="000000"/>
                <w:szCs w:val="24"/>
              </w:rPr>
              <w:t>对接网商银行移动支付平台的机构</w:t>
            </w:r>
            <w:r>
              <w:rPr>
                <w:rFonts w:asciiTheme="minorEastAsia" w:eastAsiaTheme="minorEastAsia" w:hAnsiTheme="minorEastAsia" w:cs="微软雅黑" w:hint="eastAsia"/>
                <w:i w:val="0"/>
                <w:iCs/>
                <w:color w:val="000000"/>
                <w:szCs w:val="24"/>
              </w:rPr>
              <w:t>,一般</w:t>
            </w:r>
            <w:r>
              <w:rPr>
                <w:rFonts w:asciiTheme="minorEastAsia" w:eastAsiaTheme="minorEastAsia" w:hAnsiTheme="minorEastAsia" w:cs="微软雅黑"/>
                <w:i w:val="0"/>
                <w:iCs/>
                <w:color w:val="000000"/>
                <w:szCs w:val="24"/>
              </w:rPr>
              <w:t>包括</w:t>
            </w:r>
            <w:r>
              <w:rPr>
                <w:rFonts w:asciiTheme="minorEastAsia" w:eastAsiaTheme="minorEastAsia" w:hAnsiTheme="minorEastAsia" w:cs="微软雅黑" w:hint="eastAsia"/>
                <w:i w:val="0"/>
                <w:iCs/>
                <w:color w:val="000000"/>
                <w:szCs w:val="24"/>
              </w:rPr>
              <w:t>银行</w:t>
            </w:r>
            <w:r>
              <w:rPr>
                <w:rFonts w:asciiTheme="minorEastAsia" w:eastAsiaTheme="minorEastAsia" w:hAnsiTheme="minorEastAsia" w:cs="微软雅黑"/>
                <w:i w:val="0"/>
                <w:iCs/>
                <w:color w:val="000000"/>
                <w:szCs w:val="24"/>
              </w:rPr>
              <w:t>或第三方支付</w:t>
            </w:r>
            <w:r>
              <w:rPr>
                <w:rFonts w:asciiTheme="minorEastAsia" w:eastAsiaTheme="minorEastAsia" w:hAnsiTheme="minorEastAsia" w:cs="微软雅黑" w:hint="eastAsia"/>
                <w:i w:val="0"/>
                <w:iCs/>
                <w:color w:val="000000"/>
                <w:szCs w:val="24"/>
              </w:rPr>
              <w:t>持牌</w:t>
            </w:r>
            <w:r>
              <w:rPr>
                <w:rFonts w:asciiTheme="minorEastAsia" w:eastAsiaTheme="minorEastAsia" w:hAnsiTheme="minorEastAsia" w:cs="微软雅黑"/>
                <w:i w:val="0"/>
                <w:iCs/>
                <w:color w:val="000000"/>
                <w:szCs w:val="24"/>
              </w:rPr>
              <w:t>机构，聚合支付</w:t>
            </w:r>
            <w:r>
              <w:rPr>
                <w:rFonts w:asciiTheme="minorEastAsia" w:eastAsiaTheme="minorEastAsia" w:hAnsiTheme="minorEastAsia" w:cs="微软雅黑" w:hint="eastAsia"/>
                <w:i w:val="0"/>
                <w:iCs/>
                <w:color w:val="000000"/>
                <w:szCs w:val="24"/>
              </w:rPr>
              <w:t>ISV服务</w:t>
            </w:r>
            <w:r>
              <w:rPr>
                <w:rFonts w:asciiTheme="minorEastAsia" w:eastAsiaTheme="minorEastAsia" w:hAnsiTheme="minorEastAsia" w:cs="微软雅黑"/>
                <w:i w:val="0"/>
                <w:iCs/>
                <w:color w:val="000000"/>
                <w:szCs w:val="24"/>
              </w:rPr>
              <w:t>提供商</w:t>
            </w:r>
            <w:r>
              <w:rPr>
                <w:rFonts w:asciiTheme="minorEastAsia" w:eastAsiaTheme="minorEastAsia" w:hAnsiTheme="minorEastAsia" w:cs="微软雅黑" w:hint="eastAsia"/>
                <w:i w:val="0"/>
                <w:iCs/>
                <w:color w:val="000000"/>
                <w:szCs w:val="24"/>
              </w:rPr>
              <w:t>等等</w:t>
            </w:r>
            <w:r>
              <w:rPr>
                <w:rFonts w:asciiTheme="minorEastAsia" w:eastAsiaTheme="minorEastAsia" w:hAnsiTheme="minorEastAsia" w:cs="微软雅黑"/>
                <w:i w:val="0"/>
                <w:iCs/>
                <w:color w:val="000000"/>
                <w:szCs w:val="24"/>
              </w:rPr>
              <w:t>。</w:t>
            </w:r>
          </w:p>
        </w:tc>
      </w:tr>
      <w:tr w:rsidR="001B2538" w14:paraId="344A31E6" w14:textId="77777777" w:rsidTr="009220C3">
        <w:trPr>
          <w:trHeight w:val="588"/>
        </w:trPr>
        <w:tc>
          <w:tcPr>
            <w:tcW w:w="1233" w:type="dxa"/>
            <w:tcBorders>
              <w:top w:val="single" w:sz="4" w:space="0" w:color="auto"/>
              <w:left w:val="single" w:sz="4" w:space="0" w:color="auto"/>
              <w:bottom w:val="single" w:sz="4" w:space="0" w:color="auto"/>
              <w:right w:val="single" w:sz="4" w:space="0" w:color="auto"/>
            </w:tcBorders>
            <w:vAlign w:val="center"/>
          </w:tcPr>
          <w:p w14:paraId="38F44873" w14:textId="77777777" w:rsidR="001B2538" w:rsidRPr="00FB76CF" w:rsidRDefault="001B2538" w:rsidP="00AA2783">
            <w:pPr>
              <w:pStyle w:val="a8"/>
              <w:widowControl w:val="0"/>
              <w:jc w:val="center"/>
              <w:rPr>
                <w:rFonts w:asciiTheme="minorEastAsia" w:eastAsiaTheme="minorEastAsia" w:hAnsiTheme="minorEastAsia" w:cs="微软雅黑"/>
                <w:i w:val="0"/>
                <w:iCs/>
                <w:color w:val="000000"/>
                <w:szCs w:val="24"/>
              </w:rPr>
            </w:pPr>
            <w:r w:rsidRPr="00FB76CF">
              <w:rPr>
                <w:rFonts w:asciiTheme="minorEastAsia" w:eastAsiaTheme="minorEastAsia" w:hAnsiTheme="minorEastAsia" w:cs="微软雅黑" w:hint="eastAsia"/>
                <w:i w:val="0"/>
                <w:iCs/>
                <w:color w:val="000000"/>
                <w:szCs w:val="24"/>
              </w:rPr>
              <w:t>支付</w:t>
            </w:r>
            <w:r w:rsidRPr="00FB76CF">
              <w:rPr>
                <w:rFonts w:asciiTheme="minorEastAsia" w:eastAsiaTheme="minorEastAsia" w:hAnsiTheme="minorEastAsia" w:cs="微软雅黑"/>
                <w:i w:val="0"/>
                <w:iCs/>
                <w:color w:val="000000"/>
                <w:szCs w:val="24"/>
              </w:rPr>
              <w:t>渠道</w:t>
            </w:r>
          </w:p>
        </w:tc>
        <w:tc>
          <w:tcPr>
            <w:tcW w:w="6989" w:type="dxa"/>
            <w:tcBorders>
              <w:top w:val="single" w:sz="4" w:space="0" w:color="auto"/>
              <w:left w:val="single" w:sz="4" w:space="0" w:color="auto"/>
              <w:bottom w:val="single" w:sz="4" w:space="0" w:color="auto"/>
              <w:right w:val="single" w:sz="4" w:space="0" w:color="auto"/>
            </w:tcBorders>
            <w:vAlign w:val="center"/>
          </w:tcPr>
          <w:p w14:paraId="0E8C37ED" w14:textId="77777777" w:rsidR="001B2538" w:rsidRPr="00FB76CF" w:rsidRDefault="001B2538" w:rsidP="00AA2783">
            <w:pPr>
              <w:pStyle w:val="a8"/>
              <w:widowControl w:val="0"/>
              <w:jc w:val="both"/>
              <w:rPr>
                <w:rFonts w:asciiTheme="minorEastAsia" w:eastAsiaTheme="minorEastAsia" w:hAnsiTheme="minorEastAsia" w:cs="微软雅黑"/>
                <w:i w:val="0"/>
                <w:iCs/>
                <w:color w:val="000000"/>
                <w:szCs w:val="24"/>
              </w:rPr>
            </w:pPr>
            <w:r w:rsidRPr="00FB76CF">
              <w:rPr>
                <w:rFonts w:asciiTheme="minorEastAsia" w:eastAsiaTheme="minorEastAsia" w:hAnsiTheme="minorEastAsia" w:cs="微软雅黑" w:hint="eastAsia"/>
                <w:i w:val="0"/>
                <w:iCs/>
                <w:color w:val="000000"/>
                <w:szCs w:val="24"/>
              </w:rPr>
              <w:t>指</w:t>
            </w:r>
            <w:r w:rsidRPr="00FB76CF">
              <w:rPr>
                <w:rFonts w:asciiTheme="minorEastAsia" w:eastAsiaTheme="minorEastAsia" w:hAnsiTheme="minorEastAsia" w:cs="微软雅黑"/>
                <w:i w:val="0"/>
                <w:iCs/>
                <w:color w:val="000000"/>
                <w:szCs w:val="24"/>
              </w:rPr>
              <w:t>支付宝、微信支付等</w:t>
            </w:r>
            <w:r w:rsidRPr="00FB76CF">
              <w:rPr>
                <w:rFonts w:asciiTheme="minorEastAsia" w:eastAsiaTheme="minorEastAsia" w:hAnsiTheme="minorEastAsia" w:cs="微软雅黑" w:hint="eastAsia"/>
                <w:i w:val="0"/>
                <w:iCs/>
                <w:color w:val="000000"/>
                <w:szCs w:val="24"/>
              </w:rPr>
              <w:t>第三方</w:t>
            </w:r>
            <w:r w:rsidRPr="00FB76CF">
              <w:rPr>
                <w:rFonts w:asciiTheme="minorEastAsia" w:eastAsiaTheme="minorEastAsia" w:hAnsiTheme="minorEastAsia" w:cs="微软雅黑"/>
                <w:i w:val="0"/>
                <w:iCs/>
                <w:color w:val="000000"/>
                <w:szCs w:val="24"/>
              </w:rPr>
              <w:t>支付公司</w:t>
            </w:r>
          </w:p>
        </w:tc>
      </w:tr>
    </w:tbl>
    <w:p w14:paraId="1D69243E" w14:textId="77777777" w:rsidR="001B2538" w:rsidRDefault="001B2538" w:rsidP="001B2538">
      <w:pPr>
        <w:pStyle w:val="2"/>
      </w:pPr>
      <w:r>
        <w:rPr>
          <w:rFonts w:hint="eastAsia"/>
        </w:rPr>
        <w:lastRenderedPageBreak/>
        <w:t>注意</w:t>
      </w:r>
      <w:r>
        <w:t>事项</w:t>
      </w:r>
    </w:p>
    <w:p w14:paraId="65A01046" w14:textId="77777777" w:rsidR="001B2538" w:rsidRDefault="001B2538" w:rsidP="001B2538">
      <w:pPr>
        <w:ind w:firstLine="420"/>
        <w:rPr>
          <w:b/>
          <w:color w:val="FF0000"/>
          <w:sz w:val="24"/>
          <w:szCs w:val="24"/>
        </w:rPr>
      </w:pPr>
      <w:r w:rsidRPr="009B63BE">
        <w:rPr>
          <w:rFonts w:hint="eastAsia"/>
          <w:b/>
          <w:color w:val="FF0000"/>
          <w:sz w:val="24"/>
          <w:szCs w:val="24"/>
        </w:rPr>
        <w:t>本</w:t>
      </w:r>
      <w:r w:rsidRPr="009B63BE">
        <w:rPr>
          <w:b/>
          <w:color w:val="FF0000"/>
          <w:sz w:val="24"/>
          <w:szCs w:val="24"/>
        </w:rPr>
        <w:t>文档</w:t>
      </w:r>
      <w:r w:rsidRPr="009B63BE">
        <w:rPr>
          <w:rFonts w:hint="eastAsia"/>
          <w:b/>
          <w:color w:val="FF0000"/>
          <w:sz w:val="24"/>
          <w:szCs w:val="24"/>
        </w:rPr>
        <w:t>为</w:t>
      </w:r>
      <w:r w:rsidRPr="009B63BE">
        <w:rPr>
          <w:b/>
          <w:color w:val="FF0000"/>
          <w:sz w:val="24"/>
          <w:szCs w:val="24"/>
        </w:rPr>
        <w:t>业务</w:t>
      </w:r>
      <w:r w:rsidRPr="009B63BE">
        <w:rPr>
          <w:rFonts w:hint="eastAsia"/>
          <w:b/>
          <w:color w:val="FF0000"/>
          <w:sz w:val="24"/>
          <w:szCs w:val="24"/>
        </w:rPr>
        <w:t>合作</w:t>
      </w:r>
      <w:r w:rsidRPr="009B63BE">
        <w:rPr>
          <w:b/>
          <w:color w:val="FF0000"/>
          <w:sz w:val="24"/>
          <w:szCs w:val="24"/>
        </w:rPr>
        <w:t>及系统</w:t>
      </w:r>
      <w:r w:rsidRPr="009B63BE">
        <w:rPr>
          <w:rFonts w:hint="eastAsia"/>
          <w:b/>
          <w:color w:val="FF0000"/>
          <w:sz w:val="24"/>
          <w:szCs w:val="24"/>
        </w:rPr>
        <w:t>对接</w:t>
      </w:r>
      <w:r w:rsidRPr="009B63BE">
        <w:rPr>
          <w:b/>
          <w:color w:val="FF0000"/>
          <w:sz w:val="24"/>
          <w:szCs w:val="24"/>
        </w:rPr>
        <w:t>的重要文档，请发问</w:t>
      </w:r>
      <w:r w:rsidRPr="009B63BE">
        <w:rPr>
          <w:rFonts w:hint="eastAsia"/>
          <w:b/>
          <w:color w:val="FF0000"/>
          <w:sz w:val="24"/>
          <w:szCs w:val="24"/>
        </w:rPr>
        <w:t>前</w:t>
      </w:r>
      <w:r w:rsidRPr="009B63BE">
        <w:rPr>
          <w:b/>
          <w:color w:val="FF0000"/>
          <w:sz w:val="24"/>
          <w:szCs w:val="24"/>
        </w:rPr>
        <w:t>务必阅读文档</w:t>
      </w:r>
      <w:r w:rsidRPr="009B63BE">
        <w:rPr>
          <w:rFonts w:hint="eastAsia"/>
          <w:b/>
          <w:color w:val="FF0000"/>
          <w:sz w:val="24"/>
          <w:szCs w:val="24"/>
        </w:rPr>
        <w:t>。</w:t>
      </w:r>
    </w:p>
    <w:p w14:paraId="489D3EA5" w14:textId="77777777" w:rsidR="001B2538" w:rsidRDefault="001B2538" w:rsidP="001B2538">
      <w:pPr>
        <w:pStyle w:val="1"/>
      </w:pPr>
      <w:r>
        <w:rPr>
          <w:rFonts w:hint="eastAsia"/>
        </w:rPr>
        <w:t>技术规范</w:t>
      </w:r>
    </w:p>
    <w:p w14:paraId="53792B63" w14:textId="77777777" w:rsidR="001B2538" w:rsidRDefault="001B2538" w:rsidP="001B2538">
      <w:pPr>
        <w:pStyle w:val="2"/>
      </w:pPr>
      <w:r>
        <w:rPr>
          <w:rFonts w:hint="eastAsia"/>
        </w:rPr>
        <w:t>术语表</w:t>
      </w:r>
    </w:p>
    <w:tbl>
      <w:tblPr>
        <w:tblStyle w:val="a9"/>
        <w:tblW w:w="5000" w:type="pct"/>
        <w:tblLook w:val="04A0" w:firstRow="1" w:lastRow="0" w:firstColumn="1" w:lastColumn="0" w:noHBand="0" w:noVBand="1"/>
      </w:tblPr>
      <w:tblGrid>
        <w:gridCol w:w="1760"/>
        <w:gridCol w:w="6536"/>
      </w:tblGrid>
      <w:tr w:rsidR="001B2538" w:rsidRPr="00F561BB" w14:paraId="3A949C28" w14:textId="77777777" w:rsidTr="00AA2783">
        <w:tc>
          <w:tcPr>
            <w:tcW w:w="106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8260EF" w14:textId="77777777" w:rsidR="001B2538" w:rsidRPr="00F811FE" w:rsidRDefault="001B2538" w:rsidP="00AA2783">
            <w:pPr>
              <w:rPr>
                <w:rFonts w:ascii="宋体" w:hAnsi="宋体"/>
                <w:sz w:val="24"/>
                <w:szCs w:val="24"/>
              </w:rPr>
            </w:pPr>
            <w:r w:rsidRPr="00F811FE">
              <w:rPr>
                <w:rFonts w:ascii="宋体" w:hAnsi="宋体" w:hint="eastAsia"/>
                <w:sz w:val="24"/>
                <w:szCs w:val="24"/>
              </w:rPr>
              <w:t>术语</w:t>
            </w:r>
          </w:p>
        </w:tc>
        <w:tc>
          <w:tcPr>
            <w:tcW w:w="39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CDA736" w14:textId="77777777" w:rsidR="001B2538" w:rsidRPr="00F811FE" w:rsidRDefault="001B2538" w:rsidP="00AA2783">
            <w:pPr>
              <w:rPr>
                <w:rFonts w:ascii="宋体" w:hAnsi="宋体"/>
                <w:sz w:val="24"/>
                <w:szCs w:val="24"/>
              </w:rPr>
            </w:pPr>
            <w:r w:rsidRPr="00F811FE">
              <w:rPr>
                <w:rFonts w:ascii="宋体" w:hAnsi="宋体" w:hint="eastAsia"/>
                <w:sz w:val="24"/>
                <w:szCs w:val="24"/>
              </w:rPr>
              <w:t>描述</w:t>
            </w:r>
          </w:p>
        </w:tc>
      </w:tr>
      <w:tr w:rsidR="001B2538" w:rsidRPr="00F561BB" w14:paraId="788D7125" w14:textId="77777777" w:rsidTr="00AA2783">
        <w:tc>
          <w:tcPr>
            <w:tcW w:w="1061" w:type="pct"/>
            <w:tcBorders>
              <w:top w:val="single" w:sz="4" w:space="0" w:color="auto"/>
              <w:left w:val="single" w:sz="4" w:space="0" w:color="auto"/>
              <w:bottom w:val="single" w:sz="4" w:space="0" w:color="auto"/>
              <w:right w:val="single" w:sz="4" w:space="0" w:color="auto"/>
            </w:tcBorders>
            <w:hideMark/>
          </w:tcPr>
          <w:p w14:paraId="723786B1" w14:textId="77777777" w:rsidR="001B2538" w:rsidRPr="00F811FE" w:rsidRDefault="001B2538" w:rsidP="00AA2783">
            <w:pPr>
              <w:rPr>
                <w:rFonts w:ascii="宋体" w:hAnsi="宋体"/>
                <w:sz w:val="24"/>
                <w:szCs w:val="24"/>
              </w:rPr>
            </w:pPr>
            <w:r w:rsidRPr="00F811FE">
              <w:rPr>
                <w:rFonts w:ascii="宋体" w:hAnsi="宋体" w:hint="eastAsia"/>
                <w:sz w:val="24"/>
                <w:szCs w:val="24"/>
              </w:rPr>
              <w:t>报文头</w:t>
            </w:r>
          </w:p>
        </w:tc>
        <w:tc>
          <w:tcPr>
            <w:tcW w:w="3939" w:type="pct"/>
            <w:tcBorders>
              <w:top w:val="single" w:sz="4" w:space="0" w:color="auto"/>
              <w:left w:val="single" w:sz="4" w:space="0" w:color="auto"/>
              <w:bottom w:val="single" w:sz="4" w:space="0" w:color="auto"/>
              <w:right w:val="single" w:sz="4" w:space="0" w:color="auto"/>
            </w:tcBorders>
            <w:hideMark/>
          </w:tcPr>
          <w:p w14:paraId="57371E2C" w14:textId="77777777" w:rsidR="001B2538" w:rsidRPr="00F811FE" w:rsidRDefault="001B2538" w:rsidP="00AA2783">
            <w:pPr>
              <w:rPr>
                <w:rFonts w:ascii="宋体" w:hAnsi="宋体"/>
                <w:sz w:val="24"/>
                <w:szCs w:val="24"/>
              </w:rPr>
            </w:pPr>
            <w:r w:rsidRPr="00F811FE">
              <w:rPr>
                <w:rFonts w:ascii="宋体" w:hAnsi="宋体" w:hint="eastAsia"/>
                <w:sz w:val="24"/>
                <w:szCs w:val="24"/>
              </w:rPr>
              <w:t>即系统参数，对应报文结构中的</w:t>
            </w:r>
            <w:r w:rsidRPr="00F811FE">
              <w:rPr>
                <w:rFonts w:ascii="宋体" w:hAnsi="宋体"/>
                <w:sz w:val="24"/>
                <w:szCs w:val="24"/>
              </w:rPr>
              <w:t>head</w:t>
            </w:r>
            <w:r w:rsidRPr="00F811FE">
              <w:rPr>
                <w:rFonts w:ascii="宋体" w:hAnsi="宋体" w:hint="eastAsia"/>
                <w:sz w:val="24"/>
                <w:szCs w:val="24"/>
              </w:rPr>
              <w:t>部分，适用于所有报文类接口，与具体业务无关</w:t>
            </w:r>
          </w:p>
        </w:tc>
      </w:tr>
      <w:tr w:rsidR="001B2538" w:rsidRPr="00F561BB" w14:paraId="3F37AF42" w14:textId="77777777" w:rsidTr="00AA2783">
        <w:tc>
          <w:tcPr>
            <w:tcW w:w="1061" w:type="pct"/>
            <w:tcBorders>
              <w:top w:val="single" w:sz="4" w:space="0" w:color="auto"/>
              <w:left w:val="single" w:sz="4" w:space="0" w:color="auto"/>
              <w:bottom w:val="single" w:sz="4" w:space="0" w:color="auto"/>
              <w:right w:val="single" w:sz="4" w:space="0" w:color="auto"/>
            </w:tcBorders>
            <w:hideMark/>
          </w:tcPr>
          <w:p w14:paraId="653A9F9C" w14:textId="77777777" w:rsidR="001B2538" w:rsidRPr="00F811FE" w:rsidRDefault="001B2538" w:rsidP="00AA2783">
            <w:pPr>
              <w:rPr>
                <w:rFonts w:ascii="宋体" w:hAnsi="宋体"/>
                <w:sz w:val="24"/>
                <w:szCs w:val="24"/>
              </w:rPr>
            </w:pPr>
            <w:r w:rsidRPr="00F811FE">
              <w:rPr>
                <w:rFonts w:ascii="宋体" w:hAnsi="宋体" w:hint="eastAsia"/>
                <w:sz w:val="24"/>
                <w:szCs w:val="24"/>
              </w:rPr>
              <w:t>报文体</w:t>
            </w:r>
          </w:p>
        </w:tc>
        <w:tc>
          <w:tcPr>
            <w:tcW w:w="3939" w:type="pct"/>
            <w:tcBorders>
              <w:top w:val="single" w:sz="4" w:space="0" w:color="auto"/>
              <w:left w:val="single" w:sz="4" w:space="0" w:color="auto"/>
              <w:bottom w:val="single" w:sz="4" w:space="0" w:color="auto"/>
              <w:right w:val="single" w:sz="4" w:space="0" w:color="auto"/>
            </w:tcBorders>
            <w:hideMark/>
          </w:tcPr>
          <w:p w14:paraId="150A1797" w14:textId="77777777" w:rsidR="001B2538" w:rsidRPr="00F811FE" w:rsidRDefault="001B2538" w:rsidP="00AA2783">
            <w:pPr>
              <w:rPr>
                <w:rFonts w:ascii="宋体" w:hAnsi="宋体"/>
                <w:sz w:val="24"/>
                <w:szCs w:val="24"/>
              </w:rPr>
            </w:pPr>
            <w:r w:rsidRPr="00F811FE">
              <w:rPr>
                <w:rFonts w:ascii="宋体" w:hAnsi="宋体" w:hint="eastAsia"/>
                <w:sz w:val="24"/>
                <w:szCs w:val="24"/>
              </w:rPr>
              <w:t>即业务参数，对应报文结构中的</w:t>
            </w:r>
            <w:r w:rsidRPr="00F811FE">
              <w:rPr>
                <w:rFonts w:ascii="宋体" w:hAnsi="宋体"/>
                <w:sz w:val="24"/>
                <w:szCs w:val="24"/>
              </w:rPr>
              <w:t>body</w:t>
            </w:r>
            <w:r w:rsidRPr="00F811FE">
              <w:rPr>
                <w:rFonts w:ascii="宋体" w:hAnsi="宋体" w:hint="eastAsia"/>
                <w:sz w:val="24"/>
                <w:szCs w:val="24"/>
              </w:rPr>
              <w:t>部分，根据具体业务进行定义，参数定义符合网商银行接口制定规范</w:t>
            </w:r>
          </w:p>
        </w:tc>
      </w:tr>
      <w:tr w:rsidR="001B2538" w:rsidRPr="00F561BB" w14:paraId="0F00C010" w14:textId="77777777" w:rsidTr="00AA2783">
        <w:tc>
          <w:tcPr>
            <w:tcW w:w="1061" w:type="pct"/>
            <w:tcBorders>
              <w:top w:val="single" w:sz="4" w:space="0" w:color="auto"/>
              <w:left w:val="single" w:sz="4" w:space="0" w:color="auto"/>
              <w:bottom w:val="single" w:sz="4" w:space="0" w:color="auto"/>
              <w:right w:val="single" w:sz="4" w:space="0" w:color="auto"/>
            </w:tcBorders>
            <w:hideMark/>
          </w:tcPr>
          <w:p w14:paraId="564B41AE" w14:textId="77777777" w:rsidR="001B2538" w:rsidRPr="00F811FE" w:rsidRDefault="001B2538" w:rsidP="00AA2783">
            <w:pPr>
              <w:rPr>
                <w:rFonts w:ascii="宋体" w:hAnsi="宋体"/>
                <w:sz w:val="24"/>
                <w:szCs w:val="24"/>
              </w:rPr>
            </w:pPr>
            <w:r w:rsidRPr="00F811FE">
              <w:rPr>
                <w:rFonts w:ascii="宋体" w:hAnsi="宋体" w:hint="eastAsia"/>
                <w:sz w:val="24"/>
                <w:szCs w:val="24"/>
              </w:rPr>
              <w:t>数字签名</w:t>
            </w:r>
          </w:p>
        </w:tc>
        <w:tc>
          <w:tcPr>
            <w:tcW w:w="3939" w:type="pct"/>
            <w:tcBorders>
              <w:top w:val="single" w:sz="4" w:space="0" w:color="auto"/>
              <w:left w:val="single" w:sz="4" w:space="0" w:color="auto"/>
              <w:bottom w:val="single" w:sz="4" w:space="0" w:color="auto"/>
              <w:right w:val="single" w:sz="4" w:space="0" w:color="auto"/>
            </w:tcBorders>
            <w:hideMark/>
          </w:tcPr>
          <w:p w14:paraId="20238DB9" w14:textId="77777777" w:rsidR="001B2538" w:rsidRPr="00F811FE" w:rsidRDefault="001B2538" w:rsidP="00AA2783">
            <w:pPr>
              <w:rPr>
                <w:rFonts w:ascii="宋体" w:hAnsi="宋体"/>
                <w:sz w:val="24"/>
                <w:szCs w:val="24"/>
              </w:rPr>
            </w:pPr>
            <w:r w:rsidRPr="00F811FE">
              <w:rPr>
                <w:rFonts w:ascii="宋体" w:hAnsi="宋体" w:hint="eastAsia"/>
                <w:sz w:val="24"/>
                <w:szCs w:val="24"/>
              </w:rPr>
              <w:t>数据在网络中传输的安全手段之一，用于防篡改、验证数据收发双方身份，具体参见安全规范部分</w:t>
            </w:r>
          </w:p>
        </w:tc>
      </w:tr>
      <w:tr w:rsidR="001B2538" w:rsidRPr="00F561BB" w14:paraId="6ECC7764" w14:textId="77777777" w:rsidTr="00AA2783">
        <w:tc>
          <w:tcPr>
            <w:tcW w:w="1061" w:type="pct"/>
            <w:tcBorders>
              <w:top w:val="single" w:sz="4" w:space="0" w:color="auto"/>
              <w:left w:val="single" w:sz="4" w:space="0" w:color="auto"/>
              <w:bottom w:val="single" w:sz="4" w:space="0" w:color="auto"/>
              <w:right w:val="single" w:sz="4" w:space="0" w:color="auto"/>
            </w:tcBorders>
            <w:hideMark/>
          </w:tcPr>
          <w:p w14:paraId="2AD4CEBA" w14:textId="77777777" w:rsidR="001B2538" w:rsidRPr="00F811FE" w:rsidRDefault="001B2538" w:rsidP="00AA2783">
            <w:pPr>
              <w:rPr>
                <w:rFonts w:ascii="宋体" w:hAnsi="宋体"/>
                <w:sz w:val="24"/>
                <w:szCs w:val="24"/>
              </w:rPr>
            </w:pPr>
            <w:r w:rsidRPr="00F811FE">
              <w:rPr>
                <w:rFonts w:ascii="宋体" w:hAnsi="宋体" w:hint="eastAsia"/>
                <w:sz w:val="24"/>
                <w:szCs w:val="24"/>
              </w:rPr>
              <w:t>报文</w:t>
            </w:r>
          </w:p>
        </w:tc>
        <w:tc>
          <w:tcPr>
            <w:tcW w:w="3939" w:type="pct"/>
            <w:tcBorders>
              <w:top w:val="single" w:sz="4" w:space="0" w:color="auto"/>
              <w:left w:val="single" w:sz="4" w:space="0" w:color="auto"/>
              <w:bottom w:val="single" w:sz="4" w:space="0" w:color="auto"/>
              <w:right w:val="single" w:sz="4" w:space="0" w:color="auto"/>
            </w:tcBorders>
            <w:hideMark/>
          </w:tcPr>
          <w:p w14:paraId="410B6FCA" w14:textId="77777777" w:rsidR="001B2538" w:rsidRPr="00F811FE" w:rsidRDefault="001B2538" w:rsidP="00AA2783">
            <w:pPr>
              <w:rPr>
                <w:rFonts w:ascii="宋体" w:hAnsi="宋体"/>
                <w:sz w:val="24"/>
                <w:szCs w:val="24"/>
              </w:rPr>
            </w:pPr>
            <w:r w:rsidRPr="00F811FE">
              <w:rPr>
                <w:rFonts w:ascii="宋体" w:hAnsi="宋体" w:hint="eastAsia"/>
                <w:sz w:val="24"/>
                <w:szCs w:val="24"/>
              </w:rPr>
              <w:t>数据传输的载体，由报文头、报文体、数字签名组成</w:t>
            </w:r>
          </w:p>
        </w:tc>
      </w:tr>
      <w:tr w:rsidR="001B2538" w:rsidRPr="00F561BB" w14:paraId="6DF77C93" w14:textId="77777777" w:rsidTr="00AA2783">
        <w:tc>
          <w:tcPr>
            <w:tcW w:w="1061" w:type="pct"/>
            <w:tcBorders>
              <w:top w:val="single" w:sz="4" w:space="0" w:color="auto"/>
              <w:left w:val="single" w:sz="4" w:space="0" w:color="auto"/>
              <w:bottom w:val="single" w:sz="4" w:space="0" w:color="auto"/>
              <w:right w:val="single" w:sz="4" w:space="0" w:color="auto"/>
            </w:tcBorders>
            <w:hideMark/>
          </w:tcPr>
          <w:p w14:paraId="350D1D75" w14:textId="77777777" w:rsidR="001B2538" w:rsidRPr="00F811FE" w:rsidRDefault="001B2538" w:rsidP="00AA2783">
            <w:pPr>
              <w:rPr>
                <w:rFonts w:ascii="宋体" w:hAnsi="宋体"/>
                <w:sz w:val="24"/>
                <w:szCs w:val="24"/>
              </w:rPr>
            </w:pPr>
            <w:r w:rsidRPr="00F811FE">
              <w:rPr>
                <w:rFonts w:ascii="宋体" w:hAnsi="宋体" w:hint="eastAsia"/>
                <w:sz w:val="24"/>
                <w:szCs w:val="24"/>
              </w:rPr>
              <w:t>参数</w:t>
            </w:r>
          </w:p>
        </w:tc>
        <w:tc>
          <w:tcPr>
            <w:tcW w:w="3939" w:type="pct"/>
            <w:tcBorders>
              <w:top w:val="single" w:sz="4" w:space="0" w:color="auto"/>
              <w:left w:val="single" w:sz="4" w:space="0" w:color="auto"/>
              <w:bottom w:val="single" w:sz="4" w:space="0" w:color="auto"/>
              <w:right w:val="single" w:sz="4" w:space="0" w:color="auto"/>
            </w:tcBorders>
            <w:hideMark/>
          </w:tcPr>
          <w:p w14:paraId="532FDB28" w14:textId="77777777" w:rsidR="001B2538" w:rsidRPr="00F811FE" w:rsidRDefault="001B2538" w:rsidP="00AA2783">
            <w:pPr>
              <w:rPr>
                <w:rFonts w:ascii="宋体" w:hAnsi="宋体"/>
                <w:sz w:val="24"/>
                <w:szCs w:val="24"/>
              </w:rPr>
            </w:pPr>
            <w:r w:rsidRPr="00F811FE">
              <w:rPr>
                <w:rFonts w:ascii="宋体" w:hAnsi="宋体" w:hint="eastAsia"/>
                <w:sz w:val="24"/>
                <w:szCs w:val="24"/>
              </w:rPr>
              <w:t>用于描述传输的数据信息，是报文、文件传输的基础组成部分</w:t>
            </w:r>
          </w:p>
        </w:tc>
      </w:tr>
      <w:tr w:rsidR="001B2538" w:rsidRPr="00F561BB" w14:paraId="117101B6" w14:textId="77777777" w:rsidTr="00AA2783">
        <w:tc>
          <w:tcPr>
            <w:tcW w:w="1061" w:type="pct"/>
            <w:tcBorders>
              <w:top w:val="single" w:sz="4" w:space="0" w:color="auto"/>
              <w:left w:val="single" w:sz="4" w:space="0" w:color="auto"/>
              <w:bottom w:val="single" w:sz="4" w:space="0" w:color="auto"/>
              <w:right w:val="single" w:sz="4" w:space="0" w:color="auto"/>
            </w:tcBorders>
            <w:hideMark/>
          </w:tcPr>
          <w:p w14:paraId="4A72F496" w14:textId="77777777" w:rsidR="001B2538" w:rsidRPr="00F811FE" w:rsidRDefault="001B2538" w:rsidP="00AA2783">
            <w:pPr>
              <w:rPr>
                <w:rFonts w:ascii="宋体" w:hAnsi="宋体"/>
                <w:sz w:val="24"/>
                <w:szCs w:val="24"/>
              </w:rPr>
            </w:pPr>
            <w:r w:rsidRPr="00F811FE">
              <w:rPr>
                <w:rFonts w:ascii="宋体" w:hAnsi="宋体" w:hint="eastAsia"/>
                <w:sz w:val="24"/>
                <w:szCs w:val="24"/>
              </w:rPr>
              <w:t>报文组件</w:t>
            </w:r>
          </w:p>
        </w:tc>
        <w:tc>
          <w:tcPr>
            <w:tcW w:w="3939" w:type="pct"/>
            <w:tcBorders>
              <w:top w:val="single" w:sz="4" w:space="0" w:color="auto"/>
              <w:left w:val="single" w:sz="4" w:space="0" w:color="auto"/>
              <w:bottom w:val="single" w:sz="4" w:space="0" w:color="auto"/>
              <w:right w:val="single" w:sz="4" w:space="0" w:color="auto"/>
            </w:tcBorders>
            <w:hideMark/>
          </w:tcPr>
          <w:p w14:paraId="371DE899" w14:textId="77777777" w:rsidR="001B2538" w:rsidRPr="00F811FE" w:rsidRDefault="001B2538" w:rsidP="00AA2783">
            <w:pPr>
              <w:rPr>
                <w:rFonts w:ascii="宋体" w:hAnsi="宋体"/>
                <w:sz w:val="24"/>
                <w:szCs w:val="24"/>
              </w:rPr>
            </w:pPr>
            <w:r w:rsidRPr="00F811FE">
              <w:rPr>
                <w:rFonts w:ascii="宋体" w:hAnsi="宋体" w:hint="eastAsia"/>
                <w:sz w:val="24"/>
                <w:szCs w:val="24"/>
              </w:rPr>
              <w:t>由一个或多个参数组成，是一个可共用、复用的数据结构</w:t>
            </w:r>
          </w:p>
        </w:tc>
      </w:tr>
      <w:tr w:rsidR="001B2538" w:rsidRPr="00F561BB" w14:paraId="6BE5939A" w14:textId="77777777" w:rsidTr="00AA2783">
        <w:tc>
          <w:tcPr>
            <w:tcW w:w="1061" w:type="pct"/>
            <w:tcBorders>
              <w:top w:val="single" w:sz="4" w:space="0" w:color="auto"/>
              <w:left w:val="single" w:sz="4" w:space="0" w:color="auto"/>
              <w:bottom w:val="single" w:sz="4" w:space="0" w:color="auto"/>
              <w:right w:val="single" w:sz="4" w:space="0" w:color="auto"/>
            </w:tcBorders>
          </w:tcPr>
          <w:p w14:paraId="375B6B93" w14:textId="77777777" w:rsidR="001B2538" w:rsidRPr="00F811FE" w:rsidRDefault="001B2538" w:rsidP="00AA2783">
            <w:pPr>
              <w:rPr>
                <w:rFonts w:ascii="宋体" w:hAnsi="宋体"/>
                <w:sz w:val="24"/>
                <w:szCs w:val="24"/>
              </w:rPr>
            </w:pPr>
            <w:r w:rsidRPr="00F811FE">
              <w:rPr>
                <w:rFonts w:ascii="宋体" w:hAnsi="宋体" w:hint="eastAsia"/>
                <w:sz w:val="24"/>
                <w:szCs w:val="24"/>
              </w:rPr>
              <w:t>请求发送方</w:t>
            </w:r>
          </w:p>
        </w:tc>
        <w:tc>
          <w:tcPr>
            <w:tcW w:w="3939" w:type="pct"/>
            <w:tcBorders>
              <w:top w:val="single" w:sz="4" w:space="0" w:color="auto"/>
              <w:left w:val="single" w:sz="4" w:space="0" w:color="auto"/>
              <w:bottom w:val="single" w:sz="4" w:space="0" w:color="auto"/>
              <w:right w:val="single" w:sz="4" w:space="0" w:color="auto"/>
            </w:tcBorders>
          </w:tcPr>
          <w:p w14:paraId="493AB2AE" w14:textId="77777777" w:rsidR="001B2538" w:rsidRPr="00F811FE" w:rsidRDefault="001B2538" w:rsidP="00AA2783">
            <w:pPr>
              <w:rPr>
                <w:rFonts w:ascii="宋体" w:hAnsi="宋体"/>
                <w:sz w:val="24"/>
                <w:szCs w:val="24"/>
              </w:rPr>
            </w:pPr>
            <w:r w:rsidRPr="00F811FE">
              <w:rPr>
                <w:rFonts w:ascii="宋体" w:hAnsi="宋体" w:hint="eastAsia"/>
                <w:sz w:val="24"/>
                <w:szCs w:val="24"/>
              </w:rPr>
              <w:t>报文或文件发送端</w:t>
            </w:r>
          </w:p>
        </w:tc>
      </w:tr>
      <w:tr w:rsidR="001B2538" w:rsidRPr="00F561BB" w14:paraId="53ABED87" w14:textId="77777777" w:rsidTr="00AA2783">
        <w:tc>
          <w:tcPr>
            <w:tcW w:w="1061" w:type="pct"/>
            <w:tcBorders>
              <w:top w:val="single" w:sz="4" w:space="0" w:color="auto"/>
              <w:left w:val="single" w:sz="4" w:space="0" w:color="auto"/>
              <w:bottom w:val="single" w:sz="4" w:space="0" w:color="auto"/>
              <w:right w:val="single" w:sz="4" w:space="0" w:color="auto"/>
            </w:tcBorders>
          </w:tcPr>
          <w:p w14:paraId="615C6557" w14:textId="77777777" w:rsidR="001B2538" w:rsidRPr="00F811FE" w:rsidRDefault="001B2538" w:rsidP="00AA2783">
            <w:pPr>
              <w:rPr>
                <w:rFonts w:ascii="宋体" w:hAnsi="宋体"/>
                <w:sz w:val="24"/>
                <w:szCs w:val="24"/>
              </w:rPr>
            </w:pPr>
            <w:r w:rsidRPr="00F811FE">
              <w:rPr>
                <w:rFonts w:ascii="宋体" w:hAnsi="宋体" w:hint="eastAsia"/>
                <w:sz w:val="24"/>
                <w:szCs w:val="24"/>
              </w:rPr>
              <w:t>请求接收方</w:t>
            </w:r>
          </w:p>
        </w:tc>
        <w:tc>
          <w:tcPr>
            <w:tcW w:w="3939" w:type="pct"/>
            <w:tcBorders>
              <w:top w:val="single" w:sz="4" w:space="0" w:color="auto"/>
              <w:left w:val="single" w:sz="4" w:space="0" w:color="auto"/>
              <w:bottom w:val="single" w:sz="4" w:space="0" w:color="auto"/>
              <w:right w:val="single" w:sz="4" w:space="0" w:color="auto"/>
            </w:tcBorders>
          </w:tcPr>
          <w:p w14:paraId="30A8B81D" w14:textId="77777777" w:rsidR="001B2538" w:rsidRPr="00F811FE" w:rsidRDefault="001B2538" w:rsidP="00AA2783">
            <w:pPr>
              <w:rPr>
                <w:rFonts w:ascii="宋体" w:hAnsi="宋体"/>
                <w:sz w:val="24"/>
                <w:szCs w:val="24"/>
              </w:rPr>
            </w:pPr>
            <w:r w:rsidRPr="00F811FE">
              <w:rPr>
                <w:rFonts w:ascii="宋体" w:hAnsi="宋体" w:hint="eastAsia"/>
                <w:sz w:val="24"/>
                <w:szCs w:val="24"/>
              </w:rPr>
              <w:t>报文或文件接收端</w:t>
            </w:r>
          </w:p>
        </w:tc>
      </w:tr>
    </w:tbl>
    <w:p w14:paraId="05C42857" w14:textId="77777777" w:rsidR="001B2538" w:rsidRDefault="001B2538" w:rsidP="001B2538">
      <w:pPr>
        <w:pStyle w:val="2"/>
      </w:pPr>
      <w:r>
        <w:rPr>
          <w:rFonts w:hint="eastAsia"/>
        </w:rPr>
        <w:t>数据</w:t>
      </w:r>
      <w:r>
        <w:t>类型定义</w:t>
      </w:r>
    </w:p>
    <w:tbl>
      <w:tblPr>
        <w:tblpPr w:leftFromText="180" w:rightFromText="180" w:vertAnchor="text" w:horzAnchor="margin" w:tblpXSpec="center" w:tblpY="5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5"/>
        <w:gridCol w:w="1701"/>
        <w:gridCol w:w="2170"/>
        <w:gridCol w:w="2364"/>
        <w:gridCol w:w="1356"/>
      </w:tblGrid>
      <w:tr w:rsidR="001B2538" w:rsidRPr="00F561BB" w14:paraId="583A6BAB" w14:textId="77777777" w:rsidTr="001B2538">
        <w:trPr>
          <w:trHeight w:val="300"/>
        </w:trPr>
        <w:tc>
          <w:tcPr>
            <w:tcW w:w="425"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514C5258" w14:textId="77777777" w:rsidR="001B2538" w:rsidRPr="00F561BB" w:rsidRDefault="001B2538" w:rsidP="00AA2783">
            <w:pPr>
              <w:jc w:val="center"/>
              <w:rPr>
                <w:rFonts w:ascii="宋体" w:hAnsi="宋体" w:cs="Courier New"/>
                <w:b/>
              </w:rPr>
            </w:pPr>
            <w:r w:rsidRPr="00F561BB">
              <w:rPr>
                <w:rFonts w:ascii="宋体" w:hAnsi="宋体" w:cs="Courier New" w:hint="eastAsia"/>
                <w:b/>
              </w:rPr>
              <w:t>序号</w:t>
            </w:r>
          </w:p>
        </w:tc>
        <w:tc>
          <w:tcPr>
            <w:tcW w:w="1025"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77FFD168" w14:textId="77777777" w:rsidR="001B2538" w:rsidRPr="00F561BB" w:rsidRDefault="001B2538" w:rsidP="00AA2783">
            <w:pPr>
              <w:jc w:val="center"/>
              <w:rPr>
                <w:rFonts w:ascii="宋体" w:hAnsi="宋体" w:cs="Courier New"/>
                <w:b/>
              </w:rPr>
            </w:pPr>
            <w:r w:rsidRPr="00F561BB">
              <w:rPr>
                <w:rFonts w:ascii="宋体" w:hAnsi="宋体" w:cs="Courier New" w:hint="eastAsia"/>
                <w:b/>
              </w:rPr>
              <w:t>类型</w:t>
            </w:r>
          </w:p>
        </w:tc>
        <w:tc>
          <w:tcPr>
            <w:tcW w:w="1308"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2C118203" w14:textId="77777777" w:rsidR="001B2538" w:rsidRPr="00F561BB" w:rsidRDefault="001B2538" w:rsidP="00AA2783">
            <w:pPr>
              <w:jc w:val="center"/>
              <w:rPr>
                <w:rFonts w:ascii="宋体" w:hAnsi="宋体" w:cs="Courier New"/>
                <w:b/>
              </w:rPr>
            </w:pPr>
            <w:r w:rsidRPr="00F561BB">
              <w:rPr>
                <w:rFonts w:ascii="宋体" w:hAnsi="宋体" w:cs="Courier New" w:hint="eastAsia"/>
                <w:b/>
              </w:rPr>
              <w:t>说明</w:t>
            </w:r>
          </w:p>
        </w:tc>
        <w:tc>
          <w:tcPr>
            <w:tcW w:w="1425" w:type="pct"/>
            <w:tcBorders>
              <w:top w:val="single" w:sz="4" w:space="0" w:color="auto"/>
              <w:left w:val="single" w:sz="4" w:space="0" w:color="auto"/>
              <w:bottom w:val="single" w:sz="4" w:space="0" w:color="auto"/>
              <w:right w:val="single" w:sz="4" w:space="0" w:color="auto"/>
            </w:tcBorders>
            <w:shd w:val="clear" w:color="auto" w:fill="E0E0E0"/>
            <w:hideMark/>
          </w:tcPr>
          <w:p w14:paraId="36B5710D" w14:textId="77777777" w:rsidR="001B2538" w:rsidRPr="00F561BB" w:rsidRDefault="001B2538" w:rsidP="00AA2783">
            <w:pPr>
              <w:jc w:val="center"/>
              <w:rPr>
                <w:rFonts w:ascii="宋体" w:hAnsi="宋体" w:cs="Courier New"/>
                <w:b/>
              </w:rPr>
            </w:pPr>
            <w:r w:rsidRPr="00F561BB">
              <w:rPr>
                <w:rFonts w:ascii="宋体" w:hAnsi="宋体" w:cs="Courier New" w:hint="eastAsia"/>
                <w:b/>
              </w:rPr>
              <w:t>分类</w:t>
            </w:r>
          </w:p>
        </w:tc>
        <w:tc>
          <w:tcPr>
            <w:tcW w:w="817"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69BECFE5" w14:textId="77777777" w:rsidR="001B2538" w:rsidRPr="00F561BB" w:rsidRDefault="001B2538" w:rsidP="00AA2783">
            <w:pPr>
              <w:jc w:val="center"/>
              <w:rPr>
                <w:rFonts w:ascii="宋体" w:hAnsi="宋体" w:cs="Courier New"/>
                <w:b/>
              </w:rPr>
            </w:pPr>
            <w:r w:rsidRPr="00F561BB">
              <w:rPr>
                <w:rFonts w:ascii="宋体" w:hAnsi="宋体" w:cs="Courier New" w:hint="eastAsia"/>
                <w:b/>
              </w:rPr>
              <w:t>附加说明</w:t>
            </w:r>
          </w:p>
        </w:tc>
      </w:tr>
      <w:tr w:rsidR="001B2538" w:rsidRPr="00F561BB" w14:paraId="70D55323" w14:textId="77777777" w:rsidTr="001B2538">
        <w:trPr>
          <w:trHeight w:val="312"/>
        </w:trPr>
        <w:tc>
          <w:tcPr>
            <w:tcW w:w="425" w:type="pct"/>
            <w:tcBorders>
              <w:top w:val="single" w:sz="4" w:space="0" w:color="auto"/>
              <w:left w:val="single" w:sz="4" w:space="0" w:color="auto"/>
              <w:bottom w:val="single" w:sz="4" w:space="0" w:color="auto"/>
              <w:right w:val="single" w:sz="4" w:space="0" w:color="auto"/>
            </w:tcBorders>
            <w:vAlign w:val="center"/>
          </w:tcPr>
          <w:p w14:paraId="5441530A" w14:textId="77777777" w:rsidR="001B2538" w:rsidRPr="00F561BB" w:rsidRDefault="001B2538" w:rsidP="006A0DBC">
            <w:pPr>
              <w:numPr>
                <w:ilvl w:val="0"/>
                <w:numId w:val="3"/>
              </w:numPr>
              <w:jc w:val="center"/>
              <w:rPr>
                <w:rFonts w:ascii="宋体" w:hAnsi="宋体" w:cs="Courier New"/>
              </w:rPr>
            </w:pPr>
          </w:p>
        </w:tc>
        <w:tc>
          <w:tcPr>
            <w:tcW w:w="1025" w:type="pct"/>
            <w:tcBorders>
              <w:top w:val="single" w:sz="4" w:space="0" w:color="auto"/>
              <w:left w:val="single" w:sz="4" w:space="0" w:color="auto"/>
              <w:bottom w:val="single" w:sz="4" w:space="0" w:color="auto"/>
              <w:right w:val="single" w:sz="4" w:space="0" w:color="auto"/>
            </w:tcBorders>
            <w:hideMark/>
          </w:tcPr>
          <w:p w14:paraId="691B9141" w14:textId="77777777" w:rsidR="001B2538" w:rsidRPr="00F561BB" w:rsidRDefault="001B2538" w:rsidP="00AA2783">
            <w:pPr>
              <w:pStyle w:val="aa"/>
              <w:spacing w:before="0" w:beforeAutospacing="0" w:after="0" w:afterAutospacing="0"/>
              <w:rPr>
                <w:rFonts w:cs="Arial"/>
                <w:kern w:val="2"/>
              </w:rPr>
            </w:pPr>
            <w:r>
              <w:rPr>
                <w:rFonts w:cstheme="minorBidi" w:hint="eastAsia"/>
                <w:color w:val="000000" w:themeColor="text1"/>
                <w:kern w:val="24"/>
              </w:rPr>
              <w:t>String</w:t>
            </w:r>
          </w:p>
        </w:tc>
        <w:tc>
          <w:tcPr>
            <w:tcW w:w="1308" w:type="pct"/>
            <w:tcBorders>
              <w:top w:val="single" w:sz="4" w:space="0" w:color="auto"/>
              <w:left w:val="single" w:sz="4" w:space="0" w:color="auto"/>
              <w:bottom w:val="single" w:sz="4" w:space="0" w:color="auto"/>
              <w:right w:val="single" w:sz="4" w:space="0" w:color="auto"/>
            </w:tcBorders>
            <w:hideMark/>
          </w:tcPr>
          <w:p w14:paraId="61A056A8"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字符串类型</w:t>
            </w:r>
          </w:p>
        </w:tc>
        <w:tc>
          <w:tcPr>
            <w:tcW w:w="1425" w:type="pct"/>
            <w:tcBorders>
              <w:top w:val="single" w:sz="4" w:space="0" w:color="auto"/>
              <w:left w:val="single" w:sz="4" w:space="0" w:color="auto"/>
              <w:bottom w:val="single" w:sz="4" w:space="0" w:color="auto"/>
              <w:right w:val="single" w:sz="4" w:space="0" w:color="auto"/>
            </w:tcBorders>
            <w:hideMark/>
          </w:tcPr>
          <w:p w14:paraId="5F296862"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simpleType(简单类型)</w:t>
            </w:r>
          </w:p>
        </w:tc>
        <w:tc>
          <w:tcPr>
            <w:tcW w:w="817" w:type="pct"/>
            <w:tcBorders>
              <w:top w:val="single" w:sz="4" w:space="0" w:color="auto"/>
              <w:left w:val="single" w:sz="4" w:space="0" w:color="auto"/>
              <w:bottom w:val="single" w:sz="4" w:space="0" w:color="auto"/>
              <w:right w:val="single" w:sz="4" w:space="0" w:color="auto"/>
            </w:tcBorders>
            <w:hideMark/>
          </w:tcPr>
          <w:p w14:paraId="52967362"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12345abc</w:t>
            </w:r>
          </w:p>
        </w:tc>
      </w:tr>
      <w:tr w:rsidR="001B2538" w:rsidRPr="00F561BB" w14:paraId="34E56795" w14:textId="77777777" w:rsidTr="001B2538">
        <w:trPr>
          <w:trHeight w:val="312"/>
        </w:trPr>
        <w:tc>
          <w:tcPr>
            <w:tcW w:w="425" w:type="pct"/>
            <w:tcBorders>
              <w:top w:val="single" w:sz="4" w:space="0" w:color="auto"/>
              <w:left w:val="single" w:sz="4" w:space="0" w:color="auto"/>
              <w:bottom w:val="single" w:sz="4" w:space="0" w:color="auto"/>
              <w:right w:val="single" w:sz="4" w:space="0" w:color="auto"/>
            </w:tcBorders>
            <w:vAlign w:val="center"/>
          </w:tcPr>
          <w:p w14:paraId="42E34C11" w14:textId="77777777" w:rsidR="001B2538" w:rsidRPr="00F561BB" w:rsidRDefault="001B2538" w:rsidP="006A0DBC">
            <w:pPr>
              <w:numPr>
                <w:ilvl w:val="0"/>
                <w:numId w:val="3"/>
              </w:numPr>
              <w:jc w:val="center"/>
              <w:rPr>
                <w:rFonts w:ascii="宋体" w:hAnsi="宋体" w:cs="Courier New"/>
              </w:rPr>
            </w:pPr>
          </w:p>
        </w:tc>
        <w:tc>
          <w:tcPr>
            <w:tcW w:w="1025" w:type="pct"/>
            <w:tcBorders>
              <w:top w:val="single" w:sz="4" w:space="0" w:color="auto"/>
              <w:left w:val="single" w:sz="4" w:space="0" w:color="auto"/>
              <w:bottom w:val="single" w:sz="4" w:space="0" w:color="auto"/>
              <w:right w:val="single" w:sz="4" w:space="0" w:color="auto"/>
            </w:tcBorders>
            <w:hideMark/>
          </w:tcPr>
          <w:p w14:paraId="24EA06D0"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date</w:t>
            </w:r>
          </w:p>
        </w:tc>
        <w:tc>
          <w:tcPr>
            <w:tcW w:w="1308" w:type="pct"/>
            <w:tcBorders>
              <w:top w:val="single" w:sz="4" w:space="0" w:color="auto"/>
              <w:left w:val="single" w:sz="4" w:space="0" w:color="auto"/>
              <w:bottom w:val="single" w:sz="4" w:space="0" w:color="auto"/>
              <w:right w:val="single" w:sz="4" w:space="0" w:color="auto"/>
            </w:tcBorders>
            <w:hideMark/>
          </w:tcPr>
          <w:p w14:paraId="41141CD9"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日期，格式为yyyymmdd</w:t>
            </w:r>
          </w:p>
        </w:tc>
        <w:tc>
          <w:tcPr>
            <w:tcW w:w="1425" w:type="pct"/>
            <w:tcBorders>
              <w:top w:val="single" w:sz="4" w:space="0" w:color="auto"/>
              <w:left w:val="single" w:sz="4" w:space="0" w:color="auto"/>
              <w:bottom w:val="single" w:sz="4" w:space="0" w:color="auto"/>
              <w:right w:val="single" w:sz="4" w:space="0" w:color="auto"/>
            </w:tcBorders>
            <w:hideMark/>
          </w:tcPr>
          <w:p w14:paraId="3BA38F04"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simpleType(简单类型)</w:t>
            </w:r>
          </w:p>
        </w:tc>
        <w:tc>
          <w:tcPr>
            <w:tcW w:w="817" w:type="pct"/>
            <w:tcBorders>
              <w:top w:val="single" w:sz="4" w:space="0" w:color="auto"/>
              <w:left w:val="single" w:sz="4" w:space="0" w:color="auto"/>
              <w:bottom w:val="single" w:sz="4" w:space="0" w:color="auto"/>
              <w:right w:val="single" w:sz="4" w:space="0" w:color="auto"/>
            </w:tcBorders>
            <w:hideMark/>
          </w:tcPr>
          <w:p w14:paraId="0CB272A9"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20140915</w:t>
            </w:r>
          </w:p>
        </w:tc>
      </w:tr>
      <w:tr w:rsidR="001B2538" w:rsidRPr="00F561BB" w14:paraId="7BBE41DF" w14:textId="77777777" w:rsidTr="001B2538">
        <w:trPr>
          <w:trHeight w:val="312"/>
        </w:trPr>
        <w:tc>
          <w:tcPr>
            <w:tcW w:w="425" w:type="pct"/>
            <w:tcBorders>
              <w:top w:val="single" w:sz="4" w:space="0" w:color="auto"/>
              <w:left w:val="single" w:sz="4" w:space="0" w:color="auto"/>
              <w:bottom w:val="single" w:sz="4" w:space="0" w:color="auto"/>
              <w:right w:val="single" w:sz="4" w:space="0" w:color="auto"/>
            </w:tcBorders>
            <w:vAlign w:val="center"/>
          </w:tcPr>
          <w:p w14:paraId="5FC37CB8" w14:textId="77777777" w:rsidR="001B2538" w:rsidRPr="00F561BB" w:rsidRDefault="001B2538" w:rsidP="006A0DBC">
            <w:pPr>
              <w:numPr>
                <w:ilvl w:val="0"/>
                <w:numId w:val="3"/>
              </w:numPr>
              <w:jc w:val="center"/>
              <w:rPr>
                <w:rFonts w:ascii="宋体" w:hAnsi="宋体" w:cs="Courier New"/>
              </w:rPr>
            </w:pPr>
          </w:p>
        </w:tc>
        <w:tc>
          <w:tcPr>
            <w:tcW w:w="1025" w:type="pct"/>
            <w:tcBorders>
              <w:top w:val="single" w:sz="4" w:space="0" w:color="auto"/>
              <w:left w:val="single" w:sz="4" w:space="0" w:color="auto"/>
              <w:bottom w:val="single" w:sz="4" w:space="0" w:color="auto"/>
              <w:right w:val="single" w:sz="4" w:space="0" w:color="auto"/>
            </w:tcBorders>
            <w:hideMark/>
          </w:tcPr>
          <w:p w14:paraId="69948485"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datetime</w:t>
            </w:r>
          </w:p>
        </w:tc>
        <w:tc>
          <w:tcPr>
            <w:tcW w:w="1308" w:type="pct"/>
            <w:tcBorders>
              <w:top w:val="single" w:sz="4" w:space="0" w:color="auto"/>
              <w:left w:val="single" w:sz="4" w:space="0" w:color="auto"/>
              <w:bottom w:val="single" w:sz="4" w:space="0" w:color="auto"/>
              <w:right w:val="single" w:sz="4" w:space="0" w:color="auto"/>
            </w:tcBorders>
            <w:hideMark/>
          </w:tcPr>
          <w:p w14:paraId="01ACCED1"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日期和时间，格式为yyyymmddHHMMSS</w:t>
            </w:r>
          </w:p>
        </w:tc>
        <w:tc>
          <w:tcPr>
            <w:tcW w:w="1425" w:type="pct"/>
            <w:tcBorders>
              <w:top w:val="single" w:sz="4" w:space="0" w:color="auto"/>
              <w:left w:val="single" w:sz="4" w:space="0" w:color="auto"/>
              <w:bottom w:val="single" w:sz="4" w:space="0" w:color="auto"/>
              <w:right w:val="single" w:sz="4" w:space="0" w:color="auto"/>
            </w:tcBorders>
            <w:hideMark/>
          </w:tcPr>
          <w:p w14:paraId="5D86DC00"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simpleType(简单类型)</w:t>
            </w:r>
          </w:p>
        </w:tc>
        <w:tc>
          <w:tcPr>
            <w:tcW w:w="817" w:type="pct"/>
            <w:tcBorders>
              <w:top w:val="single" w:sz="4" w:space="0" w:color="auto"/>
              <w:left w:val="single" w:sz="4" w:space="0" w:color="auto"/>
              <w:bottom w:val="single" w:sz="4" w:space="0" w:color="auto"/>
              <w:right w:val="single" w:sz="4" w:space="0" w:color="auto"/>
            </w:tcBorders>
            <w:hideMark/>
          </w:tcPr>
          <w:p w14:paraId="19B2CF0F"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20140915221256</w:t>
            </w:r>
          </w:p>
        </w:tc>
      </w:tr>
      <w:tr w:rsidR="001B2538" w:rsidRPr="00F561BB" w14:paraId="08C2D107" w14:textId="77777777" w:rsidTr="001B2538">
        <w:trPr>
          <w:trHeight w:val="300"/>
        </w:trPr>
        <w:tc>
          <w:tcPr>
            <w:tcW w:w="425" w:type="pct"/>
            <w:tcBorders>
              <w:top w:val="single" w:sz="4" w:space="0" w:color="auto"/>
              <w:left w:val="single" w:sz="4" w:space="0" w:color="auto"/>
              <w:bottom w:val="single" w:sz="4" w:space="0" w:color="auto"/>
              <w:right w:val="single" w:sz="4" w:space="0" w:color="auto"/>
            </w:tcBorders>
            <w:vAlign w:val="center"/>
          </w:tcPr>
          <w:p w14:paraId="4CF1F688" w14:textId="77777777" w:rsidR="001B2538" w:rsidRPr="00F561BB" w:rsidRDefault="001B2538" w:rsidP="006A0DBC">
            <w:pPr>
              <w:numPr>
                <w:ilvl w:val="0"/>
                <w:numId w:val="3"/>
              </w:numPr>
              <w:jc w:val="center"/>
              <w:rPr>
                <w:rFonts w:ascii="宋体" w:hAnsi="宋体" w:cs="Courier New"/>
              </w:rPr>
            </w:pPr>
          </w:p>
        </w:tc>
        <w:tc>
          <w:tcPr>
            <w:tcW w:w="1025" w:type="pct"/>
            <w:tcBorders>
              <w:top w:val="single" w:sz="4" w:space="0" w:color="auto"/>
              <w:left w:val="single" w:sz="4" w:space="0" w:color="auto"/>
              <w:bottom w:val="single" w:sz="4" w:space="0" w:color="auto"/>
              <w:right w:val="single" w:sz="4" w:space="0" w:color="auto"/>
            </w:tcBorders>
            <w:hideMark/>
          </w:tcPr>
          <w:p w14:paraId="798B963F"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time</w:t>
            </w:r>
          </w:p>
        </w:tc>
        <w:tc>
          <w:tcPr>
            <w:tcW w:w="1308" w:type="pct"/>
            <w:tcBorders>
              <w:top w:val="single" w:sz="4" w:space="0" w:color="auto"/>
              <w:left w:val="single" w:sz="4" w:space="0" w:color="auto"/>
              <w:bottom w:val="single" w:sz="4" w:space="0" w:color="auto"/>
              <w:right w:val="single" w:sz="4" w:space="0" w:color="auto"/>
            </w:tcBorders>
            <w:hideMark/>
          </w:tcPr>
          <w:p w14:paraId="7B0FDCBA"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时间，格式为HHMMSS</w:t>
            </w:r>
          </w:p>
        </w:tc>
        <w:tc>
          <w:tcPr>
            <w:tcW w:w="1425" w:type="pct"/>
            <w:tcBorders>
              <w:top w:val="single" w:sz="4" w:space="0" w:color="auto"/>
              <w:left w:val="single" w:sz="4" w:space="0" w:color="auto"/>
              <w:bottom w:val="single" w:sz="4" w:space="0" w:color="auto"/>
              <w:right w:val="single" w:sz="4" w:space="0" w:color="auto"/>
            </w:tcBorders>
            <w:hideMark/>
          </w:tcPr>
          <w:p w14:paraId="2A93D6DD"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simpleType(简单类型)</w:t>
            </w:r>
          </w:p>
        </w:tc>
        <w:tc>
          <w:tcPr>
            <w:tcW w:w="817" w:type="pct"/>
            <w:tcBorders>
              <w:top w:val="single" w:sz="4" w:space="0" w:color="auto"/>
              <w:left w:val="single" w:sz="4" w:space="0" w:color="auto"/>
              <w:bottom w:val="single" w:sz="4" w:space="0" w:color="auto"/>
              <w:right w:val="single" w:sz="4" w:space="0" w:color="auto"/>
            </w:tcBorders>
            <w:hideMark/>
          </w:tcPr>
          <w:p w14:paraId="04A6A98A"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221256</w:t>
            </w:r>
          </w:p>
        </w:tc>
      </w:tr>
      <w:tr w:rsidR="001B2538" w:rsidRPr="00F561BB" w14:paraId="1B8D42B2" w14:textId="77777777" w:rsidTr="001B2538">
        <w:trPr>
          <w:trHeight w:val="312"/>
        </w:trPr>
        <w:tc>
          <w:tcPr>
            <w:tcW w:w="425" w:type="pct"/>
            <w:tcBorders>
              <w:top w:val="single" w:sz="4" w:space="0" w:color="auto"/>
              <w:left w:val="single" w:sz="4" w:space="0" w:color="auto"/>
              <w:bottom w:val="single" w:sz="4" w:space="0" w:color="auto"/>
              <w:right w:val="single" w:sz="4" w:space="0" w:color="auto"/>
            </w:tcBorders>
            <w:vAlign w:val="center"/>
          </w:tcPr>
          <w:p w14:paraId="34D9AE5E" w14:textId="77777777" w:rsidR="001B2538" w:rsidRPr="00F561BB" w:rsidRDefault="001B2538" w:rsidP="006A0DBC">
            <w:pPr>
              <w:numPr>
                <w:ilvl w:val="0"/>
                <w:numId w:val="3"/>
              </w:numPr>
              <w:jc w:val="center"/>
              <w:rPr>
                <w:rFonts w:ascii="宋体" w:hAnsi="宋体" w:cs="Courier New"/>
              </w:rPr>
            </w:pPr>
          </w:p>
        </w:tc>
        <w:tc>
          <w:tcPr>
            <w:tcW w:w="1025" w:type="pct"/>
            <w:tcBorders>
              <w:top w:val="single" w:sz="4" w:space="0" w:color="auto"/>
              <w:left w:val="single" w:sz="4" w:space="0" w:color="auto"/>
              <w:bottom w:val="single" w:sz="4" w:space="0" w:color="auto"/>
              <w:right w:val="single" w:sz="4" w:space="0" w:color="auto"/>
            </w:tcBorders>
            <w:hideMark/>
          </w:tcPr>
          <w:p w14:paraId="1E03282A"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 xml:space="preserve">number(P，S) </w:t>
            </w:r>
          </w:p>
        </w:tc>
        <w:tc>
          <w:tcPr>
            <w:tcW w:w="1308" w:type="pct"/>
            <w:tcBorders>
              <w:top w:val="single" w:sz="4" w:space="0" w:color="auto"/>
              <w:left w:val="single" w:sz="4" w:space="0" w:color="auto"/>
              <w:bottom w:val="single" w:sz="4" w:space="0" w:color="auto"/>
              <w:right w:val="single" w:sz="4" w:space="0" w:color="auto"/>
            </w:tcBorders>
            <w:hideMark/>
          </w:tcPr>
          <w:p w14:paraId="7A2888D4"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数字类型， P为</w:t>
            </w:r>
            <w:r w:rsidRPr="00F561BB">
              <w:rPr>
                <w:rFonts w:hint="eastAsia"/>
                <w:color w:val="000000" w:themeColor="text1"/>
                <w:kern w:val="24"/>
              </w:rPr>
              <w:t>精度位</w:t>
            </w:r>
            <w:r w:rsidRPr="00F561BB">
              <w:rPr>
                <w:rFonts w:cstheme="minorBidi" w:hint="eastAsia"/>
                <w:color w:val="000000" w:themeColor="text1"/>
                <w:kern w:val="24"/>
              </w:rPr>
              <w:t>，S为小数位</w:t>
            </w:r>
          </w:p>
        </w:tc>
        <w:tc>
          <w:tcPr>
            <w:tcW w:w="1425" w:type="pct"/>
            <w:tcBorders>
              <w:top w:val="single" w:sz="4" w:space="0" w:color="auto"/>
              <w:left w:val="single" w:sz="4" w:space="0" w:color="auto"/>
              <w:bottom w:val="single" w:sz="4" w:space="0" w:color="auto"/>
              <w:right w:val="single" w:sz="4" w:space="0" w:color="auto"/>
            </w:tcBorders>
            <w:hideMark/>
          </w:tcPr>
          <w:p w14:paraId="0016285A"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simpleType(简单类型)</w:t>
            </w:r>
          </w:p>
        </w:tc>
        <w:tc>
          <w:tcPr>
            <w:tcW w:w="817" w:type="pct"/>
            <w:tcBorders>
              <w:top w:val="single" w:sz="4" w:space="0" w:color="auto"/>
              <w:left w:val="single" w:sz="4" w:space="0" w:color="auto"/>
              <w:bottom w:val="single" w:sz="4" w:space="0" w:color="auto"/>
              <w:right w:val="single" w:sz="4" w:space="0" w:color="auto"/>
            </w:tcBorders>
            <w:hideMark/>
          </w:tcPr>
          <w:p w14:paraId="6D16B792"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1.01</w:t>
            </w:r>
          </w:p>
        </w:tc>
      </w:tr>
      <w:tr w:rsidR="001B2538" w:rsidRPr="00F561BB" w14:paraId="10EBF650" w14:textId="77777777" w:rsidTr="001B2538">
        <w:trPr>
          <w:trHeight w:val="623"/>
        </w:trPr>
        <w:tc>
          <w:tcPr>
            <w:tcW w:w="425" w:type="pct"/>
            <w:tcBorders>
              <w:top w:val="single" w:sz="4" w:space="0" w:color="auto"/>
              <w:left w:val="single" w:sz="4" w:space="0" w:color="auto"/>
              <w:bottom w:val="single" w:sz="4" w:space="0" w:color="auto"/>
              <w:right w:val="single" w:sz="4" w:space="0" w:color="auto"/>
            </w:tcBorders>
            <w:vAlign w:val="center"/>
          </w:tcPr>
          <w:p w14:paraId="15446216" w14:textId="77777777" w:rsidR="001B2538" w:rsidRPr="00F561BB" w:rsidRDefault="001B2538" w:rsidP="006A0DBC">
            <w:pPr>
              <w:numPr>
                <w:ilvl w:val="0"/>
                <w:numId w:val="3"/>
              </w:numPr>
              <w:jc w:val="center"/>
              <w:rPr>
                <w:rFonts w:ascii="宋体" w:hAnsi="宋体" w:cs="Courier New"/>
              </w:rPr>
            </w:pPr>
          </w:p>
        </w:tc>
        <w:tc>
          <w:tcPr>
            <w:tcW w:w="1025" w:type="pct"/>
            <w:tcBorders>
              <w:top w:val="single" w:sz="4" w:space="0" w:color="auto"/>
              <w:left w:val="single" w:sz="4" w:space="0" w:color="auto"/>
              <w:bottom w:val="single" w:sz="4" w:space="0" w:color="auto"/>
              <w:right w:val="single" w:sz="4" w:space="0" w:color="auto"/>
            </w:tcBorders>
            <w:hideMark/>
          </w:tcPr>
          <w:p w14:paraId="7B739B0A"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list</w:t>
            </w:r>
          </w:p>
        </w:tc>
        <w:tc>
          <w:tcPr>
            <w:tcW w:w="1308" w:type="pct"/>
            <w:tcBorders>
              <w:top w:val="single" w:sz="4" w:space="0" w:color="auto"/>
              <w:left w:val="single" w:sz="4" w:space="0" w:color="auto"/>
              <w:bottom w:val="single" w:sz="4" w:space="0" w:color="auto"/>
              <w:right w:val="single" w:sz="4" w:space="0" w:color="auto"/>
            </w:tcBorders>
            <w:hideMark/>
          </w:tcPr>
          <w:p w14:paraId="1D0FBF8D"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列表集合，名称对应列表名，集合中的参数单独描述</w:t>
            </w:r>
          </w:p>
        </w:tc>
        <w:tc>
          <w:tcPr>
            <w:tcW w:w="1425" w:type="pct"/>
            <w:tcBorders>
              <w:top w:val="single" w:sz="4" w:space="0" w:color="auto"/>
              <w:left w:val="single" w:sz="4" w:space="0" w:color="auto"/>
              <w:bottom w:val="single" w:sz="4" w:space="0" w:color="auto"/>
              <w:right w:val="single" w:sz="4" w:space="0" w:color="auto"/>
            </w:tcBorders>
            <w:hideMark/>
          </w:tcPr>
          <w:p w14:paraId="003453E0"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complexType(复杂类型)</w:t>
            </w:r>
          </w:p>
        </w:tc>
        <w:tc>
          <w:tcPr>
            <w:tcW w:w="817" w:type="pct"/>
            <w:tcBorders>
              <w:top w:val="single" w:sz="4" w:space="0" w:color="auto"/>
              <w:left w:val="single" w:sz="4" w:space="0" w:color="auto"/>
              <w:bottom w:val="single" w:sz="4" w:space="0" w:color="auto"/>
              <w:right w:val="single" w:sz="4" w:space="0" w:color="auto"/>
            </w:tcBorders>
            <w:hideMark/>
          </w:tcPr>
          <w:p w14:paraId="72826F12"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userList</w:t>
            </w:r>
          </w:p>
        </w:tc>
      </w:tr>
      <w:tr w:rsidR="001B2538" w:rsidRPr="00F561BB" w14:paraId="05A5C901" w14:textId="77777777" w:rsidTr="001B2538">
        <w:trPr>
          <w:trHeight w:val="623"/>
        </w:trPr>
        <w:tc>
          <w:tcPr>
            <w:tcW w:w="425" w:type="pct"/>
            <w:tcBorders>
              <w:top w:val="single" w:sz="4" w:space="0" w:color="auto"/>
              <w:left w:val="single" w:sz="4" w:space="0" w:color="auto"/>
              <w:bottom w:val="single" w:sz="4" w:space="0" w:color="auto"/>
              <w:right w:val="single" w:sz="4" w:space="0" w:color="auto"/>
            </w:tcBorders>
            <w:vAlign w:val="center"/>
          </w:tcPr>
          <w:p w14:paraId="475504CC" w14:textId="77777777" w:rsidR="001B2538" w:rsidRPr="00F561BB" w:rsidRDefault="001B2538" w:rsidP="006A0DBC">
            <w:pPr>
              <w:numPr>
                <w:ilvl w:val="0"/>
                <w:numId w:val="3"/>
              </w:numPr>
              <w:jc w:val="center"/>
              <w:rPr>
                <w:rFonts w:ascii="宋体" w:hAnsi="宋体" w:cs="Courier New"/>
              </w:rPr>
            </w:pPr>
          </w:p>
        </w:tc>
        <w:tc>
          <w:tcPr>
            <w:tcW w:w="1025" w:type="pct"/>
            <w:tcBorders>
              <w:top w:val="single" w:sz="4" w:space="0" w:color="auto"/>
              <w:left w:val="single" w:sz="4" w:space="0" w:color="auto"/>
              <w:bottom w:val="single" w:sz="4" w:space="0" w:color="auto"/>
              <w:right w:val="single" w:sz="4" w:space="0" w:color="auto"/>
            </w:tcBorders>
            <w:hideMark/>
          </w:tcPr>
          <w:p w14:paraId="23A5E69E"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自定义类型</w:t>
            </w:r>
          </w:p>
        </w:tc>
        <w:tc>
          <w:tcPr>
            <w:tcW w:w="1308" w:type="pct"/>
            <w:tcBorders>
              <w:top w:val="single" w:sz="4" w:space="0" w:color="auto"/>
              <w:left w:val="single" w:sz="4" w:space="0" w:color="auto"/>
              <w:bottom w:val="single" w:sz="4" w:space="0" w:color="auto"/>
              <w:right w:val="single" w:sz="4" w:space="0" w:color="auto"/>
            </w:tcBorders>
            <w:hideMark/>
          </w:tcPr>
          <w:p w14:paraId="2E8D1371"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组件类型，只能从平台已具备的组件中选择，通过组件名进行引用</w:t>
            </w:r>
          </w:p>
        </w:tc>
        <w:tc>
          <w:tcPr>
            <w:tcW w:w="1425" w:type="pct"/>
            <w:tcBorders>
              <w:top w:val="single" w:sz="4" w:space="0" w:color="auto"/>
              <w:left w:val="single" w:sz="4" w:space="0" w:color="auto"/>
              <w:bottom w:val="single" w:sz="4" w:space="0" w:color="auto"/>
              <w:right w:val="single" w:sz="4" w:space="0" w:color="auto"/>
            </w:tcBorders>
            <w:hideMark/>
          </w:tcPr>
          <w:p w14:paraId="752F99EF"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complexType(复杂类型)</w:t>
            </w:r>
          </w:p>
        </w:tc>
        <w:tc>
          <w:tcPr>
            <w:tcW w:w="817" w:type="pct"/>
            <w:tcBorders>
              <w:top w:val="single" w:sz="4" w:space="0" w:color="auto"/>
              <w:left w:val="single" w:sz="4" w:space="0" w:color="auto"/>
              <w:bottom w:val="single" w:sz="4" w:space="0" w:color="auto"/>
              <w:right w:val="single" w:sz="4" w:space="0" w:color="auto"/>
            </w:tcBorders>
            <w:hideMark/>
          </w:tcPr>
          <w:p w14:paraId="3E315565" w14:textId="77777777" w:rsidR="001B2538" w:rsidRPr="00F561BB" w:rsidRDefault="001B2538" w:rsidP="00AA2783">
            <w:pPr>
              <w:pStyle w:val="aa"/>
              <w:spacing w:before="0" w:beforeAutospacing="0" w:after="0" w:afterAutospacing="0"/>
              <w:rPr>
                <w:rFonts w:cs="Arial"/>
                <w:kern w:val="2"/>
              </w:rPr>
            </w:pPr>
            <w:r w:rsidRPr="00F561BB">
              <w:rPr>
                <w:rFonts w:cstheme="minorBidi" w:hint="eastAsia"/>
                <w:color w:val="000000" w:themeColor="text1"/>
                <w:kern w:val="24"/>
              </w:rPr>
              <w:t>ResultCode</w:t>
            </w:r>
          </w:p>
        </w:tc>
      </w:tr>
    </w:tbl>
    <w:p w14:paraId="441CDF83" w14:textId="77777777" w:rsidR="001B2538" w:rsidRDefault="001B2538" w:rsidP="001B2538">
      <w:pPr>
        <w:pStyle w:val="2"/>
      </w:pPr>
      <w:r>
        <w:rPr>
          <w:rFonts w:hint="eastAsia"/>
        </w:rPr>
        <w:lastRenderedPageBreak/>
        <w:t>参数</w:t>
      </w:r>
      <w:r>
        <w:t>出现要求</w:t>
      </w:r>
    </w:p>
    <w:tbl>
      <w:tblPr>
        <w:tblpPr w:leftFromText="180" w:rightFromText="180" w:vertAnchor="text" w:horzAnchor="margin" w:tblpY="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9"/>
        <w:gridCol w:w="3748"/>
        <w:gridCol w:w="3469"/>
      </w:tblGrid>
      <w:tr w:rsidR="001B2538" w:rsidRPr="00F561BB" w14:paraId="03964FA0" w14:textId="77777777" w:rsidTr="001B2538">
        <w:tc>
          <w:tcPr>
            <w:tcW w:w="65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B78E9E" w14:textId="77777777" w:rsidR="001B2538" w:rsidRPr="00F561BB" w:rsidRDefault="001B2538" w:rsidP="00AA2783">
            <w:pPr>
              <w:rPr>
                <w:rFonts w:ascii="宋体" w:hAnsi="宋体"/>
                <w:color w:val="000000"/>
              </w:rPr>
            </w:pPr>
            <w:r w:rsidRPr="00F561BB">
              <w:rPr>
                <w:rFonts w:ascii="宋体" w:hAnsi="宋体" w:hint="eastAsia"/>
                <w:color w:val="000000"/>
              </w:rPr>
              <w:t>符号</w:t>
            </w:r>
          </w:p>
        </w:tc>
        <w:tc>
          <w:tcPr>
            <w:tcW w:w="22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E6F7B2" w14:textId="77777777" w:rsidR="001B2538" w:rsidRPr="00F561BB" w:rsidRDefault="001B2538" w:rsidP="00AA2783">
            <w:pPr>
              <w:rPr>
                <w:rFonts w:ascii="宋体" w:hAnsi="宋体"/>
                <w:color w:val="000000"/>
              </w:rPr>
            </w:pPr>
            <w:r w:rsidRPr="00F561BB">
              <w:rPr>
                <w:rFonts w:ascii="宋体" w:hAnsi="宋体" w:hint="eastAsia"/>
                <w:color w:val="000000"/>
              </w:rPr>
              <w:t>含义</w:t>
            </w:r>
          </w:p>
        </w:tc>
        <w:tc>
          <w:tcPr>
            <w:tcW w:w="20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B95FA1" w14:textId="77777777" w:rsidR="001B2538" w:rsidRPr="00F561BB" w:rsidRDefault="001B2538" w:rsidP="00AA2783">
            <w:pPr>
              <w:rPr>
                <w:rFonts w:ascii="宋体" w:hAnsi="宋体"/>
                <w:color w:val="000000"/>
              </w:rPr>
            </w:pPr>
            <w:r w:rsidRPr="00F561BB">
              <w:rPr>
                <w:rFonts w:ascii="宋体" w:hAnsi="宋体" w:hint="eastAsia"/>
                <w:color w:val="000000"/>
              </w:rPr>
              <w:t>备注</w:t>
            </w:r>
          </w:p>
        </w:tc>
      </w:tr>
      <w:tr w:rsidR="001B2538" w:rsidRPr="00F561BB" w14:paraId="03DC3D31" w14:textId="77777777" w:rsidTr="001B2538">
        <w:tc>
          <w:tcPr>
            <w:tcW w:w="650" w:type="pct"/>
            <w:tcBorders>
              <w:top w:val="single" w:sz="4" w:space="0" w:color="auto"/>
              <w:left w:val="single" w:sz="4" w:space="0" w:color="auto"/>
              <w:bottom w:val="single" w:sz="4" w:space="0" w:color="auto"/>
              <w:right w:val="single" w:sz="4" w:space="0" w:color="auto"/>
            </w:tcBorders>
            <w:hideMark/>
          </w:tcPr>
          <w:p w14:paraId="38796014" w14:textId="77777777" w:rsidR="001B2538" w:rsidRPr="00F561BB" w:rsidRDefault="001B2538" w:rsidP="00AA2783">
            <w:pPr>
              <w:rPr>
                <w:rFonts w:ascii="宋体" w:hAnsi="宋体"/>
                <w:color w:val="000000"/>
              </w:rPr>
            </w:pPr>
            <w:r w:rsidRPr="00F561BB">
              <w:rPr>
                <w:rFonts w:ascii="宋体" w:hAnsi="宋体"/>
                <w:color w:val="000000"/>
              </w:rPr>
              <w:t>M</w:t>
            </w:r>
          </w:p>
        </w:tc>
        <w:tc>
          <w:tcPr>
            <w:tcW w:w="2259" w:type="pct"/>
            <w:tcBorders>
              <w:top w:val="single" w:sz="4" w:space="0" w:color="auto"/>
              <w:left w:val="single" w:sz="4" w:space="0" w:color="auto"/>
              <w:bottom w:val="single" w:sz="4" w:space="0" w:color="auto"/>
              <w:right w:val="single" w:sz="4" w:space="0" w:color="auto"/>
            </w:tcBorders>
            <w:hideMark/>
          </w:tcPr>
          <w:p w14:paraId="2367A686" w14:textId="77777777" w:rsidR="001B2538" w:rsidRPr="00F561BB" w:rsidRDefault="001B2538" w:rsidP="00AA2783">
            <w:pPr>
              <w:rPr>
                <w:rFonts w:ascii="宋体" w:hAnsi="宋体"/>
                <w:color w:val="000000"/>
              </w:rPr>
            </w:pPr>
            <w:r w:rsidRPr="00F561BB">
              <w:rPr>
                <w:rFonts w:ascii="宋体" w:hAnsi="宋体" w:hint="eastAsia"/>
                <w:color w:val="000000"/>
              </w:rPr>
              <w:t>必须出现</w:t>
            </w:r>
          </w:p>
        </w:tc>
        <w:tc>
          <w:tcPr>
            <w:tcW w:w="2091" w:type="pct"/>
            <w:tcBorders>
              <w:top w:val="single" w:sz="4" w:space="0" w:color="auto"/>
              <w:left w:val="single" w:sz="4" w:space="0" w:color="auto"/>
              <w:bottom w:val="single" w:sz="4" w:space="0" w:color="auto"/>
              <w:right w:val="single" w:sz="4" w:space="0" w:color="auto"/>
            </w:tcBorders>
          </w:tcPr>
          <w:p w14:paraId="5A6C328D" w14:textId="77777777" w:rsidR="001B2538" w:rsidRPr="00F561BB" w:rsidRDefault="001B2538" w:rsidP="00AA2783">
            <w:pPr>
              <w:rPr>
                <w:rFonts w:ascii="宋体" w:hAnsi="宋体"/>
                <w:color w:val="000000"/>
              </w:rPr>
            </w:pPr>
          </w:p>
        </w:tc>
      </w:tr>
      <w:tr w:rsidR="001B2538" w:rsidRPr="00F561BB" w14:paraId="5A46E593" w14:textId="77777777" w:rsidTr="001B2538">
        <w:tc>
          <w:tcPr>
            <w:tcW w:w="650" w:type="pct"/>
            <w:tcBorders>
              <w:top w:val="single" w:sz="4" w:space="0" w:color="auto"/>
              <w:left w:val="single" w:sz="4" w:space="0" w:color="auto"/>
              <w:bottom w:val="single" w:sz="4" w:space="0" w:color="auto"/>
              <w:right w:val="single" w:sz="4" w:space="0" w:color="auto"/>
            </w:tcBorders>
            <w:hideMark/>
          </w:tcPr>
          <w:p w14:paraId="33243ED8" w14:textId="77777777" w:rsidR="001B2538" w:rsidRPr="00F561BB" w:rsidRDefault="001B2538" w:rsidP="00AA2783">
            <w:pPr>
              <w:rPr>
                <w:rFonts w:ascii="宋体" w:hAnsi="宋体"/>
                <w:color w:val="000000"/>
              </w:rPr>
            </w:pPr>
            <w:r w:rsidRPr="00F561BB">
              <w:rPr>
                <w:rFonts w:ascii="宋体" w:hAnsi="宋体"/>
                <w:color w:val="000000"/>
              </w:rPr>
              <w:t>ME</w:t>
            </w:r>
          </w:p>
        </w:tc>
        <w:tc>
          <w:tcPr>
            <w:tcW w:w="2259" w:type="pct"/>
            <w:tcBorders>
              <w:top w:val="single" w:sz="4" w:space="0" w:color="auto"/>
              <w:left w:val="single" w:sz="4" w:space="0" w:color="auto"/>
              <w:bottom w:val="single" w:sz="4" w:space="0" w:color="auto"/>
              <w:right w:val="single" w:sz="4" w:space="0" w:color="auto"/>
            </w:tcBorders>
            <w:hideMark/>
          </w:tcPr>
          <w:p w14:paraId="108BA73C" w14:textId="77777777" w:rsidR="001B2538" w:rsidRPr="00F561BB" w:rsidRDefault="001B2538" w:rsidP="00AA2783">
            <w:pPr>
              <w:rPr>
                <w:rFonts w:ascii="宋体" w:hAnsi="宋体"/>
                <w:color w:val="000000"/>
              </w:rPr>
            </w:pPr>
            <w:r w:rsidRPr="00F561BB">
              <w:rPr>
                <w:rFonts w:ascii="宋体" w:hAnsi="宋体" w:hint="eastAsia"/>
                <w:color w:val="000000"/>
              </w:rPr>
              <w:t>必须出现且于应答与请求保持一致</w:t>
            </w:r>
          </w:p>
        </w:tc>
        <w:tc>
          <w:tcPr>
            <w:tcW w:w="2091" w:type="pct"/>
            <w:tcBorders>
              <w:top w:val="single" w:sz="4" w:space="0" w:color="auto"/>
              <w:left w:val="single" w:sz="4" w:space="0" w:color="auto"/>
              <w:bottom w:val="single" w:sz="4" w:space="0" w:color="auto"/>
              <w:right w:val="single" w:sz="4" w:space="0" w:color="auto"/>
            </w:tcBorders>
          </w:tcPr>
          <w:p w14:paraId="589B5634" w14:textId="77777777" w:rsidR="001B2538" w:rsidRPr="00F561BB" w:rsidRDefault="001B2538" w:rsidP="00AA2783">
            <w:pPr>
              <w:rPr>
                <w:rFonts w:ascii="宋体" w:hAnsi="宋体"/>
                <w:color w:val="000000"/>
              </w:rPr>
            </w:pPr>
          </w:p>
        </w:tc>
      </w:tr>
      <w:tr w:rsidR="001B2538" w:rsidRPr="00F561BB" w14:paraId="122F7E43" w14:textId="77777777" w:rsidTr="001B2538">
        <w:tc>
          <w:tcPr>
            <w:tcW w:w="650" w:type="pct"/>
            <w:tcBorders>
              <w:top w:val="single" w:sz="4" w:space="0" w:color="auto"/>
              <w:left w:val="single" w:sz="4" w:space="0" w:color="auto"/>
              <w:bottom w:val="single" w:sz="4" w:space="0" w:color="auto"/>
              <w:right w:val="single" w:sz="4" w:space="0" w:color="auto"/>
            </w:tcBorders>
            <w:hideMark/>
          </w:tcPr>
          <w:p w14:paraId="6CE22CB0" w14:textId="77777777" w:rsidR="001B2538" w:rsidRPr="00F561BB" w:rsidRDefault="001B2538" w:rsidP="00AA2783">
            <w:pPr>
              <w:rPr>
                <w:rFonts w:ascii="宋体" w:hAnsi="宋体"/>
                <w:color w:val="000000"/>
              </w:rPr>
            </w:pPr>
            <w:r w:rsidRPr="00F561BB">
              <w:rPr>
                <w:rFonts w:ascii="宋体" w:hAnsi="宋体"/>
                <w:color w:val="000000"/>
              </w:rPr>
              <w:t>C</w:t>
            </w:r>
          </w:p>
        </w:tc>
        <w:tc>
          <w:tcPr>
            <w:tcW w:w="2259" w:type="pct"/>
            <w:tcBorders>
              <w:top w:val="single" w:sz="4" w:space="0" w:color="auto"/>
              <w:left w:val="single" w:sz="4" w:space="0" w:color="auto"/>
              <w:bottom w:val="single" w:sz="4" w:space="0" w:color="auto"/>
              <w:right w:val="single" w:sz="4" w:space="0" w:color="auto"/>
            </w:tcBorders>
            <w:hideMark/>
          </w:tcPr>
          <w:p w14:paraId="3BD9588B" w14:textId="77777777" w:rsidR="001B2538" w:rsidRPr="00F561BB" w:rsidRDefault="001B2538" w:rsidP="00AA2783">
            <w:pPr>
              <w:rPr>
                <w:rFonts w:ascii="宋体" w:hAnsi="宋体"/>
                <w:color w:val="000000"/>
              </w:rPr>
            </w:pPr>
            <w:r w:rsidRPr="00F561BB">
              <w:rPr>
                <w:rFonts w:ascii="宋体" w:hAnsi="宋体" w:hint="eastAsia"/>
                <w:color w:val="000000"/>
              </w:rPr>
              <w:t>条件出现</w:t>
            </w:r>
          </w:p>
        </w:tc>
        <w:tc>
          <w:tcPr>
            <w:tcW w:w="2091" w:type="pct"/>
            <w:tcBorders>
              <w:top w:val="single" w:sz="4" w:space="0" w:color="auto"/>
              <w:left w:val="single" w:sz="4" w:space="0" w:color="auto"/>
              <w:bottom w:val="single" w:sz="4" w:space="0" w:color="auto"/>
              <w:right w:val="single" w:sz="4" w:space="0" w:color="auto"/>
            </w:tcBorders>
          </w:tcPr>
          <w:p w14:paraId="1C26A909" w14:textId="77777777" w:rsidR="001B2538" w:rsidRPr="00F561BB" w:rsidRDefault="001B2538" w:rsidP="00AA2783">
            <w:pPr>
              <w:rPr>
                <w:rFonts w:ascii="宋体" w:hAnsi="宋体"/>
                <w:color w:val="000000"/>
              </w:rPr>
            </w:pPr>
          </w:p>
        </w:tc>
      </w:tr>
      <w:tr w:rsidR="001B2538" w:rsidRPr="00F561BB" w14:paraId="62208340" w14:textId="77777777" w:rsidTr="001B2538">
        <w:tc>
          <w:tcPr>
            <w:tcW w:w="650" w:type="pct"/>
            <w:tcBorders>
              <w:top w:val="single" w:sz="4" w:space="0" w:color="auto"/>
              <w:left w:val="single" w:sz="4" w:space="0" w:color="auto"/>
              <w:bottom w:val="single" w:sz="4" w:space="0" w:color="auto"/>
              <w:right w:val="single" w:sz="4" w:space="0" w:color="auto"/>
            </w:tcBorders>
            <w:hideMark/>
          </w:tcPr>
          <w:p w14:paraId="430B8876" w14:textId="77777777" w:rsidR="001B2538" w:rsidRPr="00F561BB" w:rsidRDefault="001B2538" w:rsidP="00AA2783">
            <w:pPr>
              <w:rPr>
                <w:rFonts w:ascii="宋体" w:hAnsi="宋体"/>
                <w:color w:val="000000"/>
              </w:rPr>
            </w:pPr>
            <w:r w:rsidRPr="00F561BB">
              <w:rPr>
                <w:rFonts w:ascii="宋体" w:hAnsi="宋体"/>
                <w:color w:val="000000"/>
              </w:rPr>
              <w:t>CE</w:t>
            </w:r>
          </w:p>
        </w:tc>
        <w:tc>
          <w:tcPr>
            <w:tcW w:w="2259" w:type="pct"/>
            <w:tcBorders>
              <w:top w:val="single" w:sz="4" w:space="0" w:color="auto"/>
              <w:left w:val="single" w:sz="4" w:space="0" w:color="auto"/>
              <w:bottom w:val="single" w:sz="4" w:space="0" w:color="auto"/>
              <w:right w:val="single" w:sz="4" w:space="0" w:color="auto"/>
            </w:tcBorders>
            <w:hideMark/>
          </w:tcPr>
          <w:p w14:paraId="2C7EF295" w14:textId="77777777" w:rsidR="001B2538" w:rsidRPr="00F561BB" w:rsidRDefault="001B2538" w:rsidP="00AA2783">
            <w:pPr>
              <w:rPr>
                <w:rFonts w:ascii="宋体" w:hAnsi="宋体"/>
                <w:color w:val="000000"/>
              </w:rPr>
            </w:pPr>
            <w:r w:rsidRPr="00F561BB">
              <w:rPr>
                <w:rFonts w:ascii="宋体" w:hAnsi="宋体" w:hint="eastAsia"/>
                <w:color w:val="000000"/>
              </w:rPr>
              <w:t>如果出现，应答与请求保持一致</w:t>
            </w:r>
          </w:p>
        </w:tc>
        <w:tc>
          <w:tcPr>
            <w:tcW w:w="2091" w:type="pct"/>
            <w:tcBorders>
              <w:top w:val="single" w:sz="4" w:space="0" w:color="auto"/>
              <w:left w:val="single" w:sz="4" w:space="0" w:color="auto"/>
              <w:bottom w:val="single" w:sz="4" w:space="0" w:color="auto"/>
              <w:right w:val="single" w:sz="4" w:space="0" w:color="auto"/>
            </w:tcBorders>
          </w:tcPr>
          <w:p w14:paraId="1D2CFE32" w14:textId="77777777" w:rsidR="001B2538" w:rsidRPr="00F561BB" w:rsidRDefault="001B2538" w:rsidP="00AA2783">
            <w:pPr>
              <w:rPr>
                <w:rFonts w:ascii="宋体" w:hAnsi="宋体"/>
                <w:color w:val="000000"/>
              </w:rPr>
            </w:pPr>
          </w:p>
        </w:tc>
      </w:tr>
      <w:tr w:rsidR="001B2538" w:rsidRPr="00F561BB" w14:paraId="76DB5DC8" w14:textId="77777777" w:rsidTr="001B2538">
        <w:tc>
          <w:tcPr>
            <w:tcW w:w="650" w:type="pct"/>
            <w:tcBorders>
              <w:top w:val="single" w:sz="4" w:space="0" w:color="auto"/>
              <w:left w:val="single" w:sz="4" w:space="0" w:color="auto"/>
              <w:bottom w:val="single" w:sz="4" w:space="0" w:color="auto"/>
              <w:right w:val="single" w:sz="4" w:space="0" w:color="auto"/>
            </w:tcBorders>
            <w:hideMark/>
          </w:tcPr>
          <w:p w14:paraId="14582C35" w14:textId="77777777" w:rsidR="001B2538" w:rsidRPr="00F561BB" w:rsidRDefault="001B2538" w:rsidP="00AA2783">
            <w:pPr>
              <w:rPr>
                <w:rFonts w:ascii="宋体" w:hAnsi="宋体"/>
                <w:color w:val="000000"/>
              </w:rPr>
            </w:pPr>
            <w:r w:rsidRPr="00F561BB">
              <w:rPr>
                <w:rFonts w:ascii="宋体" w:hAnsi="宋体"/>
                <w:color w:val="000000"/>
              </w:rPr>
              <w:t>O</w:t>
            </w:r>
          </w:p>
        </w:tc>
        <w:tc>
          <w:tcPr>
            <w:tcW w:w="2259" w:type="pct"/>
            <w:tcBorders>
              <w:top w:val="single" w:sz="4" w:space="0" w:color="auto"/>
              <w:left w:val="single" w:sz="4" w:space="0" w:color="auto"/>
              <w:bottom w:val="single" w:sz="4" w:space="0" w:color="auto"/>
              <w:right w:val="single" w:sz="4" w:space="0" w:color="auto"/>
            </w:tcBorders>
            <w:hideMark/>
          </w:tcPr>
          <w:p w14:paraId="15A4ADB2" w14:textId="77777777" w:rsidR="001B2538" w:rsidRPr="00F561BB" w:rsidRDefault="001B2538" w:rsidP="00AA2783">
            <w:pPr>
              <w:rPr>
                <w:rFonts w:ascii="宋体" w:hAnsi="宋体"/>
                <w:color w:val="000000"/>
              </w:rPr>
            </w:pPr>
            <w:r w:rsidRPr="00F561BB">
              <w:rPr>
                <w:rFonts w:ascii="宋体" w:hAnsi="宋体" w:hint="eastAsia"/>
                <w:color w:val="000000"/>
              </w:rPr>
              <w:t>可选出现</w:t>
            </w:r>
            <w:r w:rsidRPr="00F561BB">
              <w:rPr>
                <w:rFonts w:ascii="宋体" w:hAnsi="宋体"/>
                <w:color w:val="000000"/>
              </w:rPr>
              <w:t xml:space="preserve"> </w:t>
            </w:r>
          </w:p>
        </w:tc>
        <w:tc>
          <w:tcPr>
            <w:tcW w:w="2091" w:type="pct"/>
            <w:tcBorders>
              <w:top w:val="single" w:sz="4" w:space="0" w:color="auto"/>
              <w:left w:val="single" w:sz="4" w:space="0" w:color="auto"/>
              <w:bottom w:val="single" w:sz="4" w:space="0" w:color="auto"/>
              <w:right w:val="single" w:sz="4" w:space="0" w:color="auto"/>
            </w:tcBorders>
            <w:hideMark/>
          </w:tcPr>
          <w:p w14:paraId="69A8413B" w14:textId="77777777" w:rsidR="001B2538" w:rsidRPr="00F561BB" w:rsidRDefault="001B2538" w:rsidP="00AA2783">
            <w:pPr>
              <w:rPr>
                <w:rFonts w:ascii="宋体" w:hAnsi="宋体"/>
                <w:color w:val="000000"/>
              </w:rPr>
            </w:pPr>
            <w:r w:rsidRPr="00F561BB">
              <w:rPr>
                <w:rFonts w:ascii="宋体" w:hAnsi="宋体" w:hint="eastAsia"/>
                <w:color w:val="000000"/>
              </w:rPr>
              <w:t>如不出现，参数名及值都可以不出现</w:t>
            </w:r>
          </w:p>
        </w:tc>
      </w:tr>
      <w:tr w:rsidR="001B2538" w:rsidRPr="00F561BB" w14:paraId="2BF1EF1F" w14:textId="77777777" w:rsidTr="001B2538">
        <w:tc>
          <w:tcPr>
            <w:tcW w:w="650" w:type="pct"/>
            <w:tcBorders>
              <w:top w:val="single" w:sz="4" w:space="0" w:color="auto"/>
              <w:left w:val="single" w:sz="4" w:space="0" w:color="auto"/>
              <w:bottom w:val="single" w:sz="4" w:space="0" w:color="auto"/>
              <w:right w:val="single" w:sz="4" w:space="0" w:color="auto"/>
            </w:tcBorders>
          </w:tcPr>
          <w:p w14:paraId="58A9AA54" w14:textId="77777777" w:rsidR="001B2538" w:rsidRPr="00F561BB" w:rsidRDefault="001B2538" w:rsidP="00AA2783">
            <w:pPr>
              <w:rPr>
                <w:rFonts w:ascii="宋体" w:hAnsi="宋体"/>
                <w:color w:val="000000"/>
              </w:rPr>
            </w:pPr>
            <w:r w:rsidRPr="00F561BB">
              <w:rPr>
                <w:rFonts w:ascii="宋体" w:hAnsi="宋体" w:hint="eastAsia"/>
                <w:color w:val="000000"/>
              </w:rPr>
              <w:t>OE</w:t>
            </w:r>
          </w:p>
        </w:tc>
        <w:tc>
          <w:tcPr>
            <w:tcW w:w="2259" w:type="pct"/>
            <w:tcBorders>
              <w:top w:val="single" w:sz="4" w:space="0" w:color="auto"/>
              <w:left w:val="single" w:sz="4" w:space="0" w:color="auto"/>
              <w:bottom w:val="single" w:sz="4" w:space="0" w:color="auto"/>
              <w:right w:val="single" w:sz="4" w:space="0" w:color="auto"/>
            </w:tcBorders>
          </w:tcPr>
          <w:p w14:paraId="7FF84F46" w14:textId="77777777" w:rsidR="001B2538" w:rsidRPr="00F561BB" w:rsidRDefault="001B2538" w:rsidP="00AA2783">
            <w:pPr>
              <w:rPr>
                <w:rFonts w:ascii="宋体" w:hAnsi="宋体"/>
                <w:color w:val="000000"/>
              </w:rPr>
            </w:pPr>
            <w:r w:rsidRPr="00F561BB">
              <w:rPr>
                <w:rFonts w:ascii="宋体" w:hAnsi="宋体" w:hint="eastAsia"/>
                <w:color w:val="000000"/>
              </w:rPr>
              <w:t>可选出现，应答与请求保持一致</w:t>
            </w:r>
          </w:p>
        </w:tc>
        <w:tc>
          <w:tcPr>
            <w:tcW w:w="2091" w:type="pct"/>
            <w:tcBorders>
              <w:top w:val="single" w:sz="4" w:space="0" w:color="auto"/>
              <w:left w:val="single" w:sz="4" w:space="0" w:color="auto"/>
              <w:bottom w:val="single" w:sz="4" w:space="0" w:color="auto"/>
              <w:right w:val="single" w:sz="4" w:space="0" w:color="auto"/>
            </w:tcBorders>
          </w:tcPr>
          <w:p w14:paraId="74062CCF" w14:textId="77777777" w:rsidR="001B2538" w:rsidRPr="00F561BB" w:rsidRDefault="001B2538" w:rsidP="00AA2783">
            <w:pPr>
              <w:rPr>
                <w:rFonts w:ascii="宋体" w:hAnsi="宋体"/>
                <w:color w:val="000000"/>
              </w:rPr>
            </w:pPr>
            <w:r w:rsidRPr="00F561BB">
              <w:rPr>
                <w:rFonts w:ascii="宋体" w:hAnsi="宋体" w:hint="eastAsia"/>
                <w:color w:val="000000"/>
              </w:rPr>
              <w:t>如不出现，参数名及值都可以不出现</w:t>
            </w:r>
          </w:p>
        </w:tc>
      </w:tr>
    </w:tbl>
    <w:p w14:paraId="7B6F3DB8" w14:textId="77777777" w:rsidR="001B2538" w:rsidRDefault="001B2538" w:rsidP="001B2538">
      <w:pPr>
        <w:pStyle w:val="2"/>
      </w:pPr>
      <w:r>
        <w:rPr>
          <w:rFonts w:hint="eastAsia"/>
        </w:rPr>
        <w:t>返回码</w:t>
      </w:r>
      <w:r>
        <w:t>组件</w:t>
      </w:r>
    </w:p>
    <w:p w14:paraId="759FA44A" w14:textId="77777777" w:rsidR="001B2538" w:rsidRPr="00783D57" w:rsidRDefault="001B2538" w:rsidP="001B2538">
      <w:pPr>
        <w:spacing w:line="360" w:lineRule="auto"/>
        <w:ind w:firstLine="420"/>
        <w:rPr>
          <w:rFonts w:ascii="宋体" w:hAnsi="宋体"/>
          <w:sz w:val="24"/>
          <w:szCs w:val="24"/>
        </w:rPr>
      </w:pPr>
      <w:r w:rsidRPr="00783D57">
        <w:rPr>
          <w:rFonts w:ascii="宋体" w:hAnsi="宋体" w:hint="eastAsia"/>
          <w:sz w:val="24"/>
          <w:szCs w:val="24"/>
        </w:rPr>
        <w:t>返回码用于明确业务处理结果，在应答报文(结果文件)中必须出现，用于描述本次请求的处理结果。</w:t>
      </w:r>
    </w:p>
    <w:p w14:paraId="086EB32E" w14:textId="77777777" w:rsidR="001B2538" w:rsidRPr="00783D57" w:rsidRDefault="001B2538" w:rsidP="006A0DBC">
      <w:pPr>
        <w:pStyle w:val="a6"/>
        <w:numPr>
          <w:ilvl w:val="0"/>
          <w:numId w:val="4"/>
        </w:numPr>
        <w:spacing w:line="360" w:lineRule="auto"/>
        <w:ind w:firstLineChars="0"/>
        <w:rPr>
          <w:rFonts w:hAnsi="宋体"/>
          <w:sz w:val="24"/>
          <w:szCs w:val="24"/>
        </w:rPr>
      </w:pPr>
      <w:r w:rsidRPr="00783D57">
        <w:rPr>
          <w:rFonts w:hAnsi="宋体" w:hint="eastAsia"/>
          <w:sz w:val="24"/>
          <w:szCs w:val="24"/>
        </w:rPr>
        <w:t>对于报文接口，返回码组件对应应答报文中的</w:t>
      </w:r>
      <w:r w:rsidRPr="00783D57">
        <w:rPr>
          <w:rFonts w:hAnsi="宋体"/>
          <w:sz w:val="24"/>
          <w:szCs w:val="24"/>
        </w:rPr>
        <w:t>respInfo</w:t>
      </w:r>
      <w:r w:rsidRPr="00783D57">
        <w:rPr>
          <w:rFonts w:hAnsi="宋体" w:hint="eastAsia"/>
          <w:sz w:val="24"/>
          <w:szCs w:val="24"/>
        </w:rPr>
        <w:t>节点，如果应答报文是一个结果集，那么返回码组件需要与每个结果一一对应；</w:t>
      </w:r>
    </w:p>
    <w:p w14:paraId="19DCAEC6" w14:textId="77777777" w:rsidR="001B2538" w:rsidRPr="003049FB" w:rsidRDefault="001B2538" w:rsidP="006A0DBC">
      <w:pPr>
        <w:pStyle w:val="a6"/>
        <w:numPr>
          <w:ilvl w:val="0"/>
          <w:numId w:val="4"/>
        </w:numPr>
        <w:spacing w:line="360" w:lineRule="auto"/>
        <w:ind w:firstLineChars="0"/>
      </w:pPr>
      <w:r w:rsidRPr="003049FB">
        <w:rPr>
          <w:rFonts w:hAnsi="宋体" w:hint="eastAsia"/>
          <w:sz w:val="24"/>
          <w:szCs w:val="24"/>
        </w:rPr>
        <w:t>对于文件接口，结果文件中每一条数据都需要包括对应的返回码参数信息</w:t>
      </w:r>
    </w:p>
    <w:tbl>
      <w:tblPr>
        <w:tblW w:w="0" w:type="auto"/>
        <w:tblLayout w:type="fixed"/>
        <w:tblLook w:val="01E0" w:firstRow="1" w:lastRow="1" w:firstColumn="1" w:lastColumn="1" w:noHBand="0" w:noVBand="0"/>
      </w:tblPr>
      <w:tblGrid>
        <w:gridCol w:w="459"/>
        <w:gridCol w:w="1296"/>
        <w:gridCol w:w="647"/>
        <w:gridCol w:w="854"/>
        <w:gridCol w:w="567"/>
        <w:gridCol w:w="708"/>
        <w:gridCol w:w="618"/>
        <w:gridCol w:w="3147"/>
      </w:tblGrid>
      <w:tr w:rsidR="003049FB" w:rsidRPr="009E4E80" w14:paraId="5B02B1FF" w14:textId="77777777" w:rsidTr="00AA2783">
        <w:trPr>
          <w:trHeight w:val="308"/>
        </w:trPr>
        <w:tc>
          <w:tcPr>
            <w:tcW w:w="45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229AB36" w14:textId="77777777" w:rsidR="003049FB" w:rsidRPr="009E4E80" w:rsidRDefault="003049FB" w:rsidP="00AA2783">
            <w:pPr>
              <w:rPr>
                <w:rFonts w:ascii="宋体" w:hAnsi="宋体" w:cs="Courier New"/>
                <w:sz w:val="18"/>
                <w:szCs w:val="18"/>
              </w:rPr>
            </w:pPr>
            <w:r w:rsidRPr="009E4E80">
              <w:rPr>
                <w:rFonts w:ascii="宋体" w:hAnsi="宋体" w:cs="Courier New" w:hint="eastAsia"/>
                <w:sz w:val="18"/>
                <w:szCs w:val="18"/>
              </w:rPr>
              <w:t>序号</w:t>
            </w:r>
          </w:p>
        </w:tc>
        <w:tc>
          <w:tcPr>
            <w:tcW w:w="129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39A02D2" w14:textId="77777777" w:rsidR="003049FB" w:rsidRPr="009E4E80" w:rsidRDefault="003049FB" w:rsidP="00AA2783">
            <w:pPr>
              <w:rPr>
                <w:rFonts w:ascii="宋体" w:hAnsi="宋体" w:cs="Courier New"/>
                <w:sz w:val="18"/>
                <w:szCs w:val="18"/>
              </w:rPr>
            </w:pPr>
            <w:r w:rsidRPr="009E4E80">
              <w:rPr>
                <w:rFonts w:ascii="宋体" w:hAnsi="宋体" w:cs="Courier New" w:hint="eastAsia"/>
                <w:sz w:val="18"/>
                <w:szCs w:val="18"/>
              </w:rPr>
              <w:t>参数名</w:t>
            </w:r>
          </w:p>
        </w:tc>
        <w:tc>
          <w:tcPr>
            <w:tcW w:w="647"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66B01B6" w14:textId="77777777" w:rsidR="003049FB" w:rsidRPr="009E4E80" w:rsidRDefault="003049FB" w:rsidP="00AA2783">
            <w:pPr>
              <w:rPr>
                <w:rFonts w:ascii="宋体" w:hAnsi="宋体" w:cs="Courier New"/>
                <w:sz w:val="18"/>
                <w:szCs w:val="18"/>
              </w:rPr>
            </w:pPr>
            <w:r w:rsidRPr="009E4E80">
              <w:rPr>
                <w:rFonts w:ascii="宋体" w:hAnsi="宋体" w:cs="Courier New" w:hint="eastAsia"/>
                <w:sz w:val="18"/>
                <w:szCs w:val="18"/>
              </w:rPr>
              <w:t>参数描述</w:t>
            </w:r>
          </w:p>
        </w:tc>
        <w:tc>
          <w:tcPr>
            <w:tcW w:w="85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22D91A2" w14:textId="77777777" w:rsidR="003049FB" w:rsidRPr="009E4E80" w:rsidRDefault="003049FB" w:rsidP="00AA2783">
            <w:pPr>
              <w:rPr>
                <w:rFonts w:ascii="宋体" w:hAnsi="宋体" w:cs="Courier New"/>
                <w:sz w:val="18"/>
                <w:szCs w:val="18"/>
              </w:rPr>
            </w:pPr>
            <w:r w:rsidRPr="009E4E80">
              <w:rPr>
                <w:rFonts w:ascii="宋体" w:hAnsi="宋体" w:cs="Courier New" w:hint="eastAsia"/>
                <w:sz w:val="18"/>
                <w:szCs w:val="18"/>
              </w:rPr>
              <w:t>数据类型</w:t>
            </w:r>
          </w:p>
        </w:tc>
        <w:tc>
          <w:tcPr>
            <w:tcW w:w="567"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938F0FC" w14:textId="77777777" w:rsidR="003049FB" w:rsidRPr="009E4E80" w:rsidRDefault="003049FB" w:rsidP="00AA2783">
            <w:pPr>
              <w:jc w:val="left"/>
              <w:rPr>
                <w:rFonts w:ascii="宋体" w:hAnsi="宋体" w:cs="Courier New"/>
                <w:sz w:val="18"/>
                <w:szCs w:val="18"/>
              </w:rPr>
            </w:pPr>
            <w:r w:rsidRPr="009E4E80">
              <w:rPr>
                <w:rFonts w:ascii="宋体" w:hAnsi="宋体" w:cs="Courier New" w:hint="eastAsia"/>
                <w:sz w:val="18"/>
                <w:szCs w:val="18"/>
              </w:rPr>
              <w:t>长度</w:t>
            </w:r>
          </w:p>
        </w:tc>
        <w:tc>
          <w:tcPr>
            <w:tcW w:w="70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881B40F" w14:textId="77777777" w:rsidR="003049FB" w:rsidRPr="009E4E80" w:rsidRDefault="003049FB" w:rsidP="00AA2783">
            <w:pPr>
              <w:rPr>
                <w:rFonts w:ascii="宋体" w:hAnsi="宋体" w:cs="Courier New"/>
                <w:sz w:val="18"/>
                <w:szCs w:val="18"/>
              </w:rPr>
            </w:pPr>
            <w:r w:rsidRPr="009E4E80">
              <w:rPr>
                <w:rFonts w:ascii="宋体" w:hAnsi="宋体" w:cs="Courier New" w:hint="eastAsia"/>
                <w:sz w:val="18"/>
                <w:szCs w:val="18"/>
              </w:rPr>
              <w:t>出现要求</w:t>
            </w:r>
          </w:p>
        </w:tc>
        <w:tc>
          <w:tcPr>
            <w:tcW w:w="61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2E58C59" w14:textId="77777777" w:rsidR="003049FB" w:rsidRPr="009E4E80" w:rsidRDefault="003049FB" w:rsidP="00AA2783">
            <w:pPr>
              <w:rPr>
                <w:rFonts w:ascii="宋体" w:hAnsi="宋体" w:cs="Courier New"/>
                <w:sz w:val="18"/>
                <w:szCs w:val="18"/>
              </w:rPr>
            </w:pPr>
            <w:r w:rsidRPr="009E4E80">
              <w:rPr>
                <w:rFonts w:ascii="宋体" w:hAnsi="宋体" w:cs="Courier New" w:hint="eastAsia"/>
                <w:sz w:val="18"/>
                <w:szCs w:val="18"/>
              </w:rPr>
              <w:t>示例</w:t>
            </w:r>
          </w:p>
        </w:tc>
        <w:tc>
          <w:tcPr>
            <w:tcW w:w="3147"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B46178F" w14:textId="77777777" w:rsidR="003049FB" w:rsidRPr="009E4E80" w:rsidRDefault="003049FB" w:rsidP="00AA2783">
            <w:pPr>
              <w:rPr>
                <w:rFonts w:ascii="宋体" w:hAnsi="宋体" w:cs="Courier New"/>
                <w:sz w:val="18"/>
                <w:szCs w:val="18"/>
              </w:rPr>
            </w:pPr>
            <w:r w:rsidRPr="009E4E80">
              <w:rPr>
                <w:rFonts w:ascii="宋体" w:hAnsi="宋体" w:cs="Courier New" w:hint="eastAsia"/>
                <w:sz w:val="18"/>
                <w:szCs w:val="18"/>
              </w:rPr>
              <w:t>备注</w:t>
            </w:r>
          </w:p>
        </w:tc>
      </w:tr>
      <w:tr w:rsidR="003049FB" w:rsidRPr="009E4E80" w14:paraId="3D7AB72B" w14:textId="77777777" w:rsidTr="00AA2783">
        <w:trPr>
          <w:trHeight w:val="602"/>
        </w:trPr>
        <w:tc>
          <w:tcPr>
            <w:tcW w:w="459" w:type="dxa"/>
            <w:tcBorders>
              <w:top w:val="single" w:sz="4" w:space="0" w:color="auto"/>
              <w:left w:val="single" w:sz="4" w:space="0" w:color="auto"/>
              <w:bottom w:val="single" w:sz="4" w:space="0" w:color="auto"/>
              <w:right w:val="single" w:sz="4" w:space="0" w:color="auto"/>
            </w:tcBorders>
            <w:vAlign w:val="center"/>
            <w:hideMark/>
          </w:tcPr>
          <w:p w14:paraId="117376CE"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hideMark/>
          </w:tcPr>
          <w:p w14:paraId="15A17748" w14:textId="77777777" w:rsidR="003049FB" w:rsidRPr="009E4E80" w:rsidRDefault="000956E1" w:rsidP="00AA2783">
            <w:pPr>
              <w:rPr>
                <w:rFonts w:ascii="宋体" w:hAnsi="宋体"/>
                <w:color w:val="000000"/>
                <w:sz w:val="18"/>
                <w:szCs w:val="18"/>
              </w:rPr>
            </w:pPr>
            <w:r>
              <w:rPr>
                <w:rFonts w:ascii="宋体" w:hAnsi="宋体"/>
                <w:sz w:val="18"/>
                <w:szCs w:val="18"/>
              </w:rPr>
              <w:t>R</w:t>
            </w:r>
            <w:r w:rsidR="003049FB" w:rsidRPr="009E4E80">
              <w:rPr>
                <w:rFonts w:ascii="宋体" w:hAnsi="宋体" w:hint="eastAsia"/>
                <w:sz w:val="18"/>
                <w:szCs w:val="18"/>
              </w:rPr>
              <w:t>esultStatus</w:t>
            </w:r>
          </w:p>
        </w:tc>
        <w:tc>
          <w:tcPr>
            <w:tcW w:w="647" w:type="dxa"/>
            <w:tcBorders>
              <w:top w:val="single" w:sz="4" w:space="0" w:color="auto"/>
              <w:left w:val="single" w:sz="4" w:space="0" w:color="auto"/>
              <w:bottom w:val="single" w:sz="4" w:space="0" w:color="auto"/>
              <w:right w:val="single" w:sz="4" w:space="0" w:color="auto"/>
            </w:tcBorders>
            <w:vAlign w:val="center"/>
            <w:hideMark/>
          </w:tcPr>
          <w:p w14:paraId="6E69D2B4"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处理状态</w:t>
            </w:r>
          </w:p>
        </w:tc>
        <w:tc>
          <w:tcPr>
            <w:tcW w:w="854" w:type="dxa"/>
            <w:tcBorders>
              <w:top w:val="single" w:sz="4" w:space="0" w:color="auto"/>
              <w:left w:val="single" w:sz="4" w:space="0" w:color="auto"/>
              <w:bottom w:val="single" w:sz="4" w:space="0" w:color="auto"/>
              <w:right w:val="single" w:sz="4" w:space="0" w:color="auto"/>
            </w:tcBorders>
            <w:vAlign w:val="center"/>
            <w:hideMark/>
          </w:tcPr>
          <w:p w14:paraId="6CC54384" w14:textId="77777777" w:rsidR="003049FB" w:rsidRPr="009E4E80" w:rsidRDefault="003049FB" w:rsidP="00AA2783">
            <w:pPr>
              <w:rPr>
                <w:rFonts w:ascii="宋体" w:hAnsi="宋体"/>
                <w:color w:val="000000"/>
                <w:sz w:val="18"/>
                <w:szCs w:val="18"/>
              </w:rPr>
            </w:pPr>
            <w:r>
              <w:rPr>
                <w:rFonts w:ascii="宋体" w:hAnsi="宋体" w:hint="eastAsia"/>
                <w:color w:val="000000"/>
                <w:sz w:val="18"/>
                <w:szCs w:val="18"/>
              </w:rPr>
              <w:t>String</w:t>
            </w:r>
          </w:p>
        </w:tc>
        <w:tc>
          <w:tcPr>
            <w:tcW w:w="567" w:type="dxa"/>
            <w:tcBorders>
              <w:top w:val="single" w:sz="4" w:space="0" w:color="auto"/>
              <w:left w:val="single" w:sz="4" w:space="0" w:color="auto"/>
              <w:bottom w:val="single" w:sz="4" w:space="0" w:color="auto"/>
              <w:right w:val="single" w:sz="4" w:space="0" w:color="auto"/>
            </w:tcBorders>
            <w:vAlign w:val="center"/>
            <w:hideMark/>
          </w:tcPr>
          <w:p w14:paraId="66BC102B"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2</w:t>
            </w:r>
          </w:p>
        </w:tc>
        <w:tc>
          <w:tcPr>
            <w:tcW w:w="708" w:type="dxa"/>
            <w:tcBorders>
              <w:top w:val="single" w:sz="4" w:space="0" w:color="auto"/>
              <w:left w:val="single" w:sz="4" w:space="0" w:color="auto"/>
              <w:bottom w:val="single" w:sz="4" w:space="0" w:color="auto"/>
              <w:right w:val="single" w:sz="4" w:space="0" w:color="auto"/>
            </w:tcBorders>
            <w:vAlign w:val="center"/>
            <w:hideMark/>
          </w:tcPr>
          <w:p w14:paraId="57C52D24"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M</w:t>
            </w:r>
          </w:p>
        </w:tc>
        <w:tc>
          <w:tcPr>
            <w:tcW w:w="618" w:type="dxa"/>
            <w:tcBorders>
              <w:top w:val="single" w:sz="4" w:space="0" w:color="auto"/>
              <w:left w:val="single" w:sz="4" w:space="0" w:color="auto"/>
              <w:bottom w:val="single" w:sz="4" w:space="0" w:color="auto"/>
              <w:right w:val="single" w:sz="4" w:space="0" w:color="auto"/>
            </w:tcBorders>
            <w:vAlign w:val="center"/>
            <w:hideMark/>
          </w:tcPr>
          <w:p w14:paraId="4261B105"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U</w:t>
            </w:r>
          </w:p>
        </w:tc>
        <w:tc>
          <w:tcPr>
            <w:tcW w:w="3147" w:type="dxa"/>
            <w:tcBorders>
              <w:top w:val="single" w:sz="4" w:space="0" w:color="auto"/>
              <w:left w:val="single" w:sz="4" w:space="0" w:color="auto"/>
              <w:bottom w:val="single" w:sz="4" w:space="0" w:color="auto"/>
              <w:right w:val="single" w:sz="4" w:space="0" w:color="auto"/>
            </w:tcBorders>
            <w:vAlign w:val="center"/>
            <w:hideMark/>
          </w:tcPr>
          <w:p w14:paraId="38D0D8B8"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本次业务处理的状态，默认以下3个状态：</w:t>
            </w:r>
          </w:p>
          <w:p w14:paraId="3F16E4C2"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S：成功，F：失败，U：未知</w:t>
            </w:r>
          </w:p>
          <w:p w14:paraId="011553E0" w14:textId="77777777" w:rsidR="003049FB" w:rsidRDefault="003049FB" w:rsidP="00AA2783">
            <w:pPr>
              <w:rPr>
                <w:rFonts w:ascii="宋体" w:hAnsi="宋体"/>
                <w:color w:val="000000"/>
                <w:sz w:val="18"/>
                <w:szCs w:val="18"/>
              </w:rPr>
            </w:pPr>
            <w:r w:rsidRPr="009E4E80">
              <w:rPr>
                <w:rFonts w:ascii="宋体" w:hAnsi="宋体" w:hint="eastAsia"/>
                <w:color w:val="000000"/>
                <w:sz w:val="18"/>
                <w:szCs w:val="18"/>
              </w:rPr>
              <w:t>如不满足要求，可根据业务扩展</w:t>
            </w:r>
          </w:p>
          <w:p w14:paraId="6C52BF1D" w14:textId="41854322" w:rsidR="003D658C" w:rsidRPr="00116F66" w:rsidRDefault="003D658C" w:rsidP="00AA2783">
            <w:pPr>
              <w:rPr>
                <w:rFonts w:ascii="宋体" w:hAnsi="宋体"/>
                <w:b/>
                <w:color w:val="000000"/>
                <w:sz w:val="18"/>
                <w:szCs w:val="18"/>
              </w:rPr>
            </w:pPr>
            <w:r w:rsidRPr="00116F66">
              <w:rPr>
                <w:rFonts w:ascii="宋体" w:hAnsi="宋体" w:hint="eastAsia"/>
                <w:b/>
                <w:color w:val="FF0000"/>
                <w:sz w:val="18"/>
                <w:szCs w:val="18"/>
              </w:rPr>
              <w:t>注意</w:t>
            </w:r>
            <w:r w:rsidRPr="00116F66">
              <w:rPr>
                <w:rFonts w:ascii="宋体" w:hAnsi="宋体"/>
                <w:b/>
                <w:color w:val="FF0000"/>
                <w:sz w:val="18"/>
                <w:szCs w:val="18"/>
              </w:rPr>
              <w:t>：状态为U不代表交易失败，</w:t>
            </w:r>
            <w:r w:rsidRPr="00116F66">
              <w:rPr>
                <w:rFonts w:ascii="宋体" w:hAnsi="宋体" w:hint="eastAsia"/>
                <w:b/>
                <w:color w:val="FF0000"/>
                <w:sz w:val="18"/>
                <w:szCs w:val="18"/>
              </w:rPr>
              <w:t>需要</w:t>
            </w:r>
            <w:r w:rsidRPr="00116F66">
              <w:rPr>
                <w:rFonts w:ascii="宋体" w:hAnsi="宋体"/>
                <w:b/>
                <w:color w:val="FF0000"/>
                <w:sz w:val="18"/>
                <w:szCs w:val="18"/>
              </w:rPr>
              <w:t>通过回查去处理，不能直接反馈客户交易失败。</w:t>
            </w:r>
          </w:p>
        </w:tc>
      </w:tr>
      <w:tr w:rsidR="003049FB" w:rsidRPr="009E4E80" w14:paraId="57703E53" w14:textId="77777777" w:rsidTr="00AA2783">
        <w:trPr>
          <w:trHeight w:val="1218"/>
        </w:trPr>
        <w:tc>
          <w:tcPr>
            <w:tcW w:w="459" w:type="dxa"/>
            <w:tcBorders>
              <w:top w:val="single" w:sz="4" w:space="0" w:color="auto"/>
              <w:left w:val="single" w:sz="4" w:space="0" w:color="auto"/>
              <w:bottom w:val="single" w:sz="4" w:space="0" w:color="auto"/>
              <w:right w:val="single" w:sz="4" w:space="0" w:color="auto"/>
            </w:tcBorders>
            <w:vAlign w:val="center"/>
            <w:hideMark/>
          </w:tcPr>
          <w:p w14:paraId="27D1BB5F"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2</w:t>
            </w:r>
          </w:p>
        </w:tc>
        <w:tc>
          <w:tcPr>
            <w:tcW w:w="1296" w:type="dxa"/>
            <w:tcBorders>
              <w:top w:val="single" w:sz="4" w:space="0" w:color="auto"/>
              <w:left w:val="single" w:sz="4" w:space="0" w:color="auto"/>
              <w:bottom w:val="single" w:sz="4" w:space="0" w:color="auto"/>
              <w:right w:val="single" w:sz="4" w:space="0" w:color="auto"/>
            </w:tcBorders>
            <w:vAlign w:val="center"/>
            <w:hideMark/>
          </w:tcPr>
          <w:p w14:paraId="340E01AE" w14:textId="77777777" w:rsidR="003049FB" w:rsidRPr="009E4E80" w:rsidRDefault="000956E1" w:rsidP="00AA2783">
            <w:pPr>
              <w:rPr>
                <w:rFonts w:ascii="宋体" w:hAnsi="宋体"/>
                <w:sz w:val="18"/>
                <w:szCs w:val="18"/>
              </w:rPr>
            </w:pPr>
            <w:r>
              <w:rPr>
                <w:rFonts w:ascii="宋体" w:hAnsi="宋体"/>
                <w:sz w:val="18"/>
                <w:szCs w:val="18"/>
              </w:rPr>
              <w:t>R</w:t>
            </w:r>
            <w:r w:rsidR="003049FB" w:rsidRPr="009E4E80">
              <w:rPr>
                <w:rFonts w:ascii="宋体" w:hAnsi="宋体" w:hint="eastAsia"/>
                <w:sz w:val="18"/>
                <w:szCs w:val="18"/>
              </w:rPr>
              <w:t>esultCode</w:t>
            </w:r>
          </w:p>
        </w:tc>
        <w:tc>
          <w:tcPr>
            <w:tcW w:w="647" w:type="dxa"/>
            <w:tcBorders>
              <w:top w:val="single" w:sz="4" w:space="0" w:color="auto"/>
              <w:left w:val="single" w:sz="4" w:space="0" w:color="auto"/>
              <w:bottom w:val="single" w:sz="4" w:space="0" w:color="auto"/>
              <w:right w:val="single" w:sz="4" w:space="0" w:color="auto"/>
            </w:tcBorders>
            <w:vAlign w:val="center"/>
            <w:hideMark/>
          </w:tcPr>
          <w:p w14:paraId="186345B5"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返回码</w:t>
            </w:r>
          </w:p>
        </w:tc>
        <w:tc>
          <w:tcPr>
            <w:tcW w:w="854" w:type="dxa"/>
            <w:tcBorders>
              <w:top w:val="single" w:sz="4" w:space="0" w:color="auto"/>
              <w:left w:val="single" w:sz="4" w:space="0" w:color="auto"/>
              <w:bottom w:val="single" w:sz="4" w:space="0" w:color="auto"/>
              <w:right w:val="single" w:sz="4" w:space="0" w:color="auto"/>
            </w:tcBorders>
            <w:vAlign w:val="center"/>
            <w:hideMark/>
          </w:tcPr>
          <w:p w14:paraId="3375EDE6" w14:textId="77777777" w:rsidR="003049FB" w:rsidRPr="009E4E80" w:rsidRDefault="003049FB" w:rsidP="00AA2783">
            <w:pPr>
              <w:rPr>
                <w:rFonts w:ascii="宋体" w:hAnsi="宋体"/>
                <w:color w:val="000000"/>
                <w:sz w:val="18"/>
                <w:szCs w:val="18"/>
              </w:rPr>
            </w:pPr>
            <w:r>
              <w:rPr>
                <w:rFonts w:ascii="宋体" w:hAnsi="宋体" w:hint="eastAsia"/>
                <w:color w:val="000000"/>
                <w:sz w:val="18"/>
                <w:szCs w:val="18"/>
              </w:rPr>
              <w:t>String</w:t>
            </w:r>
          </w:p>
        </w:tc>
        <w:tc>
          <w:tcPr>
            <w:tcW w:w="567" w:type="dxa"/>
            <w:tcBorders>
              <w:top w:val="single" w:sz="4" w:space="0" w:color="auto"/>
              <w:left w:val="single" w:sz="4" w:space="0" w:color="auto"/>
              <w:bottom w:val="single" w:sz="4" w:space="0" w:color="auto"/>
              <w:right w:val="single" w:sz="4" w:space="0" w:color="auto"/>
            </w:tcBorders>
            <w:vAlign w:val="center"/>
            <w:hideMark/>
          </w:tcPr>
          <w:p w14:paraId="4E344C6C"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6</w:t>
            </w:r>
          </w:p>
        </w:tc>
        <w:tc>
          <w:tcPr>
            <w:tcW w:w="708" w:type="dxa"/>
            <w:tcBorders>
              <w:top w:val="single" w:sz="4" w:space="0" w:color="auto"/>
              <w:left w:val="single" w:sz="4" w:space="0" w:color="auto"/>
              <w:bottom w:val="single" w:sz="4" w:space="0" w:color="auto"/>
              <w:right w:val="single" w:sz="4" w:space="0" w:color="auto"/>
            </w:tcBorders>
            <w:vAlign w:val="center"/>
            <w:hideMark/>
          </w:tcPr>
          <w:p w14:paraId="4764AA18"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M</w:t>
            </w:r>
          </w:p>
        </w:tc>
        <w:tc>
          <w:tcPr>
            <w:tcW w:w="618" w:type="dxa"/>
            <w:tcBorders>
              <w:top w:val="single" w:sz="4" w:space="0" w:color="auto"/>
              <w:left w:val="single" w:sz="4" w:space="0" w:color="auto"/>
              <w:bottom w:val="single" w:sz="4" w:space="0" w:color="auto"/>
              <w:right w:val="single" w:sz="4" w:space="0" w:color="auto"/>
            </w:tcBorders>
            <w:vAlign w:val="center"/>
            <w:hideMark/>
          </w:tcPr>
          <w:p w14:paraId="7BDE32E8"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9000</w:t>
            </w:r>
          </w:p>
        </w:tc>
        <w:tc>
          <w:tcPr>
            <w:tcW w:w="3147" w:type="dxa"/>
            <w:tcBorders>
              <w:top w:val="single" w:sz="4" w:space="0" w:color="auto"/>
              <w:left w:val="single" w:sz="4" w:space="0" w:color="auto"/>
              <w:bottom w:val="single" w:sz="4" w:space="0" w:color="auto"/>
              <w:right w:val="single" w:sz="4" w:space="0" w:color="auto"/>
            </w:tcBorders>
            <w:vAlign w:val="center"/>
            <w:hideMark/>
          </w:tcPr>
          <w:p w14:paraId="1653E678"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当</w:t>
            </w:r>
            <w:r>
              <w:rPr>
                <w:rFonts w:ascii="宋体" w:hAnsi="宋体"/>
                <w:color w:val="000000"/>
                <w:sz w:val="18"/>
                <w:szCs w:val="18"/>
              </w:rPr>
              <w:t>r</w:t>
            </w:r>
            <w:r w:rsidRPr="009E4E80">
              <w:rPr>
                <w:rFonts w:ascii="宋体" w:hAnsi="宋体" w:hint="eastAsia"/>
                <w:color w:val="000000"/>
                <w:sz w:val="18"/>
                <w:szCs w:val="18"/>
              </w:rPr>
              <w:t>esultStatus为S时，该字段必定为0000</w:t>
            </w:r>
          </w:p>
          <w:p w14:paraId="2BBD4A8F"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当</w:t>
            </w:r>
            <w:r>
              <w:rPr>
                <w:rFonts w:ascii="宋体" w:hAnsi="宋体"/>
                <w:color w:val="000000"/>
                <w:sz w:val="18"/>
                <w:szCs w:val="18"/>
              </w:rPr>
              <w:t>r</w:t>
            </w:r>
            <w:r w:rsidRPr="009E4E80">
              <w:rPr>
                <w:rFonts w:ascii="宋体" w:hAnsi="宋体" w:hint="eastAsia"/>
                <w:color w:val="000000"/>
                <w:sz w:val="18"/>
                <w:szCs w:val="18"/>
              </w:rPr>
              <w:t>esultStatus为F或U时，该字段可以为全局返回码，也可以为业务返回码。</w:t>
            </w:r>
          </w:p>
          <w:p w14:paraId="17E215EF"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如果为业务返回码，参见业务接口部分</w:t>
            </w:r>
            <w:r>
              <w:rPr>
                <w:rFonts w:ascii="宋体" w:hAnsi="宋体" w:hint="eastAsia"/>
                <w:color w:val="000000"/>
                <w:sz w:val="18"/>
                <w:szCs w:val="18"/>
              </w:rPr>
              <w:t>。</w:t>
            </w:r>
          </w:p>
        </w:tc>
      </w:tr>
      <w:tr w:rsidR="003049FB" w:rsidRPr="009E4E80" w14:paraId="7C5CC713" w14:textId="77777777" w:rsidTr="00AA2783">
        <w:trPr>
          <w:trHeight w:val="616"/>
        </w:trPr>
        <w:tc>
          <w:tcPr>
            <w:tcW w:w="459" w:type="dxa"/>
            <w:tcBorders>
              <w:top w:val="single" w:sz="4" w:space="0" w:color="auto"/>
              <w:left w:val="single" w:sz="4" w:space="0" w:color="auto"/>
              <w:bottom w:val="single" w:sz="4" w:space="0" w:color="auto"/>
              <w:right w:val="single" w:sz="4" w:space="0" w:color="auto"/>
            </w:tcBorders>
            <w:vAlign w:val="center"/>
            <w:hideMark/>
          </w:tcPr>
          <w:p w14:paraId="0813E174"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3</w:t>
            </w:r>
          </w:p>
        </w:tc>
        <w:tc>
          <w:tcPr>
            <w:tcW w:w="1296" w:type="dxa"/>
            <w:tcBorders>
              <w:top w:val="single" w:sz="4" w:space="0" w:color="auto"/>
              <w:left w:val="single" w:sz="4" w:space="0" w:color="auto"/>
              <w:bottom w:val="single" w:sz="4" w:space="0" w:color="auto"/>
              <w:right w:val="single" w:sz="4" w:space="0" w:color="auto"/>
            </w:tcBorders>
            <w:vAlign w:val="center"/>
            <w:hideMark/>
          </w:tcPr>
          <w:p w14:paraId="7DBCD6CF" w14:textId="77777777" w:rsidR="003049FB" w:rsidRPr="009E4E80" w:rsidRDefault="000956E1" w:rsidP="00AA2783">
            <w:pPr>
              <w:rPr>
                <w:rFonts w:ascii="宋体" w:hAnsi="宋体"/>
                <w:sz w:val="18"/>
                <w:szCs w:val="18"/>
              </w:rPr>
            </w:pPr>
            <w:r>
              <w:rPr>
                <w:rFonts w:ascii="宋体" w:hAnsi="宋体"/>
                <w:sz w:val="18"/>
                <w:szCs w:val="18"/>
              </w:rPr>
              <w:t>R</w:t>
            </w:r>
            <w:r w:rsidR="003049FB" w:rsidRPr="009E4E80">
              <w:rPr>
                <w:rFonts w:ascii="宋体" w:hAnsi="宋体" w:hint="eastAsia"/>
                <w:sz w:val="18"/>
                <w:szCs w:val="18"/>
              </w:rPr>
              <w:t>esultMsg</w:t>
            </w:r>
          </w:p>
        </w:tc>
        <w:tc>
          <w:tcPr>
            <w:tcW w:w="647" w:type="dxa"/>
            <w:tcBorders>
              <w:top w:val="single" w:sz="4" w:space="0" w:color="auto"/>
              <w:left w:val="single" w:sz="4" w:space="0" w:color="auto"/>
              <w:bottom w:val="single" w:sz="4" w:space="0" w:color="auto"/>
              <w:right w:val="single" w:sz="4" w:space="0" w:color="auto"/>
            </w:tcBorders>
            <w:vAlign w:val="center"/>
            <w:hideMark/>
          </w:tcPr>
          <w:p w14:paraId="5089C1D4"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返回码信息</w:t>
            </w:r>
          </w:p>
        </w:tc>
        <w:tc>
          <w:tcPr>
            <w:tcW w:w="854" w:type="dxa"/>
            <w:tcBorders>
              <w:top w:val="single" w:sz="4" w:space="0" w:color="auto"/>
              <w:left w:val="single" w:sz="4" w:space="0" w:color="auto"/>
              <w:bottom w:val="single" w:sz="4" w:space="0" w:color="auto"/>
              <w:right w:val="single" w:sz="4" w:space="0" w:color="auto"/>
            </w:tcBorders>
            <w:vAlign w:val="center"/>
            <w:hideMark/>
          </w:tcPr>
          <w:p w14:paraId="4FDDBAF4" w14:textId="77777777" w:rsidR="003049FB" w:rsidRPr="009E4E80" w:rsidRDefault="003049FB" w:rsidP="00AA2783">
            <w:pPr>
              <w:rPr>
                <w:rFonts w:ascii="宋体" w:hAnsi="宋体"/>
                <w:color w:val="000000"/>
                <w:sz w:val="18"/>
                <w:szCs w:val="18"/>
              </w:rPr>
            </w:pPr>
            <w:r>
              <w:rPr>
                <w:rFonts w:ascii="宋体" w:hAnsi="宋体" w:hint="eastAsia"/>
                <w:color w:val="000000"/>
                <w:sz w:val="18"/>
                <w:szCs w:val="18"/>
              </w:rPr>
              <w:t>String</w:t>
            </w:r>
          </w:p>
        </w:tc>
        <w:tc>
          <w:tcPr>
            <w:tcW w:w="567" w:type="dxa"/>
            <w:tcBorders>
              <w:top w:val="single" w:sz="4" w:space="0" w:color="auto"/>
              <w:left w:val="single" w:sz="4" w:space="0" w:color="auto"/>
              <w:bottom w:val="single" w:sz="4" w:space="0" w:color="auto"/>
              <w:right w:val="single" w:sz="4" w:space="0" w:color="auto"/>
            </w:tcBorders>
            <w:vAlign w:val="center"/>
            <w:hideMark/>
          </w:tcPr>
          <w:p w14:paraId="085A13C9"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255</w:t>
            </w:r>
          </w:p>
        </w:tc>
        <w:tc>
          <w:tcPr>
            <w:tcW w:w="708" w:type="dxa"/>
            <w:tcBorders>
              <w:top w:val="single" w:sz="4" w:space="0" w:color="auto"/>
              <w:left w:val="single" w:sz="4" w:space="0" w:color="auto"/>
              <w:bottom w:val="single" w:sz="4" w:space="0" w:color="auto"/>
              <w:right w:val="single" w:sz="4" w:space="0" w:color="auto"/>
            </w:tcBorders>
            <w:vAlign w:val="center"/>
            <w:hideMark/>
          </w:tcPr>
          <w:p w14:paraId="02B5C424"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O</w:t>
            </w:r>
          </w:p>
        </w:tc>
        <w:tc>
          <w:tcPr>
            <w:tcW w:w="618" w:type="dxa"/>
            <w:tcBorders>
              <w:top w:val="single" w:sz="4" w:space="0" w:color="auto"/>
              <w:left w:val="single" w:sz="4" w:space="0" w:color="auto"/>
              <w:bottom w:val="single" w:sz="4" w:space="0" w:color="auto"/>
              <w:right w:val="single" w:sz="4" w:space="0" w:color="auto"/>
            </w:tcBorders>
            <w:vAlign w:val="center"/>
            <w:hideMark/>
          </w:tcPr>
          <w:p w14:paraId="12323C73"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暂时系统异常</w:t>
            </w:r>
          </w:p>
        </w:tc>
        <w:tc>
          <w:tcPr>
            <w:tcW w:w="3147" w:type="dxa"/>
            <w:tcBorders>
              <w:top w:val="single" w:sz="4" w:space="0" w:color="auto"/>
              <w:left w:val="single" w:sz="4" w:space="0" w:color="auto"/>
              <w:bottom w:val="single" w:sz="4" w:space="0" w:color="auto"/>
              <w:right w:val="single" w:sz="4" w:space="0" w:color="auto"/>
            </w:tcBorders>
            <w:vAlign w:val="center"/>
            <w:hideMark/>
          </w:tcPr>
          <w:p w14:paraId="2C45B111"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当</w:t>
            </w:r>
            <w:r>
              <w:rPr>
                <w:rFonts w:ascii="宋体" w:hAnsi="宋体"/>
                <w:color w:val="000000"/>
                <w:sz w:val="18"/>
                <w:szCs w:val="18"/>
              </w:rPr>
              <w:t>r</w:t>
            </w:r>
            <w:r w:rsidRPr="009E4E80">
              <w:rPr>
                <w:rFonts w:ascii="宋体" w:hAnsi="宋体" w:hint="eastAsia"/>
                <w:color w:val="000000"/>
                <w:sz w:val="18"/>
                <w:szCs w:val="18"/>
              </w:rPr>
              <w:t>esultStatus为S时，该字段可为空</w:t>
            </w:r>
          </w:p>
          <w:p w14:paraId="08A6A6E1" w14:textId="77777777" w:rsidR="003049FB" w:rsidRPr="009E4E80" w:rsidRDefault="003049FB" w:rsidP="00AA2783">
            <w:pPr>
              <w:rPr>
                <w:rFonts w:ascii="宋体" w:hAnsi="宋体"/>
                <w:color w:val="000000"/>
                <w:sz w:val="18"/>
                <w:szCs w:val="18"/>
              </w:rPr>
            </w:pPr>
            <w:r w:rsidRPr="009E4E80">
              <w:rPr>
                <w:rFonts w:ascii="宋体" w:hAnsi="宋体" w:hint="eastAsia"/>
                <w:color w:val="000000"/>
                <w:sz w:val="18"/>
                <w:szCs w:val="18"/>
              </w:rPr>
              <w:t>当</w:t>
            </w:r>
            <w:r>
              <w:rPr>
                <w:rFonts w:ascii="宋体" w:hAnsi="宋体"/>
                <w:color w:val="000000"/>
                <w:sz w:val="18"/>
                <w:szCs w:val="18"/>
              </w:rPr>
              <w:t>r</w:t>
            </w:r>
            <w:r w:rsidRPr="009E4E80">
              <w:rPr>
                <w:rFonts w:ascii="宋体" w:hAnsi="宋体" w:hint="eastAsia"/>
                <w:color w:val="000000"/>
                <w:sz w:val="18"/>
                <w:szCs w:val="18"/>
              </w:rPr>
              <w:t>esultStatus为F或U时，需要描</w:t>
            </w:r>
            <w:r w:rsidRPr="009E4E80">
              <w:rPr>
                <w:rFonts w:ascii="宋体" w:hAnsi="宋体" w:hint="eastAsia"/>
                <w:color w:val="000000"/>
                <w:sz w:val="18"/>
                <w:szCs w:val="18"/>
              </w:rPr>
              <w:lastRenderedPageBreak/>
              <w:t>述该错误的原因</w:t>
            </w:r>
          </w:p>
        </w:tc>
      </w:tr>
    </w:tbl>
    <w:p w14:paraId="0E4E0CBB" w14:textId="77777777" w:rsidR="003049FB" w:rsidRDefault="003049FB" w:rsidP="003049FB">
      <w:pPr>
        <w:pStyle w:val="2"/>
      </w:pPr>
      <w:r>
        <w:rPr>
          <w:rFonts w:hint="eastAsia"/>
        </w:rPr>
        <w:lastRenderedPageBreak/>
        <w:t>报文</w:t>
      </w:r>
      <w:r>
        <w:t>规范</w:t>
      </w:r>
      <w:r>
        <w:t>-API</w:t>
      </w:r>
    </w:p>
    <w:p w14:paraId="634B19E7" w14:textId="77777777" w:rsidR="003049FB" w:rsidRPr="005130A8" w:rsidRDefault="003049FB" w:rsidP="003049FB">
      <w:pPr>
        <w:spacing w:line="360" w:lineRule="auto"/>
        <w:ind w:firstLineChars="200" w:firstLine="480"/>
        <w:rPr>
          <w:rFonts w:hAnsi="宋体"/>
          <w:sz w:val="24"/>
          <w:szCs w:val="24"/>
        </w:rPr>
      </w:pPr>
      <w:r w:rsidRPr="005130A8">
        <w:rPr>
          <w:rFonts w:hAnsi="宋体" w:hint="eastAsia"/>
          <w:sz w:val="24"/>
          <w:szCs w:val="24"/>
        </w:rPr>
        <w:t>报文由报文头、报文体、数字签名部分组成：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835"/>
        <w:gridCol w:w="2551"/>
      </w:tblGrid>
      <w:tr w:rsidR="003049FB" w:rsidRPr="005130A8" w14:paraId="2D908290" w14:textId="77777777" w:rsidTr="003049FB">
        <w:trPr>
          <w:trHeight w:val="1186"/>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532DA70E" w14:textId="77777777" w:rsidR="003049FB" w:rsidRPr="005130A8" w:rsidRDefault="003049FB" w:rsidP="003049FB">
            <w:pPr>
              <w:spacing w:line="360" w:lineRule="auto"/>
              <w:jc w:val="center"/>
              <w:rPr>
                <w:rFonts w:ascii="微软雅黑" w:eastAsia="微软雅黑" w:hAnsi="微软雅黑"/>
                <w:sz w:val="24"/>
                <w:szCs w:val="24"/>
              </w:rPr>
            </w:pPr>
            <w:r w:rsidRPr="005130A8">
              <w:rPr>
                <w:rFonts w:ascii="微软雅黑" w:eastAsia="微软雅黑" w:hAnsi="微软雅黑" w:hint="eastAsia"/>
                <w:sz w:val="24"/>
                <w:szCs w:val="24"/>
              </w:rPr>
              <w:t>报文头（head）</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96EB2C2" w14:textId="77777777" w:rsidR="003049FB" w:rsidRPr="005130A8" w:rsidRDefault="003049FB" w:rsidP="003049FB">
            <w:pPr>
              <w:spacing w:line="360" w:lineRule="auto"/>
              <w:jc w:val="center"/>
              <w:rPr>
                <w:rFonts w:ascii="微软雅黑" w:eastAsia="微软雅黑" w:hAnsi="微软雅黑"/>
                <w:sz w:val="24"/>
                <w:szCs w:val="24"/>
              </w:rPr>
            </w:pPr>
            <w:r w:rsidRPr="005130A8">
              <w:rPr>
                <w:rFonts w:ascii="微软雅黑" w:eastAsia="微软雅黑" w:hAnsi="微软雅黑" w:hint="eastAsia"/>
                <w:sz w:val="24"/>
                <w:szCs w:val="24"/>
              </w:rPr>
              <w:t>报文体（body）</w:t>
            </w:r>
          </w:p>
        </w:tc>
        <w:tc>
          <w:tcPr>
            <w:tcW w:w="2551" w:type="dxa"/>
            <w:tcBorders>
              <w:top w:val="single" w:sz="4" w:space="0" w:color="auto"/>
              <w:left w:val="single" w:sz="4" w:space="0" w:color="auto"/>
              <w:bottom w:val="single" w:sz="4" w:space="0" w:color="auto"/>
              <w:right w:val="single" w:sz="4" w:space="0" w:color="auto"/>
            </w:tcBorders>
            <w:shd w:val="clear" w:color="auto" w:fill="D9D9D9"/>
            <w:hideMark/>
          </w:tcPr>
          <w:p w14:paraId="46CC7AD1" w14:textId="77777777" w:rsidR="003049FB" w:rsidRPr="005130A8" w:rsidRDefault="003049FB" w:rsidP="003049FB">
            <w:pPr>
              <w:spacing w:line="360" w:lineRule="auto"/>
              <w:jc w:val="center"/>
              <w:rPr>
                <w:rFonts w:ascii="微软雅黑" w:eastAsia="微软雅黑" w:hAnsi="微软雅黑"/>
                <w:sz w:val="24"/>
                <w:szCs w:val="24"/>
              </w:rPr>
            </w:pPr>
            <w:r w:rsidRPr="005130A8">
              <w:rPr>
                <w:rFonts w:ascii="微软雅黑" w:eastAsia="微软雅黑" w:hAnsi="微软雅黑" w:hint="eastAsia"/>
                <w:sz w:val="24"/>
                <w:szCs w:val="24"/>
              </w:rPr>
              <w:t>数字签名域（</w:t>
            </w:r>
            <w:r w:rsidRPr="005130A8">
              <w:rPr>
                <w:rFonts w:ascii="微软雅黑" w:eastAsia="微软雅黑" w:hAnsi="微软雅黑"/>
                <w:sz w:val="24"/>
                <w:szCs w:val="24"/>
              </w:rPr>
              <w:t>signature</w:t>
            </w:r>
            <w:r w:rsidRPr="005130A8">
              <w:rPr>
                <w:rFonts w:ascii="微软雅黑" w:eastAsia="微软雅黑" w:hAnsi="微软雅黑" w:hint="eastAsia"/>
                <w:sz w:val="24"/>
                <w:szCs w:val="24"/>
              </w:rPr>
              <w:t>）</w:t>
            </w:r>
          </w:p>
        </w:tc>
      </w:tr>
    </w:tbl>
    <w:p w14:paraId="1BED919A" w14:textId="77777777" w:rsidR="003049FB" w:rsidRPr="005130A8" w:rsidRDefault="003049FB" w:rsidP="003049FB">
      <w:pPr>
        <w:spacing w:line="360" w:lineRule="auto"/>
        <w:ind w:firstLineChars="200" w:firstLine="480"/>
        <w:rPr>
          <w:rFonts w:hAnsi="宋体"/>
          <w:sz w:val="24"/>
          <w:szCs w:val="24"/>
        </w:rPr>
      </w:pPr>
      <w:r w:rsidRPr="005130A8">
        <w:rPr>
          <w:rFonts w:hAnsi="宋体" w:hint="eastAsia"/>
          <w:sz w:val="24"/>
          <w:szCs w:val="24"/>
        </w:rPr>
        <w:t>报文采用</w:t>
      </w:r>
      <w:r w:rsidRPr="005130A8">
        <w:rPr>
          <w:rFonts w:hAnsi="宋体" w:hint="eastAsia"/>
          <w:sz w:val="24"/>
          <w:szCs w:val="24"/>
        </w:rPr>
        <w:t>Unicode</w:t>
      </w:r>
      <w:r w:rsidRPr="005130A8">
        <w:rPr>
          <w:rFonts w:hAnsi="宋体" w:hint="eastAsia"/>
          <w:sz w:val="24"/>
          <w:szCs w:val="24"/>
        </w:rPr>
        <w:t>字符集，</w:t>
      </w:r>
      <w:r w:rsidRPr="005130A8">
        <w:rPr>
          <w:rFonts w:hAnsi="宋体" w:hint="eastAsia"/>
          <w:sz w:val="24"/>
          <w:szCs w:val="24"/>
        </w:rPr>
        <w:t>UTF-8</w:t>
      </w:r>
      <w:r w:rsidRPr="005130A8">
        <w:rPr>
          <w:rFonts w:hAnsi="宋体" w:hint="eastAsia"/>
          <w:sz w:val="24"/>
          <w:szCs w:val="24"/>
        </w:rPr>
        <w:t>编码方式。默认使用</w:t>
      </w:r>
      <w:r w:rsidRPr="005130A8">
        <w:rPr>
          <w:rFonts w:hAnsi="宋体" w:hint="eastAsia"/>
          <w:sz w:val="24"/>
          <w:szCs w:val="24"/>
        </w:rPr>
        <w:t>XML</w:t>
      </w:r>
      <w:r w:rsidRPr="005130A8">
        <w:rPr>
          <w:rFonts w:hAnsi="宋体" w:hint="eastAsia"/>
          <w:sz w:val="24"/>
          <w:szCs w:val="24"/>
        </w:rPr>
        <w:t>报文传输业务数据，报文头承载报文流转，交换，路由等相关信息，报文体承载业务数据，数字签名域是可选的，对于需要加核数字签名的报文该域必须存在且按照要求填写数字签名内容，对于不需要加核数字签名的报文该域不出现。</w:t>
      </w:r>
    </w:p>
    <w:p w14:paraId="03F778C5" w14:textId="77777777" w:rsidR="003049FB" w:rsidRDefault="00AA2783" w:rsidP="003049FB">
      <w:pPr>
        <w:pStyle w:val="3"/>
      </w:pPr>
      <w:bookmarkStart w:id="16" w:name="_Toc480966175"/>
      <w:r w:rsidRPr="003049FB">
        <w:rPr>
          <w:rFonts w:hint="eastAsia"/>
        </w:rPr>
        <w:t>报文结构</w:t>
      </w:r>
      <w:bookmarkEnd w:id="16"/>
    </w:p>
    <w:p w14:paraId="47E0DD68" w14:textId="77777777" w:rsidR="003049FB" w:rsidRPr="00F561BB" w:rsidRDefault="003049FB" w:rsidP="003049FB">
      <w:pPr>
        <w:rPr>
          <w:rFonts w:ascii="宋体" w:hAnsi="宋体"/>
          <w:b/>
        </w:rPr>
      </w:pPr>
      <w:r w:rsidRPr="00F561BB">
        <w:rPr>
          <w:rFonts w:ascii="宋体" w:hAnsi="宋体" w:hint="eastAsia"/>
          <w:b/>
        </w:rPr>
        <w:t>请求报文结构</w:t>
      </w:r>
    </w:p>
    <w:tbl>
      <w:tblPr>
        <w:tblStyle w:val="a9"/>
        <w:tblW w:w="5000" w:type="pct"/>
        <w:tblLook w:val="04A0" w:firstRow="1" w:lastRow="0" w:firstColumn="1" w:lastColumn="0" w:noHBand="0" w:noVBand="1"/>
      </w:tblPr>
      <w:tblGrid>
        <w:gridCol w:w="8296"/>
      </w:tblGrid>
      <w:tr w:rsidR="003049FB" w:rsidRPr="00F561BB" w14:paraId="58981008" w14:textId="77777777" w:rsidTr="00AA2783">
        <w:tc>
          <w:tcPr>
            <w:tcW w:w="5000" w:type="pct"/>
          </w:tcPr>
          <w:p w14:paraId="189AAF55" w14:textId="77777777" w:rsidR="003F2739" w:rsidRPr="003F2739" w:rsidRDefault="003F2739" w:rsidP="003F2739">
            <w:pPr>
              <w:pStyle w:val="p1"/>
              <w:rPr>
                <w:rStyle w:val="s1"/>
              </w:rPr>
            </w:pPr>
            <w:r w:rsidRPr="003F2739">
              <w:rPr>
                <w:rStyle w:val="s1"/>
              </w:rPr>
              <w:t>&lt;?xml version="1.0" encoding="utf-8"?&gt;</w:t>
            </w:r>
          </w:p>
          <w:p w14:paraId="01450D79" w14:textId="77777777" w:rsidR="003F2739" w:rsidRPr="003F2739" w:rsidRDefault="003F2739" w:rsidP="003F2739">
            <w:pPr>
              <w:pStyle w:val="p1"/>
              <w:rPr>
                <w:rStyle w:val="s1"/>
              </w:rPr>
            </w:pPr>
            <w:r w:rsidRPr="003F2739">
              <w:rPr>
                <w:rStyle w:val="s1"/>
              </w:rPr>
              <w:t>&lt;document&gt;</w:t>
            </w:r>
          </w:p>
          <w:p w14:paraId="51229A45" w14:textId="77777777" w:rsidR="003F2739" w:rsidRPr="003F2739" w:rsidRDefault="003F2739" w:rsidP="003F2739">
            <w:pPr>
              <w:pStyle w:val="p1"/>
              <w:rPr>
                <w:rStyle w:val="s1"/>
              </w:rPr>
            </w:pPr>
            <w:r w:rsidRPr="003F2739">
              <w:rPr>
                <w:rStyle w:val="s1"/>
              </w:rPr>
              <w:t xml:space="preserve">  &lt;request&gt;</w:t>
            </w:r>
          </w:p>
          <w:p w14:paraId="37853591" w14:textId="77777777" w:rsidR="003F2739" w:rsidRPr="003F2739" w:rsidRDefault="003F2739" w:rsidP="003F2739">
            <w:pPr>
              <w:pStyle w:val="p1"/>
              <w:rPr>
                <w:rStyle w:val="s1"/>
              </w:rPr>
            </w:pPr>
            <w:r w:rsidRPr="003F2739">
              <w:rPr>
                <w:rStyle w:val="s1"/>
              </w:rPr>
              <w:t xml:space="preserve">    &lt;head&gt;</w:t>
            </w:r>
          </w:p>
          <w:p w14:paraId="0C64BB38" w14:textId="77777777" w:rsidR="003F2739" w:rsidRPr="003F2739" w:rsidRDefault="003F2739" w:rsidP="003F2739">
            <w:pPr>
              <w:pStyle w:val="p1"/>
              <w:rPr>
                <w:rStyle w:val="s1"/>
              </w:rPr>
            </w:pPr>
            <w:r w:rsidRPr="003F2739">
              <w:rPr>
                <w:rStyle w:val="s1"/>
              </w:rPr>
              <w:t xml:space="preserve">      &lt;appid&gt;2017060700000025&lt;/appid&gt;</w:t>
            </w:r>
          </w:p>
          <w:p w14:paraId="0F6F0806" w14:textId="77777777" w:rsidR="003F2739" w:rsidRPr="003F2739" w:rsidRDefault="003F2739" w:rsidP="003F2739">
            <w:pPr>
              <w:pStyle w:val="p1"/>
              <w:rPr>
                <w:rStyle w:val="s1"/>
              </w:rPr>
            </w:pPr>
            <w:r w:rsidRPr="003F2739">
              <w:rPr>
                <w:rStyle w:val="s1"/>
              </w:rPr>
              <w:t xml:space="preserve">      &lt;function&gt;ant.mybank.yulibao.accountopen.query&lt;/function&gt;</w:t>
            </w:r>
          </w:p>
          <w:p w14:paraId="319375E5" w14:textId="77777777" w:rsidR="003F2739" w:rsidRPr="003F2739" w:rsidRDefault="003F2739" w:rsidP="003F2739">
            <w:pPr>
              <w:pStyle w:val="p1"/>
              <w:rPr>
                <w:rStyle w:val="s1"/>
              </w:rPr>
            </w:pPr>
            <w:r w:rsidRPr="003F2739">
              <w:rPr>
                <w:rStyle w:val="s1"/>
              </w:rPr>
              <w:t xml:space="preserve">      &lt;inputCharset&gt;UTF-8&lt;/inputCharset&gt;</w:t>
            </w:r>
          </w:p>
          <w:p w14:paraId="011E9003" w14:textId="77777777" w:rsidR="003F2739" w:rsidRPr="003F2739" w:rsidRDefault="003F2739" w:rsidP="003F2739">
            <w:pPr>
              <w:pStyle w:val="p1"/>
              <w:rPr>
                <w:rStyle w:val="s1"/>
              </w:rPr>
            </w:pPr>
            <w:r w:rsidRPr="003F2739">
              <w:rPr>
                <w:rStyle w:val="s1"/>
              </w:rPr>
              <w:t xml:space="preserve">      &lt;reqMsgId&gt;e08d3570-af06-42ca-9486-6b553e4d76d5&lt;/reqMsgId&gt;</w:t>
            </w:r>
          </w:p>
          <w:p w14:paraId="0C8770F3" w14:textId="77777777" w:rsidR="003F2739" w:rsidRPr="003F2739" w:rsidRDefault="003F2739" w:rsidP="003F2739">
            <w:pPr>
              <w:pStyle w:val="p1"/>
              <w:rPr>
                <w:rStyle w:val="s1"/>
              </w:rPr>
            </w:pPr>
            <w:r w:rsidRPr="003F2739">
              <w:rPr>
                <w:rStyle w:val="s1"/>
              </w:rPr>
              <w:t xml:space="preserve">      &lt;respTime&gt;20170613124952&lt;/respTime&gt;</w:t>
            </w:r>
          </w:p>
          <w:p w14:paraId="4304D40C" w14:textId="77777777" w:rsidR="003F2739" w:rsidRPr="003F2739" w:rsidRDefault="003F2739" w:rsidP="003F2739">
            <w:pPr>
              <w:pStyle w:val="p1"/>
              <w:rPr>
                <w:rStyle w:val="s1"/>
              </w:rPr>
            </w:pPr>
            <w:r w:rsidRPr="003F2739">
              <w:rPr>
                <w:rStyle w:val="s1"/>
              </w:rPr>
              <w:t xml:space="preserve">      &lt;version&gt;1.0.0&lt;/version&gt;</w:t>
            </w:r>
          </w:p>
          <w:p w14:paraId="2B47B76D" w14:textId="77777777" w:rsidR="003F2739" w:rsidRPr="003F2739" w:rsidRDefault="003F2739" w:rsidP="003F2739">
            <w:pPr>
              <w:pStyle w:val="p1"/>
              <w:rPr>
                <w:rStyle w:val="s1"/>
              </w:rPr>
            </w:pPr>
            <w:r w:rsidRPr="003F2739">
              <w:rPr>
                <w:rStyle w:val="s1"/>
              </w:rPr>
              <w:t xml:space="preserve">    &lt;/head&gt;</w:t>
            </w:r>
          </w:p>
          <w:p w14:paraId="79549155" w14:textId="77777777" w:rsidR="003F2739" w:rsidRPr="003F2739" w:rsidRDefault="003F2739" w:rsidP="003F2739">
            <w:pPr>
              <w:pStyle w:val="p1"/>
              <w:rPr>
                <w:rStyle w:val="s1"/>
              </w:rPr>
            </w:pPr>
            <w:r w:rsidRPr="003F2739">
              <w:rPr>
                <w:rStyle w:val="s1"/>
              </w:rPr>
              <w:t xml:space="preserve">    &lt;body&gt;</w:t>
            </w:r>
          </w:p>
          <w:p w14:paraId="3C5867AF" w14:textId="77777777" w:rsidR="003F2739" w:rsidRPr="003F2739" w:rsidRDefault="003F2739" w:rsidP="003F2739">
            <w:pPr>
              <w:pStyle w:val="p1"/>
              <w:rPr>
                <w:rStyle w:val="s1"/>
              </w:rPr>
            </w:pPr>
            <w:r w:rsidRPr="003F2739">
              <w:rPr>
                <w:rStyle w:val="s1"/>
              </w:rPr>
              <w:t xml:space="preserve">      &lt;fundCode&gt;001529&lt;/fundCode&gt;</w:t>
            </w:r>
          </w:p>
          <w:p w14:paraId="268E7D84" w14:textId="77777777" w:rsidR="003F2739" w:rsidRPr="003F2739" w:rsidRDefault="003F2739" w:rsidP="003F2739">
            <w:pPr>
              <w:pStyle w:val="p1"/>
              <w:rPr>
                <w:rStyle w:val="s1"/>
              </w:rPr>
            </w:pPr>
            <w:r w:rsidRPr="003F2739">
              <w:rPr>
                <w:rStyle w:val="s1"/>
              </w:rPr>
              <w:t xml:space="preserve">      &lt;isvOrgId&gt;202210000000000001055&lt;/isvOrgId&gt;</w:t>
            </w:r>
          </w:p>
          <w:p w14:paraId="4371FBBB" w14:textId="77777777" w:rsidR="003F2739" w:rsidRPr="003F2739" w:rsidRDefault="003F2739" w:rsidP="003F2739">
            <w:pPr>
              <w:pStyle w:val="p1"/>
              <w:rPr>
                <w:rStyle w:val="s1"/>
              </w:rPr>
            </w:pPr>
            <w:r w:rsidRPr="003F2739">
              <w:rPr>
                <w:rStyle w:val="s1"/>
              </w:rPr>
              <w:t xml:space="preserve">      &lt;merchantId&gt;2088611330087634&lt;/merchantId&gt;</w:t>
            </w:r>
          </w:p>
          <w:p w14:paraId="06D3196B" w14:textId="77777777" w:rsidR="003F2739" w:rsidRPr="003F2739" w:rsidRDefault="003F2739" w:rsidP="003F2739">
            <w:pPr>
              <w:pStyle w:val="p1"/>
              <w:rPr>
                <w:rStyle w:val="s1"/>
              </w:rPr>
            </w:pPr>
            <w:r w:rsidRPr="003F2739">
              <w:rPr>
                <w:rStyle w:val="s1"/>
              </w:rPr>
              <w:t xml:space="preserve">    &lt;/body&gt;</w:t>
            </w:r>
          </w:p>
          <w:p w14:paraId="6B82C13C" w14:textId="77777777" w:rsidR="003F2739" w:rsidRPr="003F2739" w:rsidRDefault="003F2739" w:rsidP="003F2739">
            <w:pPr>
              <w:pStyle w:val="p1"/>
              <w:rPr>
                <w:rStyle w:val="s1"/>
              </w:rPr>
            </w:pPr>
            <w:r w:rsidRPr="003F2739">
              <w:rPr>
                <w:rStyle w:val="s1"/>
              </w:rPr>
              <w:t xml:space="preserve">  &lt;/request&gt;</w:t>
            </w:r>
          </w:p>
          <w:p w14:paraId="123C10D0" w14:textId="77777777" w:rsidR="003F2739" w:rsidRPr="003F2739" w:rsidRDefault="003F2739" w:rsidP="003F2739">
            <w:pPr>
              <w:pStyle w:val="p1"/>
              <w:rPr>
                <w:rStyle w:val="s1"/>
              </w:rPr>
            </w:pPr>
            <w:r w:rsidRPr="003F2739">
              <w:rPr>
                <w:rStyle w:val="s1"/>
              </w:rPr>
              <w:t xml:space="preserve">  &lt;ds:Signature xmlns:ds="http://www.w3.org/2000/09/xmldsig#"&gt;  </w:t>
            </w:r>
          </w:p>
          <w:p w14:paraId="255DB256" w14:textId="77777777" w:rsidR="003F2739" w:rsidRPr="003F2739" w:rsidRDefault="003F2739" w:rsidP="003F2739">
            <w:pPr>
              <w:pStyle w:val="p1"/>
              <w:rPr>
                <w:rStyle w:val="s1"/>
              </w:rPr>
            </w:pPr>
            <w:r w:rsidRPr="003F2739">
              <w:rPr>
                <w:rStyle w:val="s1"/>
              </w:rPr>
              <w:t xml:space="preserve">    &lt;ds:SignedInfo&gt; </w:t>
            </w:r>
          </w:p>
          <w:p w14:paraId="168F5E9E" w14:textId="77777777" w:rsidR="003F2739" w:rsidRPr="003F2739" w:rsidRDefault="003F2739" w:rsidP="003F2739">
            <w:pPr>
              <w:pStyle w:val="p1"/>
              <w:rPr>
                <w:rStyle w:val="s1"/>
              </w:rPr>
            </w:pPr>
            <w:r w:rsidRPr="003F2739">
              <w:rPr>
                <w:rStyle w:val="s1"/>
              </w:rPr>
              <w:t xml:space="preserve">      &lt;ds:CanonicalizationMethod Algorithm="http://www.w3.org/TR/2001/REC-xml-c14n-20010315"/&gt;  </w:t>
            </w:r>
          </w:p>
          <w:p w14:paraId="152D90EB" w14:textId="77777777" w:rsidR="003F2739" w:rsidRPr="003F2739" w:rsidRDefault="003F2739" w:rsidP="003F2739">
            <w:pPr>
              <w:pStyle w:val="p1"/>
              <w:rPr>
                <w:rStyle w:val="s1"/>
              </w:rPr>
            </w:pPr>
            <w:r w:rsidRPr="003F2739">
              <w:rPr>
                <w:rStyle w:val="s1"/>
              </w:rPr>
              <w:lastRenderedPageBreak/>
              <w:t xml:space="preserve">      &lt;ds:SignatureMethod Algorithm="http://www.w3.org/2001/04/xmldsig-more#rsa-sha256"/&gt;  </w:t>
            </w:r>
          </w:p>
          <w:p w14:paraId="101D3FB8" w14:textId="77777777" w:rsidR="003F2739" w:rsidRPr="003F2739" w:rsidRDefault="003F2739" w:rsidP="003F2739">
            <w:pPr>
              <w:pStyle w:val="p1"/>
              <w:rPr>
                <w:rStyle w:val="s1"/>
              </w:rPr>
            </w:pPr>
            <w:r w:rsidRPr="003F2739">
              <w:rPr>
                <w:rStyle w:val="s1"/>
              </w:rPr>
              <w:t xml:space="preserve">      &lt;ds:Reference URI=""&gt; </w:t>
            </w:r>
          </w:p>
          <w:p w14:paraId="4D224019" w14:textId="77777777" w:rsidR="003F2739" w:rsidRPr="003F2739" w:rsidRDefault="003F2739" w:rsidP="003F2739">
            <w:pPr>
              <w:pStyle w:val="p1"/>
              <w:rPr>
                <w:rStyle w:val="s1"/>
              </w:rPr>
            </w:pPr>
            <w:r w:rsidRPr="003F2739">
              <w:rPr>
                <w:rStyle w:val="s1"/>
              </w:rPr>
              <w:t xml:space="preserve">        &lt;ds:Transforms&gt; </w:t>
            </w:r>
          </w:p>
          <w:p w14:paraId="3601D926" w14:textId="77777777" w:rsidR="003F2739" w:rsidRPr="003F2739" w:rsidRDefault="003F2739" w:rsidP="003F2739">
            <w:pPr>
              <w:pStyle w:val="p1"/>
              <w:rPr>
                <w:rStyle w:val="s1"/>
              </w:rPr>
            </w:pPr>
            <w:r w:rsidRPr="003F2739">
              <w:rPr>
                <w:rStyle w:val="s1"/>
              </w:rPr>
              <w:t xml:space="preserve">          &lt;ds:Transform Algorithm="http://www.w3.org/2000/09/xmldsig#enveloped-signature"/&gt; </w:t>
            </w:r>
          </w:p>
          <w:p w14:paraId="7FF44704" w14:textId="77777777" w:rsidR="003F2739" w:rsidRPr="003F2739" w:rsidRDefault="003F2739" w:rsidP="003F2739">
            <w:pPr>
              <w:pStyle w:val="p1"/>
              <w:rPr>
                <w:rStyle w:val="s1"/>
              </w:rPr>
            </w:pPr>
            <w:r w:rsidRPr="003F2739">
              <w:rPr>
                <w:rStyle w:val="s1"/>
              </w:rPr>
              <w:t xml:space="preserve">        &lt;/ds:Transforms&gt;  </w:t>
            </w:r>
          </w:p>
          <w:p w14:paraId="595557D7" w14:textId="77777777" w:rsidR="003F2739" w:rsidRPr="003F2739" w:rsidRDefault="003F2739" w:rsidP="003F2739">
            <w:pPr>
              <w:pStyle w:val="p1"/>
              <w:rPr>
                <w:rStyle w:val="s1"/>
              </w:rPr>
            </w:pPr>
            <w:r w:rsidRPr="003F2739">
              <w:rPr>
                <w:rStyle w:val="s1"/>
              </w:rPr>
              <w:t xml:space="preserve">        &lt;ds:DigestMethod Algorithm="http://www.w3.org/2000/09/xmldsig#sha1"/&gt;  </w:t>
            </w:r>
          </w:p>
          <w:p w14:paraId="3A17C8D2" w14:textId="77777777" w:rsidR="003F2739" w:rsidRPr="003F2739" w:rsidRDefault="003F2739" w:rsidP="003F2739">
            <w:pPr>
              <w:pStyle w:val="p1"/>
              <w:rPr>
                <w:rStyle w:val="s1"/>
              </w:rPr>
            </w:pPr>
            <w:r w:rsidRPr="003F2739">
              <w:rPr>
                <w:rStyle w:val="s1"/>
              </w:rPr>
              <w:t xml:space="preserve">        &lt;ds:DigestValue&gt;HNK7Q4ZxF5zVGri4G4RudoKJD7o=&lt;/ds:DigestValue&gt; </w:t>
            </w:r>
          </w:p>
          <w:p w14:paraId="3D7FE17A" w14:textId="77777777" w:rsidR="003F2739" w:rsidRPr="003F2739" w:rsidRDefault="003F2739" w:rsidP="003F2739">
            <w:pPr>
              <w:pStyle w:val="p1"/>
              <w:rPr>
                <w:rStyle w:val="s1"/>
              </w:rPr>
            </w:pPr>
            <w:r w:rsidRPr="003F2739">
              <w:rPr>
                <w:rStyle w:val="s1"/>
              </w:rPr>
              <w:t xml:space="preserve">      &lt;/ds:Reference&gt; </w:t>
            </w:r>
          </w:p>
          <w:p w14:paraId="6DF9E035" w14:textId="77777777" w:rsidR="003F2739" w:rsidRPr="003F2739" w:rsidRDefault="003F2739" w:rsidP="003F2739">
            <w:pPr>
              <w:pStyle w:val="p1"/>
              <w:rPr>
                <w:rStyle w:val="s1"/>
              </w:rPr>
            </w:pPr>
            <w:r w:rsidRPr="003F2739">
              <w:rPr>
                <w:rStyle w:val="s1"/>
              </w:rPr>
              <w:t xml:space="preserve">    &lt;/ds:SignedInfo&gt;  </w:t>
            </w:r>
          </w:p>
          <w:p w14:paraId="261B37C2" w14:textId="77777777" w:rsidR="003F2739" w:rsidRPr="003F2739" w:rsidRDefault="003F2739" w:rsidP="003F2739">
            <w:pPr>
              <w:pStyle w:val="p1"/>
              <w:rPr>
                <w:rStyle w:val="s1"/>
              </w:rPr>
            </w:pPr>
            <w:r w:rsidRPr="003F2739">
              <w:rPr>
                <w:rStyle w:val="s1"/>
              </w:rPr>
              <w:t xml:space="preserve">    &lt;ds:SignatureValue&gt;lO+phgX5OHBe3Rl4yEmeaTuvQoxEqm29LPkLrrLMbF8miGG7FlXMSeueX5oH8q62nkc1x6uDbi/J 7gqrcbz/HrYj9KvcNRnyAvg5c2L7EEpJJ7gOXWKwJpph5OIY49nrpKPLRy5P6TBdXZoARImmeU4X HU9rRsnLlu0WjXaIUAsFq29iELb1voPc0un1BR+CO1Pua6NiENgB46Bo+pE/QaSHmSDzktwzsMgz xC0pltMhZlUMS7M65mo/SRx0fVrgPL3G+F/MKYENunfIYmWbN7/hl5RI8NS5cQGvsK1fKtmnX+B8 GrxA9JOlITaakzsB/ZdzQTzeeVWse6LyJb4xQQ==&lt;/ds:SignatureValue&gt; </w:t>
            </w:r>
          </w:p>
          <w:p w14:paraId="7D36D388" w14:textId="77777777" w:rsidR="003F2739" w:rsidRPr="003F2739" w:rsidRDefault="003F2739" w:rsidP="003F2739">
            <w:pPr>
              <w:pStyle w:val="p1"/>
              <w:rPr>
                <w:rStyle w:val="s1"/>
              </w:rPr>
            </w:pPr>
            <w:r w:rsidRPr="003F2739">
              <w:rPr>
                <w:rStyle w:val="s1"/>
              </w:rPr>
              <w:t xml:space="preserve">  &lt;/ds:Signature&gt;</w:t>
            </w:r>
          </w:p>
          <w:p w14:paraId="7CF4DB90" w14:textId="05BBB440" w:rsidR="003049FB" w:rsidRPr="00A77A50" w:rsidRDefault="003F2739" w:rsidP="006A286D">
            <w:pPr>
              <w:pStyle w:val="p1"/>
            </w:pPr>
            <w:r>
              <w:rPr>
                <w:rStyle w:val="s1"/>
              </w:rPr>
              <w:t>&lt;/document&gt;</w:t>
            </w:r>
          </w:p>
        </w:tc>
      </w:tr>
    </w:tbl>
    <w:p w14:paraId="5CABF253" w14:textId="77777777" w:rsidR="003049FB" w:rsidRPr="00F561BB" w:rsidRDefault="003049FB" w:rsidP="003049FB">
      <w:pPr>
        <w:rPr>
          <w:rFonts w:ascii="宋体" w:hAnsi="宋体"/>
        </w:rPr>
      </w:pPr>
    </w:p>
    <w:p w14:paraId="4B7C37D0" w14:textId="77777777" w:rsidR="003049FB" w:rsidRPr="00F561BB" w:rsidRDefault="003049FB" w:rsidP="003049FB">
      <w:pPr>
        <w:rPr>
          <w:rFonts w:ascii="宋体" w:hAnsi="宋体"/>
          <w:b/>
        </w:rPr>
      </w:pPr>
      <w:r w:rsidRPr="00F561BB">
        <w:rPr>
          <w:rFonts w:ascii="宋体" w:hAnsi="宋体" w:hint="eastAsia"/>
          <w:b/>
        </w:rPr>
        <w:t>应答报文结构</w:t>
      </w:r>
    </w:p>
    <w:tbl>
      <w:tblPr>
        <w:tblStyle w:val="a9"/>
        <w:tblW w:w="0" w:type="auto"/>
        <w:tblLook w:val="04A0" w:firstRow="1" w:lastRow="0" w:firstColumn="1" w:lastColumn="0" w:noHBand="0" w:noVBand="1"/>
      </w:tblPr>
      <w:tblGrid>
        <w:gridCol w:w="8296"/>
      </w:tblGrid>
      <w:tr w:rsidR="003049FB" w:rsidRPr="00F561BB" w14:paraId="39F22B6A" w14:textId="77777777" w:rsidTr="00AA2783">
        <w:tc>
          <w:tcPr>
            <w:tcW w:w="8522" w:type="dxa"/>
          </w:tcPr>
          <w:p w14:paraId="08CD2044" w14:textId="77777777" w:rsidR="006A286D" w:rsidRPr="006A286D" w:rsidRDefault="006A286D" w:rsidP="006A286D">
            <w:pPr>
              <w:pStyle w:val="p1"/>
              <w:rPr>
                <w:rStyle w:val="s1"/>
              </w:rPr>
            </w:pPr>
            <w:r w:rsidRPr="006A286D">
              <w:rPr>
                <w:rStyle w:val="s1"/>
              </w:rPr>
              <w:t>&lt;?xml version="1.0" encoding="utf-8"?&gt;</w:t>
            </w:r>
          </w:p>
          <w:p w14:paraId="405B8EF8" w14:textId="77777777" w:rsidR="006A286D" w:rsidRPr="006A286D" w:rsidRDefault="006A286D" w:rsidP="006A286D">
            <w:pPr>
              <w:pStyle w:val="p1"/>
              <w:rPr>
                <w:rStyle w:val="s1"/>
              </w:rPr>
            </w:pPr>
            <w:r w:rsidRPr="006A286D">
              <w:rPr>
                <w:rStyle w:val="s1"/>
              </w:rPr>
              <w:t xml:space="preserve">&lt;document&gt; </w:t>
            </w:r>
          </w:p>
          <w:p w14:paraId="138897C3" w14:textId="77777777" w:rsidR="006A286D" w:rsidRPr="006A286D" w:rsidRDefault="006A286D" w:rsidP="006A286D">
            <w:pPr>
              <w:pStyle w:val="p1"/>
              <w:rPr>
                <w:rStyle w:val="s1"/>
              </w:rPr>
            </w:pPr>
            <w:r w:rsidRPr="006A286D">
              <w:rPr>
                <w:rStyle w:val="s1"/>
              </w:rPr>
              <w:t xml:space="preserve">  &lt;response id="response"&gt;</w:t>
            </w:r>
          </w:p>
          <w:p w14:paraId="7A32DB3E" w14:textId="77777777" w:rsidR="006A286D" w:rsidRPr="006A286D" w:rsidRDefault="006A286D" w:rsidP="006A286D">
            <w:pPr>
              <w:pStyle w:val="p1"/>
              <w:rPr>
                <w:rStyle w:val="s1"/>
              </w:rPr>
            </w:pPr>
            <w:r w:rsidRPr="006A286D">
              <w:rPr>
                <w:rStyle w:val="s1"/>
              </w:rPr>
              <w:t xml:space="preserve">    &lt;head&gt;</w:t>
            </w:r>
          </w:p>
          <w:p w14:paraId="0C11DDB3" w14:textId="77777777" w:rsidR="006A286D" w:rsidRPr="006A286D" w:rsidRDefault="006A286D" w:rsidP="006A286D">
            <w:pPr>
              <w:pStyle w:val="p1"/>
              <w:rPr>
                <w:rStyle w:val="s1"/>
              </w:rPr>
            </w:pPr>
            <w:r w:rsidRPr="006A286D">
              <w:rPr>
                <w:rStyle w:val="s1"/>
              </w:rPr>
              <w:t xml:space="preserve">      &lt;Version&gt;1.0.0&lt;/Version&gt;</w:t>
            </w:r>
          </w:p>
          <w:p w14:paraId="2472DF64" w14:textId="77777777" w:rsidR="006A286D" w:rsidRPr="006A286D" w:rsidRDefault="006A286D" w:rsidP="006A286D">
            <w:pPr>
              <w:pStyle w:val="p1"/>
              <w:rPr>
                <w:rStyle w:val="s1"/>
              </w:rPr>
            </w:pPr>
            <w:r w:rsidRPr="006A286D">
              <w:rPr>
                <w:rStyle w:val="s1"/>
              </w:rPr>
              <w:t xml:space="preserve">      &lt;Appid&gt;2017060700000025&lt;/Appid&gt;</w:t>
            </w:r>
          </w:p>
          <w:p w14:paraId="65F0BE1E" w14:textId="77777777" w:rsidR="006A286D" w:rsidRPr="006A286D" w:rsidRDefault="006A286D" w:rsidP="006A286D">
            <w:pPr>
              <w:pStyle w:val="p1"/>
              <w:rPr>
                <w:rStyle w:val="s1"/>
              </w:rPr>
            </w:pPr>
            <w:r w:rsidRPr="006A286D">
              <w:rPr>
                <w:rStyle w:val="s1"/>
              </w:rPr>
              <w:t xml:space="preserve">      &lt;Function&gt;ant.mybank.merchantprod.account.bindbankcard&lt;/Function&gt;</w:t>
            </w:r>
          </w:p>
          <w:p w14:paraId="5FBA66FA" w14:textId="77777777" w:rsidR="006A286D" w:rsidRPr="006A286D" w:rsidRDefault="006A286D" w:rsidP="006A286D">
            <w:pPr>
              <w:pStyle w:val="p1"/>
              <w:rPr>
                <w:rStyle w:val="s1"/>
              </w:rPr>
            </w:pPr>
            <w:r w:rsidRPr="006A286D">
              <w:rPr>
                <w:rStyle w:val="s1"/>
              </w:rPr>
              <w:t xml:space="preserve">      &lt;RespTime&gt;20170613121554&lt;/RespTime&gt;</w:t>
            </w:r>
          </w:p>
          <w:p w14:paraId="0D0D7C1C" w14:textId="77777777" w:rsidR="006A286D" w:rsidRPr="006A286D" w:rsidRDefault="006A286D" w:rsidP="006A286D">
            <w:pPr>
              <w:pStyle w:val="p1"/>
              <w:rPr>
                <w:rStyle w:val="s1"/>
              </w:rPr>
            </w:pPr>
            <w:r w:rsidRPr="006A286D">
              <w:rPr>
                <w:rStyle w:val="s1"/>
              </w:rPr>
              <w:t xml:space="preserve">      &lt;RespTimeZone&gt;UTC+8&lt;/RespTimeZone&gt;</w:t>
            </w:r>
          </w:p>
          <w:p w14:paraId="595EF83D" w14:textId="77777777" w:rsidR="006A286D" w:rsidRPr="006A286D" w:rsidRDefault="006A286D" w:rsidP="006A286D">
            <w:pPr>
              <w:pStyle w:val="p1"/>
              <w:rPr>
                <w:rStyle w:val="s1"/>
              </w:rPr>
            </w:pPr>
            <w:r w:rsidRPr="006A286D">
              <w:rPr>
                <w:rStyle w:val="s1"/>
              </w:rPr>
              <w:t xml:space="preserve">      &lt;ReqMsgId&gt;2017061300009&lt;/ReqMsgId&gt;</w:t>
            </w:r>
          </w:p>
          <w:p w14:paraId="2B663399" w14:textId="77777777" w:rsidR="006A286D" w:rsidRPr="006A286D" w:rsidRDefault="006A286D" w:rsidP="006A286D">
            <w:pPr>
              <w:pStyle w:val="p1"/>
              <w:rPr>
                <w:rStyle w:val="s1"/>
              </w:rPr>
            </w:pPr>
            <w:r w:rsidRPr="006A286D">
              <w:rPr>
                <w:rStyle w:val="s1"/>
              </w:rPr>
              <w:t xml:space="preserve">      &lt;Reserve/&gt;</w:t>
            </w:r>
          </w:p>
          <w:p w14:paraId="0AD63C97" w14:textId="77777777" w:rsidR="006A286D" w:rsidRPr="006A286D" w:rsidRDefault="006A286D" w:rsidP="006A286D">
            <w:pPr>
              <w:pStyle w:val="p1"/>
              <w:rPr>
                <w:rStyle w:val="s1"/>
              </w:rPr>
            </w:pPr>
            <w:r w:rsidRPr="006A286D">
              <w:rPr>
                <w:rStyle w:val="s1"/>
              </w:rPr>
              <w:t xml:space="preserve">      &lt;SignType&gt;RSA&lt;/SignType&gt;</w:t>
            </w:r>
          </w:p>
          <w:p w14:paraId="57DF35AF" w14:textId="77777777" w:rsidR="006A286D" w:rsidRPr="006A286D" w:rsidRDefault="006A286D" w:rsidP="006A286D">
            <w:pPr>
              <w:pStyle w:val="p1"/>
              <w:rPr>
                <w:rStyle w:val="s1"/>
              </w:rPr>
            </w:pPr>
            <w:r w:rsidRPr="006A286D">
              <w:rPr>
                <w:rStyle w:val="s1"/>
              </w:rPr>
              <w:t xml:space="preserve">      &lt;InputCharset&gt;UTF-8&lt;/InputCharset&gt;</w:t>
            </w:r>
          </w:p>
          <w:p w14:paraId="291B69B2" w14:textId="77777777" w:rsidR="006A286D" w:rsidRPr="006A286D" w:rsidRDefault="006A286D" w:rsidP="006A286D">
            <w:pPr>
              <w:pStyle w:val="p1"/>
              <w:rPr>
                <w:rStyle w:val="s1"/>
              </w:rPr>
            </w:pPr>
            <w:r w:rsidRPr="006A286D">
              <w:rPr>
                <w:rStyle w:val="s1"/>
              </w:rPr>
              <w:t xml:space="preserve">    &lt;/head&gt;</w:t>
            </w:r>
          </w:p>
          <w:p w14:paraId="1BB29374" w14:textId="77777777" w:rsidR="006A286D" w:rsidRPr="006A286D" w:rsidRDefault="006A286D" w:rsidP="006A286D">
            <w:pPr>
              <w:pStyle w:val="p1"/>
              <w:rPr>
                <w:rStyle w:val="s1"/>
              </w:rPr>
            </w:pPr>
            <w:r w:rsidRPr="006A286D">
              <w:rPr>
                <w:rStyle w:val="s1"/>
              </w:rPr>
              <w:t xml:space="preserve">    &lt;body&gt;</w:t>
            </w:r>
          </w:p>
          <w:p w14:paraId="2CCF8F0D" w14:textId="77777777" w:rsidR="006A286D" w:rsidRPr="006A286D" w:rsidRDefault="006A286D" w:rsidP="006A286D">
            <w:pPr>
              <w:pStyle w:val="p1"/>
              <w:rPr>
                <w:rStyle w:val="s1"/>
              </w:rPr>
            </w:pPr>
            <w:r w:rsidRPr="006A286D">
              <w:rPr>
                <w:rStyle w:val="s1"/>
              </w:rPr>
              <w:t xml:space="preserve">      &lt;RespInfo&gt;</w:t>
            </w:r>
          </w:p>
          <w:p w14:paraId="31AFAB42" w14:textId="77777777" w:rsidR="006A286D" w:rsidRPr="006A286D" w:rsidRDefault="006A286D" w:rsidP="006A286D">
            <w:pPr>
              <w:pStyle w:val="p1"/>
              <w:rPr>
                <w:rStyle w:val="s1"/>
              </w:rPr>
            </w:pPr>
            <w:r w:rsidRPr="006A286D">
              <w:rPr>
                <w:rStyle w:val="s1"/>
              </w:rPr>
              <w:t xml:space="preserve">        &lt;ResultStatus&gt;F&lt;/ResultStatus&gt;</w:t>
            </w:r>
          </w:p>
          <w:p w14:paraId="3B49CC08" w14:textId="77777777" w:rsidR="006A286D" w:rsidRPr="006A286D" w:rsidRDefault="006A286D" w:rsidP="006A286D">
            <w:pPr>
              <w:pStyle w:val="p1"/>
              <w:rPr>
                <w:rStyle w:val="s1"/>
              </w:rPr>
            </w:pPr>
            <w:r w:rsidRPr="006A286D">
              <w:rPr>
                <w:rStyle w:val="s1"/>
              </w:rPr>
              <w:t xml:space="preserve">        &lt;ResultCode&gt;9000&lt;/ResultCode&gt;</w:t>
            </w:r>
          </w:p>
          <w:p w14:paraId="19252C92" w14:textId="77777777" w:rsidR="006A286D" w:rsidRPr="006A286D" w:rsidRDefault="006A286D" w:rsidP="006A286D">
            <w:pPr>
              <w:pStyle w:val="p1"/>
              <w:rPr>
                <w:rStyle w:val="s1"/>
              </w:rPr>
            </w:pPr>
            <w:r w:rsidRPr="006A286D">
              <w:rPr>
                <w:rStyle w:val="s1"/>
                <w:rFonts w:hint="eastAsia"/>
              </w:rPr>
              <w:t xml:space="preserve">        &lt;ResultMsg&gt;</w:t>
            </w:r>
            <w:r w:rsidRPr="006A286D">
              <w:rPr>
                <w:rStyle w:val="s1"/>
                <w:rFonts w:hint="eastAsia"/>
              </w:rPr>
              <w:t>暂时系统异常</w:t>
            </w:r>
            <w:r w:rsidRPr="006A286D">
              <w:rPr>
                <w:rStyle w:val="s1"/>
                <w:rFonts w:hint="eastAsia"/>
              </w:rPr>
              <w:t>&lt;/ResultMsg&gt;</w:t>
            </w:r>
          </w:p>
          <w:p w14:paraId="422B9277" w14:textId="77777777" w:rsidR="006A286D" w:rsidRPr="006A286D" w:rsidRDefault="006A286D" w:rsidP="006A286D">
            <w:pPr>
              <w:pStyle w:val="p1"/>
              <w:rPr>
                <w:rStyle w:val="s1"/>
              </w:rPr>
            </w:pPr>
            <w:r w:rsidRPr="006A286D">
              <w:rPr>
                <w:rStyle w:val="s1"/>
              </w:rPr>
              <w:t xml:space="preserve">      &lt;/RespInfo&gt;</w:t>
            </w:r>
          </w:p>
          <w:p w14:paraId="1C9EA644" w14:textId="77777777" w:rsidR="006A286D" w:rsidRPr="006A286D" w:rsidRDefault="006A286D" w:rsidP="006A286D">
            <w:pPr>
              <w:pStyle w:val="p1"/>
              <w:rPr>
                <w:rStyle w:val="s1"/>
              </w:rPr>
            </w:pPr>
            <w:r w:rsidRPr="006A286D">
              <w:rPr>
                <w:rStyle w:val="s1"/>
              </w:rPr>
              <w:t xml:space="preserve">      &lt;OutTradeNo&gt;2017061300009&lt;/OutTradeNo&gt;</w:t>
            </w:r>
          </w:p>
          <w:p w14:paraId="0D5D39AD" w14:textId="77777777" w:rsidR="006A286D" w:rsidRPr="006A286D" w:rsidRDefault="006A286D" w:rsidP="006A286D">
            <w:pPr>
              <w:pStyle w:val="p1"/>
              <w:rPr>
                <w:rStyle w:val="s1"/>
              </w:rPr>
            </w:pPr>
            <w:r w:rsidRPr="006A286D">
              <w:rPr>
                <w:rStyle w:val="s1"/>
              </w:rPr>
              <w:t xml:space="preserve">    &lt;/body&gt;</w:t>
            </w:r>
          </w:p>
          <w:p w14:paraId="4C7A5373" w14:textId="77777777" w:rsidR="006A286D" w:rsidRPr="006A286D" w:rsidRDefault="006A286D" w:rsidP="006A286D">
            <w:pPr>
              <w:pStyle w:val="p1"/>
              <w:rPr>
                <w:rStyle w:val="s1"/>
              </w:rPr>
            </w:pPr>
            <w:r w:rsidRPr="006A286D">
              <w:rPr>
                <w:rStyle w:val="s1"/>
              </w:rPr>
              <w:t xml:space="preserve">  &lt;/response&gt;  </w:t>
            </w:r>
          </w:p>
          <w:p w14:paraId="0BE04610" w14:textId="77777777" w:rsidR="006A286D" w:rsidRPr="006A286D" w:rsidRDefault="006A286D" w:rsidP="006A286D">
            <w:pPr>
              <w:pStyle w:val="p1"/>
              <w:rPr>
                <w:rStyle w:val="s1"/>
              </w:rPr>
            </w:pPr>
            <w:r w:rsidRPr="006A286D">
              <w:rPr>
                <w:rStyle w:val="s1"/>
              </w:rPr>
              <w:lastRenderedPageBreak/>
              <w:t xml:space="preserve">  &lt;Signature xmlns="http://www.w3.org/2000/09/xmldsig#"&gt;  </w:t>
            </w:r>
          </w:p>
          <w:p w14:paraId="35EC7AC7" w14:textId="77777777" w:rsidR="006A286D" w:rsidRPr="006A286D" w:rsidRDefault="006A286D" w:rsidP="006A286D">
            <w:pPr>
              <w:pStyle w:val="p1"/>
              <w:rPr>
                <w:rStyle w:val="s1"/>
              </w:rPr>
            </w:pPr>
            <w:r w:rsidRPr="006A286D">
              <w:rPr>
                <w:rStyle w:val="s1"/>
              </w:rPr>
              <w:t xml:space="preserve">    &lt;SignedInfo&gt; </w:t>
            </w:r>
          </w:p>
          <w:p w14:paraId="4C2EE927" w14:textId="77777777" w:rsidR="006A286D" w:rsidRPr="006A286D" w:rsidRDefault="006A286D" w:rsidP="006A286D">
            <w:pPr>
              <w:pStyle w:val="p1"/>
              <w:rPr>
                <w:rStyle w:val="s1"/>
              </w:rPr>
            </w:pPr>
            <w:r w:rsidRPr="006A286D">
              <w:rPr>
                <w:rStyle w:val="s1"/>
              </w:rPr>
              <w:t xml:space="preserve">      &lt;CanonicalizationMethod Algorithm="http://www.w3.org/TR/2001/REC-xml-c14n-20010315"/&gt;  </w:t>
            </w:r>
          </w:p>
          <w:p w14:paraId="3EB3543C" w14:textId="77777777" w:rsidR="006A286D" w:rsidRPr="006A286D" w:rsidRDefault="006A286D" w:rsidP="006A286D">
            <w:pPr>
              <w:pStyle w:val="p1"/>
              <w:rPr>
                <w:rStyle w:val="s1"/>
              </w:rPr>
            </w:pPr>
            <w:r w:rsidRPr="006A286D">
              <w:rPr>
                <w:rStyle w:val="s1"/>
              </w:rPr>
              <w:t xml:space="preserve">      &lt;SignatureMethod Algorithm="http://www.w3.org/2001/04/xmldsig-more#rsa-sha256"/&gt;  </w:t>
            </w:r>
          </w:p>
          <w:p w14:paraId="00B35E30" w14:textId="77777777" w:rsidR="006A286D" w:rsidRPr="006A286D" w:rsidRDefault="006A286D" w:rsidP="006A286D">
            <w:pPr>
              <w:pStyle w:val="p1"/>
              <w:rPr>
                <w:rStyle w:val="s1"/>
              </w:rPr>
            </w:pPr>
            <w:r w:rsidRPr="006A286D">
              <w:rPr>
                <w:rStyle w:val="s1"/>
              </w:rPr>
              <w:t xml:space="preserve">      &lt;Reference URI=""&gt; </w:t>
            </w:r>
          </w:p>
          <w:p w14:paraId="7C31097C" w14:textId="77777777" w:rsidR="006A286D" w:rsidRPr="006A286D" w:rsidRDefault="006A286D" w:rsidP="006A286D">
            <w:pPr>
              <w:pStyle w:val="p1"/>
              <w:rPr>
                <w:rStyle w:val="s1"/>
              </w:rPr>
            </w:pPr>
            <w:r w:rsidRPr="006A286D">
              <w:rPr>
                <w:rStyle w:val="s1"/>
              </w:rPr>
              <w:t xml:space="preserve">        &lt;Transforms&gt; </w:t>
            </w:r>
          </w:p>
          <w:p w14:paraId="0045E724" w14:textId="77777777" w:rsidR="006A286D" w:rsidRPr="006A286D" w:rsidRDefault="006A286D" w:rsidP="006A286D">
            <w:pPr>
              <w:pStyle w:val="p1"/>
              <w:rPr>
                <w:rStyle w:val="s1"/>
              </w:rPr>
            </w:pPr>
            <w:r w:rsidRPr="006A286D">
              <w:rPr>
                <w:rStyle w:val="s1"/>
              </w:rPr>
              <w:t xml:space="preserve">          &lt;Transform Algorithm="http://www.w3.org/2000/09/xmldsig#enveloped-signature"/&gt; </w:t>
            </w:r>
          </w:p>
          <w:p w14:paraId="14C1104B" w14:textId="77777777" w:rsidR="006A286D" w:rsidRPr="006A286D" w:rsidRDefault="006A286D" w:rsidP="006A286D">
            <w:pPr>
              <w:pStyle w:val="p1"/>
              <w:rPr>
                <w:rStyle w:val="s1"/>
              </w:rPr>
            </w:pPr>
            <w:r w:rsidRPr="006A286D">
              <w:rPr>
                <w:rStyle w:val="s1"/>
              </w:rPr>
              <w:t xml:space="preserve">        &lt;/Transforms&gt;  </w:t>
            </w:r>
          </w:p>
          <w:p w14:paraId="4D9ADA46" w14:textId="77777777" w:rsidR="006A286D" w:rsidRPr="006A286D" w:rsidRDefault="006A286D" w:rsidP="006A286D">
            <w:pPr>
              <w:pStyle w:val="p1"/>
              <w:rPr>
                <w:rStyle w:val="s1"/>
              </w:rPr>
            </w:pPr>
            <w:r w:rsidRPr="006A286D">
              <w:rPr>
                <w:rStyle w:val="s1"/>
              </w:rPr>
              <w:t xml:space="preserve">        &lt;DigestMethod Algorithm="http://www.w3.org/2000/09/xmldsig#sha1"/&gt;  </w:t>
            </w:r>
          </w:p>
          <w:p w14:paraId="48B48D25" w14:textId="77777777" w:rsidR="006A286D" w:rsidRPr="006A286D" w:rsidRDefault="006A286D" w:rsidP="006A286D">
            <w:pPr>
              <w:pStyle w:val="p1"/>
              <w:rPr>
                <w:rStyle w:val="s1"/>
              </w:rPr>
            </w:pPr>
            <w:r w:rsidRPr="006A286D">
              <w:rPr>
                <w:rStyle w:val="s1"/>
              </w:rPr>
              <w:t xml:space="preserve">        &lt;DigestValue&gt;k4bJREgMky2U6y1VRLm82cJYSQ0=&lt;/DigestValue&gt; </w:t>
            </w:r>
          </w:p>
          <w:p w14:paraId="5197AF10" w14:textId="77777777" w:rsidR="006A286D" w:rsidRPr="006A286D" w:rsidRDefault="006A286D" w:rsidP="006A286D">
            <w:pPr>
              <w:pStyle w:val="p1"/>
              <w:rPr>
                <w:rStyle w:val="s1"/>
              </w:rPr>
            </w:pPr>
            <w:r w:rsidRPr="006A286D">
              <w:rPr>
                <w:rStyle w:val="s1"/>
              </w:rPr>
              <w:t xml:space="preserve">      &lt;/Reference&gt; </w:t>
            </w:r>
          </w:p>
          <w:p w14:paraId="4323E4DC" w14:textId="77777777" w:rsidR="006A286D" w:rsidRPr="006A286D" w:rsidRDefault="006A286D" w:rsidP="006A286D">
            <w:pPr>
              <w:pStyle w:val="p1"/>
              <w:rPr>
                <w:rStyle w:val="s1"/>
              </w:rPr>
            </w:pPr>
            <w:r w:rsidRPr="006A286D">
              <w:rPr>
                <w:rStyle w:val="s1"/>
              </w:rPr>
              <w:t xml:space="preserve">    &lt;/SignedInfo&gt;  </w:t>
            </w:r>
          </w:p>
          <w:p w14:paraId="530FA2EA" w14:textId="77777777" w:rsidR="006A286D" w:rsidRPr="006A286D" w:rsidRDefault="006A286D" w:rsidP="006A286D">
            <w:pPr>
              <w:pStyle w:val="p1"/>
              <w:rPr>
                <w:rStyle w:val="s1"/>
              </w:rPr>
            </w:pPr>
            <w:r w:rsidRPr="006A286D">
              <w:rPr>
                <w:rStyle w:val="s1"/>
              </w:rPr>
              <w:t xml:space="preserve">    &lt;SignatureValue&gt;r7FOMai3E8rRMAUe39Sy0O7Ure+IRirdl3J5pMMqPDoM9ZO8QRbvkzoGI2Egb6+yQsPeHH9bIA9Z goOHWwvFrK0nCUTsZH845UjfzzjJ6vO1KcYRxz3fCL329UYfu2ix8ygLYdIOOPb2FXywQgWccFYH Q1t0k13NZuq7OTCrIBk=&lt;/SignatureValue&gt; </w:t>
            </w:r>
          </w:p>
          <w:p w14:paraId="19E9C06E" w14:textId="77777777" w:rsidR="006A286D" w:rsidRPr="006A286D" w:rsidRDefault="006A286D" w:rsidP="006A286D">
            <w:pPr>
              <w:pStyle w:val="p1"/>
              <w:rPr>
                <w:rStyle w:val="s1"/>
              </w:rPr>
            </w:pPr>
            <w:r w:rsidRPr="006A286D">
              <w:rPr>
                <w:rStyle w:val="s1"/>
              </w:rPr>
              <w:t xml:space="preserve">  &lt;/Signature&gt;</w:t>
            </w:r>
          </w:p>
          <w:p w14:paraId="3787F223" w14:textId="77777777" w:rsidR="006A286D" w:rsidRPr="006A286D" w:rsidRDefault="006A286D" w:rsidP="006A286D">
            <w:pPr>
              <w:pStyle w:val="p1"/>
              <w:rPr>
                <w:rStyle w:val="s1"/>
              </w:rPr>
            </w:pPr>
            <w:r w:rsidRPr="006A286D">
              <w:rPr>
                <w:rStyle w:val="s1"/>
              </w:rPr>
              <w:t>&lt;/document&gt;</w:t>
            </w:r>
          </w:p>
          <w:p w14:paraId="77F981B6" w14:textId="543608EB" w:rsidR="003049FB" w:rsidRPr="00C55DB5" w:rsidRDefault="003049FB" w:rsidP="00AA2783">
            <w:pPr>
              <w:pStyle w:val="p2"/>
            </w:pPr>
          </w:p>
        </w:tc>
      </w:tr>
    </w:tbl>
    <w:p w14:paraId="1A784492" w14:textId="77777777" w:rsidR="003049FB" w:rsidRDefault="003049FB" w:rsidP="003049FB">
      <w:pPr>
        <w:rPr>
          <w:rFonts w:ascii="宋体" w:hAnsi="宋体"/>
        </w:rPr>
      </w:pPr>
    </w:p>
    <w:p w14:paraId="12EB5E52" w14:textId="77777777" w:rsidR="003049FB" w:rsidRDefault="003049FB" w:rsidP="003049FB">
      <w:pPr>
        <w:rPr>
          <w:rFonts w:ascii="宋体" w:hAnsi="宋体"/>
          <w:color w:val="FF0000"/>
        </w:rPr>
      </w:pPr>
      <w:r w:rsidRPr="00BD3876">
        <w:rPr>
          <w:rFonts w:ascii="宋体" w:hAnsi="宋体" w:hint="eastAsia"/>
          <w:color w:val="FF0000"/>
        </w:rPr>
        <w:t>备注</w:t>
      </w:r>
      <w:r w:rsidRPr="00BD3876">
        <w:rPr>
          <w:rFonts w:ascii="宋体" w:hAnsi="宋体"/>
          <w:color w:val="FF0000"/>
        </w:rPr>
        <w:t>：</w:t>
      </w:r>
      <w:r>
        <w:rPr>
          <w:rFonts w:ascii="宋体" w:hAnsi="宋体" w:hint="eastAsia"/>
          <w:color w:val="FF0000"/>
        </w:rPr>
        <w:t>部分列表</w:t>
      </w:r>
      <w:r>
        <w:rPr>
          <w:rFonts w:ascii="宋体" w:hAnsi="宋体"/>
          <w:color w:val="FF0000"/>
        </w:rPr>
        <w:t>形式的数据</w:t>
      </w:r>
      <w:r>
        <w:rPr>
          <w:rFonts w:ascii="宋体" w:hAnsi="宋体" w:hint="eastAsia"/>
          <w:color w:val="FF0000"/>
        </w:rPr>
        <w:t>类型</w:t>
      </w:r>
      <w:r w:rsidRPr="00BD3876">
        <w:rPr>
          <w:rFonts w:ascii="宋体" w:hAnsi="宋体"/>
          <w:color w:val="FF0000"/>
        </w:rPr>
        <w:t>，</w:t>
      </w:r>
      <w:r>
        <w:rPr>
          <w:rFonts w:ascii="宋体" w:hAnsi="宋体" w:hint="eastAsia"/>
          <w:color w:val="FF0000"/>
        </w:rPr>
        <w:t>须</w:t>
      </w:r>
      <w:r w:rsidRPr="00BD3876">
        <w:rPr>
          <w:rFonts w:ascii="宋体" w:hAnsi="宋体"/>
          <w:color w:val="FF0000"/>
        </w:rPr>
        <w:t>使用</w:t>
      </w:r>
      <w:r w:rsidRPr="00BD3876">
        <w:rPr>
          <w:rFonts w:ascii="宋体" w:hAnsi="宋体" w:hint="eastAsia"/>
          <w:color w:val="FF0000"/>
        </w:rPr>
        <w:t>JSON格式</w:t>
      </w:r>
      <w:r w:rsidRPr="00BD3876">
        <w:rPr>
          <w:rFonts w:ascii="宋体" w:hAnsi="宋体"/>
          <w:color w:val="FF0000"/>
        </w:rPr>
        <w:t>并用base64</w:t>
      </w:r>
      <w:r w:rsidRPr="00BD3876">
        <w:rPr>
          <w:rFonts w:ascii="宋体" w:hAnsi="宋体" w:hint="eastAsia"/>
          <w:color w:val="FF0000"/>
        </w:rPr>
        <w:t>编码</w:t>
      </w:r>
      <w:r>
        <w:rPr>
          <w:rFonts w:ascii="宋体" w:hAnsi="宋体" w:hint="eastAsia"/>
          <w:color w:val="FF0000"/>
        </w:rPr>
        <w:t>后</w:t>
      </w:r>
      <w:r w:rsidRPr="00BD3876">
        <w:rPr>
          <w:rFonts w:ascii="宋体" w:hAnsi="宋体"/>
          <w:color w:val="FF0000"/>
        </w:rPr>
        <w:t>填入。</w:t>
      </w:r>
      <w:r>
        <w:rPr>
          <w:rFonts w:ascii="宋体" w:hAnsi="宋体" w:hint="eastAsia"/>
          <w:color w:val="FF0000"/>
        </w:rPr>
        <w:t>如商户</w:t>
      </w:r>
      <w:r>
        <w:rPr>
          <w:rFonts w:ascii="宋体" w:hAnsi="宋体"/>
          <w:color w:val="FF0000"/>
        </w:rPr>
        <w:t>详情、手续费列表、清算卡参数等</w:t>
      </w:r>
      <w:r>
        <w:rPr>
          <w:rFonts w:ascii="宋体" w:hAnsi="宋体" w:hint="eastAsia"/>
          <w:color w:val="FF0000"/>
        </w:rPr>
        <w:t>。具体</w:t>
      </w:r>
      <w:r>
        <w:rPr>
          <w:rFonts w:ascii="宋体" w:hAnsi="宋体"/>
          <w:color w:val="FF0000"/>
        </w:rPr>
        <w:t>会在接口报文变量中</w:t>
      </w:r>
      <w:r>
        <w:rPr>
          <w:rFonts w:ascii="宋体" w:hAnsi="宋体" w:hint="eastAsia"/>
          <w:color w:val="FF0000"/>
        </w:rPr>
        <w:t>标明</w:t>
      </w:r>
      <w:r>
        <w:rPr>
          <w:rFonts w:ascii="宋体" w:hAnsi="宋体"/>
          <w:color w:val="FF0000"/>
        </w:rPr>
        <w:t>是否</w:t>
      </w:r>
      <w:r>
        <w:rPr>
          <w:rFonts w:ascii="宋体" w:hAnsi="宋体" w:hint="eastAsia"/>
          <w:color w:val="FF0000"/>
        </w:rPr>
        <w:t>需要</w:t>
      </w:r>
      <w:r>
        <w:rPr>
          <w:rFonts w:ascii="宋体" w:hAnsi="宋体"/>
          <w:color w:val="FF0000"/>
        </w:rPr>
        <w:t>压缩。</w:t>
      </w:r>
    </w:p>
    <w:p w14:paraId="6A8E3BFD" w14:textId="77777777" w:rsidR="003049FB" w:rsidRDefault="003049FB" w:rsidP="003049FB">
      <w:pPr>
        <w:pStyle w:val="3"/>
      </w:pPr>
      <w:bookmarkStart w:id="17" w:name="_Toc480966176"/>
      <w:r w:rsidRPr="003049FB">
        <w:rPr>
          <w:rFonts w:hint="eastAsia"/>
        </w:rPr>
        <w:t>请求报文头</w:t>
      </w:r>
      <w:bookmarkEnd w:id="17"/>
    </w:p>
    <w:tbl>
      <w:tblPr>
        <w:tblStyle w:val="a9"/>
        <w:tblW w:w="5000" w:type="pct"/>
        <w:tblLayout w:type="fixed"/>
        <w:tblLook w:val="04A0" w:firstRow="1" w:lastRow="0" w:firstColumn="1" w:lastColumn="0" w:noHBand="0" w:noVBand="1"/>
      </w:tblPr>
      <w:tblGrid>
        <w:gridCol w:w="412"/>
        <w:gridCol w:w="1284"/>
        <w:gridCol w:w="710"/>
        <w:gridCol w:w="991"/>
        <w:gridCol w:w="567"/>
        <w:gridCol w:w="710"/>
        <w:gridCol w:w="1838"/>
        <w:gridCol w:w="1784"/>
      </w:tblGrid>
      <w:tr w:rsidR="003049FB" w:rsidRPr="00261E28" w14:paraId="770DF0A7" w14:textId="77777777" w:rsidTr="00AA2783">
        <w:trPr>
          <w:trHeight w:val="270"/>
        </w:trPr>
        <w:tc>
          <w:tcPr>
            <w:tcW w:w="24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04EB2" w14:textId="77777777" w:rsidR="003049FB" w:rsidRPr="00261E28" w:rsidRDefault="003049FB" w:rsidP="00AA2783">
            <w:pPr>
              <w:rPr>
                <w:rFonts w:asciiTheme="minorEastAsia" w:eastAsiaTheme="minorEastAsia" w:hAnsiTheme="minorEastAsia"/>
                <w:b/>
                <w:sz w:val="18"/>
                <w:szCs w:val="18"/>
              </w:rPr>
            </w:pPr>
            <w:r w:rsidRPr="00261E28">
              <w:rPr>
                <w:rFonts w:asciiTheme="minorEastAsia" w:eastAsiaTheme="minorEastAsia" w:hAnsiTheme="minorEastAsia" w:hint="eastAsia"/>
                <w:b/>
                <w:sz w:val="18"/>
                <w:szCs w:val="18"/>
              </w:rPr>
              <w:t>序号</w:t>
            </w:r>
          </w:p>
        </w:tc>
        <w:tc>
          <w:tcPr>
            <w:tcW w:w="7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F7F12F" w14:textId="77777777" w:rsidR="003049FB" w:rsidRPr="00261E28" w:rsidRDefault="003049FB" w:rsidP="00AA2783">
            <w:pPr>
              <w:rPr>
                <w:rFonts w:asciiTheme="minorEastAsia" w:eastAsiaTheme="minorEastAsia" w:hAnsiTheme="minorEastAsia"/>
                <w:b/>
                <w:sz w:val="18"/>
                <w:szCs w:val="18"/>
              </w:rPr>
            </w:pPr>
            <w:r w:rsidRPr="00261E28">
              <w:rPr>
                <w:rFonts w:asciiTheme="minorEastAsia" w:eastAsiaTheme="minorEastAsia" w:hAnsiTheme="minorEastAsia" w:hint="eastAsia"/>
                <w:b/>
                <w:sz w:val="18"/>
                <w:szCs w:val="18"/>
              </w:rPr>
              <w:t>参数名</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EC6EEA" w14:textId="77777777" w:rsidR="003049FB" w:rsidRPr="00261E28" w:rsidRDefault="003049FB" w:rsidP="00AA2783">
            <w:pPr>
              <w:rPr>
                <w:rFonts w:asciiTheme="minorEastAsia" w:eastAsiaTheme="minorEastAsia" w:hAnsiTheme="minorEastAsia"/>
                <w:b/>
                <w:sz w:val="18"/>
                <w:szCs w:val="18"/>
              </w:rPr>
            </w:pPr>
            <w:r w:rsidRPr="00261E28">
              <w:rPr>
                <w:rFonts w:asciiTheme="minorEastAsia" w:eastAsiaTheme="minorEastAsia" w:hAnsiTheme="minorEastAsia" w:hint="eastAsia"/>
                <w:b/>
                <w:sz w:val="18"/>
                <w:szCs w:val="18"/>
              </w:rPr>
              <w:t>参数描述</w:t>
            </w:r>
          </w:p>
        </w:tc>
        <w:tc>
          <w:tcPr>
            <w:tcW w:w="5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67F4DA" w14:textId="77777777" w:rsidR="003049FB" w:rsidRPr="00261E28" w:rsidRDefault="003049FB" w:rsidP="00AA2783">
            <w:pPr>
              <w:rPr>
                <w:rFonts w:asciiTheme="minorEastAsia" w:eastAsiaTheme="minorEastAsia" w:hAnsiTheme="minorEastAsia"/>
                <w:b/>
                <w:sz w:val="18"/>
                <w:szCs w:val="18"/>
              </w:rPr>
            </w:pPr>
            <w:r w:rsidRPr="00261E28">
              <w:rPr>
                <w:rFonts w:asciiTheme="minorEastAsia" w:eastAsiaTheme="minorEastAsia" w:hAnsiTheme="minorEastAsia" w:hint="eastAsia"/>
                <w:b/>
                <w:sz w:val="18"/>
                <w:szCs w:val="18"/>
              </w:rPr>
              <w:t>数据类型</w:t>
            </w:r>
          </w:p>
        </w:tc>
        <w:tc>
          <w:tcPr>
            <w:tcW w:w="3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29341F" w14:textId="77777777" w:rsidR="003049FB" w:rsidRPr="00261E28" w:rsidRDefault="003049FB" w:rsidP="00AA2783">
            <w:pPr>
              <w:rPr>
                <w:rFonts w:asciiTheme="minorEastAsia" w:eastAsiaTheme="minorEastAsia" w:hAnsiTheme="minorEastAsia"/>
                <w:b/>
                <w:sz w:val="18"/>
                <w:szCs w:val="18"/>
              </w:rPr>
            </w:pPr>
            <w:r w:rsidRPr="00261E28">
              <w:rPr>
                <w:rFonts w:asciiTheme="minorEastAsia" w:eastAsiaTheme="minorEastAsia" w:hAnsiTheme="minorEastAsia" w:hint="eastAsia"/>
                <w:b/>
                <w:sz w:val="18"/>
                <w:szCs w:val="18"/>
              </w:rPr>
              <w:t>长度</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C17CCD" w14:textId="77777777" w:rsidR="003049FB" w:rsidRPr="00261E28" w:rsidRDefault="003049FB" w:rsidP="00AA2783">
            <w:pPr>
              <w:rPr>
                <w:rFonts w:asciiTheme="minorEastAsia" w:eastAsiaTheme="minorEastAsia" w:hAnsiTheme="minorEastAsia"/>
                <w:b/>
                <w:sz w:val="18"/>
                <w:szCs w:val="18"/>
              </w:rPr>
            </w:pPr>
            <w:r w:rsidRPr="00261E28">
              <w:rPr>
                <w:rFonts w:asciiTheme="minorEastAsia" w:eastAsiaTheme="minorEastAsia" w:hAnsiTheme="minorEastAsia" w:hint="eastAsia"/>
                <w:b/>
                <w:sz w:val="18"/>
                <w:szCs w:val="18"/>
              </w:rPr>
              <w:t>出现要求</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DDA1C3" w14:textId="77777777" w:rsidR="003049FB" w:rsidRPr="00261E28" w:rsidRDefault="003049FB" w:rsidP="00AA2783">
            <w:pPr>
              <w:rPr>
                <w:rFonts w:asciiTheme="minorEastAsia" w:eastAsiaTheme="minorEastAsia" w:hAnsiTheme="minorEastAsia"/>
                <w:b/>
                <w:sz w:val="18"/>
                <w:szCs w:val="18"/>
              </w:rPr>
            </w:pPr>
            <w:r w:rsidRPr="00261E28">
              <w:rPr>
                <w:rFonts w:asciiTheme="minorEastAsia" w:eastAsiaTheme="minorEastAsia" w:hAnsiTheme="minorEastAsia" w:hint="eastAsia"/>
                <w:b/>
                <w:sz w:val="18"/>
                <w:szCs w:val="18"/>
              </w:rPr>
              <w:t>示例</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936ECA" w14:textId="77777777" w:rsidR="003049FB" w:rsidRPr="00261E28" w:rsidRDefault="003049FB" w:rsidP="00AA2783">
            <w:pPr>
              <w:rPr>
                <w:rFonts w:asciiTheme="minorEastAsia" w:eastAsiaTheme="minorEastAsia" w:hAnsiTheme="minorEastAsia"/>
                <w:b/>
                <w:sz w:val="18"/>
                <w:szCs w:val="18"/>
              </w:rPr>
            </w:pPr>
            <w:r w:rsidRPr="00261E28">
              <w:rPr>
                <w:rFonts w:asciiTheme="minorEastAsia" w:eastAsiaTheme="minorEastAsia" w:hAnsiTheme="minorEastAsia" w:hint="eastAsia"/>
                <w:b/>
                <w:sz w:val="18"/>
                <w:szCs w:val="18"/>
              </w:rPr>
              <w:t>备注</w:t>
            </w:r>
          </w:p>
        </w:tc>
      </w:tr>
      <w:tr w:rsidR="003049FB" w:rsidRPr="00261E28" w14:paraId="30681E6A" w14:textId="77777777" w:rsidTr="00AA2783">
        <w:trPr>
          <w:trHeight w:val="287"/>
        </w:trPr>
        <w:tc>
          <w:tcPr>
            <w:tcW w:w="248" w:type="pct"/>
            <w:tcBorders>
              <w:top w:val="single" w:sz="4" w:space="0" w:color="auto"/>
              <w:left w:val="single" w:sz="4" w:space="0" w:color="auto"/>
              <w:bottom w:val="single" w:sz="4" w:space="0" w:color="auto"/>
              <w:right w:val="single" w:sz="4" w:space="0" w:color="auto"/>
            </w:tcBorders>
            <w:hideMark/>
          </w:tcPr>
          <w:p w14:paraId="6CD63C7D"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1</w:t>
            </w:r>
          </w:p>
        </w:tc>
        <w:tc>
          <w:tcPr>
            <w:tcW w:w="774" w:type="pct"/>
            <w:tcBorders>
              <w:top w:val="single" w:sz="4" w:space="0" w:color="auto"/>
              <w:left w:val="single" w:sz="4" w:space="0" w:color="auto"/>
              <w:bottom w:val="single" w:sz="4" w:space="0" w:color="auto"/>
              <w:right w:val="single" w:sz="4" w:space="0" w:color="auto"/>
            </w:tcBorders>
            <w:hideMark/>
          </w:tcPr>
          <w:p w14:paraId="71DB7122" w14:textId="77777777" w:rsidR="003049FB" w:rsidRPr="00261E28"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V</w:t>
            </w:r>
            <w:r w:rsidR="003049FB" w:rsidRPr="00261E28">
              <w:rPr>
                <w:rFonts w:asciiTheme="minorEastAsia" w:eastAsiaTheme="minorEastAsia" w:hAnsiTheme="minorEastAsia" w:hint="eastAsia"/>
                <w:sz w:val="18"/>
                <w:szCs w:val="18"/>
              </w:rPr>
              <w:t>ersion</w:t>
            </w:r>
          </w:p>
        </w:tc>
        <w:tc>
          <w:tcPr>
            <w:tcW w:w="428" w:type="pct"/>
            <w:tcBorders>
              <w:top w:val="single" w:sz="4" w:space="0" w:color="auto"/>
              <w:left w:val="single" w:sz="4" w:space="0" w:color="auto"/>
              <w:bottom w:val="single" w:sz="4" w:space="0" w:color="auto"/>
              <w:right w:val="single" w:sz="4" w:space="0" w:color="auto"/>
            </w:tcBorders>
            <w:hideMark/>
          </w:tcPr>
          <w:p w14:paraId="0A900A95"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版本号</w:t>
            </w:r>
          </w:p>
        </w:tc>
        <w:tc>
          <w:tcPr>
            <w:tcW w:w="597" w:type="pct"/>
            <w:tcBorders>
              <w:top w:val="single" w:sz="4" w:space="0" w:color="auto"/>
              <w:left w:val="single" w:sz="4" w:space="0" w:color="auto"/>
              <w:bottom w:val="single" w:sz="4" w:space="0" w:color="auto"/>
              <w:right w:val="single" w:sz="4" w:space="0" w:color="auto"/>
            </w:tcBorders>
            <w:hideMark/>
          </w:tcPr>
          <w:p w14:paraId="52F2B8E4" w14:textId="77777777" w:rsidR="003049FB" w:rsidRPr="00261E28"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42" w:type="pct"/>
            <w:tcBorders>
              <w:top w:val="single" w:sz="4" w:space="0" w:color="auto"/>
              <w:left w:val="single" w:sz="4" w:space="0" w:color="auto"/>
              <w:bottom w:val="single" w:sz="4" w:space="0" w:color="auto"/>
              <w:right w:val="single" w:sz="4" w:space="0" w:color="auto"/>
            </w:tcBorders>
            <w:hideMark/>
          </w:tcPr>
          <w:p w14:paraId="44ABD699"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8</w:t>
            </w:r>
          </w:p>
        </w:tc>
        <w:tc>
          <w:tcPr>
            <w:tcW w:w="428" w:type="pct"/>
            <w:tcBorders>
              <w:top w:val="single" w:sz="4" w:space="0" w:color="auto"/>
              <w:left w:val="single" w:sz="4" w:space="0" w:color="auto"/>
              <w:bottom w:val="single" w:sz="4" w:space="0" w:color="auto"/>
              <w:right w:val="single" w:sz="4" w:space="0" w:color="auto"/>
            </w:tcBorders>
            <w:hideMark/>
          </w:tcPr>
          <w:p w14:paraId="0F548846"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ME</w:t>
            </w:r>
          </w:p>
        </w:tc>
        <w:tc>
          <w:tcPr>
            <w:tcW w:w="1108" w:type="pct"/>
            <w:tcBorders>
              <w:top w:val="single" w:sz="4" w:space="0" w:color="auto"/>
              <w:left w:val="single" w:sz="4" w:space="0" w:color="auto"/>
              <w:bottom w:val="single" w:sz="4" w:space="0" w:color="auto"/>
              <w:right w:val="single" w:sz="4" w:space="0" w:color="auto"/>
            </w:tcBorders>
            <w:hideMark/>
          </w:tcPr>
          <w:p w14:paraId="38FC8CFE" w14:textId="1FD87A62" w:rsidR="003049FB" w:rsidRPr="00261E28" w:rsidRDefault="009538ED" w:rsidP="00AA2783">
            <w:pPr>
              <w:rPr>
                <w:rFonts w:asciiTheme="minorEastAsia" w:eastAsiaTheme="minorEastAsia" w:hAnsiTheme="minorEastAsia"/>
                <w:sz w:val="18"/>
                <w:szCs w:val="18"/>
              </w:rPr>
            </w:pPr>
            <w:r>
              <w:rPr>
                <w:rFonts w:asciiTheme="minorEastAsia" w:eastAsiaTheme="minorEastAsia" w:hAnsiTheme="minorEastAsia"/>
                <w:sz w:val="18"/>
                <w:szCs w:val="18"/>
              </w:rPr>
              <w:t>1</w:t>
            </w:r>
            <w:r w:rsidR="003049FB" w:rsidRPr="00261E28">
              <w:rPr>
                <w:rFonts w:asciiTheme="minorEastAsia" w:eastAsiaTheme="minorEastAsia" w:hAnsiTheme="minorEastAsia" w:hint="eastAsia"/>
                <w:sz w:val="18"/>
                <w:szCs w:val="18"/>
              </w:rPr>
              <w:t>.</w:t>
            </w:r>
            <w:r>
              <w:rPr>
                <w:rFonts w:asciiTheme="minorEastAsia" w:eastAsiaTheme="minorEastAsia" w:hAnsiTheme="minorEastAsia"/>
                <w:sz w:val="18"/>
                <w:szCs w:val="18"/>
              </w:rPr>
              <w:t>0</w:t>
            </w:r>
            <w:r w:rsidR="003049FB" w:rsidRPr="00261E28">
              <w:rPr>
                <w:rFonts w:asciiTheme="minorEastAsia" w:eastAsiaTheme="minorEastAsia" w:hAnsiTheme="minorEastAsia" w:hint="eastAsia"/>
                <w:sz w:val="18"/>
                <w:szCs w:val="18"/>
              </w:rPr>
              <w:t>.0</w:t>
            </w:r>
          </w:p>
        </w:tc>
        <w:tc>
          <w:tcPr>
            <w:tcW w:w="1075" w:type="pct"/>
            <w:tcBorders>
              <w:top w:val="single" w:sz="4" w:space="0" w:color="auto"/>
              <w:left w:val="single" w:sz="4" w:space="0" w:color="auto"/>
              <w:bottom w:val="single" w:sz="4" w:space="0" w:color="auto"/>
              <w:right w:val="single" w:sz="4" w:space="0" w:color="auto"/>
            </w:tcBorders>
            <w:hideMark/>
          </w:tcPr>
          <w:p w14:paraId="4BB9C284"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匹配接口文档版本</w:t>
            </w:r>
            <w:r w:rsidR="009538ED">
              <w:rPr>
                <w:rFonts w:asciiTheme="minorEastAsia" w:eastAsiaTheme="minorEastAsia" w:hAnsiTheme="minorEastAsia" w:hint="eastAsia"/>
                <w:sz w:val="18"/>
                <w:szCs w:val="18"/>
              </w:rPr>
              <w:t>。</w:t>
            </w:r>
            <w:r w:rsidR="009538ED">
              <w:rPr>
                <w:rFonts w:asciiTheme="minorEastAsia" w:eastAsiaTheme="minorEastAsia" w:hAnsiTheme="minorEastAsia"/>
                <w:sz w:val="18"/>
                <w:szCs w:val="18"/>
              </w:rPr>
              <w:t>联调环境统一送</w:t>
            </w:r>
            <w:r w:rsidR="009538ED">
              <w:rPr>
                <w:rFonts w:asciiTheme="minorEastAsia" w:eastAsiaTheme="minorEastAsia" w:hAnsiTheme="minorEastAsia" w:hint="eastAsia"/>
                <w:sz w:val="18"/>
                <w:szCs w:val="18"/>
              </w:rPr>
              <w:t>1.0.0</w:t>
            </w:r>
          </w:p>
        </w:tc>
      </w:tr>
      <w:tr w:rsidR="003049FB" w:rsidRPr="00261E28" w14:paraId="7111315C" w14:textId="77777777" w:rsidTr="00AA2783">
        <w:trPr>
          <w:trHeight w:val="556"/>
        </w:trPr>
        <w:tc>
          <w:tcPr>
            <w:tcW w:w="248" w:type="pct"/>
            <w:tcBorders>
              <w:top w:val="single" w:sz="4" w:space="0" w:color="auto"/>
              <w:left w:val="single" w:sz="4" w:space="0" w:color="auto"/>
              <w:bottom w:val="single" w:sz="4" w:space="0" w:color="auto"/>
              <w:right w:val="single" w:sz="4" w:space="0" w:color="auto"/>
            </w:tcBorders>
            <w:hideMark/>
          </w:tcPr>
          <w:p w14:paraId="2563A7E5"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2</w:t>
            </w:r>
          </w:p>
        </w:tc>
        <w:tc>
          <w:tcPr>
            <w:tcW w:w="774" w:type="pct"/>
            <w:tcBorders>
              <w:top w:val="single" w:sz="4" w:space="0" w:color="auto"/>
              <w:left w:val="single" w:sz="4" w:space="0" w:color="auto"/>
              <w:bottom w:val="single" w:sz="4" w:space="0" w:color="auto"/>
              <w:right w:val="single" w:sz="4" w:space="0" w:color="auto"/>
            </w:tcBorders>
            <w:hideMark/>
          </w:tcPr>
          <w:p w14:paraId="7B2CB86E" w14:textId="77777777" w:rsidR="003049FB" w:rsidRPr="00261E28"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A</w:t>
            </w:r>
            <w:r w:rsidR="003049FB" w:rsidRPr="00261E28">
              <w:rPr>
                <w:rFonts w:asciiTheme="minorEastAsia" w:eastAsiaTheme="minorEastAsia" w:hAnsiTheme="minorEastAsia" w:hint="eastAsia"/>
                <w:sz w:val="18"/>
                <w:szCs w:val="18"/>
              </w:rPr>
              <w:t>ppid</w:t>
            </w:r>
          </w:p>
        </w:tc>
        <w:tc>
          <w:tcPr>
            <w:tcW w:w="428" w:type="pct"/>
            <w:tcBorders>
              <w:top w:val="single" w:sz="4" w:space="0" w:color="auto"/>
              <w:left w:val="single" w:sz="4" w:space="0" w:color="auto"/>
              <w:bottom w:val="single" w:sz="4" w:space="0" w:color="auto"/>
              <w:right w:val="single" w:sz="4" w:space="0" w:color="auto"/>
            </w:tcBorders>
            <w:hideMark/>
          </w:tcPr>
          <w:p w14:paraId="7DAC55A9" w14:textId="44857995"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应用ID</w:t>
            </w:r>
          </w:p>
        </w:tc>
        <w:tc>
          <w:tcPr>
            <w:tcW w:w="597" w:type="pct"/>
            <w:tcBorders>
              <w:top w:val="single" w:sz="4" w:space="0" w:color="auto"/>
              <w:left w:val="single" w:sz="4" w:space="0" w:color="auto"/>
              <w:bottom w:val="single" w:sz="4" w:space="0" w:color="auto"/>
              <w:right w:val="single" w:sz="4" w:space="0" w:color="auto"/>
            </w:tcBorders>
            <w:hideMark/>
          </w:tcPr>
          <w:p w14:paraId="575F1E6B" w14:textId="77777777" w:rsidR="003049FB" w:rsidRPr="00261E28"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42" w:type="pct"/>
            <w:tcBorders>
              <w:top w:val="single" w:sz="4" w:space="0" w:color="auto"/>
              <w:left w:val="single" w:sz="4" w:space="0" w:color="auto"/>
              <w:bottom w:val="single" w:sz="4" w:space="0" w:color="auto"/>
              <w:right w:val="single" w:sz="4" w:space="0" w:color="auto"/>
            </w:tcBorders>
            <w:hideMark/>
          </w:tcPr>
          <w:p w14:paraId="771EC99B"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32</w:t>
            </w:r>
          </w:p>
        </w:tc>
        <w:tc>
          <w:tcPr>
            <w:tcW w:w="428" w:type="pct"/>
            <w:tcBorders>
              <w:top w:val="single" w:sz="4" w:space="0" w:color="auto"/>
              <w:left w:val="single" w:sz="4" w:space="0" w:color="auto"/>
              <w:bottom w:val="single" w:sz="4" w:space="0" w:color="auto"/>
              <w:right w:val="single" w:sz="4" w:space="0" w:color="auto"/>
            </w:tcBorders>
            <w:hideMark/>
          </w:tcPr>
          <w:p w14:paraId="73293E3C"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ME</w:t>
            </w:r>
          </w:p>
        </w:tc>
        <w:tc>
          <w:tcPr>
            <w:tcW w:w="1108" w:type="pct"/>
            <w:tcBorders>
              <w:top w:val="single" w:sz="4" w:space="0" w:color="auto"/>
              <w:left w:val="single" w:sz="4" w:space="0" w:color="auto"/>
              <w:bottom w:val="single" w:sz="4" w:space="0" w:color="auto"/>
              <w:right w:val="single" w:sz="4" w:space="0" w:color="auto"/>
            </w:tcBorders>
            <w:hideMark/>
          </w:tcPr>
          <w:p w14:paraId="1045789D"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2014000014442</w:t>
            </w:r>
          </w:p>
        </w:tc>
        <w:tc>
          <w:tcPr>
            <w:tcW w:w="1075" w:type="pct"/>
            <w:tcBorders>
              <w:top w:val="single" w:sz="4" w:space="0" w:color="auto"/>
              <w:left w:val="single" w:sz="4" w:space="0" w:color="auto"/>
              <w:bottom w:val="single" w:sz="4" w:space="0" w:color="auto"/>
              <w:right w:val="single" w:sz="4" w:space="0" w:color="auto"/>
            </w:tcBorders>
            <w:hideMark/>
          </w:tcPr>
          <w:p w14:paraId="5430D967" w14:textId="55660B03"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由浙江网商银行统一分配,用于识别合作伙伴应用系统，即对端系统编号</w:t>
            </w:r>
            <w:r w:rsidR="003024FD">
              <w:rPr>
                <w:rFonts w:asciiTheme="minorEastAsia" w:eastAsiaTheme="minorEastAsia" w:hAnsiTheme="minorEastAsia" w:hint="eastAsia"/>
                <w:sz w:val="18"/>
                <w:szCs w:val="18"/>
              </w:rPr>
              <w:t>。联调</w:t>
            </w:r>
            <w:r w:rsidR="003024FD">
              <w:rPr>
                <w:rFonts w:asciiTheme="minorEastAsia" w:eastAsiaTheme="minorEastAsia" w:hAnsiTheme="minorEastAsia"/>
                <w:sz w:val="18"/>
                <w:szCs w:val="18"/>
              </w:rPr>
              <w:t>前线下提供。</w:t>
            </w:r>
            <w:r w:rsidR="003024FD">
              <w:rPr>
                <w:rFonts w:asciiTheme="minorEastAsia" w:eastAsiaTheme="minorEastAsia" w:hAnsiTheme="minorEastAsia" w:hint="eastAsia"/>
                <w:sz w:val="18"/>
                <w:szCs w:val="18"/>
              </w:rPr>
              <w:t>注意</w:t>
            </w:r>
            <w:r w:rsidR="003024FD">
              <w:rPr>
                <w:rFonts w:asciiTheme="minorEastAsia" w:eastAsiaTheme="minorEastAsia" w:hAnsiTheme="minorEastAsia"/>
                <w:sz w:val="18"/>
                <w:szCs w:val="18"/>
              </w:rPr>
              <w:t>此字段</w:t>
            </w:r>
            <w:r w:rsidR="003024FD">
              <w:rPr>
                <w:rFonts w:asciiTheme="minorEastAsia" w:eastAsiaTheme="minorEastAsia" w:hAnsiTheme="minorEastAsia" w:hint="eastAsia"/>
                <w:sz w:val="18"/>
                <w:szCs w:val="18"/>
              </w:rPr>
              <w:t>此处</w:t>
            </w:r>
            <w:r w:rsidR="003024FD">
              <w:rPr>
                <w:rFonts w:asciiTheme="minorEastAsia" w:eastAsiaTheme="minorEastAsia" w:hAnsiTheme="minorEastAsia"/>
                <w:sz w:val="18"/>
                <w:szCs w:val="18"/>
              </w:rPr>
              <w:t>大小写</w:t>
            </w:r>
            <w:r w:rsidR="003024FD">
              <w:rPr>
                <w:rFonts w:asciiTheme="minorEastAsia" w:eastAsiaTheme="minorEastAsia" w:hAnsiTheme="minorEastAsia" w:hint="eastAsia"/>
                <w:sz w:val="18"/>
                <w:szCs w:val="18"/>
              </w:rPr>
              <w:t>要求</w:t>
            </w:r>
            <w:r w:rsidR="003024FD">
              <w:rPr>
                <w:rFonts w:asciiTheme="minorEastAsia" w:eastAsiaTheme="minorEastAsia" w:hAnsiTheme="minorEastAsia"/>
                <w:sz w:val="18"/>
                <w:szCs w:val="18"/>
              </w:rPr>
              <w:t>。</w:t>
            </w:r>
          </w:p>
        </w:tc>
      </w:tr>
      <w:tr w:rsidR="003049FB" w:rsidRPr="00261E28" w14:paraId="47604576" w14:textId="77777777" w:rsidTr="00AA2783">
        <w:trPr>
          <w:trHeight w:val="129"/>
        </w:trPr>
        <w:tc>
          <w:tcPr>
            <w:tcW w:w="248" w:type="pct"/>
            <w:tcBorders>
              <w:top w:val="single" w:sz="4" w:space="0" w:color="auto"/>
              <w:left w:val="single" w:sz="4" w:space="0" w:color="auto"/>
              <w:bottom w:val="single" w:sz="4" w:space="0" w:color="auto"/>
              <w:right w:val="single" w:sz="4" w:space="0" w:color="auto"/>
            </w:tcBorders>
            <w:vAlign w:val="center"/>
            <w:hideMark/>
          </w:tcPr>
          <w:p w14:paraId="3B9F9AAC" w14:textId="77777777" w:rsidR="003049FB" w:rsidRPr="00261E28" w:rsidRDefault="003049FB" w:rsidP="00AA2783">
            <w:pPr>
              <w:widowControl/>
              <w:jc w:val="left"/>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3</w:t>
            </w:r>
          </w:p>
        </w:tc>
        <w:tc>
          <w:tcPr>
            <w:tcW w:w="774" w:type="pct"/>
            <w:tcBorders>
              <w:top w:val="single" w:sz="4" w:space="0" w:color="auto"/>
              <w:left w:val="single" w:sz="4" w:space="0" w:color="auto"/>
              <w:bottom w:val="single" w:sz="4" w:space="0" w:color="auto"/>
              <w:right w:val="single" w:sz="4" w:space="0" w:color="auto"/>
            </w:tcBorders>
            <w:hideMark/>
          </w:tcPr>
          <w:p w14:paraId="74FD82E3" w14:textId="77777777" w:rsidR="003049FB" w:rsidRPr="00261E28"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F</w:t>
            </w:r>
            <w:r w:rsidR="003049FB" w:rsidRPr="00261E28">
              <w:rPr>
                <w:rFonts w:asciiTheme="minorEastAsia" w:eastAsiaTheme="minorEastAsia" w:hAnsiTheme="minorEastAsia" w:hint="eastAsia"/>
                <w:sz w:val="18"/>
                <w:szCs w:val="18"/>
              </w:rPr>
              <w:t>unction</w:t>
            </w:r>
          </w:p>
        </w:tc>
        <w:tc>
          <w:tcPr>
            <w:tcW w:w="428" w:type="pct"/>
            <w:tcBorders>
              <w:top w:val="single" w:sz="4" w:space="0" w:color="auto"/>
              <w:left w:val="single" w:sz="4" w:space="0" w:color="auto"/>
              <w:bottom w:val="single" w:sz="4" w:space="0" w:color="auto"/>
              <w:right w:val="single" w:sz="4" w:space="0" w:color="auto"/>
            </w:tcBorders>
            <w:hideMark/>
          </w:tcPr>
          <w:p w14:paraId="3C932677"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接口代码</w:t>
            </w:r>
          </w:p>
        </w:tc>
        <w:tc>
          <w:tcPr>
            <w:tcW w:w="597" w:type="pct"/>
            <w:tcBorders>
              <w:top w:val="single" w:sz="4" w:space="0" w:color="auto"/>
              <w:left w:val="single" w:sz="4" w:space="0" w:color="auto"/>
              <w:bottom w:val="single" w:sz="4" w:space="0" w:color="auto"/>
              <w:right w:val="single" w:sz="4" w:space="0" w:color="auto"/>
            </w:tcBorders>
            <w:hideMark/>
          </w:tcPr>
          <w:p w14:paraId="74378190" w14:textId="77777777" w:rsidR="003049FB" w:rsidRPr="00261E28"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42" w:type="pct"/>
            <w:tcBorders>
              <w:top w:val="single" w:sz="4" w:space="0" w:color="auto"/>
              <w:left w:val="single" w:sz="4" w:space="0" w:color="auto"/>
              <w:bottom w:val="single" w:sz="4" w:space="0" w:color="auto"/>
              <w:right w:val="single" w:sz="4" w:space="0" w:color="auto"/>
            </w:tcBorders>
            <w:hideMark/>
          </w:tcPr>
          <w:p w14:paraId="10726574"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64</w:t>
            </w:r>
          </w:p>
        </w:tc>
        <w:tc>
          <w:tcPr>
            <w:tcW w:w="428" w:type="pct"/>
            <w:tcBorders>
              <w:top w:val="single" w:sz="4" w:space="0" w:color="auto"/>
              <w:left w:val="single" w:sz="4" w:space="0" w:color="auto"/>
              <w:bottom w:val="single" w:sz="4" w:space="0" w:color="auto"/>
              <w:right w:val="single" w:sz="4" w:space="0" w:color="auto"/>
            </w:tcBorders>
            <w:hideMark/>
          </w:tcPr>
          <w:p w14:paraId="0FAADB99"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ME</w:t>
            </w:r>
          </w:p>
        </w:tc>
        <w:tc>
          <w:tcPr>
            <w:tcW w:w="1108" w:type="pct"/>
            <w:tcBorders>
              <w:top w:val="single" w:sz="4" w:space="0" w:color="auto"/>
              <w:left w:val="single" w:sz="4" w:space="0" w:color="auto"/>
              <w:bottom w:val="single" w:sz="4" w:space="0" w:color="auto"/>
              <w:right w:val="single" w:sz="4" w:space="0" w:color="auto"/>
            </w:tcBorders>
            <w:hideMark/>
          </w:tcPr>
          <w:p w14:paraId="28B748DC"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ant.xxx.xxx.xxx</w:t>
            </w:r>
          </w:p>
        </w:tc>
        <w:tc>
          <w:tcPr>
            <w:tcW w:w="1075" w:type="pct"/>
            <w:tcBorders>
              <w:top w:val="single" w:sz="4" w:space="0" w:color="auto"/>
              <w:left w:val="single" w:sz="4" w:space="0" w:color="auto"/>
              <w:bottom w:val="single" w:sz="4" w:space="0" w:color="auto"/>
              <w:right w:val="single" w:sz="4" w:space="0" w:color="auto"/>
            </w:tcBorders>
            <w:hideMark/>
          </w:tcPr>
          <w:p w14:paraId="1A72F651"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接口定义中的报文编号，明确接口功能，关联接口文档</w:t>
            </w:r>
          </w:p>
        </w:tc>
      </w:tr>
      <w:tr w:rsidR="003049FB" w:rsidRPr="00261E28" w14:paraId="7E6DD688" w14:textId="77777777" w:rsidTr="00AA2783">
        <w:trPr>
          <w:trHeight w:val="129"/>
        </w:trPr>
        <w:tc>
          <w:tcPr>
            <w:tcW w:w="248" w:type="pct"/>
            <w:tcBorders>
              <w:top w:val="single" w:sz="4" w:space="0" w:color="auto"/>
              <w:left w:val="single" w:sz="4" w:space="0" w:color="auto"/>
              <w:bottom w:val="single" w:sz="4" w:space="0" w:color="auto"/>
              <w:right w:val="single" w:sz="4" w:space="0" w:color="auto"/>
            </w:tcBorders>
            <w:vAlign w:val="center"/>
            <w:hideMark/>
          </w:tcPr>
          <w:p w14:paraId="53559702" w14:textId="77777777" w:rsidR="003049FB" w:rsidRPr="00261E28" w:rsidRDefault="003049FB" w:rsidP="00AA2783">
            <w:pPr>
              <w:widowControl/>
              <w:jc w:val="left"/>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4</w:t>
            </w:r>
          </w:p>
        </w:tc>
        <w:tc>
          <w:tcPr>
            <w:tcW w:w="774" w:type="pct"/>
            <w:tcBorders>
              <w:top w:val="single" w:sz="4" w:space="0" w:color="auto"/>
              <w:left w:val="single" w:sz="4" w:space="0" w:color="auto"/>
              <w:bottom w:val="single" w:sz="4" w:space="0" w:color="auto"/>
              <w:right w:val="single" w:sz="4" w:space="0" w:color="auto"/>
            </w:tcBorders>
            <w:hideMark/>
          </w:tcPr>
          <w:p w14:paraId="158F0B16" w14:textId="77777777" w:rsidR="003049FB" w:rsidRPr="00261E28"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R</w:t>
            </w:r>
            <w:r w:rsidR="003049FB" w:rsidRPr="00261E28">
              <w:rPr>
                <w:rFonts w:asciiTheme="minorEastAsia" w:eastAsiaTheme="minorEastAsia" w:hAnsiTheme="minorEastAsia" w:hint="eastAsia"/>
                <w:sz w:val="18"/>
                <w:szCs w:val="18"/>
              </w:rPr>
              <w:t>eqTime</w:t>
            </w:r>
          </w:p>
        </w:tc>
        <w:tc>
          <w:tcPr>
            <w:tcW w:w="428" w:type="pct"/>
            <w:tcBorders>
              <w:top w:val="single" w:sz="4" w:space="0" w:color="auto"/>
              <w:left w:val="single" w:sz="4" w:space="0" w:color="auto"/>
              <w:bottom w:val="single" w:sz="4" w:space="0" w:color="auto"/>
              <w:right w:val="single" w:sz="4" w:space="0" w:color="auto"/>
            </w:tcBorders>
            <w:hideMark/>
          </w:tcPr>
          <w:p w14:paraId="2BA8F8ED"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报文</w:t>
            </w:r>
            <w:r w:rsidRPr="00261E28">
              <w:rPr>
                <w:rFonts w:asciiTheme="minorEastAsia" w:eastAsiaTheme="minorEastAsia" w:hAnsiTheme="minorEastAsia" w:hint="eastAsia"/>
                <w:sz w:val="18"/>
                <w:szCs w:val="18"/>
              </w:rPr>
              <w:lastRenderedPageBreak/>
              <w:t>发起时间</w:t>
            </w:r>
          </w:p>
        </w:tc>
        <w:tc>
          <w:tcPr>
            <w:tcW w:w="597" w:type="pct"/>
            <w:tcBorders>
              <w:top w:val="single" w:sz="4" w:space="0" w:color="auto"/>
              <w:left w:val="single" w:sz="4" w:space="0" w:color="auto"/>
              <w:bottom w:val="single" w:sz="4" w:space="0" w:color="auto"/>
              <w:right w:val="single" w:sz="4" w:space="0" w:color="auto"/>
            </w:tcBorders>
            <w:hideMark/>
          </w:tcPr>
          <w:p w14:paraId="0C625CD7"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lastRenderedPageBreak/>
              <w:t>Datetime</w:t>
            </w:r>
          </w:p>
        </w:tc>
        <w:tc>
          <w:tcPr>
            <w:tcW w:w="342" w:type="pct"/>
            <w:tcBorders>
              <w:top w:val="single" w:sz="4" w:space="0" w:color="auto"/>
              <w:left w:val="single" w:sz="4" w:space="0" w:color="auto"/>
              <w:bottom w:val="single" w:sz="4" w:space="0" w:color="auto"/>
              <w:right w:val="single" w:sz="4" w:space="0" w:color="auto"/>
            </w:tcBorders>
            <w:hideMark/>
          </w:tcPr>
          <w:p w14:paraId="3490552F"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16</w:t>
            </w:r>
          </w:p>
        </w:tc>
        <w:tc>
          <w:tcPr>
            <w:tcW w:w="428" w:type="pct"/>
            <w:tcBorders>
              <w:top w:val="single" w:sz="4" w:space="0" w:color="auto"/>
              <w:left w:val="single" w:sz="4" w:space="0" w:color="auto"/>
              <w:bottom w:val="single" w:sz="4" w:space="0" w:color="auto"/>
              <w:right w:val="single" w:sz="4" w:space="0" w:color="auto"/>
            </w:tcBorders>
            <w:hideMark/>
          </w:tcPr>
          <w:p w14:paraId="2020C4F1"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M</w:t>
            </w:r>
          </w:p>
        </w:tc>
        <w:tc>
          <w:tcPr>
            <w:tcW w:w="1108" w:type="pct"/>
            <w:tcBorders>
              <w:top w:val="single" w:sz="4" w:space="0" w:color="auto"/>
              <w:left w:val="single" w:sz="4" w:space="0" w:color="auto"/>
              <w:bottom w:val="single" w:sz="4" w:space="0" w:color="auto"/>
              <w:right w:val="single" w:sz="4" w:space="0" w:color="auto"/>
            </w:tcBorders>
            <w:hideMark/>
          </w:tcPr>
          <w:p w14:paraId="2430155D"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20141001010000</w:t>
            </w:r>
          </w:p>
        </w:tc>
        <w:tc>
          <w:tcPr>
            <w:tcW w:w="1075" w:type="pct"/>
            <w:tcBorders>
              <w:top w:val="single" w:sz="4" w:space="0" w:color="auto"/>
              <w:left w:val="single" w:sz="4" w:space="0" w:color="auto"/>
              <w:bottom w:val="single" w:sz="4" w:space="0" w:color="auto"/>
              <w:right w:val="single" w:sz="4" w:space="0" w:color="auto"/>
            </w:tcBorders>
            <w:hideMark/>
          </w:tcPr>
          <w:p w14:paraId="63B05305"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格式：</w:t>
            </w:r>
            <w:r w:rsidRPr="00261E28">
              <w:rPr>
                <w:rFonts w:asciiTheme="minorEastAsia" w:eastAsiaTheme="minorEastAsia" w:hAnsiTheme="minorEastAsia" w:hint="eastAsia"/>
                <w:sz w:val="18"/>
                <w:szCs w:val="18"/>
              </w:rPr>
              <w:lastRenderedPageBreak/>
              <w:t>yyyyMMddHHmmss，请求发起时间</w:t>
            </w:r>
          </w:p>
        </w:tc>
      </w:tr>
      <w:tr w:rsidR="003049FB" w:rsidRPr="00261E28" w14:paraId="756B261B" w14:textId="77777777" w:rsidTr="00AA2783">
        <w:trPr>
          <w:trHeight w:val="129"/>
        </w:trPr>
        <w:tc>
          <w:tcPr>
            <w:tcW w:w="248" w:type="pct"/>
            <w:tcBorders>
              <w:top w:val="single" w:sz="4" w:space="0" w:color="auto"/>
              <w:left w:val="single" w:sz="4" w:space="0" w:color="auto"/>
              <w:bottom w:val="single" w:sz="4" w:space="0" w:color="auto"/>
              <w:right w:val="single" w:sz="4" w:space="0" w:color="auto"/>
            </w:tcBorders>
            <w:vAlign w:val="center"/>
            <w:hideMark/>
          </w:tcPr>
          <w:p w14:paraId="56CC18F0" w14:textId="77777777" w:rsidR="003049FB" w:rsidRPr="00261E28" w:rsidRDefault="003049FB" w:rsidP="00AA2783">
            <w:pPr>
              <w:widowControl/>
              <w:jc w:val="left"/>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lastRenderedPageBreak/>
              <w:t>5</w:t>
            </w:r>
          </w:p>
        </w:tc>
        <w:tc>
          <w:tcPr>
            <w:tcW w:w="774" w:type="pct"/>
            <w:tcBorders>
              <w:top w:val="single" w:sz="4" w:space="0" w:color="auto"/>
              <w:left w:val="single" w:sz="4" w:space="0" w:color="auto"/>
              <w:bottom w:val="single" w:sz="4" w:space="0" w:color="auto"/>
              <w:right w:val="single" w:sz="4" w:space="0" w:color="auto"/>
            </w:tcBorders>
            <w:hideMark/>
          </w:tcPr>
          <w:p w14:paraId="6EE5A100" w14:textId="77777777" w:rsidR="003049FB" w:rsidRPr="00261E28"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R</w:t>
            </w:r>
            <w:r w:rsidR="003049FB" w:rsidRPr="00261E28">
              <w:rPr>
                <w:rFonts w:asciiTheme="minorEastAsia" w:eastAsiaTheme="minorEastAsia" w:hAnsiTheme="minorEastAsia" w:hint="eastAsia"/>
                <w:sz w:val="18"/>
                <w:szCs w:val="18"/>
              </w:rPr>
              <w:t>eqTimeZone</w:t>
            </w:r>
          </w:p>
        </w:tc>
        <w:tc>
          <w:tcPr>
            <w:tcW w:w="428" w:type="pct"/>
            <w:tcBorders>
              <w:top w:val="single" w:sz="4" w:space="0" w:color="auto"/>
              <w:left w:val="single" w:sz="4" w:space="0" w:color="auto"/>
              <w:bottom w:val="single" w:sz="4" w:space="0" w:color="auto"/>
              <w:right w:val="single" w:sz="4" w:space="0" w:color="auto"/>
            </w:tcBorders>
          </w:tcPr>
          <w:p w14:paraId="7A5E79D4"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报文发起时区</w:t>
            </w:r>
          </w:p>
          <w:p w14:paraId="1574AB89" w14:textId="77777777" w:rsidR="003049FB" w:rsidRPr="00261E28" w:rsidRDefault="003049FB" w:rsidP="00AA2783">
            <w:pPr>
              <w:rPr>
                <w:rFonts w:asciiTheme="minorEastAsia" w:eastAsiaTheme="minorEastAsia" w:hAnsiTheme="minorEastAsia"/>
                <w:sz w:val="18"/>
                <w:szCs w:val="18"/>
              </w:rPr>
            </w:pPr>
          </w:p>
        </w:tc>
        <w:tc>
          <w:tcPr>
            <w:tcW w:w="597" w:type="pct"/>
            <w:tcBorders>
              <w:top w:val="single" w:sz="4" w:space="0" w:color="auto"/>
              <w:left w:val="single" w:sz="4" w:space="0" w:color="auto"/>
              <w:bottom w:val="single" w:sz="4" w:space="0" w:color="auto"/>
              <w:right w:val="single" w:sz="4" w:space="0" w:color="auto"/>
            </w:tcBorders>
            <w:hideMark/>
          </w:tcPr>
          <w:p w14:paraId="37E56170" w14:textId="77777777" w:rsidR="003049FB" w:rsidRPr="00261E28"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42" w:type="pct"/>
            <w:tcBorders>
              <w:top w:val="single" w:sz="4" w:space="0" w:color="auto"/>
              <w:left w:val="single" w:sz="4" w:space="0" w:color="auto"/>
              <w:bottom w:val="single" w:sz="4" w:space="0" w:color="auto"/>
              <w:right w:val="single" w:sz="4" w:space="0" w:color="auto"/>
            </w:tcBorders>
            <w:hideMark/>
          </w:tcPr>
          <w:p w14:paraId="75D7E824"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16</w:t>
            </w:r>
          </w:p>
        </w:tc>
        <w:tc>
          <w:tcPr>
            <w:tcW w:w="428" w:type="pct"/>
            <w:tcBorders>
              <w:top w:val="single" w:sz="4" w:space="0" w:color="auto"/>
              <w:left w:val="single" w:sz="4" w:space="0" w:color="auto"/>
              <w:bottom w:val="single" w:sz="4" w:space="0" w:color="auto"/>
              <w:right w:val="single" w:sz="4" w:space="0" w:color="auto"/>
            </w:tcBorders>
            <w:hideMark/>
          </w:tcPr>
          <w:p w14:paraId="76F1A0D7"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O</w:t>
            </w:r>
          </w:p>
        </w:tc>
        <w:tc>
          <w:tcPr>
            <w:tcW w:w="1108" w:type="pct"/>
            <w:tcBorders>
              <w:top w:val="single" w:sz="4" w:space="0" w:color="auto"/>
              <w:left w:val="single" w:sz="4" w:space="0" w:color="auto"/>
              <w:bottom w:val="single" w:sz="4" w:space="0" w:color="auto"/>
              <w:right w:val="single" w:sz="4" w:space="0" w:color="auto"/>
            </w:tcBorders>
            <w:hideMark/>
          </w:tcPr>
          <w:p w14:paraId="2EB44A5F"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UTC+8</w:t>
            </w:r>
          </w:p>
        </w:tc>
        <w:tc>
          <w:tcPr>
            <w:tcW w:w="1075" w:type="pct"/>
            <w:tcBorders>
              <w:top w:val="single" w:sz="4" w:space="0" w:color="auto"/>
              <w:left w:val="single" w:sz="4" w:space="0" w:color="auto"/>
              <w:bottom w:val="single" w:sz="4" w:space="0" w:color="auto"/>
              <w:right w:val="single" w:sz="4" w:space="0" w:color="auto"/>
            </w:tcBorders>
            <w:hideMark/>
          </w:tcPr>
          <w:p w14:paraId="5595F880"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请求发起系统所在时区</w:t>
            </w:r>
          </w:p>
        </w:tc>
      </w:tr>
      <w:tr w:rsidR="003049FB" w:rsidRPr="00261E28" w14:paraId="51662855" w14:textId="77777777" w:rsidTr="00AA2783">
        <w:trPr>
          <w:trHeight w:val="129"/>
        </w:trPr>
        <w:tc>
          <w:tcPr>
            <w:tcW w:w="248" w:type="pct"/>
            <w:tcBorders>
              <w:top w:val="single" w:sz="4" w:space="0" w:color="auto"/>
              <w:left w:val="single" w:sz="4" w:space="0" w:color="auto"/>
              <w:bottom w:val="single" w:sz="4" w:space="0" w:color="auto"/>
              <w:right w:val="single" w:sz="4" w:space="0" w:color="auto"/>
            </w:tcBorders>
            <w:vAlign w:val="center"/>
            <w:hideMark/>
          </w:tcPr>
          <w:p w14:paraId="2AA1D152" w14:textId="77777777" w:rsidR="003049FB" w:rsidRPr="00261E28" w:rsidRDefault="003049FB" w:rsidP="00AA2783">
            <w:pPr>
              <w:widowControl/>
              <w:jc w:val="left"/>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6</w:t>
            </w:r>
          </w:p>
        </w:tc>
        <w:tc>
          <w:tcPr>
            <w:tcW w:w="774" w:type="pct"/>
            <w:tcBorders>
              <w:top w:val="single" w:sz="4" w:space="0" w:color="auto"/>
              <w:left w:val="single" w:sz="4" w:space="0" w:color="auto"/>
              <w:bottom w:val="single" w:sz="4" w:space="0" w:color="auto"/>
              <w:right w:val="single" w:sz="4" w:space="0" w:color="auto"/>
            </w:tcBorders>
          </w:tcPr>
          <w:p w14:paraId="1CE805D7" w14:textId="77777777" w:rsidR="003049FB" w:rsidRPr="00261E28"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R</w:t>
            </w:r>
            <w:r w:rsidR="003049FB" w:rsidRPr="00261E28">
              <w:rPr>
                <w:rFonts w:asciiTheme="minorEastAsia" w:eastAsiaTheme="minorEastAsia" w:hAnsiTheme="minorEastAsia" w:hint="eastAsia"/>
                <w:sz w:val="18"/>
                <w:szCs w:val="18"/>
              </w:rPr>
              <w:t>eqMsgId</w:t>
            </w:r>
          </w:p>
          <w:p w14:paraId="0C34D4C9" w14:textId="77777777" w:rsidR="003049FB" w:rsidRPr="00261E28" w:rsidRDefault="003049FB" w:rsidP="00AA2783">
            <w:pPr>
              <w:rPr>
                <w:rFonts w:asciiTheme="minorEastAsia" w:eastAsiaTheme="minorEastAsia" w:hAnsiTheme="minorEastAsia"/>
                <w:sz w:val="18"/>
                <w:szCs w:val="18"/>
              </w:rPr>
            </w:pPr>
          </w:p>
        </w:tc>
        <w:tc>
          <w:tcPr>
            <w:tcW w:w="428" w:type="pct"/>
            <w:tcBorders>
              <w:top w:val="single" w:sz="4" w:space="0" w:color="auto"/>
              <w:left w:val="single" w:sz="4" w:space="0" w:color="auto"/>
              <w:bottom w:val="single" w:sz="4" w:space="0" w:color="auto"/>
              <w:right w:val="single" w:sz="4" w:space="0" w:color="auto"/>
            </w:tcBorders>
          </w:tcPr>
          <w:p w14:paraId="61D3E807"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请求报文ID</w:t>
            </w:r>
          </w:p>
          <w:p w14:paraId="1979398D" w14:textId="77777777" w:rsidR="003049FB" w:rsidRPr="00261E28" w:rsidRDefault="003049FB" w:rsidP="00AA2783">
            <w:pPr>
              <w:rPr>
                <w:rFonts w:asciiTheme="minorEastAsia" w:eastAsiaTheme="minorEastAsia" w:hAnsiTheme="minorEastAsia"/>
                <w:sz w:val="18"/>
                <w:szCs w:val="18"/>
              </w:rPr>
            </w:pPr>
          </w:p>
        </w:tc>
        <w:tc>
          <w:tcPr>
            <w:tcW w:w="597" w:type="pct"/>
            <w:tcBorders>
              <w:top w:val="single" w:sz="4" w:space="0" w:color="auto"/>
              <w:left w:val="single" w:sz="4" w:space="0" w:color="auto"/>
              <w:bottom w:val="single" w:sz="4" w:space="0" w:color="auto"/>
              <w:right w:val="single" w:sz="4" w:space="0" w:color="auto"/>
            </w:tcBorders>
            <w:hideMark/>
          </w:tcPr>
          <w:p w14:paraId="5AA18401" w14:textId="77777777" w:rsidR="003049FB" w:rsidRPr="00261E28"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42" w:type="pct"/>
            <w:tcBorders>
              <w:top w:val="single" w:sz="4" w:space="0" w:color="auto"/>
              <w:left w:val="single" w:sz="4" w:space="0" w:color="auto"/>
              <w:bottom w:val="single" w:sz="4" w:space="0" w:color="auto"/>
              <w:right w:val="single" w:sz="4" w:space="0" w:color="auto"/>
            </w:tcBorders>
            <w:hideMark/>
          </w:tcPr>
          <w:p w14:paraId="0151F388"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64</w:t>
            </w:r>
          </w:p>
        </w:tc>
        <w:tc>
          <w:tcPr>
            <w:tcW w:w="428" w:type="pct"/>
            <w:tcBorders>
              <w:top w:val="single" w:sz="4" w:space="0" w:color="auto"/>
              <w:left w:val="single" w:sz="4" w:space="0" w:color="auto"/>
              <w:bottom w:val="single" w:sz="4" w:space="0" w:color="auto"/>
              <w:right w:val="single" w:sz="4" w:space="0" w:color="auto"/>
            </w:tcBorders>
            <w:hideMark/>
          </w:tcPr>
          <w:p w14:paraId="3FF861BA"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ME</w:t>
            </w:r>
          </w:p>
        </w:tc>
        <w:tc>
          <w:tcPr>
            <w:tcW w:w="1108" w:type="pct"/>
            <w:tcBorders>
              <w:top w:val="single" w:sz="4" w:space="0" w:color="auto"/>
              <w:left w:val="single" w:sz="4" w:space="0" w:color="auto"/>
              <w:bottom w:val="single" w:sz="4" w:space="0" w:color="auto"/>
              <w:right w:val="single" w:sz="4" w:space="0" w:color="auto"/>
            </w:tcBorders>
            <w:hideMark/>
          </w:tcPr>
          <w:p w14:paraId="36C9F4B0"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1234567asdfasdf1123fda</w:t>
            </w:r>
          </w:p>
        </w:tc>
        <w:tc>
          <w:tcPr>
            <w:tcW w:w="1075" w:type="pct"/>
            <w:tcBorders>
              <w:top w:val="single" w:sz="4" w:space="0" w:color="auto"/>
              <w:left w:val="single" w:sz="4" w:space="0" w:color="auto"/>
              <w:bottom w:val="single" w:sz="4" w:space="0" w:color="auto"/>
              <w:right w:val="single" w:sz="4" w:space="0" w:color="auto"/>
            </w:tcBorders>
          </w:tcPr>
          <w:p w14:paraId="7CBCDA40"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唯一定位一次报文请求，由发起方生成，应答方原样返回，uuid生成，全局唯一</w:t>
            </w:r>
          </w:p>
          <w:p w14:paraId="740DD30A" w14:textId="77777777" w:rsidR="003049FB" w:rsidRPr="00261E28" w:rsidRDefault="003049FB" w:rsidP="00AA2783">
            <w:pPr>
              <w:rPr>
                <w:rFonts w:asciiTheme="minorEastAsia" w:eastAsiaTheme="minorEastAsia" w:hAnsiTheme="minorEastAsia"/>
                <w:sz w:val="18"/>
                <w:szCs w:val="18"/>
              </w:rPr>
            </w:pPr>
          </w:p>
        </w:tc>
      </w:tr>
      <w:tr w:rsidR="003049FB" w:rsidRPr="00261E28" w14:paraId="3A5054C0" w14:textId="77777777" w:rsidTr="00AA2783">
        <w:trPr>
          <w:trHeight w:val="129"/>
        </w:trPr>
        <w:tc>
          <w:tcPr>
            <w:tcW w:w="248" w:type="pct"/>
            <w:tcBorders>
              <w:top w:val="single" w:sz="4" w:space="0" w:color="auto"/>
              <w:left w:val="single" w:sz="4" w:space="0" w:color="auto"/>
              <w:bottom w:val="single" w:sz="4" w:space="0" w:color="auto"/>
              <w:right w:val="single" w:sz="4" w:space="0" w:color="auto"/>
            </w:tcBorders>
            <w:vAlign w:val="center"/>
          </w:tcPr>
          <w:p w14:paraId="57262EE7" w14:textId="77777777" w:rsidR="003049FB" w:rsidRPr="00261E28" w:rsidRDefault="003049FB" w:rsidP="00AA2783">
            <w:pPr>
              <w:widowControl/>
              <w:jc w:val="left"/>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7</w:t>
            </w:r>
          </w:p>
        </w:tc>
        <w:tc>
          <w:tcPr>
            <w:tcW w:w="774" w:type="pct"/>
            <w:tcBorders>
              <w:top w:val="single" w:sz="4" w:space="0" w:color="auto"/>
              <w:left w:val="single" w:sz="4" w:space="0" w:color="auto"/>
              <w:bottom w:val="single" w:sz="4" w:space="0" w:color="auto"/>
              <w:right w:val="single" w:sz="4" w:space="0" w:color="auto"/>
            </w:tcBorders>
          </w:tcPr>
          <w:p w14:paraId="6EE22E94" w14:textId="77777777" w:rsidR="003049FB" w:rsidRPr="00261E28"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I</w:t>
            </w:r>
            <w:r w:rsidR="003049FB" w:rsidRPr="00261E28">
              <w:rPr>
                <w:rFonts w:asciiTheme="minorEastAsia" w:eastAsiaTheme="minorEastAsia" w:hAnsiTheme="minorEastAsia"/>
                <w:sz w:val="18"/>
                <w:szCs w:val="18"/>
              </w:rPr>
              <w:t>nputCharset</w:t>
            </w:r>
          </w:p>
        </w:tc>
        <w:tc>
          <w:tcPr>
            <w:tcW w:w="428" w:type="pct"/>
            <w:tcBorders>
              <w:top w:val="single" w:sz="4" w:space="0" w:color="auto"/>
              <w:left w:val="single" w:sz="4" w:space="0" w:color="auto"/>
              <w:bottom w:val="single" w:sz="4" w:space="0" w:color="auto"/>
              <w:right w:val="single" w:sz="4" w:space="0" w:color="auto"/>
            </w:tcBorders>
          </w:tcPr>
          <w:p w14:paraId="7621DBB9"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报文字符编码</w:t>
            </w:r>
          </w:p>
        </w:tc>
        <w:tc>
          <w:tcPr>
            <w:tcW w:w="597" w:type="pct"/>
            <w:tcBorders>
              <w:top w:val="single" w:sz="4" w:space="0" w:color="auto"/>
              <w:left w:val="single" w:sz="4" w:space="0" w:color="auto"/>
              <w:bottom w:val="single" w:sz="4" w:space="0" w:color="auto"/>
              <w:right w:val="single" w:sz="4" w:space="0" w:color="auto"/>
            </w:tcBorders>
          </w:tcPr>
          <w:p w14:paraId="0BF74112" w14:textId="77777777" w:rsidR="003049FB" w:rsidRPr="00261E28"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27880291"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16</w:t>
            </w:r>
          </w:p>
        </w:tc>
        <w:tc>
          <w:tcPr>
            <w:tcW w:w="428" w:type="pct"/>
            <w:tcBorders>
              <w:top w:val="single" w:sz="4" w:space="0" w:color="auto"/>
              <w:left w:val="single" w:sz="4" w:space="0" w:color="auto"/>
              <w:bottom w:val="single" w:sz="4" w:space="0" w:color="auto"/>
              <w:right w:val="single" w:sz="4" w:space="0" w:color="auto"/>
            </w:tcBorders>
          </w:tcPr>
          <w:p w14:paraId="27D742E7"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ME</w:t>
            </w:r>
          </w:p>
        </w:tc>
        <w:tc>
          <w:tcPr>
            <w:tcW w:w="1108" w:type="pct"/>
            <w:tcBorders>
              <w:top w:val="single" w:sz="4" w:space="0" w:color="auto"/>
              <w:left w:val="single" w:sz="4" w:space="0" w:color="auto"/>
              <w:bottom w:val="single" w:sz="4" w:space="0" w:color="auto"/>
              <w:right w:val="single" w:sz="4" w:space="0" w:color="auto"/>
            </w:tcBorders>
          </w:tcPr>
          <w:p w14:paraId="082E63AD"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sz w:val="18"/>
                <w:szCs w:val="18"/>
              </w:rPr>
              <w:t>UTF-8</w:t>
            </w:r>
          </w:p>
        </w:tc>
        <w:tc>
          <w:tcPr>
            <w:tcW w:w="1075" w:type="pct"/>
            <w:tcBorders>
              <w:top w:val="single" w:sz="4" w:space="0" w:color="auto"/>
              <w:left w:val="single" w:sz="4" w:space="0" w:color="auto"/>
              <w:bottom w:val="single" w:sz="4" w:space="0" w:color="auto"/>
              <w:right w:val="single" w:sz="4" w:space="0" w:color="auto"/>
            </w:tcBorders>
          </w:tcPr>
          <w:p w14:paraId="76B28975"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目前支持UTF-8编码</w:t>
            </w:r>
          </w:p>
        </w:tc>
      </w:tr>
      <w:tr w:rsidR="003049FB" w:rsidRPr="00261E28" w14:paraId="0410B88C" w14:textId="77777777" w:rsidTr="00AA2783">
        <w:trPr>
          <w:trHeight w:val="129"/>
        </w:trPr>
        <w:tc>
          <w:tcPr>
            <w:tcW w:w="248" w:type="pct"/>
            <w:tcBorders>
              <w:top w:val="single" w:sz="4" w:space="0" w:color="auto"/>
              <w:left w:val="single" w:sz="4" w:space="0" w:color="auto"/>
              <w:bottom w:val="single" w:sz="4" w:space="0" w:color="auto"/>
              <w:right w:val="single" w:sz="4" w:space="0" w:color="auto"/>
            </w:tcBorders>
            <w:vAlign w:val="center"/>
          </w:tcPr>
          <w:p w14:paraId="36D01E58" w14:textId="77777777" w:rsidR="003049FB" w:rsidRPr="00261E28" w:rsidRDefault="003049FB" w:rsidP="00AA2783">
            <w:pPr>
              <w:widowControl/>
              <w:jc w:val="left"/>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8</w:t>
            </w:r>
          </w:p>
        </w:tc>
        <w:tc>
          <w:tcPr>
            <w:tcW w:w="774" w:type="pct"/>
            <w:tcBorders>
              <w:top w:val="single" w:sz="4" w:space="0" w:color="auto"/>
              <w:left w:val="single" w:sz="4" w:space="0" w:color="auto"/>
              <w:bottom w:val="single" w:sz="4" w:space="0" w:color="auto"/>
              <w:right w:val="single" w:sz="4" w:space="0" w:color="auto"/>
            </w:tcBorders>
          </w:tcPr>
          <w:p w14:paraId="6928F294" w14:textId="77777777" w:rsidR="003049FB" w:rsidRPr="00261E28" w:rsidRDefault="006405F9"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R</w:t>
            </w:r>
            <w:r w:rsidR="003049FB" w:rsidRPr="00261E28">
              <w:rPr>
                <w:rFonts w:asciiTheme="minorEastAsia" w:eastAsiaTheme="minorEastAsia" w:hAnsiTheme="minorEastAsia" w:hint="eastAsia"/>
                <w:sz w:val="18"/>
                <w:szCs w:val="18"/>
              </w:rPr>
              <w:t>eserve</w:t>
            </w:r>
          </w:p>
        </w:tc>
        <w:tc>
          <w:tcPr>
            <w:tcW w:w="428" w:type="pct"/>
            <w:tcBorders>
              <w:top w:val="single" w:sz="4" w:space="0" w:color="auto"/>
              <w:left w:val="single" w:sz="4" w:space="0" w:color="auto"/>
              <w:bottom w:val="single" w:sz="4" w:space="0" w:color="auto"/>
              <w:right w:val="single" w:sz="4" w:space="0" w:color="auto"/>
            </w:tcBorders>
          </w:tcPr>
          <w:p w14:paraId="62EF0516"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保留字段</w:t>
            </w:r>
          </w:p>
        </w:tc>
        <w:tc>
          <w:tcPr>
            <w:tcW w:w="597" w:type="pct"/>
            <w:tcBorders>
              <w:top w:val="single" w:sz="4" w:space="0" w:color="auto"/>
              <w:left w:val="single" w:sz="4" w:space="0" w:color="auto"/>
              <w:bottom w:val="single" w:sz="4" w:space="0" w:color="auto"/>
              <w:right w:val="single" w:sz="4" w:space="0" w:color="auto"/>
            </w:tcBorders>
          </w:tcPr>
          <w:p w14:paraId="06A2F75C" w14:textId="77777777" w:rsidR="003049FB" w:rsidRPr="00261E28"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34F83A25"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256</w:t>
            </w:r>
          </w:p>
        </w:tc>
        <w:tc>
          <w:tcPr>
            <w:tcW w:w="428" w:type="pct"/>
            <w:tcBorders>
              <w:top w:val="single" w:sz="4" w:space="0" w:color="auto"/>
              <w:left w:val="single" w:sz="4" w:space="0" w:color="auto"/>
              <w:bottom w:val="single" w:sz="4" w:space="0" w:color="auto"/>
              <w:right w:val="single" w:sz="4" w:space="0" w:color="auto"/>
            </w:tcBorders>
          </w:tcPr>
          <w:p w14:paraId="31DB8059"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OE</w:t>
            </w:r>
          </w:p>
        </w:tc>
        <w:tc>
          <w:tcPr>
            <w:tcW w:w="1108" w:type="pct"/>
            <w:tcBorders>
              <w:top w:val="single" w:sz="4" w:space="0" w:color="auto"/>
              <w:left w:val="single" w:sz="4" w:space="0" w:color="auto"/>
              <w:bottom w:val="single" w:sz="4" w:space="0" w:color="auto"/>
              <w:right w:val="single" w:sz="4" w:space="0" w:color="auto"/>
            </w:tcBorders>
          </w:tcPr>
          <w:p w14:paraId="4CD7A72E" w14:textId="77777777" w:rsidR="003049FB" w:rsidRPr="00261E28" w:rsidRDefault="003049FB" w:rsidP="00AA2783">
            <w:pPr>
              <w:rPr>
                <w:rFonts w:asciiTheme="minorEastAsia" w:eastAsiaTheme="minorEastAsia" w:hAnsiTheme="minorEastAsia"/>
                <w:sz w:val="18"/>
                <w:szCs w:val="18"/>
              </w:rPr>
            </w:pPr>
          </w:p>
        </w:tc>
        <w:tc>
          <w:tcPr>
            <w:tcW w:w="1075" w:type="pct"/>
            <w:tcBorders>
              <w:top w:val="single" w:sz="4" w:space="0" w:color="auto"/>
              <w:left w:val="single" w:sz="4" w:space="0" w:color="auto"/>
              <w:bottom w:val="single" w:sz="4" w:space="0" w:color="auto"/>
              <w:right w:val="single" w:sz="4" w:space="0" w:color="auto"/>
            </w:tcBorders>
          </w:tcPr>
          <w:p w14:paraId="0835692E" w14:textId="77777777" w:rsidR="003049FB" w:rsidRPr="00261E28" w:rsidRDefault="003049FB" w:rsidP="00AA2783">
            <w:pPr>
              <w:rPr>
                <w:rFonts w:asciiTheme="minorEastAsia" w:eastAsiaTheme="minorEastAsia" w:hAnsiTheme="minorEastAsia"/>
                <w:sz w:val="18"/>
                <w:szCs w:val="18"/>
              </w:rPr>
            </w:pPr>
            <w:r w:rsidRPr="00261E28">
              <w:rPr>
                <w:rFonts w:asciiTheme="minorEastAsia" w:eastAsiaTheme="minorEastAsia" w:hAnsiTheme="minorEastAsia" w:hint="eastAsia"/>
                <w:sz w:val="18"/>
                <w:szCs w:val="18"/>
              </w:rPr>
              <w:t>使用KV方式表达</w:t>
            </w:r>
          </w:p>
        </w:tc>
      </w:tr>
      <w:tr w:rsidR="001528FF" w:rsidRPr="00261E28" w14:paraId="2073AFB7" w14:textId="77777777" w:rsidTr="00AA2783">
        <w:trPr>
          <w:trHeight w:val="129"/>
        </w:trPr>
        <w:tc>
          <w:tcPr>
            <w:tcW w:w="248" w:type="pct"/>
            <w:tcBorders>
              <w:top w:val="single" w:sz="4" w:space="0" w:color="auto"/>
              <w:left w:val="single" w:sz="4" w:space="0" w:color="auto"/>
              <w:bottom w:val="single" w:sz="4" w:space="0" w:color="auto"/>
              <w:right w:val="single" w:sz="4" w:space="0" w:color="auto"/>
            </w:tcBorders>
            <w:vAlign w:val="center"/>
          </w:tcPr>
          <w:p w14:paraId="10847421" w14:textId="77777777" w:rsidR="001528FF" w:rsidRPr="00261E28" w:rsidRDefault="001528FF" w:rsidP="00AA2783">
            <w:pPr>
              <w:widowControl/>
              <w:jc w:val="left"/>
              <w:rPr>
                <w:rFonts w:asciiTheme="minorEastAsia" w:hAnsiTheme="minorEastAsia"/>
                <w:sz w:val="18"/>
                <w:szCs w:val="18"/>
              </w:rPr>
            </w:pPr>
            <w:r>
              <w:rPr>
                <w:rFonts w:asciiTheme="minorEastAsia" w:hAnsiTheme="minorEastAsia" w:hint="eastAsia"/>
                <w:sz w:val="18"/>
                <w:szCs w:val="18"/>
              </w:rPr>
              <w:t>9</w:t>
            </w:r>
          </w:p>
        </w:tc>
        <w:tc>
          <w:tcPr>
            <w:tcW w:w="774" w:type="pct"/>
            <w:tcBorders>
              <w:top w:val="single" w:sz="4" w:space="0" w:color="auto"/>
              <w:left w:val="single" w:sz="4" w:space="0" w:color="auto"/>
              <w:bottom w:val="single" w:sz="4" w:space="0" w:color="auto"/>
              <w:right w:val="single" w:sz="4" w:space="0" w:color="auto"/>
            </w:tcBorders>
          </w:tcPr>
          <w:p w14:paraId="4467E257" w14:textId="77777777" w:rsidR="001528FF" w:rsidRDefault="001528FF" w:rsidP="00AA2783">
            <w:pPr>
              <w:rPr>
                <w:rFonts w:asciiTheme="minorEastAsia" w:hAnsiTheme="minorEastAsia"/>
                <w:sz w:val="18"/>
                <w:szCs w:val="18"/>
              </w:rPr>
            </w:pPr>
            <w:r>
              <w:rPr>
                <w:rFonts w:asciiTheme="minorEastAsia" w:hAnsiTheme="minorEastAsia" w:hint="eastAsia"/>
                <w:sz w:val="18"/>
                <w:szCs w:val="18"/>
              </w:rPr>
              <w:t>Sign</w:t>
            </w:r>
            <w:r>
              <w:rPr>
                <w:rFonts w:asciiTheme="minorEastAsia" w:hAnsiTheme="minorEastAsia"/>
                <w:sz w:val="18"/>
                <w:szCs w:val="18"/>
              </w:rPr>
              <w:t>Type</w:t>
            </w:r>
          </w:p>
        </w:tc>
        <w:tc>
          <w:tcPr>
            <w:tcW w:w="428" w:type="pct"/>
            <w:tcBorders>
              <w:top w:val="single" w:sz="4" w:space="0" w:color="auto"/>
              <w:left w:val="single" w:sz="4" w:space="0" w:color="auto"/>
              <w:bottom w:val="single" w:sz="4" w:space="0" w:color="auto"/>
              <w:right w:val="single" w:sz="4" w:space="0" w:color="auto"/>
            </w:tcBorders>
          </w:tcPr>
          <w:p w14:paraId="606300F7" w14:textId="77777777" w:rsidR="001528FF" w:rsidRPr="00261E28" w:rsidRDefault="001528FF" w:rsidP="00AA2783">
            <w:pPr>
              <w:rPr>
                <w:rFonts w:asciiTheme="minorEastAsia" w:hAnsiTheme="minorEastAsia"/>
                <w:sz w:val="18"/>
                <w:szCs w:val="18"/>
              </w:rPr>
            </w:pPr>
            <w:r>
              <w:rPr>
                <w:rFonts w:asciiTheme="minorEastAsia" w:hAnsiTheme="minorEastAsia" w:hint="eastAsia"/>
                <w:sz w:val="18"/>
                <w:szCs w:val="18"/>
              </w:rPr>
              <w:t>签名</w:t>
            </w:r>
            <w:r>
              <w:rPr>
                <w:rFonts w:asciiTheme="minorEastAsia" w:hAnsiTheme="minorEastAsia"/>
                <w:sz w:val="18"/>
                <w:szCs w:val="18"/>
              </w:rPr>
              <w:t>方式</w:t>
            </w:r>
          </w:p>
        </w:tc>
        <w:tc>
          <w:tcPr>
            <w:tcW w:w="597" w:type="pct"/>
            <w:tcBorders>
              <w:top w:val="single" w:sz="4" w:space="0" w:color="auto"/>
              <w:left w:val="single" w:sz="4" w:space="0" w:color="auto"/>
              <w:bottom w:val="single" w:sz="4" w:space="0" w:color="auto"/>
              <w:right w:val="single" w:sz="4" w:space="0" w:color="auto"/>
            </w:tcBorders>
          </w:tcPr>
          <w:p w14:paraId="5128EA02" w14:textId="77777777" w:rsidR="001528FF" w:rsidRDefault="001528FF" w:rsidP="00AA2783">
            <w:pPr>
              <w:rPr>
                <w:rFonts w:asciiTheme="minorEastAsia" w:hAnsiTheme="minorEastAsia"/>
                <w:sz w:val="18"/>
                <w:szCs w:val="18"/>
              </w:rPr>
            </w:pPr>
            <w:r>
              <w:rPr>
                <w:rFonts w:asciiTheme="minorEastAsia" w:eastAsiaTheme="minorEastAsia" w:hAnsiTheme="minorEastAsia" w:hint="eastAsia"/>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29A6263F" w14:textId="77777777" w:rsidR="001528FF" w:rsidRPr="00261E28" w:rsidRDefault="001528FF" w:rsidP="00AA2783">
            <w:pPr>
              <w:rPr>
                <w:rFonts w:asciiTheme="minorEastAsia" w:hAnsiTheme="minorEastAsia"/>
                <w:sz w:val="18"/>
                <w:szCs w:val="18"/>
              </w:rPr>
            </w:pPr>
            <w:r>
              <w:rPr>
                <w:rFonts w:asciiTheme="minorEastAsia" w:hAnsiTheme="minorEastAsia" w:hint="eastAsia"/>
                <w:sz w:val="18"/>
                <w:szCs w:val="18"/>
              </w:rPr>
              <w:t>8</w:t>
            </w:r>
          </w:p>
        </w:tc>
        <w:tc>
          <w:tcPr>
            <w:tcW w:w="428" w:type="pct"/>
            <w:tcBorders>
              <w:top w:val="single" w:sz="4" w:space="0" w:color="auto"/>
              <w:left w:val="single" w:sz="4" w:space="0" w:color="auto"/>
              <w:bottom w:val="single" w:sz="4" w:space="0" w:color="auto"/>
              <w:right w:val="single" w:sz="4" w:space="0" w:color="auto"/>
            </w:tcBorders>
          </w:tcPr>
          <w:p w14:paraId="6615F85B" w14:textId="77777777" w:rsidR="001528FF" w:rsidRPr="00261E28" w:rsidRDefault="001528FF" w:rsidP="00AA2783">
            <w:pPr>
              <w:rPr>
                <w:rFonts w:asciiTheme="minorEastAsia" w:hAnsiTheme="minorEastAsia"/>
                <w:sz w:val="18"/>
                <w:szCs w:val="18"/>
              </w:rPr>
            </w:pPr>
            <w:r>
              <w:rPr>
                <w:rFonts w:asciiTheme="minorEastAsia" w:hAnsiTheme="minorEastAsia" w:hint="eastAsia"/>
                <w:sz w:val="18"/>
                <w:szCs w:val="18"/>
              </w:rPr>
              <w:t>O</w:t>
            </w:r>
          </w:p>
        </w:tc>
        <w:tc>
          <w:tcPr>
            <w:tcW w:w="1108" w:type="pct"/>
            <w:tcBorders>
              <w:top w:val="single" w:sz="4" w:space="0" w:color="auto"/>
              <w:left w:val="single" w:sz="4" w:space="0" w:color="auto"/>
              <w:bottom w:val="single" w:sz="4" w:space="0" w:color="auto"/>
              <w:right w:val="single" w:sz="4" w:space="0" w:color="auto"/>
            </w:tcBorders>
          </w:tcPr>
          <w:p w14:paraId="73E5A11C" w14:textId="77777777" w:rsidR="001528FF" w:rsidRPr="00261E28" w:rsidRDefault="001528FF" w:rsidP="00AA2783">
            <w:pPr>
              <w:rPr>
                <w:rFonts w:asciiTheme="minorEastAsia" w:hAnsiTheme="minorEastAsia"/>
                <w:sz w:val="18"/>
                <w:szCs w:val="18"/>
              </w:rPr>
            </w:pPr>
            <w:r>
              <w:rPr>
                <w:rFonts w:asciiTheme="minorEastAsia" w:hAnsiTheme="minorEastAsia" w:hint="eastAsia"/>
                <w:sz w:val="18"/>
                <w:szCs w:val="18"/>
              </w:rPr>
              <w:t>RSA</w:t>
            </w:r>
          </w:p>
        </w:tc>
        <w:tc>
          <w:tcPr>
            <w:tcW w:w="1075" w:type="pct"/>
            <w:tcBorders>
              <w:top w:val="single" w:sz="4" w:space="0" w:color="auto"/>
              <w:left w:val="single" w:sz="4" w:space="0" w:color="auto"/>
              <w:bottom w:val="single" w:sz="4" w:space="0" w:color="auto"/>
              <w:right w:val="single" w:sz="4" w:space="0" w:color="auto"/>
            </w:tcBorders>
          </w:tcPr>
          <w:p w14:paraId="4B629825" w14:textId="77777777" w:rsidR="001528FF" w:rsidRPr="00261E28" w:rsidRDefault="001528FF" w:rsidP="00AA2783">
            <w:pPr>
              <w:rPr>
                <w:rFonts w:asciiTheme="minorEastAsia" w:hAnsiTheme="minorEastAsia"/>
                <w:sz w:val="18"/>
                <w:szCs w:val="18"/>
              </w:rPr>
            </w:pPr>
            <w:r>
              <w:rPr>
                <w:rFonts w:asciiTheme="minorEastAsia" w:hAnsiTheme="minorEastAsia" w:hint="eastAsia"/>
                <w:sz w:val="18"/>
                <w:szCs w:val="18"/>
              </w:rPr>
              <w:t>固定送</w:t>
            </w:r>
            <w:r>
              <w:rPr>
                <w:rFonts w:asciiTheme="minorEastAsia" w:hAnsiTheme="minorEastAsia"/>
                <w:sz w:val="18"/>
                <w:szCs w:val="18"/>
              </w:rPr>
              <w:t>“RSA”，可不送</w:t>
            </w:r>
          </w:p>
        </w:tc>
      </w:tr>
    </w:tbl>
    <w:p w14:paraId="1128C504" w14:textId="77777777" w:rsidR="003049FB" w:rsidRPr="00831729" w:rsidRDefault="003049FB" w:rsidP="003049FB">
      <w:pPr>
        <w:rPr>
          <w:rFonts w:ascii="宋体" w:hAnsi="宋体"/>
          <w:b/>
          <w:bCs/>
        </w:rPr>
      </w:pPr>
      <w:r w:rsidRPr="00831729">
        <w:rPr>
          <w:rFonts w:ascii="宋体" w:hAnsi="宋体" w:hint="eastAsia"/>
          <w:b/>
        </w:rPr>
        <w:t>请求报文头模板</w:t>
      </w:r>
    </w:p>
    <w:tbl>
      <w:tblPr>
        <w:tblStyle w:val="a9"/>
        <w:tblW w:w="0" w:type="auto"/>
        <w:tblLook w:val="04A0" w:firstRow="1" w:lastRow="0" w:firstColumn="1" w:lastColumn="0" w:noHBand="0" w:noVBand="1"/>
      </w:tblPr>
      <w:tblGrid>
        <w:gridCol w:w="8296"/>
      </w:tblGrid>
      <w:tr w:rsidR="003049FB" w14:paraId="0A54C0A9" w14:textId="77777777" w:rsidTr="003049FB">
        <w:tc>
          <w:tcPr>
            <w:tcW w:w="8296" w:type="dxa"/>
          </w:tcPr>
          <w:p w14:paraId="641AF382" w14:textId="77777777" w:rsidR="003049FB" w:rsidRPr="00CE5331" w:rsidRDefault="003049FB" w:rsidP="00AA2783">
            <w:pPr>
              <w:widowControl/>
              <w:jc w:val="left"/>
              <w:rPr>
                <w:rFonts w:ascii="Consolas" w:eastAsiaTheme="minorEastAsia" w:hAnsi="Consolas"/>
                <w:bCs/>
                <w:sz w:val="17"/>
                <w:szCs w:val="17"/>
              </w:rPr>
            </w:pPr>
            <w:r w:rsidRPr="00CF5F67">
              <w:rPr>
                <w:rFonts w:ascii="Consolas" w:eastAsiaTheme="minorEastAsia" w:hAnsi="Consolas"/>
                <w:sz w:val="17"/>
                <w:szCs w:val="17"/>
              </w:rPr>
              <w:t>…</w:t>
            </w:r>
          </w:p>
          <w:p w14:paraId="78FC9FE2" w14:textId="77777777" w:rsidR="003049FB" w:rsidRPr="003967C1" w:rsidRDefault="003049FB" w:rsidP="00AA2783">
            <w:pPr>
              <w:widowControl/>
              <w:jc w:val="left"/>
              <w:rPr>
                <w:rFonts w:ascii="Consolas" w:eastAsiaTheme="minorEastAsia" w:hAnsi="Consolas"/>
                <w:bCs/>
                <w:color w:val="4F76CB"/>
                <w:sz w:val="17"/>
                <w:szCs w:val="17"/>
              </w:rPr>
            </w:pPr>
            <w:r w:rsidRPr="003967C1">
              <w:rPr>
                <w:rFonts w:ascii="Consolas" w:eastAsiaTheme="minorEastAsia" w:hAnsi="Consolas"/>
                <w:color w:val="009193"/>
                <w:sz w:val="17"/>
                <w:szCs w:val="17"/>
              </w:rPr>
              <w:t>&lt;</w:t>
            </w:r>
            <w:r w:rsidRPr="003967C1">
              <w:rPr>
                <w:rFonts w:ascii="Consolas" w:eastAsiaTheme="minorEastAsia" w:hAnsi="Consolas"/>
                <w:color w:val="4E9192"/>
                <w:sz w:val="17"/>
                <w:szCs w:val="17"/>
              </w:rPr>
              <w:t>head</w:t>
            </w:r>
            <w:r w:rsidRPr="003967C1">
              <w:rPr>
                <w:rFonts w:ascii="Consolas" w:eastAsiaTheme="minorEastAsia" w:hAnsi="Consolas"/>
                <w:color w:val="009193"/>
                <w:sz w:val="17"/>
                <w:szCs w:val="17"/>
              </w:rPr>
              <w:t>&gt;</w:t>
            </w:r>
          </w:p>
          <w:p w14:paraId="0E8EA341" w14:textId="77777777" w:rsidR="003049FB" w:rsidRPr="006405F9" w:rsidRDefault="003049FB" w:rsidP="00AA2783">
            <w:pPr>
              <w:widowControl/>
              <w:jc w:val="left"/>
              <w:rPr>
                <w:rFonts w:ascii="Consolas" w:eastAsiaTheme="minorEastAsia" w:hAnsi="Consolas"/>
                <w:color w:val="4E9192"/>
                <w:sz w:val="17"/>
                <w:szCs w:val="17"/>
              </w:rPr>
            </w:pPr>
            <w:r w:rsidRPr="003967C1">
              <w:rPr>
                <w:rFonts w:ascii="Consolas" w:eastAsiaTheme="minorEastAsia" w:hAnsi="Consolas"/>
                <w:color w:val="000000"/>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V</w:t>
            </w:r>
            <w:r w:rsidRPr="003967C1">
              <w:rPr>
                <w:rFonts w:ascii="Consolas" w:eastAsiaTheme="minorEastAsia" w:hAnsi="Consolas"/>
                <w:color w:val="4E9192"/>
                <w:sz w:val="17"/>
                <w:szCs w:val="17"/>
              </w:rPr>
              <w:t>ersion</w:t>
            </w:r>
            <w:r w:rsidRPr="003967C1">
              <w:rPr>
                <w:rFonts w:ascii="Consolas" w:eastAsiaTheme="minorEastAsia" w:hAnsi="Consolas"/>
                <w:color w:val="009193"/>
                <w:sz w:val="17"/>
                <w:szCs w:val="17"/>
              </w:rPr>
              <w:t>&gt;</w:t>
            </w:r>
            <w:r w:rsidRPr="003967C1">
              <w:rPr>
                <w:rFonts w:ascii="Consolas" w:eastAsiaTheme="minorEastAsia" w:hAnsi="Consolas"/>
                <w:color w:val="000000"/>
                <w:sz w:val="17"/>
                <w:szCs w:val="17"/>
              </w:rPr>
              <w:t>1.0.0</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V</w:t>
            </w:r>
            <w:r w:rsidRPr="003967C1">
              <w:rPr>
                <w:rFonts w:ascii="Consolas" w:eastAsiaTheme="minorEastAsia" w:hAnsi="Consolas"/>
                <w:color w:val="4E9192"/>
                <w:sz w:val="17"/>
                <w:szCs w:val="17"/>
              </w:rPr>
              <w:t>ersion</w:t>
            </w:r>
            <w:r w:rsidRPr="003967C1">
              <w:rPr>
                <w:rFonts w:ascii="Consolas" w:eastAsiaTheme="minorEastAsia" w:hAnsi="Consolas"/>
                <w:color w:val="009193"/>
                <w:sz w:val="17"/>
                <w:szCs w:val="17"/>
              </w:rPr>
              <w:t>&gt;</w:t>
            </w:r>
          </w:p>
          <w:p w14:paraId="1119BBB9" w14:textId="77777777" w:rsidR="003049FB" w:rsidRPr="006405F9" w:rsidRDefault="003049FB" w:rsidP="00AA2783">
            <w:pPr>
              <w:widowControl/>
              <w:jc w:val="left"/>
              <w:rPr>
                <w:rFonts w:ascii="Consolas" w:eastAsiaTheme="minorEastAsia" w:hAnsi="Consolas"/>
                <w:color w:val="4E9192"/>
                <w:sz w:val="17"/>
                <w:szCs w:val="17"/>
              </w:rPr>
            </w:pPr>
            <w:r w:rsidRPr="003967C1">
              <w:rPr>
                <w:rFonts w:ascii="Consolas" w:eastAsiaTheme="minorEastAsia" w:hAnsi="Consolas"/>
                <w:color w:val="000000"/>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A</w:t>
            </w:r>
            <w:r w:rsidRPr="003967C1">
              <w:rPr>
                <w:rFonts w:ascii="Consolas" w:eastAsiaTheme="minorEastAsia" w:hAnsi="Consolas"/>
                <w:color w:val="4E9192"/>
                <w:sz w:val="17"/>
                <w:szCs w:val="17"/>
              </w:rPr>
              <w:t>ppid</w:t>
            </w:r>
            <w:r w:rsidRPr="003967C1">
              <w:rPr>
                <w:rFonts w:ascii="Consolas" w:eastAsiaTheme="minorEastAsia" w:hAnsi="Consolas"/>
                <w:color w:val="009193"/>
                <w:sz w:val="17"/>
                <w:szCs w:val="17"/>
              </w:rPr>
              <w:t>&gt;</w:t>
            </w:r>
            <w:r>
              <w:rPr>
                <w:rFonts w:ascii="Consolas" w:eastAsiaTheme="minorEastAsia" w:hAnsi="Consolas"/>
                <w:color w:val="000000"/>
                <w:sz w:val="17"/>
                <w:szCs w:val="17"/>
              </w:rPr>
              <w:t>MYBANK</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A</w:t>
            </w:r>
            <w:r w:rsidRPr="003967C1">
              <w:rPr>
                <w:rFonts w:ascii="Consolas" w:eastAsiaTheme="minorEastAsia" w:hAnsi="Consolas"/>
                <w:color w:val="4E9192"/>
                <w:sz w:val="17"/>
                <w:szCs w:val="17"/>
              </w:rPr>
              <w:t>ppid</w:t>
            </w:r>
            <w:r w:rsidRPr="003967C1">
              <w:rPr>
                <w:rFonts w:ascii="Consolas" w:eastAsiaTheme="minorEastAsia" w:hAnsi="Consolas"/>
                <w:color w:val="009193"/>
                <w:sz w:val="17"/>
                <w:szCs w:val="17"/>
              </w:rPr>
              <w:t>&gt;</w:t>
            </w:r>
          </w:p>
          <w:p w14:paraId="23436A25" w14:textId="77777777" w:rsidR="003049FB" w:rsidRPr="003967C1" w:rsidRDefault="003049FB" w:rsidP="00AA2783">
            <w:pPr>
              <w:widowControl/>
              <w:jc w:val="left"/>
              <w:rPr>
                <w:rFonts w:ascii="Consolas" w:eastAsiaTheme="minorEastAsia" w:hAnsi="Consolas"/>
                <w:bCs/>
                <w:sz w:val="17"/>
                <w:szCs w:val="17"/>
              </w:rPr>
            </w:pPr>
            <w:r w:rsidRPr="003967C1">
              <w:rPr>
                <w:rFonts w:ascii="Consolas" w:eastAsiaTheme="minorEastAsia" w:hAnsi="Consolas"/>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F</w:t>
            </w:r>
            <w:r w:rsidRPr="003967C1">
              <w:rPr>
                <w:rFonts w:ascii="Consolas" w:eastAsiaTheme="minorEastAsia" w:hAnsi="Consolas"/>
                <w:color w:val="4E9192"/>
                <w:sz w:val="17"/>
                <w:szCs w:val="17"/>
              </w:rPr>
              <w:t>unction</w:t>
            </w:r>
            <w:r w:rsidRPr="003967C1">
              <w:rPr>
                <w:rFonts w:ascii="Consolas" w:eastAsiaTheme="minorEastAsia" w:hAnsi="Consolas"/>
                <w:color w:val="009193"/>
                <w:sz w:val="17"/>
                <w:szCs w:val="17"/>
              </w:rPr>
              <w:t>&gt;</w:t>
            </w:r>
            <w:r w:rsidRPr="003967C1">
              <w:rPr>
                <w:rFonts w:ascii="Consolas" w:eastAsiaTheme="minorEastAsia" w:hAnsi="Consolas"/>
                <w:sz w:val="17"/>
                <w:szCs w:val="17"/>
              </w:rPr>
              <w:t>ant.</w:t>
            </w:r>
            <w:r>
              <w:rPr>
                <w:rFonts w:ascii="Consolas" w:eastAsiaTheme="minorEastAsia" w:hAnsi="Consolas"/>
                <w:sz w:val="17"/>
                <w:szCs w:val="17"/>
              </w:rPr>
              <w:t>mybank</w:t>
            </w:r>
            <w:r w:rsidRPr="003967C1">
              <w:rPr>
                <w:rFonts w:ascii="Consolas" w:eastAsiaTheme="minorEastAsia" w:hAnsi="Consolas"/>
                <w:sz w:val="17"/>
                <w:szCs w:val="17"/>
              </w:rPr>
              <w:t>.xxx.xxx</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F</w:t>
            </w:r>
            <w:r w:rsidRPr="003967C1">
              <w:rPr>
                <w:rFonts w:ascii="Consolas" w:eastAsiaTheme="minorEastAsia" w:hAnsi="Consolas"/>
                <w:color w:val="4E9192"/>
                <w:sz w:val="17"/>
                <w:szCs w:val="17"/>
              </w:rPr>
              <w:t>unction</w:t>
            </w:r>
            <w:r w:rsidRPr="003967C1">
              <w:rPr>
                <w:rFonts w:ascii="Consolas" w:eastAsiaTheme="minorEastAsia" w:hAnsi="Consolas"/>
                <w:color w:val="009193"/>
                <w:sz w:val="17"/>
                <w:szCs w:val="17"/>
              </w:rPr>
              <w:t>&gt;</w:t>
            </w:r>
          </w:p>
          <w:p w14:paraId="6C4BE149" w14:textId="77777777" w:rsidR="003049FB" w:rsidRPr="003967C1" w:rsidRDefault="003049FB" w:rsidP="00AA2783">
            <w:pPr>
              <w:widowControl/>
              <w:jc w:val="left"/>
              <w:rPr>
                <w:rFonts w:ascii="Consolas" w:eastAsiaTheme="minorEastAsia" w:hAnsi="Consolas"/>
                <w:bCs/>
                <w:sz w:val="17"/>
                <w:szCs w:val="17"/>
              </w:rPr>
            </w:pPr>
            <w:r w:rsidRPr="003967C1">
              <w:rPr>
                <w:rFonts w:ascii="Consolas" w:eastAsiaTheme="minorEastAsia" w:hAnsi="Consolas"/>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R</w:t>
            </w:r>
            <w:r w:rsidRPr="003967C1">
              <w:rPr>
                <w:rFonts w:ascii="Consolas" w:eastAsiaTheme="minorEastAsia" w:hAnsi="Consolas"/>
                <w:color w:val="4E9192"/>
                <w:sz w:val="17"/>
                <w:szCs w:val="17"/>
              </w:rPr>
              <w:t>eqTime</w:t>
            </w:r>
            <w:r w:rsidRPr="003967C1">
              <w:rPr>
                <w:rFonts w:ascii="Consolas" w:eastAsiaTheme="minorEastAsia" w:hAnsi="Consolas"/>
                <w:color w:val="009193"/>
                <w:sz w:val="17"/>
                <w:szCs w:val="17"/>
              </w:rPr>
              <w:t>&gt;</w:t>
            </w:r>
            <w:r w:rsidRPr="003967C1">
              <w:rPr>
                <w:rFonts w:ascii="Consolas" w:eastAsiaTheme="minorEastAsia" w:hAnsi="Consolas"/>
                <w:sz w:val="17"/>
                <w:szCs w:val="17"/>
              </w:rPr>
              <w:t>20160710054656</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R</w:t>
            </w:r>
            <w:r w:rsidRPr="003967C1">
              <w:rPr>
                <w:rFonts w:ascii="Consolas" w:eastAsiaTheme="minorEastAsia" w:hAnsi="Consolas"/>
                <w:color w:val="4E9192"/>
                <w:sz w:val="17"/>
                <w:szCs w:val="17"/>
              </w:rPr>
              <w:t>eqTime</w:t>
            </w:r>
            <w:r w:rsidRPr="003967C1">
              <w:rPr>
                <w:rFonts w:ascii="Consolas" w:eastAsiaTheme="minorEastAsia" w:hAnsi="Consolas"/>
                <w:color w:val="009193"/>
                <w:sz w:val="17"/>
                <w:szCs w:val="17"/>
              </w:rPr>
              <w:t>&gt;</w:t>
            </w:r>
          </w:p>
          <w:p w14:paraId="360E912D" w14:textId="77777777" w:rsidR="003049FB" w:rsidRPr="003967C1" w:rsidRDefault="003049FB" w:rsidP="00AA2783">
            <w:pPr>
              <w:widowControl/>
              <w:jc w:val="left"/>
              <w:rPr>
                <w:rFonts w:ascii="Consolas" w:eastAsiaTheme="minorEastAsia" w:hAnsi="Consolas"/>
                <w:bCs/>
                <w:color w:val="4E9192"/>
                <w:sz w:val="17"/>
                <w:szCs w:val="17"/>
              </w:rPr>
            </w:pPr>
            <w:r w:rsidRPr="003967C1">
              <w:rPr>
                <w:rFonts w:ascii="Consolas" w:eastAsiaTheme="minorEastAsia" w:hAnsi="Consolas"/>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R</w:t>
            </w:r>
            <w:r w:rsidRPr="003967C1">
              <w:rPr>
                <w:rFonts w:ascii="Consolas" w:eastAsiaTheme="minorEastAsia" w:hAnsi="Consolas"/>
                <w:color w:val="4E9192"/>
                <w:sz w:val="17"/>
                <w:szCs w:val="17"/>
              </w:rPr>
              <w:t>eqMsgId</w:t>
            </w:r>
            <w:r w:rsidRPr="003967C1">
              <w:rPr>
                <w:rFonts w:ascii="Consolas" w:eastAsiaTheme="minorEastAsia" w:hAnsi="Consolas"/>
                <w:color w:val="009193"/>
                <w:sz w:val="17"/>
                <w:szCs w:val="17"/>
              </w:rPr>
              <w:t>&gt;</w:t>
            </w:r>
            <w:r w:rsidRPr="003967C1">
              <w:rPr>
                <w:rFonts w:ascii="Consolas" w:eastAsiaTheme="minorEastAsia" w:hAnsi="Consolas"/>
                <w:sz w:val="17"/>
                <w:szCs w:val="17"/>
              </w:rPr>
              <w:t>3fb03c46-5098-4410-9203-64a712a861a3</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R</w:t>
            </w:r>
            <w:r w:rsidRPr="003967C1">
              <w:rPr>
                <w:rFonts w:ascii="Consolas" w:eastAsiaTheme="minorEastAsia" w:hAnsi="Consolas"/>
                <w:color w:val="4E9192"/>
                <w:sz w:val="17"/>
                <w:szCs w:val="17"/>
              </w:rPr>
              <w:t>eqMsgId</w:t>
            </w:r>
            <w:r w:rsidRPr="003967C1">
              <w:rPr>
                <w:rFonts w:ascii="Consolas" w:eastAsiaTheme="minorEastAsia" w:hAnsi="Consolas"/>
                <w:color w:val="009193"/>
                <w:sz w:val="17"/>
                <w:szCs w:val="17"/>
              </w:rPr>
              <w:t>&gt;</w:t>
            </w:r>
          </w:p>
          <w:p w14:paraId="67E4354D" w14:textId="77777777" w:rsidR="003049FB" w:rsidRPr="003967C1" w:rsidRDefault="003049FB" w:rsidP="00AA2783">
            <w:pPr>
              <w:widowControl/>
              <w:jc w:val="left"/>
              <w:rPr>
                <w:rFonts w:ascii="Consolas" w:eastAsiaTheme="minorEastAsia" w:hAnsi="Consolas"/>
                <w:bCs/>
                <w:color w:val="4E9192"/>
                <w:sz w:val="17"/>
                <w:szCs w:val="17"/>
              </w:rPr>
            </w:pPr>
            <w:r w:rsidRPr="003967C1">
              <w:rPr>
                <w:rFonts w:ascii="Consolas" w:eastAsiaTheme="minorEastAsia" w:hAnsi="Consolas"/>
                <w:color w:val="000000"/>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I</w:t>
            </w:r>
            <w:r w:rsidRPr="003967C1">
              <w:rPr>
                <w:rFonts w:ascii="Consolas" w:eastAsiaTheme="minorEastAsia" w:hAnsi="Consolas"/>
                <w:color w:val="4E9192"/>
                <w:sz w:val="17"/>
                <w:szCs w:val="17"/>
              </w:rPr>
              <w:t>nputCharset</w:t>
            </w:r>
            <w:r w:rsidRPr="003967C1">
              <w:rPr>
                <w:rFonts w:ascii="Consolas" w:eastAsiaTheme="minorEastAsia" w:hAnsi="Consolas"/>
                <w:color w:val="009193"/>
                <w:sz w:val="17"/>
                <w:szCs w:val="17"/>
              </w:rPr>
              <w:t>&gt;</w:t>
            </w:r>
            <w:r w:rsidRPr="003967C1">
              <w:rPr>
                <w:rFonts w:ascii="Consolas" w:eastAsiaTheme="minorEastAsia" w:hAnsi="Consolas"/>
                <w:color w:val="000000"/>
                <w:sz w:val="17"/>
                <w:szCs w:val="17"/>
              </w:rPr>
              <w:t>UTF-8</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I</w:t>
            </w:r>
            <w:r w:rsidRPr="003967C1">
              <w:rPr>
                <w:rFonts w:ascii="Consolas" w:eastAsiaTheme="minorEastAsia" w:hAnsi="Consolas"/>
                <w:color w:val="4E9192"/>
                <w:sz w:val="17"/>
                <w:szCs w:val="17"/>
              </w:rPr>
              <w:t>nputCharset</w:t>
            </w:r>
            <w:r w:rsidRPr="003967C1">
              <w:rPr>
                <w:rFonts w:ascii="Consolas" w:eastAsiaTheme="minorEastAsia" w:hAnsi="Consolas"/>
                <w:color w:val="009193"/>
                <w:sz w:val="17"/>
                <w:szCs w:val="17"/>
              </w:rPr>
              <w:t>&gt;</w:t>
            </w:r>
          </w:p>
          <w:p w14:paraId="38DDAF87" w14:textId="77777777" w:rsidR="003049FB" w:rsidRPr="003967C1" w:rsidRDefault="003049FB" w:rsidP="00AA2783">
            <w:pPr>
              <w:widowControl/>
              <w:jc w:val="left"/>
              <w:rPr>
                <w:rFonts w:ascii="Consolas" w:eastAsiaTheme="minorEastAsia" w:hAnsi="Consolas"/>
                <w:bCs/>
                <w:color w:val="4E9192"/>
                <w:sz w:val="17"/>
                <w:szCs w:val="17"/>
              </w:rPr>
            </w:pPr>
            <w:r w:rsidRPr="003967C1">
              <w:rPr>
                <w:rFonts w:ascii="Consolas" w:eastAsiaTheme="minorEastAsia" w:hAnsi="Consolas"/>
                <w:color w:val="000000"/>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R</w:t>
            </w:r>
            <w:r w:rsidRPr="003967C1">
              <w:rPr>
                <w:rFonts w:ascii="Consolas" w:eastAsiaTheme="minorEastAsia" w:hAnsi="Consolas"/>
                <w:color w:val="4E9192"/>
                <w:sz w:val="17"/>
                <w:szCs w:val="17"/>
              </w:rPr>
              <w:t>eserve</w:t>
            </w:r>
            <w:r w:rsidRPr="003967C1">
              <w:rPr>
                <w:rFonts w:ascii="Consolas" w:eastAsiaTheme="minorEastAsia" w:hAnsi="Consolas"/>
                <w:color w:val="000000"/>
                <w:sz w:val="17"/>
                <w:szCs w:val="17"/>
              </w:rPr>
              <w:t xml:space="preserve"> </w:t>
            </w:r>
            <w:r w:rsidRPr="003967C1">
              <w:rPr>
                <w:rFonts w:ascii="Consolas" w:eastAsiaTheme="minorEastAsia" w:hAnsi="Consolas"/>
                <w:color w:val="009193"/>
                <w:sz w:val="17"/>
                <w:szCs w:val="17"/>
              </w:rPr>
              <w:t>/&gt;</w:t>
            </w:r>
          </w:p>
          <w:p w14:paraId="2BA39EBE" w14:textId="77777777" w:rsidR="003049FB" w:rsidRDefault="003049FB" w:rsidP="00AA2783">
            <w:pPr>
              <w:widowControl/>
              <w:jc w:val="left"/>
              <w:rPr>
                <w:rFonts w:ascii="Consolas" w:eastAsiaTheme="minorEastAsia" w:hAnsi="Consolas"/>
                <w:bCs/>
                <w:color w:val="009193"/>
                <w:sz w:val="17"/>
                <w:szCs w:val="17"/>
              </w:rPr>
            </w:pPr>
            <w:r w:rsidRPr="003967C1">
              <w:rPr>
                <w:rFonts w:ascii="Consolas" w:eastAsiaTheme="minorEastAsia" w:hAnsi="Consolas"/>
                <w:color w:val="009193"/>
                <w:sz w:val="17"/>
                <w:szCs w:val="17"/>
              </w:rPr>
              <w:t>&lt;/</w:t>
            </w:r>
            <w:r w:rsidRPr="003967C1">
              <w:rPr>
                <w:rFonts w:ascii="Consolas" w:eastAsiaTheme="minorEastAsia" w:hAnsi="Consolas"/>
                <w:color w:val="4E9192"/>
                <w:sz w:val="17"/>
                <w:szCs w:val="17"/>
              </w:rPr>
              <w:t>head</w:t>
            </w:r>
            <w:r w:rsidRPr="003967C1">
              <w:rPr>
                <w:rFonts w:ascii="Consolas" w:eastAsiaTheme="minorEastAsia" w:hAnsi="Consolas"/>
                <w:color w:val="009193"/>
                <w:sz w:val="17"/>
                <w:szCs w:val="17"/>
              </w:rPr>
              <w:t>&gt;</w:t>
            </w:r>
          </w:p>
          <w:p w14:paraId="3F0DAA8D" w14:textId="77777777" w:rsidR="003049FB" w:rsidRPr="00CE5331" w:rsidRDefault="003049FB" w:rsidP="00AA2783">
            <w:pPr>
              <w:widowControl/>
              <w:jc w:val="left"/>
              <w:rPr>
                <w:rStyle w:val="s2"/>
                <w:rFonts w:ascii="Consolas" w:eastAsiaTheme="minorEastAsia" w:hAnsi="Consolas"/>
                <w:bCs/>
                <w:sz w:val="17"/>
                <w:szCs w:val="17"/>
              </w:rPr>
            </w:pPr>
            <w:r w:rsidRPr="00CF5F67">
              <w:rPr>
                <w:rFonts w:ascii="Consolas" w:eastAsiaTheme="minorEastAsia" w:hAnsi="Consolas"/>
                <w:sz w:val="17"/>
                <w:szCs w:val="17"/>
              </w:rPr>
              <w:t>…</w:t>
            </w:r>
          </w:p>
        </w:tc>
      </w:tr>
    </w:tbl>
    <w:p w14:paraId="706FDA46" w14:textId="77777777" w:rsidR="003049FB" w:rsidRDefault="003049FB" w:rsidP="003049FB">
      <w:pPr>
        <w:pStyle w:val="3"/>
      </w:pPr>
      <w:bookmarkStart w:id="18" w:name="_Toc480966177"/>
      <w:r w:rsidRPr="003049FB">
        <w:rPr>
          <w:rFonts w:hint="eastAsia"/>
        </w:rPr>
        <w:t>应答报文头</w:t>
      </w:r>
      <w:bookmarkEnd w:id="18"/>
    </w:p>
    <w:tbl>
      <w:tblPr>
        <w:tblStyle w:val="a9"/>
        <w:tblW w:w="5000" w:type="pct"/>
        <w:tblLayout w:type="fixed"/>
        <w:tblLook w:val="04A0" w:firstRow="1" w:lastRow="0" w:firstColumn="1" w:lastColumn="0" w:noHBand="0" w:noVBand="1"/>
      </w:tblPr>
      <w:tblGrid>
        <w:gridCol w:w="397"/>
        <w:gridCol w:w="1296"/>
        <w:gridCol w:w="854"/>
        <w:gridCol w:w="635"/>
        <w:gridCol w:w="486"/>
        <w:gridCol w:w="863"/>
        <w:gridCol w:w="1731"/>
        <w:gridCol w:w="2034"/>
      </w:tblGrid>
      <w:tr w:rsidR="003049FB" w:rsidRPr="0022519A" w14:paraId="5F0B63B1" w14:textId="77777777" w:rsidTr="00AA2783">
        <w:trPr>
          <w:trHeight w:val="270"/>
        </w:trPr>
        <w:tc>
          <w:tcPr>
            <w:tcW w:w="2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15A931" w14:textId="77777777" w:rsidR="003049FB" w:rsidRPr="0022519A" w:rsidRDefault="003049FB" w:rsidP="00AA2783">
            <w:pPr>
              <w:rPr>
                <w:rFonts w:asciiTheme="minorEastAsia" w:eastAsiaTheme="minorEastAsia" w:hAnsiTheme="minorEastAsia"/>
                <w:b/>
                <w:sz w:val="18"/>
                <w:szCs w:val="18"/>
              </w:rPr>
            </w:pPr>
            <w:r w:rsidRPr="0022519A">
              <w:rPr>
                <w:rFonts w:asciiTheme="minorEastAsia" w:eastAsiaTheme="minorEastAsia" w:hAnsiTheme="minorEastAsia" w:hint="eastAsia"/>
                <w:b/>
                <w:sz w:val="18"/>
                <w:szCs w:val="18"/>
              </w:rPr>
              <w:t>序号</w:t>
            </w:r>
          </w:p>
        </w:tc>
        <w:tc>
          <w:tcPr>
            <w:tcW w:w="7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0876B8" w14:textId="77777777" w:rsidR="003049FB" w:rsidRPr="0022519A" w:rsidRDefault="003049FB" w:rsidP="00AA2783">
            <w:pPr>
              <w:rPr>
                <w:rFonts w:asciiTheme="minorEastAsia" w:eastAsiaTheme="minorEastAsia" w:hAnsiTheme="minorEastAsia"/>
                <w:b/>
                <w:sz w:val="18"/>
                <w:szCs w:val="18"/>
              </w:rPr>
            </w:pPr>
            <w:r w:rsidRPr="0022519A">
              <w:rPr>
                <w:rFonts w:asciiTheme="minorEastAsia" w:eastAsiaTheme="minorEastAsia" w:hAnsiTheme="minorEastAsia" w:hint="eastAsia"/>
                <w:b/>
                <w:sz w:val="18"/>
                <w:szCs w:val="18"/>
              </w:rPr>
              <w:t>参数名</w:t>
            </w:r>
          </w:p>
        </w:tc>
        <w:tc>
          <w:tcPr>
            <w:tcW w:w="51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BF5A59" w14:textId="77777777" w:rsidR="003049FB" w:rsidRPr="0022519A" w:rsidRDefault="003049FB" w:rsidP="00AA2783">
            <w:pPr>
              <w:rPr>
                <w:rFonts w:asciiTheme="minorEastAsia" w:eastAsiaTheme="minorEastAsia" w:hAnsiTheme="minorEastAsia"/>
                <w:b/>
                <w:sz w:val="18"/>
                <w:szCs w:val="18"/>
              </w:rPr>
            </w:pPr>
            <w:r w:rsidRPr="0022519A">
              <w:rPr>
                <w:rFonts w:asciiTheme="minorEastAsia" w:eastAsiaTheme="minorEastAsia" w:hAnsiTheme="minorEastAsia" w:hint="eastAsia"/>
                <w:b/>
                <w:sz w:val="18"/>
                <w:szCs w:val="18"/>
              </w:rPr>
              <w:t>参数描述</w:t>
            </w:r>
          </w:p>
        </w:tc>
        <w:tc>
          <w:tcPr>
            <w:tcW w:w="3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F9B238" w14:textId="77777777" w:rsidR="003049FB" w:rsidRPr="0022519A" w:rsidRDefault="003049FB" w:rsidP="00AA2783">
            <w:pPr>
              <w:rPr>
                <w:rFonts w:asciiTheme="minorEastAsia" w:eastAsiaTheme="minorEastAsia" w:hAnsiTheme="minorEastAsia"/>
                <w:b/>
                <w:sz w:val="18"/>
                <w:szCs w:val="18"/>
              </w:rPr>
            </w:pPr>
            <w:r w:rsidRPr="0022519A">
              <w:rPr>
                <w:rFonts w:asciiTheme="minorEastAsia" w:eastAsiaTheme="minorEastAsia" w:hAnsiTheme="minorEastAsia" w:hint="eastAsia"/>
                <w:b/>
                <w:sz w:val="18"/>
                <w:szCs w:val="18"/>
              </w:rPr>
              <w:t>数据类型</w:t>
            </w:r>
          </w:p>
        </w:tc>
        <w:tc>
          <w:tcPr>
            <w:tcW w:w="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36D66D" w14:textId="77777777" w:rsidR="003049FB" w:rsidRPr="0022519A" w:rsidRDefault="003049FB" w:rsidP="00AA2783">
            <w:pPr>
              <w:rPr>
                <w:rFonts w:asciiTheme="minorEastAsia" w:eastAsiaTheme="minorEastAsia" w:hAnsiTheme="minorEastAsia"/>
                <w:b/>
                <w:sz w:val="18"/>
                <w:szCs w:val="18"/>
              </w:rPr>
            </w:pPr>
            <w:r w:rsidRPr="0022519A">
              <w:rPr>
                <w:rFonts w:asciiTheme="minorEastAsia" w:eastAsiaTheme="minorEastAsia" w:hAnsiTheme="minorEastAsia" w:hint="eastAsia"/>
                <w:b/>
                <w:sz w:val="18"/>
                <w:szCs w:val="18"/>
              </w:rPr>
              <w:t>长度</w:t>
            </w:r>
          </w:p>
        </w:tc>
        <w:tc>
          <w:tcPr>
            <w:tcW w:w="52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CCE366" w14:textId="77777777" w:rsidR="003049FB" w:rsidRPr="0022519A" w:rsidRDefault="003049FB" w:rsidP="00AA2783">
            <w:pPr>
              <w:rPr>
                <w:rFonts w:asciiTheme="minorEastAsia" w:eastAsiaTheme="minorEastAsia" w:hAnsiTheme="minorEastAsia"/>
                <w:b/>
                <w:sz w:val="18"/>
                <w:szCs w:val="18"/>
              </w:rPr>
            </w:pPr>
            <w:r w:rsidRPr="0022519A">
              <w:rPr>
                <w:rFonts w:asciiTheme="minorEastAsia" w:eastAsiaTheme="minorEastAsia" w:hAnsiTheme="minorEastAsia" w:hint="eastAsia"/>
                <w:b/>
                <w:sz w:val="18"/>
                <w:szCs w:val="18"/>
              </w:rPr>
              <w:t>出现要求</w:t>
            </w:r>
          </w:p>
        </w:tc>
        <w:tc>
          <w:tcPr>
            <w:tcW w:w="104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3C84B0" w14:textId="77777777" w:rsidR="003049FB" w:rsidRPr="0022519A" w:rsidRDefault="003049FB" w:rsidP="00AA2783">
            <w:pPr>
              <w:rPr>
                <w:rFonts w:asciiTheme="minorEastAsia" w:eastAsiaTheme="minorEastAsia" w:hAnsiTheme="minorEastAsia"/>
                <w:b/>
                <w:sz w:val="18"/>
                <w:szCs w:val="18"/>
              </w:rPr>
            </w:pPr>
            <w:r w:rsidRPr="0022519A">
              <w:rPr>
                <w:rFonts w:asciiTheme="minorEastAsia" w:eastAsiaTheme="minorEastAsia" w:hAnsiTheme="minorEastAsia" w:hint="eastAsia"/>
                <w:b/>
                <w:sz w:val="18"/>
                <w:szCs w:val="18"/>
              </w:rPr>
              <w:t>示例</w:t>
            </w:r>
          </w:p>
        </w:tc>
        <w:tc>
          <w:tcPr>
            <w:tcW w:w="12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BB3C77" w14:textId="77777777" w:rsidR="003049FB" w:rsidRPr="0022519A" w:rsidRDefault="003049FB" w:rsidP="00AA2783">
            <w:pPr>
              <w:rPr>
                <w:rFonts w:asciiTheme="minorEastAsia" w:eastAsiaTheme="minorEastAsia" w:hAnsiTheme="minorEastAsia"/>
                <w:b/>
                <w:sz w:val="18"/>
                <w:szCs w:val="18"/>
              </w:rPr>
            </w:pPr>
            <w:r w:rsidRPr="0022519A">
              <w:rPr>
                <w:rFonts w:asciiTheme="minorEastAsia" w:eastAsiaTheme="minorEastAsia" w:hAnsiTheme="minorEastAsia" w:hint="eastAsia"/>
                <w:b/>
                <w:sz w:val="18"/>
                <w:szCs w:val="18"/>
              </w:rPr>
              <w:t>备注</w:t>
            </w:r>
          </w:p>
        </w:tc>
      </w:tr>
      <w:tr w:rsidR="003049FB" w:rsidRPr="0022519A" w14:paraId="53D1BF81" w14:textId="77777777" w:rsidTr="00AA2783">
        <w:trPr>
          <w:trHeight w:val="287"/>
        </w:trPr>
        <w:tc>
          <w:tcPr>
            <w:tcW w:w="239" w:type="pct"/>
            <w:tcBorders>
              <w:top w:val="single" w:sz="4" w:space="0" w:color="auto"/>
              <w:left w:val="single" w:sz="4" w:space="0" w:color="auto"/>
              <w:bottom w:val="single" w:sz="4" w:space="0" w:color="auto"/>
              <w:right w:val="single" w:sz="4" w:space="0" w:color="auto"/>
            </w:tcBorders>
            <w:hideMark/>
          </w:tcPr>
          <w:p w14:paraId="52FC5B8F"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1</w:t>
            </w:r>
          </w:p>
        </w:tc>
        <w:tc>
          <w:tcPr>
            <w:tcW w:w="781" w:type="pct"/>
            <w:tcBorders>
              <w:top w:val="single" w:sz="4" w:space="0" w:color="auto"/>
              <w:left w:val="single" w:sz="4" w:space="0" w:color="auto"/>
              <w:bottom w:val="single" w:sz="4" w:space="0" w:color="auto"/>
              <w:right w:val="single" w:sz="4" w:space="0" w:color="auto"/>
            </w:tcBorders>
            <w:hideMark/>
          </w:tcPr>
          <w:p w14:paraId="36516A1F" w14:textId="77777777" w:rsidR="003049FB" w:rsidRPr="0022519A"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V</w:t>
            </w:r>
            <w:r w:rsidR="003049FB" w:rsidRPr="0022519A">
              <w:rPr>
                <w:rFonts w:asciiTheme="minorEastAsia" w:eastAsiaTheme="minorEastAsia" w:hAnsiTheme="minorEastAsia" w:hint="eastAsia"/>
                <w:sz w:val="18"/>
                <w:szCs w:val="18"/>
              </w:rPr>
              <w:t>ersion</w:t>
            </w:r>
          </w:p>
        </w:tc>
        <w:tc>
          <w:tcPr>
            <w:tcW w:w="515" w:type="pct"/>
            <w:tcBorders>
              <w:top w:val="single" w:sz="4" w:space="0" w:color="auto"/>
              <w:left w:val="single" w:sz="4" w:space="0" w:color="auto"/>
              <w:bottom w:val="single" w:sz="4" w:space="0" w:color="auto"/>
              <w:right w:val="single" w:sz="4" w:space="0" w:color="auto"/>
            </w:tcBorders>
            <w:hideMark/>
          </w:tcPr>
          <w:p w14:paraId="6C60F3B0"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版本号</w:t>
            </w:r>
          </w:p>
        </w:tc>
        <w:tc>
          <w:tcPr>
            <w:tcW w:w="383" w:type="pct"/>
            <w:tcBorders>
              <w:top w:val="single" w:sz="4" w:space="0" w:color="auto"/>
              <w:left w:val="single" w:sz="4" w:space="0" w:color="auto"/>
              <w:bottom w:val="single" w:sz="4" w:space="0" w:color="auto"/>
              <w:right w:val="single" w:sz="4" w:space="0" w:color="auto"/>
            </w:tcBorders>
            <w:hideMark/>
          </w:tcPr>
          <w:p w14:paraId="5E718B44" w14:textId="77777777" w:rsidR="003049FB" w:rsidRPr="0022519A"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44F891EF"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8</w:t>
            </w:r>
          </w:p>
        </w:tc>
        <w:tc>
          <w:tcPr>
            <w:tcW w:w="520" w:type="pct"/>
            <w:tcBorders>
              <w:top w:val="single" w:sz="4" w:space="0" w:color="auto"/>
              <w:left w:val="single" w:sz="4" w:space="0" w:color="auto"/>
              <w:bottom w:val="single" w:sz="4" w:space="0" w:color="auto"/>
              <w:right w:val="single" w:sz="4" w:space="0" w:color="auto"/>
            </w:tcBorders>
            <w:hideMark/>
          </w:tcPr>
          <w:p w14:paraId="0F035CB0"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ME</w:t>
            </w:r>
          </w:p>
        </w:tc>
        <w:tc>
          <w:tcPr>
            <w:tcW w:w="1043" w:type="pct"/>
            <w:tcBorders>
              <w:top w:val="single" w:sz="4" w:space="0" w:color="auto"/>
              <w:left w:val="single" w:sz="4" w:space="0" w:color="auto"/>
              <w:bottom w:val="single" w:sz="4" w:space="0" w:color="auto"/>
              <w:right w:val="single" w:sz="4" w:space="0" w:color="auto"/>
            </w:tcBorders>
            <w:hideMark/>
          </w:tcPr>
          <w:p w14:paraId="0F077DC5" w14:textId="2297E0E2" w:rsidR="003049FB" w:rsidRPr="0022519A" w:rsidRDefault="002C2263" w:rsidP="00AA2783">
            <w:pPr>
              <w:rPr>
                <w:rFonts w:asciiTheme="minorEastAsia" w:eastAsiaTheme="minorEastAsia" w:hAnsiTheme="minorEastAsia"/>
                <w:sz w:val="18"/>
                <w:szCs w:val="18"/>
              </w:rPr>
            </w:pPr>
            <w:r>
              <w:rPr>
                <w:rFonts w:asciiTheme="minorEastAsia" w:eastAsiaTheme="minorEastAsia" w:hAnsiTheme="minorEastAsia"/>
                <w:sz w:val="18"/>
                <w:szCs w:val="18"/>
              </w:rPr>
              <w:t>1</w:t>
            </w:r>
            <w:r w:rsidR="003049FB" w:rsidRPr="0022519A">
              <w:rPr>
                <w:rFonts w:asciiTheme="minorEastAsia" w:eastAsiaTheme="minorEastAsia" w:hAnsiTheme="minorEastAsia" w:hint="eastAsia"/>
                <w:sz w:val="18"/>
                <w:szCs w:val="18"/>
              </w:rPr>
              <w:t>.</w:t>
            </w:r>
            <w:r>
              <w:rPr>
                <w:rFonts w:asciiTheme="minorEastAsia" w:eastAsiaTheme="minorEastAsia" w:hAnsiTheme="minorEastAsia"/>
                <w:sz w:val="18"/>
                <w:szCs w:val="18"/>
              </w:rPr>
              <w:t>0</w:t>
            </w:r>
            <w:r w:rsidR="003049FB" w:rsidRPr="0022519A">
              <w:rPr>
                <w:rFonts w:asciiTheme="minorEastAsia" w:eastAsiaTheme="minorEastAsia" w:hAnsiTheme="minorEastAsia" w:hint="eastAsia"/>
                <w:sz w:val="18"/>
                <w:szCs w:val="18"/>
              </w:rPr>
              <w:t>.0</w:t>
            </w:r>
          </w:p>
        </w:tc>
        <w:tc>
          <w:tcPr>
            <w:tcW w:w="1226" w:type="pct"/>
            <w:tcBorders>
              <w:top w:val="single" w:sz="4" w:space="0" w:color="auto"/>
              <w:left w:val="single" w:sz="4" w:space="0" w:color="auto"/>
              <w:bottom w:val="single" w:sz="4" w:space="0" w:color="auto"/>
              <w:right w:val="single" w:sz="4" w:space="0" w:color="auto"/>
            </w:tcBorders>
            <w:hideMark/>
          </w:tcPr>
          <w:p w14:paraId="2D709A07"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匹配接口文档版本</w:t>
            </w:r>
          </w:p>
        </w:tc>
      </w:tr>
      <w:tr w:rsidR="003049FB" w:rsidRPr="0022519A" w14:paraId="1AB7FEB2" w14:textId="77777777" w:rsidTr="00AA2783">
        <w:trPr>
          <w:trHeight w:val="556"/>
        </w:trPr>
        <w:tc>
          <w:tcPr>
            <w:tcW w:w="239" w:type="pct"/>
            <w:tcBorders>
              <w:top w:val="single" w:sz="4" w:space="0" w:color="auto"/>
              <w:left w:val="single" w:sz="4" w:space="0" w:color="auto"/>
              <w:bottom w:val="single" w:sz="4" w:space="0" w:color="auto"/>
              <w:right w:val="single" w:sz="4" w:space="0" w:color="auto"/>
            </w:tcBorders>
            <w:hideMark/>
          </w:tcPr>
          <w:p w14:paraId="30ACA436"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2</w:t>
            </w:r>
          </w:p>
        </w:tc>
        <w:tc>
          <w:tcPr>
            <w:tcW w:w="781" w:type="pct"/>
            <w:tcBorders>
              <w:top w:val="single" w:sz="4" w:space="0" w:color="auto"/>
              <w:left w:val="single" w:sz="4" w:space="0" w:color="auto"/>
              <w:bottom w:val="single" w:sz="4" w:space="0" w:color="auto"/>
              <w:right w:val="single" w:sz="4" w:space="0" w:color="auto"/>
            </w:tcBorders>
            <w:hideMark/>
          </w:tcPr>
          <w:p w14:paraId="6A24781E" w14:textId="77777777" w:rsidR="003049FB" w:rsidRPr="0022519A"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A</w:t>
            </w:r>
            <w:r w:rsidR="003049FB" w:rsidRPr="0022519A">
              <w:rPr>
                <w:rFonts w:asciiTheme="minorEastAsia" w:eastAsiaTheme="minorEastAsia" w:hAnsiTheme="minorEastAsia" w:hint="eastAsia"/>
                <w:sz w:val="18"/>
                <w:szCs w:val="18"/>
              </w:rPr>
              <w:t>ppid</w:t>
            </w:r>
          </w:p>
        </w:tc>
        <w:tc>
          <w:tcPr>
            <w:tcW w:w="515" w:type="pct"/>
            <w:tcBorders>
              <w:top w:val="single" w:sz="4" w:space="0" w:color="auto"/>
              <w:left w:val="single" w:sz="4" w:space="0" w:color="auto"/>
              <w:bottom w:val="single" w:sz="4" w:space="0" w:color="auto"/>
              <w:right w:val="single" w:sz="4" w:space="0" w:color="auto"/>
            </w:tcBorders>
            <w:hideMark/>
          </w:tcPr>
          <w:p w14:paraId="14210233"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应用ID</w:t>
            </w:r>
          </w:p>
        </w:tc>
        <w:tc>
          <w:tcPr>
            <w:tcW w:w="383" w:type="pct"/>
            <w:tcBorders>
              <w:top w:val="single" w:sz="4" w:space="0" w:color="auto"/>
              <w:left w:val="single" w:sz="4" w:space="0" w:color="auto"/>
              <w:bottom w:val="single" w:sz="4" w:space="0" w:color="auto"/>
              <w:right w:val="single" w:sz="4" w:space="0" w:color="auto"/>
            </w:tcBorders>
            <w:hideMark/>
          </w:tcPr>
          <w:p w14:paraId="515E1633" w14:textId="77777777" w:rsidR="003049FB" w:rsidRPr="0022519A"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21867ACC"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32</w:t>
            </w:r>
          </w:p>
        </w:tc>
        <w:tc>
          <w:tcPr>
            <w:tcW w:w="520" w:type="pct"/>
            <w:tcBorders>
              <w:top w:val="single" w:sz="4" w:space="0" w:color="auto"/>
              <w:left w:val="single" w:sz="4" w:space="0" w:color="auto"/>
              <w:bottom w:val="single" w:sz="4" w:space="0" w:color="auto"/>
              <w:right w:val="single" w:sz="4" w:space="0" w:color="auto"/>
            </w:tcBorders>
            <w:hideMark/>
          </w:tcPr>
          <w:p w14:paraId="3F219689"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ME</w:t>
            </w:r>
          </w:p>
        </w:tc>
        <w:tc>
          <w:tcPr>
            <w:tcW w:w="1043" w:type="pct"/>
            <w:tcBorders>
              <w:top w:val="single" w:sz="4" w:space="0" w:color="auto"/>
              <w:left w:val="single" w:sz="4" w:space="0" w:color="auto"/>
              <w:bottom w:val="single" w:sz="4" w:space="0" w:color="auto"/>
              <w:right w:val="single" w:sz="4" w:space="0" w:color="auto"/>
            </w:tcBorders>
            <w:hideMark/>
          </w:tcPr>
          <w:p w14:paraId="0698E8FA"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2014000014442</w:t>
            </w:r>
          </w:p>
        </w:tc>
        <w:tc>
          <w:tcPr>
            <w:tcW w:w="1226" w:type="pct"/>
            <w:tcBorders>
              <w:top w:val="single" w:sz="4" w:space="0" w:color="auto"/>
              <w:left w:val="single" w:sz="4" w:space="0" w:color="auto"/>
              <w:bottom w:val="single" w:sz="4" w:space="0" w:color="auto"/>
              <w:right w:val="single" w:sz="4" w:space="0" w:color="auto"/>
            </w:tcBorders>
            <w:hideMark/>
          </w:tcPr>
          <w:p w14:paraId="332E852E" w14:textId="67D217C1"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由</w:t>
            </w:r>
            <w:r>
              <w:rPr>
                <w:rFonts w:asciiTheme="minorEastAsia" w:eastAsiaTheme="minorEastAsia" w:hAnsiTheme="minorEastAsia" w:hint="eastAsia"/>
                <w:sz w:val="18"/>
                <w:szCs w:val="18"/>
              </w:rPr>
              <w:t>浙江网商银行</w:t>
            </w:r>
            <w:r w:rsidRPr="0022519A">
              <w:rPr>
                <w:rFonts w:asciiTheme="minorEastAsia" w:eastAsiaTheme="minorEastAsia" w:hAnsiTheme="minorEastAsia" w:hint="eastAsia"/>
                <w:sz w:val="18"/>
                <w:szCs w:val="18"/>
              </w:rPr>
              <w:t>统一分配,用于识别合作伙伴应用系统，即对端系统编号</w:t>
            </w:r>
            <w:r w:rsidR="003024FD">
              <w:rPr>
                <w:rFonts w:asciiTheme="minorEastAsia" w:eastAsiaTheme="minorEastAsia" w:hAnsiTheme="minorEastAsia" w:hint="eastAsia"/>
                <w:sz w:val="18"/>
                <w:szCs w:val="18"/>
              </w:rPr>
              <w:t>。联调</w:t>
            </w:r>
            <w:r w:rsidR="003024FD">
              <w:rPr>
                <w:rFonts w:asciiTheme="minorEastAsia" w:eastAsiaTheme="minorEastAsia" w:hAnsiTheme="minorEastAsia"/>
                <w:sz w:val="18"/>
                <w:szCs w:val="18"/>
              </w:rPr>
              <w:t>前线下提供。</w:t>
            </w:r>
          </w:p>
        </w:tc>
      </w:tr>
      <w:tr w:rsidR="003049FB" w:rsidRPr="0022519A" w14:paraId="3C4C65DB" w14:textId="77777777" w:rsidTr="00AA2783">
        <w:trPr>
          <w:trHeight w:val="129"/>
        </w:trPr>
        <w:tc>
          <w:tcPr>
            <w:tcW w:w="239" w:type="pct"/>
            <w:tcBorders>
              <w:top w:val="single" w:sz="4" w:space="0" w:color="auto"/>
              <w:left w:val="single" w:sz="4" w:space="0" w:color="auto"/>
              <w:bottom w:val="single" w:sz="4" w:space="0" w:color="auto"/>
              <w:right w:val="single" w:sz="4" w:space="0" w:color="auto"/>
            </w:tcBorders>
            <w:vAlign w:val="center"/>
            <w:hideMark/>
          </w:tcPr>
          <w:p w14:paraId="1FB2A2FF" w14:textId="77777777" w:rsidR="003049FB" w:rsidRPr="0022519A" w:rsidRDefault="003049FB" w:rsidP="00AA2783">
            <w:pPr>
              <w:widowControl/>
              <w:jc w:val="left"/>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3</w:t>
            </w:r>
          </w:p>
        </w:tc>
        <w:tc>
          <w:tcPr>
            <w:tcW w:w="781" w:type="pct"/>
            <w:tcBorders>
              <w:top w:val="single" w:sz="4" w:space="0" w:color="auto"/>
              <w:left w:val="single" w:sz="4" w:space="0" w:color="auto"/>
              <w:bottom w:val="single" w:sz="4" w:space="0" w:color="auto"/>
              <w:right w:val="single" w:sz="4" w:space="0" w:color="auto"/>
            </w:tcBorders>
            <w:hideMark/>
          </w:tcPr>
          <w:p w14:paraId="2323CA2F" w14:textId="77777777" w:rsidR="003049FB" w:rsidRPr="0022519A"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F</w:t>
            </w:r>
            <w:r w:rsidR="003049FB" w:rsidRPr="0022519A">
              <w:rPr>
                <w:rFonts w:asciiTheme="minorEastAsia" w:eastAsiaTheme="minorEastAsia" w:hAnsiTheme="minorEastAsia" w:hint="eastAsia"/>
                <w:sz w:val="18"/>
                <w:szCs w:val="18"/>
              </w:rPr>
              <w:t>unction</w:t>
            </w:r>
          </w:p>
        </w:tc>
        <w:tc>
          <w:tcPr>
            <w:tcW w:w="515" w:type="pct"/>
            <w:tcBorders>
              <w:top w:val="single" w:sz="4" w:space="0" w:color="auto"/>
              <w:left w:val="single" w:sz="4" w:space="0" w:color="auto"/>
              <w:bottom w:val="single" w:sz="4" w:space="0" w:color="auto"/>
              <w:right w:val="single" w:sz="4" w:space="0" w:color="auto"/>
            </w:tcBorders>
            <w:hideMark/>
          </w:tcPr>
          <w:p w14:paraId="2F1033BC"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接口代</w:t>
            </w:r>
            <w:r w:rsidRPr="0022519A">
              <w:rPr>
                <w:rFonts w:asciiTheme="minorEastAsia" w:eastAsiaTheme="minorEastAsia" w:hAnsiTheme="minorEastAsia" w:hint="eastAsia"/>
                <w:sz w:val="18"/>
                <w:szCs w:val="18"/>
              </w:rPr>
              <w:lastRenderedPageBreak/>
              <w:t>码</w:t>
            </w:r>
          </w:p>
        </w:tc>
        <w:tc>
          <w:tcPr>
            <w:tcW w:w="383" w:type="pct"/>
            <w:tcBorders>
              <w:top w:val="single" w:sz="4" w:space="0" w:color="auto"/>
              <w:left w:val="single" w:sz="4" w:space="0" w:color="auto"/>
              <w:bottom w:val="single" w:sz="4" w:space="0" w:color="auto"/>
              <w:right w:val="single" w:sz="4" w:space="0" w:color="auto"/>
            </w:tcBorders>
            <w:hideMark/>
          </w:tcPr>
          <w:p w14:paraId="1B9D71CA" w14:textId="77777777" w:rsidR="003049FB" w:rsidRPr="0022519A"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Stri</w:t>
            </w:r>
            <w:r>
              <w:rPr>
                <w:rFonts w:asciiTheme="minorEastAsia" w:eastAsiaTheme="minorEastAsia" w:hAnsiTheme="minorEastAsia" w:hint="eastAsia"/>
                <w:sz w:val="18"/>
                <w:szCs w:val="18"/>
              </w:rPr>
              <w:lastRenderedPageBreak/>
              <w:t>ng</w:t>
            </w:r>
          </w:p>
        </w:tc>
        <w:tc>
          <w:tcPr>
            <w:tcW w:w="293" w:type="pct"/>
            <w:tcBorders>
              <w:top w:val="single" w:sz="4" w:space="0" w:color="auto"/>
              <w:left w:val="single" w:sz="4" w:space="0" w:color="auto"/>
              <w:bottom w:val="single" w:sz="4" w:space="0" w:color="auto"/>
              <w:right w:val="single" w:sz="4" w:space="0" w:color="auto"/>
            </w:tcBorders>
            <w:hideMark/>
          </w:tcPr>
          <w:p w14:paraId="02231898"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lastRenderedPageBreak/>
              <w:t>64</w:t>
            </w:r>
          </w:p>
        </w:tc>
        <w:tc>
          <w:tcPr>
            <w:tcW w:w="520" w:type="pct"/>
            <w:tcBorders>
              <w:top w:val="single" w:sz="4" w:space="0" w:color="auto"/>
              <w:left w:val="single" w:sz="4" w:space="0" w:color="auto"/>
              <w:bottom w:val="single" w:sz="4" w:space="0" w:color="auto"/>
              <w:right w:val="single" w:sz="4" w:space="0" w:color="auto"/>
            </w:tcBorders>
            <w:hideMark/>
          </w:tcPr>
          <w:p w14:paraId="17733A44"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ME</w:t>
            </w:r>
          </w:p>
        </w:tc>
        <w:tc>
          <w:tcPr>
            <w:tcW w:w="1043" w:type="pct"/>
            <w:tcBorders>
              <w:top w:val="single" w:sz="4" w:space="0" w:color="auto"/>
              <w:left w:val="single" w:sz="4" w:space="0" w:color="auto"/>
              <w:bottom w:val="single" w:sz="4" w:space="0" w:color="auto"/>
              <w:right w:val="single" w:sz="4" w:space="0" w:color="auto"/>
            </w:tcBorders>
            <w:hideMark/>
          </w:tcPr>
          <w:p w14:paraId="3A8EFB47"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ant.xxx.xxx.xxx</w:t>
            </w:r>
          </w:p>
        </w:tc>
        <w:tc>
          <w:tcPr>
            <w:tcW w:w="1226" w:type="pct"/>
            <w:tcBorders>
              <w:top w:val="single" w:sz="4" w:space="0" w:color="auto"/>
              <w:left w:val="single" w:sz="4" w:space="0" w:color="auto"/>
              <w:bottom w:val="single" w:sz="4" w:space="0" w:color="auto"/>
              <w:right w:val="single" w:sz="4" w:space="0" w:color="auto"/>
            </w:tcBorders>
            <w:hideMark/>
          </w:tcPr>
          <w:p w14:paraId="1A4AA298"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接口定义中的报文编</w:t>
            </w:r>
            <w:r w:rsidRPr="0022519A">
              <w:rPr>
                <w:rFonts w:asciiTheme="minorEastAsia" w:eastAsiaTheme="minorEastAsia" w:hAnsiTheme="minorEastAsia" w:hint="eastAsia"/>
                <w:sz w:val="18"/>
                <w:szCs w:val="18"/>
              </w:rPr>
              <w:lastRenderedPageBreak/>
              <w:t>号，明确接口功能，关联接口文档</w:t>
            </w:r>
          </w:p>
        </w:tc>
      </w:tr>
      <w:tr w:rsidR="003049FB" w:rsidRPr="0022519A" w14:paraId="50714875" w14:textId="77777777" w:rsidTr="00AA2783">
        <w:trPr>
          <w:trHeight w:val="129"/>
        </w:trPr>
        <w:tc>
          <w:tcPr>
            <w:tcW w:w="239" w:type="pct"/>
            <w:tcBorders>
              <w:top w:val="single" w:sz="4" w:space="0" w:color="auto"/>
              <w:left w:val="single" w:sz="4" w:space="0" w:color="auto"/>
              <w:bottom w:val="single" w:sz="4" w:space="0" w:color="auto"/>
              <w:right w:val="single" w:sz="4" w:space="0" w:color="auto"/>
            </w:tcBorders>
            <w:vAlign w:val="center"/>
            <w:hideMark/>
          </w:tcPr>
          <w:p w14:paraId="59EC44B8" w14:textId="77777777" w:rsidR="003049FB" w:rsidRPr="0022519A" w:rsidRDefault="003049FB" w:rsidP="00AA2783">
            <w:pPr>
              <w:widowControl/>
              <w:jc w:val="left"/>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lastRenderedPageBreak/>
              <w:t>4</w:t>
            </w:r>
          </w:p>
        </w:tc>
        <w:tc>
          <w:tcPr>
            <w:tcW w:w="781" w:type="pct"/>
            <w:tcBorders>
              <w:top w:val="single" w:sz="4" w:space="0" w:color="auto"/>
              <w:left w:val="single" w:sz="4" w:space="0" w:color="auto"/>
              <w:bottom w:val="single" w:sz="4" w:space="0" w:color="auto"/>
              <w:right w:val="single" w:sz="4" w:space="0" w:color="auto"/>
            </w:tcBorders>
            <w:hideMark/>
          </w:tcPr>
          <w:p w14:paraId="58152F98" w14:textId="77777777" w:rsidR="003049FB" w:rsidRPr="0022519A"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R</w:t>
            </w:r>
            <w:r w:rsidR="003049FB" w:rsidRPr="0022519A">
              <w:rPr>
                <w:rFonts w:asciiTheme="minorEastAsia" w:eastAsiaTheme="minorEastAsia" w:hAnsiTheme="minorEastAsia" w:hint="eastAsia"/>
                <w:sz w:val="18"/>
                <w:szCs w:val="18"/>
              </w:rPr>
              <w:t>espTime</w:t>
            </w:r>
          </w:p>
        </w:tc>
        <w:tc>
          <w:tcPr>
            <w:tcW w:w="515" w:type="pct"/>
            <w:tcBorders>
              <w:top w:val="single" w:sz="4" w:space="0" w:color="auto"/>
              <w:left w:val="single" w:sz="4" w:space="0" w:color="auto"/>
              <w:bottom w:val="single" w:sz="4" w:space="0" w:color="auto"/>
              <w:right w:val="single" w:sz="4" w:space="0" w:color="auto"/>
            </w:tcBorders>
            <w:hideMark/>
          </w:tcPr>
          <w:p w14:paraId="3FCFB183"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报文发起时间</w:t>
            </w:r>
          </w:p>
        </w:tc>
        <w:tc>
          <w:tcPr>
            <w:tcW w:w="383" w:type="pct"/>
            <w:tcBorders>
              <w:top w:val="single" w:sz="4" w:space="0" w:color="auto"/>
              <w:left w:val="single" w:sz="4" w:space="0" w:color="auto"/>
              <w:bottom w:val="single" w:sz="4" w:space="0" w:color="auto"/>
              <w:right w:val="single" w:sz="4" w:space="0" w:color="auto"/>
            </w:tcBorders>
            <w:hideMark/>
          </w:tcPr>
          <w:p w14:paraId="1DD9B985"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Datetime</w:t>
            </w:r>
          </w:p>
        </w:tc>
        <w:tc>
          <w:tcPr>
            <w:tcW w:w="293" w:type="pct"/>
            <w:tcBorders>
              <w:top w:val="single" w:sz="4" w:space="0" w:color="auto"/>
              <w:left w:val="single" w:sz="4" w:space="0" w:color="auto"/>
              <w:bottom w:val="single" w:sz="4" w:space="0" w:color="auto"/>
              <w:right w:val="single" w:sz="4" w:space="0" w:color="auto"/>
            </w:tcBorders>
            <w:hideMark/>
          </w:tcPr>
          <w:p w14:paraId="44AEEF5E"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16</w:t>
            </w:r>
          </w:p>
        </w:tc>
        <w:tc>
          <w:tcPr>
            <w:tcW w:w="520" w:type="pct"/>
            <w:tcBorders>
              <w:top w:val="single" w:sz="4" w:space="0" w:color="auto"/>
              <w:left w:val="single" w:sz="4" w:space="0" w:color="auto"/>
              <w:bottom w:val="single" w:sz="4" w:space="0" w:color="auto"/>
              <w:right w:val="single" w:sz="4" w:space="0" w:color="auto"/>
            </w:tcBorders>
            <w:hideMark/>
          </w:tcPr>
          <w:p w14:paraId="0621D101"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M</w:t>
            </w:r>
          </w:p>
        </w:tc>
        <w:tc>
          <w:tcPr>
            <w:tcW w:w="1043" w:type="pct"/>
            <w:tcBorders>
              <w:top w:val="single" w:sz="4" w:space="0" w:color="auto"/>
              <w:left w:val="single" w:sz="4" w:space="0" w:color="auto"/>
              <w:bottom w:val="single" w:sz="4" w:space="0" w:color="auto"/>
              <w:right w:val="single" w:sz="4" w:space="0" w:color="auto"/>
            </w:tcBorders>
            <w:hideMark/>
          </w:tcPr>
          <w:p w14:paraId="5A5BBD66"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20141001010000</w:t>
            </w:r>
          </w:p>
        </w:tc>
        <w:tc>
          <w:tcPr>
            <w:tcW w:w="1226" w:type="pct"/>
            <w:tcBorders>
              <w:top w:val="single" w:sz="4" w:space="0" w:color="auto"/>
              <w:left w:val="single" w:sz="4" w:space="0" w:color="auto"/>
              <w:bottom w:val="single" w:sz="4" w:space="0" w:color="auto"/>
              <w:right w:val="single" w:sz="4" w:space="0" w:color="auto"/>
            </w:tcBorders>
            <w:hideMark/>
          </w:tcPr>
          <w:p w14:paraId="0C7DC813"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格式：yyyyMMddHHmmss，应答时间</w:t>
            </w:r>
          </w:p>
        </w:tc>
      </w:tr>
      <w:tr w:rsidR="003049FB" w:rsidRPr="0022519A" w14:paraId="4D6F578B" w14:textId="77777777" w:rsidTr="00AA2783">
        <w:trPr>
          <w:trHeight w:val="129"/>
        </w:trPr>
        <w:tc>
          <w:tcPr>
            <w:tcW w:w="239" w:type="pct"/>
            <w:tcBorders>
              <w:top w:val="single" w:sz="4" w:space="0" w:color="auto"/>
              <w:left w:val="single" w:sz="4" w:space="0" w:color="auto"/>
              <w:bottom w:val="single" w:sz="4" w:space="0" w:color="auto"/>
              <w:right w:val="single" w:sz="4" w:space="0" w:color="auto"/>
            </w:tcBorders>
            <w:vAlign w:val="center"/>
            <w:hideMark/>
          </w:tcPr>
          <w:p w14:paraId="24F59C41" w14:textId="77777777" w:rsidR="003049FB" w:rsidRPr="0022519A" w:rsidRDefault="003049FB" w:rsidP="00AA2783">
            <w:pPr>
              <w:widowControl/>
              <w:jc w:val="left"/>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5</w:t>
            </w:r>
          </w:p>
        </w:tc>
        <w:tc>
          <w:tcPr>
            <w:tcW w:w="781" w:type="pct"/>
            <w:tcBorders>
              <w:top w:val="single" w:sz="4" w:space="0" w:color="auto"/>
              <w:left w:val="single" w:sz="4" w:space="0" w:color="auto"/>
              <w:bottom w:val="single" w:sz="4" w:space="0" w:color="auto"/>
              <w:right w:val="single" w:sz="4" w:space="0" w:color="auto"/>
            </w:tcBorders>
            <w:hideMark/>
          </w:tcPr>
          <w:p w14:paraId="7D7824BA" w14:textId="77777777" w:rsidR="003049FB" w:rsidRPr="0022519A"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R</w:t>
            </w:r>
            <w:r w:rsidR="003049FB" w:rsidRPr="0022519A">
              <w:rPr>
                <w:rFonts w:asciiTheme="minorEastAsia" w:eastAsiaTheme="minorEastAsia" w:hAnsiTheme="minorEastAsia" w:hint="eastAsia"/>
                <w:sz w:val="18"/>
                <w:szCs w:val="18"/>
              </w:rPr>
              <w:t>espTimeZone</w:t>
            </w:r>
          </w:p>
        </w:tc>
        <w:tc>
          <w:tcPr>
            <w:tcW w:w="515" w:type="pct"/>
            <w:tcBorders>
              <w:top w:val="single" w:sz="4" w:space="0" w:color="auto"/>
              <w:left w:val="single" w:sz="4" w:space="0" w:color="auto"/>
              <w:bottom w:val="single" w:sz="4" w:space="0" w:color="auto"/>
              <w:right w:val="single" w:sz="4" w:space="0" w:color="auto"/>
            </w:tcBorders>
          </w:tcPr>
          <w:p w14:paraId="0525FFD7"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报文发起时区</w:t>
            </w:r>
          </w:p>
          <w:p w14:paraId="1DD48FC8" w14:textId="77777777" w:rsidR="003049FB" w:rsidRPr="0022519A" w:rsidRDefault="003049FB" w:rsidP="00AA2783">
            <w:pPr>
              <w:rPr>
                <w:rFonts w:asciiTheme="minorEastAsia" w:eastAsiaTheme="minorEastAsia" w:hAnsiTheme="minorEastAsia"/>
                <w:sz w:val="18"/>
                <w:szCs w:val="18"/>
              </w:rPr>
            </w:pPr>
          </w:p>
        </w:tc>
        <w:tc>
          <w:tcPr>
            <w:tcW w:w="383" w:type="pct"/>
            <w:tcBorders>
              <w:top w:val="single" w:sz="4" w:space="0" w:color="auto"/>
              <w:left w:val="single" w:sz="4" w:space="0" w:color="auto"/>
              <w:bottom w:val="single" w:sz="4" w:space="0" w:color="auto"/>
              <w:right w:val="single" w:sz="4" w:space="0" w:color="auto"/>
            </w:tcBorders>
            <w:hideMark/>
          </w:tcPr>
          <w:p w14:paraId="7E9CB9BA" w14:textId="77777777" w:rsidR="003049FB" w:rsidRPr="0022519A"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5D8E1F1C"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16</w:t>
            </w:r>
          </w:p>
        </w:tc>
        <w:tc>
          <w:tcPr>
            <w:tcW w:w="520" w:type="pct"/>
            <w:tcBorders>
              <w:top w:val="single" w:sz="4" w:space="0" w:color="auto"/>
              <w:left w:val="single" w:sz="4" w:space="0" w:color="auto"/>
              <w:bottom w:val="single" w:sz="4" w:space="0" w:color="auto"/>
              <w:right w:val="single" w:sz="4" w:space="0" w:color="auto"/>
            </w:tcBorders>
            <w:hideMark/>
          </w:tcPr>
          <w:p w14:paraId="304C6FD5"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O</w:t>
            </w:r>
          </w:p>
        </w:tc>
        <w:tc>
          <w:tcPr>
            <w:tcW w:w="1043" w:type="pct"/>
            <w:tcBorders>
              <w:top w:val="single" w:sz="4" w:space="0" w:color="auto"/>
              <w:left w:val="single" w:sz="4" w:space="0" w:color="auto"/>
              <w:bottom w:val="single" w:sz="4" w:space="0" w:color="auto"/>
              <w:right w:val="single" w:sz="4" w:space="0" w:color="auto"/>
            </w:tcBorders>
            <w:hideMark/>
          </w:tcPr>
          <w:p w14:paraId="7F6AFF1D"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UTC+8</w:t>
            </w:r>
          </w:p>
        </w:tc>
        <w:tc>
          <w:tcPr>
            <w:tcW w:w="1226" w:type="pct"/>
            <w:tcBorders>
              <w:top w:val="single" w:sz="4" w:space="0" w:color="auto"/>
              <w:left w:val="single" w:sz="4" w:space="0" w:color="auto"/>
              <w:bottom w:val="single" w:sz="4" w:space="0" w:color="auto"/>
              <w:right w:val="single" w:sz="4" w:space="0" w:color="auto"/>
            </w:tcBorders>
            <w:hideMark/>
          </w:tcPr>
          <w:p w14:paraId="46C9F957"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应答发起系统所在时区</w:t>
            </w:r>
          </w:p>
        </w:tc>
      </w:tr>
      <w:tr w:rsidR="003049FB" w:rsidRPr="0022519A" w14:paraId="332BB2C3" w14:textId="77777777" w:rsidTr="00AA2783">
        <w:trPr>
          <w:trHeight w:val="129"/>
        </w:trPr>
        <w:tc>
          <w:tcPr>
            <w:tcW w:w="239" w:type="pct"/>
            <w:tcBorders>
              <w:top w:val="single" w:sz="4" w:space="0" w:color="auto"/>
              <w:left w:val="single" w:sz="4" w:space="0" w:color="auto"/>
              <w:bottom w:val="single" w:sz="4" w:space="0" w:color="auto"/>
              <w:right w:val="single" w:sz="4" w:space="0" w:color="auto"/>
            </w:tcBorders>
            <w:vAlign w:val="center"/>
            <w:hideMark/>
          </w:tcPr>
          <w:p w14:paraId="437E60A3" w14:textId="77777777" w:rsidR="003049FB" w:rsidRPr="0022519A" w:rsidRDefault="003049FB" w:rsidP="00AA2783">
            <w:pPr>
              <w:widowControl/>
              <w:jc w:val="left"/>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6</w:t>
            </w:r>
          </w:p>
        </w:tc>
        <w:tc>
          <w:tcPr>
            <w:tcW w:w="781" w:type="pct"/>
            <w:tcBorders>
              <w:top w:val="single" w:sz="4" w:space="0" w:color="auto"/>
              <w:left w:val="single" w:sz="4" w:space="0" w:color="auto"/>
              <w:bottom w:val="single" w:sz="4" w:space="0" w:color="auto"/>
              <w:right w:val="single" w:sz="4" w:space="0" w:color="auto"/>
            </w:tcBorders>
          </w:tcPr>
          <w:p w14:paraId="624E31B1" w14:textId="77777777" w:rsidR="003049FB" w:rsidRPr="0022519A"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R</w:t>
            </w:r>
            <w:r w:rsidR="003049FB" w:rsidRPr="0022519A">
              <w:rPr>
                <w:rFonts w:asciiTheme="minorEastAsia" w:eastAsiaTheme="minorEastAsia" w:hAnsiTheme="minorEastAsia" w:hint="eastAsia"/>
                <w:sz w:val="18"/>
                <w:szCs w:val="18"/>
              </w:rPr>
              <w:t>eqMsgId</w:t>
            </w:r>
          </w:p>
          <w:p w14:paraId="6CD54364" w14:textId="77777777" w:rsidR="003049FB" w:rsidRPr="0022519A" w:rsidRDefault="003049FB" w:rsidP="00AA2783">
            <w:pPr>
              <w:rPr>
                <w:rFonts w:asciiTheme="minorEastAsia" w:eastAsiaTheme="minorEastAsia" w:hAnsiTheme="minorEastAsia"/>
                <w:sz w:val="18"/>
                <w:szCs w:val="18"/>
              </w:rPr>
            </w:pPr>
          </w:p>
        </w:tc>
        <w:tc>
          <w:tcPr>
            <w:tcW w:w="515" w:type="pct"/>
            <w:tcBorders>
              <w:top w:val="single" w:sz="4" w:space="0" w:color="auto"/>
              <w:left w:val="single" w:sz="4" w:space="0" w:color="auto"/>
              <w:bottom w:val="single" w:sz="4" w:space="0" w:color="auto"/>
              <w:right w:val="single" w:sz="4" w:space="0" w:color="auto"/>
            </w:tcBorders>
          </w:tcPr>
          <w:p w14:paraId="4C874957"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请求报文ID</w:t>
            </w:r>
          </w:p>
          <w:p w14:paraId="7D156BBD" w14:textId="77777777" w:rsidR="003049FB" w:rsidRPr="0022519A" w:rsidRDefault="003049FB" w:rsidP="00AA2783">
            <w:pPr>
              <w:rPr>
                <w:rFonts w:asciiTheme="minorEastAsia" w:eastAsiaTheme="minorEastAsia" w:hAnsiTheme="minorEastAsia"/>
                <w:sz w:val="18"/>
                <w:szCs w:val="18"/>
              </w:rPr>
            </w:pPr>
          </w:p>
        </w:tc>
        <w:tc>
          <w:tcPr>
            <w:tcW w:w="383" w:type="pct"/>
            <w:tcBorders>
              <w:top w:val="single" w:sz="4" w:space="0" w:color="auto"/>
              <w:left w:val="single" w:sz="4" w:space="0" w:color="auto"/>
              <w:bottom w:val="single" w:sz="4" w:space="0" w:color="auto"/>
              <w:right w:val="single" w:sz="4" w:space="0" w:color="auto"/>
            </w:tcBorders>
            <w:hideMark/>
          </w:tcPr>
          <w:p w14:paraId="39D32965" w14:textId="77777777" w:rsidR="003049FB" w:rsidRPr="0022519A"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74E7EBB8"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64</w:t>
            </w:r>
          </w:p>
        </w:tc>
        <w:tc>
          <w:tcPr>
            <w:tcW w:w="520" w:type="pct"/>
            <w:tcBorders>
              <w:top w:val="single" w:sz="4" w:space="0" w:color="auto"/>
              <w:left w:val="single" w:sz="4" w:space="0" w:color="auto"/>
              <w:bottom w:val="single" w:sz="4" w:space="0" w:color="auto"/>
              <w:right w:val="single" w:sz="4" w:space="0" w:color="auto"/>
            </w:tcBorders>
            <w:hideMark/>
          </w:tcPr>
          <w:p w14:paraId="004ADE7E"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ME</w:t>
            </w:r>
          </w:p>
        </w:tc>
        <w:tc>
          <w:tcPr>
            <w:tcW w:w="1043" w:type="pct"/>
            <w:tcBorders>
              <w:top w:val="single" w:sz="4" w:space="0" w:color="auto"/>
              <w:left w:val="single" w:sz="4" w:space="0" w:color="auto"/>
              <w:bottom w:val="single" w:sz="4" w:space="0" w:color="auto"/>
              <w:right w:val="single" w:sz="4" w:space="0" w:color="auto"/>
            </w:tcBorders>
            <w:hideMark/>
          </w:tcPr>
          <w:p w14:paraId="534649EF"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1234567asdfasdf1123fda</w:t>
            </w:r>
          </w:p>
        </w:tc>
        <w:tc>
          <w:tcPr>
            <w:tcW w:w="1226" w:type="pct"/>
            <w:tcBorders>
              <w:top w:val="single" w:sz="4" w:space="0" w:color="auto"/>
              <w:left w:val="single" w:sz="4" w:space="0" w:color="auto"/>
              <w:bottom w:val="single" w:sz="4" w:space="0" w:color="auto"/>
              <w:right w:val="single" w:sz="4" w:space="0" w:color="auto"/>
            </w:tcBorders>
          </w:tcPr>
          <w:p w14:paraId="4A8F3E93"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唯一定位一次报文请求，由发起方生成，应答方原样返回，uuid生成，全局唯一</w:t>
            </w:r>
          </w:p>
          <w:p w14:paraId="74607314" w14:textId="77777777" w:rsidR="003049FB" w:rsidRPr="0022519A" w:rsidRDefault="003049FB" w:rsidP="00AA2783">
            <w:pPr>
              <w:rPr>
                <w:rFonts w:asciiTheme="minorEastAsia" w:eastAsiaTheme="minorEastAsia" w:hAnsiTheme="minorEastAsia"/>
                <w:sz w:val="18"/>
                <w:szCs w:val="18"/>
              </w:rPr>
            </w:pPr>
          </w:p>
        </w:tc>
      </w:tr>
      <w:tr w:rsidR="003049FB" w:rsidRPr="0022519A" w14:paraId="331A6EE3" w14:textId="77777777" w:rsidTr="00AA2783">
        <w:trPr>
          <w:trHeight w:val="129"/>
        </w:trPr>
        <w:tc>
          <w:tcPr>
            <w:tcW w:w="239" w:type="pct"/>
            <w:tcBorders>
              <w:top w:val="single" w:sz="4" w:space="0" w:color="auto"/>
              <w:left w:val="single" w:sz="4" w:space="0" w:color="auto"/>
              <w:bottom w:val="single" w:sz="4" w:space="0" w:color="auto"/>
              <w:right w:val="single" w:sz="4" w:space="0" w:color="auto"/>
            </w:tcBorders>
            <w:vAlign w:val="center"/>
          </w:tcPr>
          <w:p w14:paraId="2E75BD48" w14:textId="77777777" w:rsidR="003049FB" w:rsidRPr="0022519A" w:rsidRDefault="003049FB" w:rsidP="00AA2783">
            <w:pPr>
              <w:widowControl/>
              <w:jc w:val="left"/>
              <w:rPr>
                <w:rFonts w:asciiTheme="minorEastAsia" w:eastAsiaTheme="minorEastAsia" w:hAnsiTheme="minorEastAsia"/>
                <w:sz w:val="18"/>
                <w:szCs w:val="18"/>
              </w:rPr>
            </w:pPr>
            <w:r>
              <w:rPr>
                <w:rFonts w:asciiTheme="minorEastAsia" w:eastAsiaTheme="minorEastAsia" w:hAnsiTheme="minorEastAsia" w:hint="eastAsia"/>
                <w:sz w:val="18"/>
                <w:szCs w:val="18"/>
              </w:rPr>
              <w:t>7</w:t>
            </w:r>
          </w:p>
        </w:tc>
        <w:tc>
          <w:tcPr>
            <w:tcW w:w="781" w:type="pct"/>
            <w:tcBorders>
              <w:top w:val="single" w:sz="4" w:space="0" w:color="auto"/>
              <w:left w:val="single" w:sz="4" w:space="0" w:color="auto"/>
              <w:bottom w:val="single" w:sz="4" w:space="0" w:color="auto"/>
              <w:right w:val="single" w:sz="4" w:space="0" w:color="auto"/>
            </w:tcBorders>
          </w:tcPr>
          <w:p w14:paraId="75EB2FD8" w14:textId="77777777" w:rsidR="003049FB" w:rsidRPr="0022519A"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I</w:t>
            </w:r>
            <w:r w:rsidR="003049FB" w:rsidRPr="0022519A">
              <w:rPr>
                <w:rFonts w:asciiTheme="minorEastAsia" w:eastAsiaTheme="minorEastAsia" w:hAnsiTheme="minorEastAsia"/>
                <w:sz w:val="18"/>
                <w:szCs w:val="18"/>
              </w:rPr>
              <w:t>nputCharset</w:t>
            </w:r>
          </w:p>
        </w:tc>
        <w:tc>
          <w:tcPr>
            <w:tcW w:w="515" w:type="pct"/>
            <w:tcBorders>
              <w:top w:val="single" w:sz="4" w:space="0" w:color="auto"/>
              <w:left w:val="single" w:sz="4" w:space="0" w:color="auto"/>
              <w:bottom w:val="single" w:sz="4" w:space="0" w:color="auto"/>
              <w:right w:val="single" w:sz="4" w:space="0" w:color="auto"/>
            </w:tcBorders>
          </w:tcPr>
          <w:p w14:paraId="5A97769D"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报文字符编码</w:t>
            </w:r>
          </w:p>
        </w:tc>
        <w:tc>
          <w:tcPr>
            <w:tcW w:w="383" w:type="pct"/>
            <w:tcBorders>
              <w:top w:val="single" w:sz="4" w:space="0" w:color="auto"/>
              <w:left w:val="single" w:sz="4" w:space="0" w:color="auto"/>
              <w:bottom w:val="single" w:sz="4" w:space="0" w:color="auto"/>
              <w:right w:val="single" w:sz="4" w:space="0" w:color="auto"/>
            </w:tcBorders>
          </w:tcPr>
          <w:p w14:paraId="7FAE5CB1" w14:textId="77777777" w:rsidR="003049FB" w:rsidRPr="0022519A"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F26F593"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16</w:t>
            </w:r>
          </w:p>
        </w:tc>
        <w:tc>
          <w:tcPr>
            <w:tcW w:w="520" w:type="pct"/>
            <w:tcBorders>
              <w:top w:val="single" w:sz="4" w:space="0" w:color="auto"/>
              <w:left w:val="single" w:sz="4" w:space="0" w:color="auto"/>
              <w:bottom w:val="single" w:sz="4" w:space="0" w:color="auto"/>
              <w:right w:val="single" w:sz="4" w:space="0" w:color="auto"/>
            </w:tcBorders>
          </w:tcPr>
          <w:p w14:paraId="74A7EB3B"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ME</w:t>
            </w:r>
          </w:p>
        </w:tc>
        <w:tc>
          <w:tcPr>
            <w:tcW w:w="1043" w:type="pct"/>
            <w:tcBorders>
              <w:top w:val="single" w:sz="4" w:space="0" w:color="auto"/>
              <w:left w:val="single" w:sz="4" w:space="0" w:color="auto"/>
              <w:bottom w:val="single" w:sz="4" w:space="0" w:color="auto"/>
              <w:right w:val="single" w:sz="4" w:space="0" w:color="auto"/>
            </w:tcBorders>
          </w:tcPr>
          <w:p w14:paraId="68F826AD"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sz w:val="18"/>
                <w:szCs w:val="18"/>
              </w:rPr>
              <w:t>UTF-8</w:t>
            </w:r>
          </w:p>
        </w:tc>
        <w:tc>
          <w:tcPr>
            <w:tcW w:w="1226" w:type="pct"/>
            <w:tcBorders>
              <w:top w:val="single" w:sz="4" w:space="0" w:color="auto"/>
              <w:left w:val="single" w:sz="4" w:space="0" w:color="auto"/>
              <w:bottom w:val="single" w:sz="4" w:space="0" w:color="auto"/>
              <w:right w:val="single" w:sz="4" w:space="0" w:color="auto"/>
            </w:tcBorders>
          </w:tcPr>
          <w:p w14:paraId="12F09896"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目前支持UTF-8编码</w:t>
            </w:r>
          </w:p>
        </w:tc>
      </w:tr>
      <w:tr w:rsidR="003049FB" w:rsidRPr="0022519A" w14:paraId="0D644B38" w14:textId="77777777" w:rsidTr="00AA2783">
        <w:trPr>
          <w:trHeight w:val="129"/>
        </w:trPr>
        <w:tc>
          <w:tcPr>
            <w:tcW w:w="239" w:type="pct"/>
            <w:tcBorders>
              <w:top w:val="single" w:sz="4" w:space="0" w:color="auto"/>
              <w:left w:val="single" w:sz="4" w:space="0" w:color="auto"/>
              <w:bottom w:val="single" w:sz="4" w:space="0" w:color="auto"/>
              <w:right w:val="single" w:sz="4" w:space="0" w:color="auto"/>
            </w:tcBorders>
            <w:vAlign w:val="center"/>
          </w:tcPr>
          <w:p w14:paraId="181CBD61" w14:textId="77777777" w:rsidR="003049FB" w:rsidRPr="0022519A" w:rsidRDefault="003049FB" w:rsidP="00AA2783">
            <w:pPr>
              <w:widowControl/>
              <w:jc w:val="left"/>
              <w:rPr>
                <w:rFonts w:asciiTheme="minorEastAsia" w:eastAsiaTheme="minorEastAsia" w:hAnsiTheme="minorEastAsia"/>
                <w:sz w:val="18"/>
                <w:szCs w:val="18"/>
              </w:rPr>
            </w:pPr>
            <w:r>
              <w:rPr>
                <w:rFonts w:asciiTheme="minorEastAsia" w:eastAsiaTheme="minorEastAsia" w:hAnsiTheme="minorEastAsia" w:hint="eastAsia"/>
                <w:sz w:val="18"/>
                <w:szCs w:val="18"/>
              </w:rPr>
              <w:t>8</w:t>
            </w:r>
          </w:p>
        </w:tc>
        <w:tc>
          <w:tcPr>
            <w:tcW w:w="781" w:type="pct"/>
            <w:tcBorders>
              <w:top w:val="single" w:sz="4" w:space="0" w:color="auto"/>
              <w:left w:val="single" w:sz="4" w:space="0" w:color="auto"/>
              <w:bottom w:val="single" w:sz="4" w:space="0" w:color="auto"/>
              <w:right w:val="single" w:sz="4" w:space="0" w:color="auto"/>
            </w:tcBorders>
          </w:tcPr>
          <w:p w14:paraId="2199ED95" w14:textId="77777777" w:rsidR="003049FB" w:rsidRPr="0022519A" w:rsidRDefault="006405F9" w:rsidP="00AA2783">
            <w:pPr>
              <w:rPr>
                <w:rFonts w:asciiTheme="minorEastAsia" w:eastAsiaTheme="minorEastAsia" w:hAnsiTheme="minorEastAsia"/>
                <w:sz w:val="18"/>
                <w:szCs w:val="18"/>
              </w:rPr>
            </w:pPr>
            <w:r>
              <w:rPr>
                <w:rFonts w:asciiTheme="minorEastAsia" w:eastAsiaTheme="minorEastAsia" w:hAnsiTheme="minorEastAsia"/>
                <w:sz w:val="18"/>
                <w:szCs w:val="18"/>
              </w:rPr>
              <w:t>R</w:t>
            </w:r>
            <w:r w:rsidR="003049FB" w:rsidRPr="0022519A">
              <w:rPr>
                <w:rFonts w:asciiTheme="minorEastAsia" w:eastAsiaTheme="minorEastAsia" w:hAnsiTheme="minorEastAsia" w:hint="eastAsia"/>
                <w:sz w:val="18"/>
                <w:szCs w:val="18"/>
              </w:rPr>
              <w:t>eserve</w:t>
            </w:r>
          </w:p>
        </w:tc>
        <w:tc>
          <w:tcPr>
            <w:tcW w:w="515" w:type="pct"/>
            <w:tcBorders>
              <w:top w:val="single" w:sz="4" w:space="0" w:color="auto"/>
              <w:left w:val="single" w:sz="4" w:space="0" w:color="auto"/>
              <w:bottom w:val="single" w:sz="4" w:space="0" w:color="auto"/>
              <w:right w:val="single" w:sz="4" w:space="0" w:color="auto"/>
            </w:tcBorders>
          </w:tcPr>
          <w:p w14:paraId="293C4193"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保留字段</w:t>
            </w:r>
          </w:p>
        </w:tc>
        <w:tc>
          <w:tcPr>
            <w:tcW w:w="383" w:type="pct"/>
            <w:tcBorders>
              <w:top w:val="single" w:sz="4" w:space="0" w:color="auto"/>
              <w:left w:val="single" w:sz="4" w:space="0" w:color="auto"/>
              <w:bottom w:val="single" w:sz="4" w:space="0" w:color="auto"/>
              <w:right w:val="single" w:sz="4" w:space="0" w:color="auto"/>
            </w:tcBorders>
          </w:tcPr>
          <w:p w14:paraId="07AC7315" w14:textId="77777777" w:rsidR="003049FB" w:rsidRPr="0022519A" w:rsidRDefault="003049FB"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DC79576"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256</w:t>
            </w:r>
          </w:p>
        </w:tc>
        <w:tc>
          <w:tcPr>
            <w:tcW w:w="520" w:type="pct"/>
            <w:tcBorders>
              <w:top w:val="single" w:sz="4" w:space="0" w:color="auto"/>
              <w:left w:val="single" w:sz="4" w:space="0" w:color="auto"/>
              <w:bottom w:val="single" w:sz="4" w:space="0" w:color="auto"/>
              <w:right w:val="single" w:sz="4" w:space="0" w:color="auto"/>
            </w:tcBorders>
          </w:tcPr>
          <w:p w14:paraId="6CBDCFD8"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OE</w:t>
            </w:r>
          </w:p>
        </w:tc>
        <w:tc>
          <w:tcPr>
            <w:tcW w:w="1043" w:type="pct"/>
            <w:tcBorders>
              <w:top w:val="single" w:sz="4" w:space="0" w:color="auto"/>
              <w:left w:val="single" w:sz="4" w:space="0" w:color="auto"/>
              <w:bottom w:val="single" w:sz="4" w:space="0" w:color="auto"/>
              <w:right w:val="single" w:sz="4" w:space="0" w:color="auto"/>
            </w:tcBorders>
          </w:tcPr>
          <w:p w14:paraId="48DB7499" w14:textId="77777777" w:rsidR="003049FB" w:rsidRPr="0022519A" w:rsidRDefault="003049FB" w:rsidP="00AA2783">
            <w:pPr>
              <w:rPr>
                <w:rFonts w:asciiTheme="minorEastAsia" w:eastAsiaTheme="minorEastAsia" w:hAnsiTheme="minorEastAsia"/>
                <w:sz w:val="18"/>
                <w:szCs w:val="18"/>
              </w:rPr>
            </w:pPr>
          </w:p>
        </w:tc>
        <w:tc>
          <w:tcPr>
            <w:tcW w:w="1226" w:type="pct"/>
            <w:tcBorders>
              <w:top w:val="single" w:sz="4" w:space="0" w:color="auto"/>
              <w:left w:val="single" w:sz="4" w:space="0" w:color="auto"/>
              <w:bottom w:val="single" w:sz="4" w:space="0" w:color="auto"/>
              <w:right w:val="single" w:sz="4" w:space="0" w:color="auto"/>
            </w:tcBorders>
          </w:tcPr>
          <w:p w14:paraId="2614F769" w14:textId="77777777" w:rsidR="003049FB" w:rsidRPr="0022519A" w:rsidRDefault="003049FB" w:rsidP="00AA2783">
            <w:pPr>
              <w:rPr>
                <w:rFonts w:asciiTheme="minorEastAsia" w:eastAsiaTheme="minorEastAsia" w:hAnsiTheme="minorEastAsia"/>
                <w:sz w:val="18"/>
                <w:szCs w:val="18"/>
              </w:rPr>
            </w:pPr>
            <w:r w:rsidRPr="0022519A">
              <w:rPr>
                <w:rFonts w:asciiTheme="minorEastAsia" w:eastAsiaTheme="minorEastAsia" w:hAnsiTheme="minorEastAsia" w:hint="eastAsia"/>
                <w:sz w:val="18"/>
                <w:szCs w:val="18"/>
              </w:rPr>
              <w:t>KV方式</w:t>
            </w:r>
          </w:p>
        </w:tc>
      </w:tr>
      <w:tr w:rsidR="001528FF" w:rsidRPr="0022519A" w14:paraId="52E6FF1E" w14:textId="77777777" w:rsidTr="00AA2783">
        <w:trPr>
          <w:trHeight w:val="129"/>
        </w:trPr>
        <w:tc>
          <w:tcPr>
            <w:tcW w:w="239" w:type="pct"/>
            <w:tcBorders>
              <w:top w:val="single" w:sz="4" w:space="0" w:color="auto"/>
              <w:left w:val="single" w:sz="4" w:space="0" w:color="auto"/>
              <w:bottom w:val="single" w:sz="4" w:space="0" w:color="auto"/>
              <w:right w:val="single" w:sz="4" w:space="0" w:color="auto"/>
            </w:tcBorders>
            <w:vAlign w:val="center"/>
          </w:tcPr>
          <w:p w14:paraId="5BA64F2D" w14:textId="77777777" w:rsidR="001528FF" w:rsidRDefault="001528FF" w:rsidP="001528FF">
            <w:pPr>
              <w:widowControl/>
              <w:jc w:val="left"/>
              <w:rPr>
                <w:rFonts w:asciiTheme="minorEastAsia" w:hAnsiTheme="minorEastAsia"/>
                <w:sz w:val="18"/>
                <w:szCs w:val="18"/>
              </w:rPr>
            </w:pPr>
            <w:r>
              <w:rPr>
                <w:rFonts w:asciiTheme="minorEastAsia" w:hAnsiTheme="minorEastAsia" w:hint="eastAsia"/>
                <w:sz w:val="18"/>
                <w:szCs w:val="18"/>
              </w:rPr>
              <w:t>9</w:t>
            </w:r>
          </w:p>
        </w:tc>
        <w:tc>
          <w:tcPr>
            <w:tcW w:w="781" w:type="pct"/>
            <w:tcBorders>
              <w:top w:val="single" w:sz="4" w:space="0" w:color="auto"/>
              <w:left w:val="single" w:sz="4" w:space="0" w:color="auto"/>
              <w:bottom w:val="single" w:sz="4" w:space="0" w:color="auto"/>
              <w:right w:val="single" w:sz="4" w:space="0" w:color="auto"/>
            </w:tcBorders>
          </w:tcPr>
          <w:p w14:paraId="16385528" w14:textId="77777777" w:rsidR="001528FF" w:rsidRDefault="001528FF" w:rsidP="001528FF">
            <w:pPr>
              <w:rPr>
                <w:rFonts w:asciiTheme="minorEastAsia" w:hAnsiTheme="minorEastAsia"/>
                <w:sz w:val="18"/>
                <w:szCs w:val="18"/>
              </w:rPr>
            </w:pPr>
            <w:r>
              <w:rPr>
                <w:rFonts w:asciiTheme="minorEastAsia" w:hAnsiTheme="minorEastAsia" w:hint="eastAsia"/>
                <w:sz w:val="18"/>
                <w:szCs w:val="18"/>
              </w:rPr>
              <w:t>Sign</w:t>
            </w:r>
            <w:r>
              <w:rPr>
                <w:rFonts w:asciiTheme="minorEastAsia" w:hAnsiTheme="minorEastAsia"/>
                <w:sz w:val="18"/>
                <w:szCs w:val="18"/>
              </w:rPr>
              <w:t>Type</w:t>
            </w:r>
          </w:p>
        </w:tc>
        <w:tc>
          <w:tcPr>
            <w:tcW w:w="515" w:type="pct"/>
            <w:tcBorders>
              <w:top w:val="single" w:sz="4" w:space="0" w:color="auto"/>
              <w:left w:val="single" w:sz="4" w:space="0" w:color="auto"/>
              <w:bottom w:val="single" w:sz="4" w:space="0" w:color="auto"/>
              <w:right w:val="single" w:sz="4" w:space="0" w:color="auto"/>
            </w:tcBorders>
          </w:tcPr>
          <w:p w14:paraId="0A2790EA" w14:textId="77777777" w:rsidR="001528FF" w:rsidRPr="0022519A" w:rsidRDefault="001528FF" w:rsidP="001528FF">
            <w:pPr>
              <w:rPr>
                <w:rFonts w:asciiTheme="minorEastAsia" w:hAnsiTheme="minorEastAsia"/>
                <w:sz w:val="18"/>
                <w:szCs w:val="18"/>
              </w:rPr>
            </w:pPr>
            <w:r>
              <w:rPr>
                <w:rFonts w:asciiTheme="minorEastAsia" w:hAnsiTheme="minorEastAsia" w:hint="eastAsia"/>
                <w:sz w:val="18"/>
                <w:szCs w:val="18"/>
              </w:rPr>
              <w:t>签名</w:t>
            </w:r>
            <w:r>
              <w:rPr>
                <w:rFonts w:asciiTheme="minorEastAsia" w:hAnsiTheme="minorEastAsia"/>
                <w:sz w:val="18"/>
                <w:szCs w:val="18"/>
              </w:rPr>
              <w:t>方式</w:t>
            </w:r>
          </w:p>
        </w:tc>
        <w:tc>
          <w:tcPr>
            <w:tcW w:w="383" w:type="pct"/>
            <w:tcBorders>
              <w:top w:val="single" w:sz="4" w:space="0" w:color="auto"/>
              <w:left w:val="single" w:sz="4" w:space="0" w:color="auto"/>
              <w:bottom w:val="single" w:sz="4" w:space="0" w:color="auto"/>
              <w:right w:val="single" w:sz="4" w:space="0" w:color="auto"/>
            </w:tcBorders>
          </w:tcPr>
          <w:p w14:paraId="2AEF0905" w14:textId="77777777" w:rsidR="001528FF" w:rsidRDefault="001528FF" w:rsidP="001528FF">
            <w:pPr>
              <w:rPr>
                <w:rFonts w:ascii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F39DE82" w14:textId="77777777" w:rsidR="001528FF" w:rsidRPr="0022519A" w:rsidRDefault="001528FF" w:rsidP="001528FF">
            <w:pPr>
              <w:rPr>
                <w:rFonts w:asciiTheme="minorEastAsia" w:hAnsiTheme="minorEastAsia"/>
                <w:sz w:val="18"/>
                <w:szCs w:val="18"/>
              </w:rPr>
            </w:pPr>
            <w:r>
              <w:rPr>
                <w:rFonts w:asciiTheme="minorEastAsia" w:hAnsiTheme="minorEastAsia" w:hint="eastAsia"/>
                <w:sz w:val="18"/>
                <w:szCs w:val="18"/>
              </w:rPr>
              <w:t>8</w:t>
            </w:r>
          </w:p>
        </w:tc>
        <w:tc>
          <w:tcPr>
            <w:tcW w:w="520" w:type="pct"/>
            <w:tcBorders>
              <w:top w:val="single" w:sz="4" w:space="0" w:color="auto"/>
              <w:left w:val="single" w:sz="4" w:space="0" w:color="auto"/>
              <w:bottom w:val="single" w:sz="4" w:space="0" w:color="auto"/>
              <w:right w:val="single" w:sz="4" w:space="0" w:color="auto"/>
            </w:tcBorders>
          </w:tcPr>
          <w:p w14:paraId="5A19E4F6" w14:textId="77777777" w:rsidR="001528FF" w:rsidRPr="0022519A" w:rsidRDefault="001528FF" w:rsidP="001528FF">
            <w:pPr>
              <w:rPr>
                <w:rFonts w:asciiTheme="minorEastAsia" w:hAnsiTheme="minorEastAsia"/>
                <w:sz w:val="18"/>
                <w:szCs w:val="18"/>
              </w:rPr>
            </w:pPr>
            <w:r>
              <w:rPr>
                <w:rFonts w:asciiTheme="minorEastAsia" w:hAnsiTheme="minorEastAsia" w:hint="eastAsia"/>
                <w:sz w:val="18"/>
                <w:szCs w:val="18"/>
              </w:rPr>
              <w:t>O</w:t>
            </w:r>
          </w:p>
        </w:tc>
        <w:tc>
          <w:tcPr>
            <w:tcW w:w="1043" w:type="pct"/>
            <w:tcBorders>
              <w:top w:val="single" w:sz="4" w:space="0" w:color="auto"/>
              <w:left w:val="single" w:sz="4" w:space="0" w:color="auto"/>
              <w:bottom w:val="single" w:sz="4" w:space="0" w:color="auto"/>
              <w:right w:val="single" w:sz="4" w:space="0" w:color="auto"/>
            </w:tcBorders>
          </w:tcPr>
          <w:p w14:paraId="2E719300" w14:textId="77777777" w:rsidR="001528FF" w:rsidRPr="0022519A" w:rsidRDefault="001528FF" w:rsidP="001528FF">
            <w:pPr>
              <w:rPr>
                <w:rFonts w:asciiTheme="minorEastAsia" w:hAnsiTheme="minorEastAsia"/>
                <w:sz w:val="18"/>
                <w:szCs w:val="18"/>
              </w:rPr>
            </w:pPr>
            <w:r>
              <w:rPr>
                <w:rFonts w:asciiTheme="minorEastAsia" w:hAnsiTheme="minorEastAsia" w:hint="eastAsia"/>
                <w:sz w:val="18"/>
                <w:szCs w:val="18"/>
              </w:rPr>
              <w:t>RSA</w:t>
            </w:r>
          </w:p>
        </w:tc>
        <w:tc>
          <w:tcPr>
            <w:tcW w:w="1226" w:type="pct"/>
            <w:tcBorders>
              <w:top w:val="single" w:sz="4" w:space="0" w:color="auto"/>
              <w:left w:val="single" w:sz="4" w:space="0" w:color="auto"/>
              <w:bottom w:val="single" w:sz="4" w:space="0" w:color="auto"/>
              <w:right w:val="single" w:sz="4" w:space="0" w:color="auto"/>
            </w:tcBorders>
          </w:tcPr>
          <w:p w14:paraId="5621347A" w14:textId="77777777" w:rsidR="001528FF" w:rsidRPr="0022519A" w:rsidRDefault="001528FF" w:rsidP="001528FF">
            <w:pPr>
              <w:rPr>
                <w:rFonts w:asciiTheme="minorEastAsia" w:hAnsiTheme="minorEastAsia"/>
                <w:sz w:val="18"/>
                <w:szCs w:val="18"/>
              </w:rPr>
            </w:pPr>
            <w:r>
              <w:rPr>
                <w:rFonts w:asciiTheme="minorEastAsia" w:hAnsiTheme="minorEastAsia" w:hint="eastAsia"/>
                <w:sz w:val="18"/>
                <w:szCs w:val="18"/>
              </w:rPr>
              <w:t>固定送</w:t>
            </w:r>
            <w:r>
              <w:rPr>
                <w:rFonts w:asciiTheme="minorEastAsia" w:hAnsiTheme="minorEastAsia"/>
                <w:sz w:val="18"/>
                <w:szCs w:val="18"/>
              </w:rPr>
              <w:t>“RSA”，可不送</w:t>
            </w:r>
          </w:p>
        </w:tc>
      </w:tr>
    </w:tbl>
    <w:p w14:paraId="02D5F0BA" w14:textId="77777777" w:rsidR="003049FB" w:rsidRPr="00831729" w:rsidRDefault="003049FB" w:rsidP="003049FB">
      <w:pPr>
        <w:rPr>
          <w:rFonts w:ascii="宋体" w:hAnsi="宋体"/>
          <w:b/>
          <w:bCs/>
        </w:rPr>
      </w:pPr>
      <w:r>
        <w:rPr>
          <w:rFonts w:ascii="宋体" w:hAnsi="宋体" w:hint="eastAsia"/>
          <w:b/>
        </w:rPr>
        <w:t>应答</w:t>
      </w:r>
      <w:r w:rsidRPr="00831729">
        <w:rPr>
          <w:rFonts w:ascii="宋体" w:hAnsi="宋体" w:hint="eastAsia"/>
          <w:b/>
        </w:rPr>
        <w:t>报文头模板</w:t>
      </w:r>
    </w:p>
    <w:tbl>
      <w:tblPr>
        <w:tblStyle w:val="a9"/>
        <w:tblW w:w="0" w:type="auto"/>
        <w:tblLook w:val="04A0" w:firstRow="1" w:lastRow="0" w:firstColumn="1" w:lastColumn="0" w:noHBand="0" w:noVBand="1"/>
      </w:tblPr>
      <w:tblGrid>
        <w:gridCol w:w="8296"/>
      </w:tblGrid>
      <w:tr w:rsidR="003049FB" w14:paraId="67772012" w14:textId="77777777" w:rsidTr="003049FB">
        <w:tc>
          <w:tcPr>
            <w:tcW w:w="8296" w:type="dxa"/>
          </w:tcPr>
          <w:p w14:paraId="6480C657" w14:textId="77777777" w:rsidR="003049FB" w:rsidRPr="00CF5F67" w:rsidRDefault="003049FB" w:rsidP="00AA2783">
            <w:pPr>
              <w:widowControl/>
              <w:jc w:val="left"/>
              <w:rPr>
                <w:rFonts w:ascii="Consolas" w:eastAsiaTheme="minorEastAsia" w:hAnsi="Consolas"/>
                <w:bCs/>
                <w:sz w:val="17"/>
                <w:szCs w:val="17"/>
              </w:rPr>
            </w:pPr>
            <w:r w:rsidRPr="00CF5F67">
              <w:rPr>
                <w:rFonts w:ascii="Consolas" w:eastAsiaTheme="minorEastAsia" w:hAnsi="Consolas"/>
                <w:sz w:val="17"/>
                <w:szCs w:val="17"/>
              </w:rPr>
              <w:t>…</w:t>
            </w:r>
          </w:p>
          <w:p w14:paraId="3B45EF58" w14:textId="77777777" w:rsidR="003049FB" w:rsidRPr="003967C1" w:rsidRDefault="003049FB" w:rsidP="00AA2783">
            <w:pPr>
              <w:widowControl/>
              <w:jc w:val="left"/>
              <w:rPr>
                <w:rFonts w:ascii="Consolas" w:eastAsiaTheme="minorEastAsia" w:hAnsi="Consolas"/>
                <w:bCs/>
                <w:color w:val="4F76CB"/>
                <w:sz w:val="17"/>
                <w:szCs w:val="17"/>
              </w:rPr>
            </w:pPr>
            <w:r w:rsidRPr="003967C1">
              <w:rPr>
                <w:rFonts w:ascii="Consolas" w:eastAsiaTheme="minorEastAsia" w:hAnsi="Consolas"/>
                <w:color w:val="009193"/>
                <w:sz w:val="17"/>
                <w:szCs w:val="17"/>
              </w:rPr>
              <w:t>&lt;</w:t>
            </w:r>
            <w:r w:rsidRPr="003967C1">
              <w:rPr>
                <w:rFonts w:ascii="Consolas" w:eastAsiaTheme="minorEastAsia" w:hAnsi="Consolas"/>
                <w:color w:val="4E9192"/>
                <w:sz w:val="17"/>
                <w:szCs w:val="17"/>
              </w:rPr>
              <w:t>head</w:t>
            </w:r>
            <w:r w:rsidRPr="003967C1">
              <w:rPr>
                <w:rFonts w:ascii="Consolas" w:eastAsiaTheme="minorEastAsia" w:hAnsi="Consolas"/>
                <w:color w:val="009193"/>
                <w:sz w:val="17"/>
                <w:szCs w:val="17"/>
              </w:rPr>
              <w:t>&gt;</w:t>
            </w:r>
          </w:p>
          <w:p w14:paraId="04FBD77E" w14:textId="77777777" w:rsidR="003049FB" w:rsidRPr="003967C1" w:rsidRDefault="003049FB" w:rsidP="00AA2783">
            <w:pPr>
              <w:widowControl/>
              <w:jc w:val="left"/>
              <w:rPr>
                <w:rFonts w:ascii="Consolas" w:eastAsiaTheme="minorEastAsia" w:hAnsi="Consolas"/>
                <w:bCs/>
                <w:color w:val="4E9192"/>
                <w:sz w:val="17"/>
                <w:szCs w:val="17"/>
              </w:rPr>
            </w:pPr>
            <w:r w:rsidRPr="003967C1">
              <w:rPr>
                <w:rFonts w:ascii="Consolas" w:eastAsiaTheme="minorEastAsia" w:hAnsi="Consolas"/>
                <w:color w:val="000000"/>
                <w:sz w:val="17"/>
                <w:szCs w:val="17"/>
              </w:rPr>
              <w:tab/>
            </w:r>
            <w:r w:rsidRPr="003967C1">
              <w:rPr>
                <w:rFonts w:ascii="Consolas" w:eastAsiaTheme="minorEastAsia" w:hAnsi="Consolas"/>
                <w:color w:val="009193"/>
                <w:sz w:val="17"/>
                <w:szCs w:val="17"/>
              </w:rPr>
              <w:t>&lt;</w:t>
            </w:r>
            <w:r w:rsidR="009220C3">
              <w:rPr>
                <w:rFonts w:ascii="Consolas" w:eastAsiaTheme="minorEastAsia" w:hAnsi="Consolas"/>
                <w:color w:val="4E9192"/>
                <w:sz w:val="17"/>
                <w:szCs w:val="17"/>
              </w:rPr>
              <w:t>V</w:t>
            </w:r>
            <w:r w:rsidRPr="003967C1">
              <w:rPr>
                <w:rFonts w:ascii="Consolas" w:eastAsiaTheme="minorEastAsia" w:hAnsi="Consolas"/>
                <w:color w:val="4E9192"/>
                <w:sz w:val="17"/>
                <w:szCs w:val="17"/>
              </w:rPr>
              <w:t>ersion</w:t>
            </w:r>
            <w:r w:rsidRPr="003967C1">
              <w:rPr>
                <w:rFonts w:ascii="Consolas" w:eastAsiaTheme="minorEastAsia" w:hAnsi="Consolas"/>
                <w:color w:val="009193"/>
                <w:sz w:val="17"/>
                <w:szCs w:val="17"/>
              </w:rPr>
              <w:t>&gt;</w:t>
            </w:r>
            <w:r w:rsidRPr="003967C1">
              <w:rPr>
                <w:rFonts w:ascii="Consolas" w:eastAsiaTheme="minorEastAsia" w:hAnsi="Consolas"/>
                <w:color w:val="000000"/>
                <w:sz w:val="17"/>
                <w:szCs w:val="17"/>
              </w:rPr>
              <w:t>1.0.0</w:t>
            </w:r>
            <w:r w:rsidRPr="003967C1">
              <w:rPr>
                <w:rFonts w:ascii="Consolas" w:eastAsiaTheme="minorEastAsia" w:hAnsi="Consolas"/>
                <w:color w:val="009193"/>
                <w:sz w:val="17"/>
                <w:szCs w:val="17"/>
              </w:rPr>
              <w:t>&lt;/</w:t>
            </w:r>
            <w:r w:rsidR="009220C3">
              <w:rPr>
                <w:rFonts w:ascii="Consolas" w:eastAsiaTheme="minorEastAsia" w:hAnsi="Consolas"/>
                <w:color w:val="4E9192"/>
                <w:sz w:val="17"/>
                <w:szCs w:val="17"/>
              </w:rPr>
              <w:t>V</w:t>
            </w:r>
            <w:r w:rsidRPr="003967C1">
              <w:rPr>
                <w:rFonts w:ascii="Consolas" w:eastAsiaTheme="minorEastAsia" w:hAnsi="Consolas"/>
                <w:color w:val="4E9192"/>
                <w:sz w:val="17"/>
                <w:szCs w:val="17"/>
              </w:rPr>
              <w:t>ersion</w:t>
            </w:r>
            <w:r w:rsidRPr="003967C1">
              <w:rPr>
                <w:rFonts w:ascii="Consolas" w:eastAsiaTheme="minorEastAsia" w:hAnsi="Consolas"/>
                <w:color w:val="009193"/>
                <w:sz w:val="17"/>
                <w:szCs w:val="17"/>
              </w:rPr>
              <w:t>&gt;</w:t>
            </w:r>
          </w:p>
          <w:p w14:paraId="4C86AC0E" w14:textId="77777777" w:rsidR="003049FB" w:rsidRPr="003967C1" w:rsidRDefault="003049FB" w:rsidP="00AA2783">
            <w:pPr>
              <w:widowControl/>
              <w:jc w:val="left"/>
              <w:rPr>
                <w:rFonts w:ascii="Consolas" w:eastAsiaTheme="minorEastAsia" w:hAnsi="Consolas"/>
                <w:bCs/>
                <w:color w:val="4E9192"/>
                <w:sz w:val="17"/>
                <w:szCs w:val="17"/>
              </w:rPr>
            </w:pPr>
            <w:r w:rsidRPr="003967C1">
              <w:rPr>
                <w:rFonts w:ascii="Consolas" w:eastAsiaTheme="minorEastAsia" w:hAnsi="Consolas"/>
                <w:color w:val="000000"/>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A</w:t>
            </w:r>
            <w:r w:rsidRPr="003967C1">
              <w:rPr>
                <w:rFonts w:ascii="Consolas" w:eastAsiaTheme="minorEastAsia" w:hAnsi="Consolas"/>
                <w:color w:val="4E9192"/>
                <w:sz w:val="17"/>
                <w:szCs w:val="17"/>
              </w:rPr>
              <w:t>ppid</w:t>
            </w:r>
            <w:r w:rsidRPr="003967C1">
              <w:rPr>
                <w:rFonts w:ascii="Consolas" w:eastAsiaTheme="minorEastAsia" w:hAnsi="Consolas"/>
                <w:color w:val="009193"/>
                <w:sz w:val="17"/>
                <w:szCs w:val="17"/>
              </w:rPr>
              <w:t>&gt;</w:t>
            </w:r>
            <w:r>
              <w:rPr>
                <w:rFonts w:ascii="Consolas" w:eastAsiaTheme="minorEastAsia" w:hAnsi="Consolas"/>
                <w:color w:val="000000"/>
                <w:sz w:val="17"/>
                <w:szCs w:val="17"/>
              </w:rPr>
              <w:t>MYBANK</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A</w:t>
            </w:r>
            <w:r w:rsidRPr="003967C1">
              <w:rPr>
                <w:rFonts w:ascii="Consolas" w:eastAsiaTheme="minorEastAsia" w:hAnsi="Consolas"/>
                <w:color w:val="4E9192"/>
                <w:sz w:val="17"/>
                <w:szCs w:val="17"/>
              </w:rPr>
              <w:t>ppid</w:t>
            </w:r>
            <w:r w:rsidRPr="003967C1">
              <w:rPr>
                <w:rFonts w:ascii="Consolas" w:eastAsiaTheme="minorEastAsia" w:hAnsi="Consolas"/>
                <w:color w:val="009193"/>
                <w:sz w:val="17"/>
                <w:szCs w:val="17"/>
              </w:rPr>
              <w:t>&gt;</w:t>
            </w:r>
          </w:p>
          <w:p w14:paraId="6583602A" w14:textId="77777777" w:rsidR="003049FB" w:rsidRPr="003967C1" w:rsidRDefault="003049FB" w:rsidP="00AA2783">
            <w:pPr>
              <w:widowControl/>
              <w:jc w:val="left"/>
              <w:rPr>
                <w:rFonts w:ascii="Consolas" w:eastAsiaTheme="minorEastAsia" w:hAnsi="Consolas"/>
                <w:bCs/>
                <w:sz w:val="17"/>
                <w:szCs w:val="17"/>
              </w:rPr>
            </w:pPr>
            <w:r w:rsidRPr="003967C1">
              <w:rPr>
                <w:rFonts w:ascii="Consolas" w:eastAsiaTheme="minorEastAsia" w:hAnsi="Consolas"/>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F</w:t>
            </w:r>
            <w:r w:rsidRPr="003967C1">
              <w:rPr>
                <w:rFonts w:ascii="Consolas" w:eastAsiaTheme="minorEastAsia" w:hAnsi="Consolas"/>
                <w:color w:val="4E9192"/>
                <w:sz w:val="17"/>
                <w:szCs w:val="17"/>
              </w:rPr>
              <w:t>unction</w:t>
            </w:r>
            <w:r w:rsidRPr="003967C1">
              <w:rPr>
                <w:rFonts w:ascii="Consolas" w:eastAsiaTheme="minorEastAsia" w:hAnsi="Consolas"/>
                <w:color w:val="009193"/>
                <w:sz w:val="17"/>
                <w:szCs w:val="17"/>
              </w:rPr>
              <w:t>&gt;</w:t>
            </w:r>
            <w:r w:rsidRPr="003967C1">
              <w:rPr>
                <w:rFonts w:ascii="Consolas" w:eastAsiaTheme="minorEastAsia" w:hAnsi="Consolas"/>
                <w:sz w:val="17"/>
                <w:szCs w:val="17"/>
              </w:rPr>
              <w:t>ant.</w:t>
            </w:r>
            <w:r>
              <w:rPr>
                <w:rFonts w:ascii="Consolas" w:eastAsiaTheme="minorEastAsia" w:hAnsi="Consolas"/>
                <w:sz w:val="17"/>
                <w:szCs w:val="17"/>
              </w:rPr>
              <w:t>mybank</w:t>
            </w:r>
            <w:r w:rsidRPr="003967C1">
              <w:rPr>
                <w:rFonts w:ascii="Consolas" w:eastAsiaTheme="minorEastAsia" w:hAnsi="Consolas"/>
                <w:sz w:val="17"/>
                <w:szCs w:val="17"/>
              </w:rPr>
              <w:t>.xxx.xxx</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F</w:t>
            </w:r>
            <w:r w:rsidRPr="003967C1">
              <w:rPr>
                <w:rFonts w:ascii="Consolas" w:eastAsiaTheme="minorEastAsia" w:hAnsi="Consolas"/>
                <w:color w:val="4E9192"/>
                <w:sz w:val="17"/>
                <w:szCs w:val="17"/>
              </w:rPr>
              <w:t>unction</w:t>
            </w:r>
            <w:r w:rsidRPr="003967C1">
              <w:rPr>
                <w:rFonts w:ascii="Consolas" w:eastAsiaTheme="minorEastAsia" w:hAnsi="Consolas"/>
                <w:color w:val="009193"/>
                <w:sz w:val="17"/>
                <w:szCs w:val="17"/>
              </w:rPr>
              <w:t>&gt;</w:t>
            </w:r>
          </w:p>
          <w:p w14:paraId="7C0D053E" w14:textId="77777777" w:rsidR="003049FB" w:rsidRPr="003967C1" w:rsidRDefault="003049FB" w:rsidP="00AA2783">
            <w:pPr>
              <w:pStyle w:val="p1"/>
              <w:rPr>
                <w:color w:val="4E9192"/>
              </w:rPr>
            </w:pPr>
            <w:r w:rsidRPr="003967C1">
              <w:tab/>
            </w:r>
            <w:r w:rsidRPr="003967C1">
              <w:rPr>
                <w:color w:val="009193"/>
              </w:rPr>
              <w:t>&lt;</w:t>
            </w:r>
            <w:r w:rsidR="006405F9">
              <w:rPr>
                <w:color w:val="4E9192"/>
              </w:rPr>
              <w:t>R</w:t>
            </w:r>
            <w:r w:rsidRPr="008A23D9">
              <w:rPr>
                <w:color w:val="4E9192"/>
              </w:rPr>
              <w:t>espTime</w:t>
            </w:r>
            <w:r w:rsidRPr="003967C1">
              <w:rPr>
                <w:color w:val="009193"/>
              </w:rPr>
              <w:t>&gt;</w:t>
            </w:r>
            <w:r w:rsidRPr="003967C1">
              <w:t>20160710054656</w:t>
            </w:r>
            <w:r w:rsidRPr="003967C1">
              <w:rPr>
                <w:color w:val="009193"/>
              </w:rPr>
              <w:t>&lt;/</w:t>
            </w:r>
            <w:r w:rsidR="006405F9">
              <w:rPr>
                <w:color w:val="4E9192"/>
              </w:rPr>
              <w:t>R</w:t>
            </w:r>
            <w:r w:rsidRPr="008A23D9">
              <w:rPr>
                <w:color w:val="4E9192"/>
              </w:rPr>
              <w:t>espTime</w:t>
            </w:r>
            <w:r w:rsidRPr="003967C1">
              <w:rPr>
                <w:color w:val="009193"/>
              </w:rPr>
              <w:t>&gt;</w:t>
            </w:r>
          </w:p>
          <w:p w14:paraId="1A8F217F" w14:textId="77777777" w:rsidR="003049FB" w:rsidRPr="003967C1" w:rsidRDefault="003049FB" w:rsidP="00AA2783">
            <w:pPr>
              <w:widowControl/>
              <w:jc w:val="left"/>
              <w:rPr>
                <w:rFonts w:ascii="Consolas" w:eastAsiaTheme="minorEastAsia" w:hAnsi="Consolas"/>
                <w:bCs/>
                <w:color w:val="4E9192"/>
                <w:sz w:val="17"/>
                <w:szCs w:val="17"/>
              </w:rPr>
            </w:pPr>
            <w:r w:rsidRPr="003967C1">
              <w:rPr>
                <w:rFonts w:ascii="Consolas" w:eastAsiaTheme="minorEastAsia" w:hAnsi="Consolas"/>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R</w:t>
            </w:r>
            <w:r w:rsidRPr="003967C1">
              <w:rPr>
                <w:rFonts w:ascii="Consolas" w:eastAsiaTheme="minorEastAsia" w:hAnsi="Consolas"/>
                <w:color w:val="4E9192"/>
                <w:sz w:val="17"/>
                <w:szCs w:val="17"/>
              </w:rPr>
              <w:t>eqMsgId</w:t>
            </w:r>
            <w:r w:rsidRPr="003967C1">
              <w:rPr>
                <w:rFonts w:ascii="Consolas" w:eastAsiaTheme="minorEastAsia" w:hAnsi="Consolas"/>
                <w:color w:val="009193"/>
                <w:sz w:val="17"/>
                <w:szCs w:val="17"/>
              </w:rPr>
              <w:t>&gt;</w:t>
            </w:r>
            <w:r w:rsidRPr="003967C1">
              <w:rPr>
                <w:rFonts w:ascii="Consolas" w:eastAsiaTheme="minorEastAsia" w:hAnsi="Consolas"/>
                <w:sz w:val="17"/>
                <w:szCs w:val="17"/>
              </w:rPr>
              <w:t>3fb03c46-5098-4410-9203-64a712a861a3</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R</w:t>
            </w:r>
            <w:r w:rsidRPr="003967C1">
              <w:rPr>
                <w:rFonts w:ascii="Consolas" w:eastAsiaTheme="minorEastAsia" w:hAnsi="Consolas"/>
                <w:color w:val="4E9192"/>
                <w:sz w:val="17"/>
                <w:szCs w:val="17"/>
              </w:rPr>
              <w:t>eqMsgId</w:t>
            </w:r>
            <w:r w:rsidRPr="003967C1">
              <w:rPr>
                <w:rFonts w:ascii="Consolas" w:eastAsiaTheme="minorEastAsia" w:hAnsi="Consolas"/>
                <w:color w:val="009193"/>
                <w:sz w:val="17"/>
                <w:szCs w:val="17"/>
              </w:rPr>
              <w:t>&gt;</w:t>
            </w:r>
          </w:p>
          <w:p w14:paraId="0004D64A" w14:textId="77777777" w:rsidR="003049FB" w:rsidRPr="003967C1" w:rsidRDefault="003049FB" w:rsidP="00AA2783">
            <w:pPr>
              <w:widowControl/>
              <w:jc w:val="left"/>
              <w:rPr>
                <w:rFonts w:ascii="Consolas" w:eastAsiaTheme="minorEastAsia" w:hAnsi="Consolas"/>
                <w:bCs/>
                <w:color w:val="4E9192"/>
                <w:sz w:val="17"/>
                <w:szCs w:val="17"/>
              </w:rPr>
            </w:pPr>
            <w:r w:rsidRPr="003967C1">
              <w:rPr>
                <w:rFonts w:ascii="Consolas" w:eastAsiaTheme="minorEastAsia" w:hAnsi="Consolas"/>
                <w:color w:val="000000"/>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I</w:t>
            </w:r>
            <w:r w:rsidRPr="003967C1">
              <w:rPr>
                <w:rFonts w:ascii="Consolas" w:eastAsiaTheme="minorEastAsia" w:hAnsi="Consolas"/>
                <w:color w:val="4E9192"/>
                <w:sz w:val="17"/>
                <w:szCs w:val="17"/>
              </w:rPr>
              <w:t>nputCharset</w:t>
            </w:r>
            <w:r w:rsidRPr="003967C1">
              <w:rPr>
                <w:rFonts w:ascii="Consolas" w:eastAsiaTheme="minorEastAsia" w:hAnsi="Consolas"/>
                <w:color w:val="009193"/>
                <w:sz w:val="17"/>
                <w:szCs w:val="17"/>
              </w:rPr>
              <w:t>&gt;</w:t>
            </w:r>
            <w:r w:rsidRPr="003967C1">
              <w:rPr>
                <w:rFonts w:ascii="Consolas" w:eastAsiaTheme="minorEastAsia" w:hAnsi="Consolas"/>
                <w:color w:val="000000"/>
                <w:sz w:val="17"/>
                <w:szCs w:val="17"/>
              </w:rPr>
              <w:t>UTF-8</w:t>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I</w:t>
            </w:r>
            <w:r w:rsidRPr="003967C1">
              <w:rPr>
                <w:rFonts w:ascii="Consolas" w:eastAsiaTheme="minorEastAsia" w:hAnsi="Consolas"/>
                <w:color w:val="4E9192"/>
                <w:sz w:val="17"/>
                <w:szCs w:val="17"/>
              </w:rPr>
              <w:t>nputCharset</w:t>
            </w:r>
            <w:r w:rsidRPr="003967C1">
              <w:rPr>
                <w:rFonts w:ascii="Consolas" w:eastAsiaTheme="minorEastAsia" w:hAnsi="Consolas"/>
                <w:color w:val="009193"/>
                <w:sz w:val="17"/>
                <w:szCs w:val="17"/>
              </w:rPr>
              <w:t>&gt;</w:t>
            </w:r>
          </w:p>
          <w:p w14:paraId="549D7D7E" w14:textId="77777777" w:rsidR="003049FB" w:rsidRPr="003967C1" w:rsidRDefault="003049FB" w:rsidP="00AA2783">
            <w:pPr>
              <w:widowControl/>
              <w:jc w:val="left"/>
              <w:rPr>
                <w:rFonts w:ascii="Consolas" w:eastAsiaTheme="minorEastAsia" w:hAnsi="Consolas"/>
                <w:bCs/>
                <w:color w:val="4E9192"/>
                <w:sz w:val="17"/>
                <w:szCs w:val="17"/>
              </w:rPr>
            </w:pPr>
            <w:r w:rsidRPr="003967C1">
              <w:rPr>
                <w:rFonts w:ascii="Consolas" w:eastAsiaTheme="minorEastAsia" w:hAnsi="Consolas"/>
                <w:color w:val="000000"/>
                <w:sz w:val="17"/>
                <w:szCs w:val="17"/>
              </w:rPr>
              <w:tab/>
            </w:r>
            <w:r w:rsidRPr="003967C1">
              <w:rPr>
                <w:rFonts w:ascii="Consolas" w:eastAsiaTheme="minorEastAsia" w:hAnsi="Consolas"/>
                <w:color w:val="009193"/>
                <w:sz w:val="17"/>
                <w:szCs w:val="17"/>
              </w:rPr>
              <w:t>&lt;</w:t>
            </w:r>
            <w:r w:rsidR="006405F9">
              <w:rPr>
                <w:rFonts w:ascii="Consolas" w:eastAsiaTheme="minorEastAsia" w:hAnsi="Consolas"/>
                <w:color w:val="4E9192"/>
                <w:sz w:val="17"/>
                <w:szCs w:val="17"/>
              </w:rPr>
              <w:t>R</w:t>
            </w:r>
            <w:r w:rsidRPr="003967C1">
              <w:rPr>
                <w:rFonts w:ascii="Consolas" w:eastAsiaTheme="minorEastAsia" w:hAnsi="Consolas"/>
                <w:color w:val="4E9192"/>
                <w:sz w:val="17"/>
                <w:szCs w:val="17"/>
              </w:rPr>
              <w:t>eserve</w:t>
            </w:r>
            <w:r w:rsidRPr="003967C1">
              <w:rPr>
                <w:rFonts w:ascii="Consolas" w:eastAsiaTheme="minorEastAsia" w:hAnsi="Consolas"/>
                <w:color w:val="000000"/>
                <w:sz w:val="17"/>
                <w:szCs w:val="17"/>
              </w:rPr>
              <w:t xml:space="preserve"> </w:t>
            </w:r>
            <w:r w:rsidRPr="003967C1">
              <w:rPr>
                <w:rFonts w:ascii="Consolas" w:eastAsiaTheme="minorEastAsia" w:hAnsi="Consolas"/>
                <w:color w:val="009193"/>
                <w:sz w:val="17"/>
                <w:szCs w:val="17"/>
              </w:rPr>
              <w:t>/&gt;</w:t>
            </w:r>
          </w:p>
          <w:p w14:paraId="38E435D9" w14:textId="77777777" w:rsidR="003049FB" w:rsidRDefault="003049FB" w:rsidP="00AA2783">
            <w:pPr>
              <w:widowControl/>
              <w:jc w:val="left"/>
              <w:rPr>
                <w:rFonts w:ascii="Consolas" w:eastAsiaTheme="minorEastAsia" w:hAnsi="Consolas"/>
                <w:bCs/>
                <w:color w:val="009193"/>
                <w:sz w:val="17"/>
                <w:szCs w:val="17"/>
              </w:rPr>
            </w:pPr>
            <w:r w:rsidRPr="003967C1">
              <w:rPr>
                <w:rFonts w:ascii="Consolas" w:eastAsiaTheme="minorEastAsia" w:hAnsi="Consolas"/>
                <w:color w:val="009193"/>
                <w:sz w:val="17"/>
                <w:szCs w:val="17"/>
              </w:rPr>
              <w:t>&lt;/</w:t>
            </w:r>
            <w:r w:rsidRPr="003967C1">
              <w:rPr>
                <w:rFonts w:ascii="Consolas" w:eastAsiaTheme="minorEastAsia" w:hAnsi="Consolas"/>
                <w:color w:val="4E9192"/>
                <w:sz w:val="17"/>
                <w:szCs w:val="17"/>
              </w:rPr>
              <w:t>head</w:t>
            </w:r>
            <w:r w:rsidRPr="003967C1">
              <w:rPr>
                <w:rFonts w:ascii="Consolas" w:eastAsiaTheme="minorEastAsia" w:hAnsi="Consolas"/>
                <w:color w:val="009193"/>
                <w:sz w:val="17"/>
                <w:szCs w:val="17"/>
              </w:rPr>
              <w:t>&gt;</w:t>
            </w:r>
          </w:p>
          <w:p w14:paraId="25F29CD3" w14:textId="77777777" w:rsidR="003049FB" w:rsidRPr="004B502E" w:rsidRDefault="003049FB" w:rsidP="00AA2783">
            <w:pPr>
              <w:widowControl/>
              <w:jc w:val="left"/>
              <w:rPr>
                <w:rStyle w:val="s2"/>
                <w:rFonts w:ascii="Consolas" w:eastAsiaTheme="minorEastAsia" w:hAnsi="Consolas"/>
                <w:bCs/>
                <w:sz w:val="17"/>
                <w:szCs w:val="17"/>
              </w:rPr>
            </w:pPr>
            <w:r w:rsidRPr="00CF5F67">
              <w:rPr>
                <w:rFonts w:ascii="Consolas" w:eastAsiaTheme="minorEastAsia" w:hAnsi="Consolas"/>
                <w:sz w:val="17"/>
                <w:szCs w:val="17"/>
              </w:rPr>
              <w:t>…</w:t>
            </w:r>
          </w:p>
        </w:tc>
      </w:tr>
    </w:tbl>
    <w:p w14:paraId="60162F13" w14:textId="77777777" w:rsidR="003049FB" w:rsidRDefault="003049FB" w:rsidP="003049FB">
      <w:pPr>
        <w:pStyle w:val="3"/>
      </w:pPr>
      <w:bookmarkStart w:id="19" w:name="_Toc480966178"/>
      <w:r w:rsidRPr="003049FB">
        <w:rPr>
          <w:rFonts w:hint="eastAsia"/>
        </w:rPr>
        <w:t>全局返回码</w:t>
      </w:r>
      <w:bookmarkEnd w:id="19"/>
    </w:p>
    <w:p w14:paraId="4E18D241" w14:textId="77777777" w:rsidR="003049FB" w:rsidRDefault="003049FB" w:rsidP="003049FB">
      <w:pPr>
        <w:spacing w:line="360" w:lineRule="auto"/>
        <w:ind w:firstLine="420"/>
        <w:rPr>
          <w:rFonts w:ascii="宋体" w:hAnsi="宋体"/>
          <w:sz w:val="24"/>
          <w:szCs w:val="24"/>
        </w:rPr>
      </w:pPr>
      <w:r w:rsidRPr="00F41BB3">
        <w:rPr>
          <w:rFonts w:ascii="宋体" w:hAnsi="宋体" w:hint="eastAsia"/>
          <w:sz w:val="24"/>
          <w:szCs w:val="24"/>
        </w:rPr>
        <w:t>此部分返回码适用于报文接口交互的模式，当浙江网商银行作为请求接收方时，以下返回码为全局返回码，每一个业务接口都可能响应这些返回码信息</w:t>
      </w:r>
      <w:r>
        <w:rPr>
          <w:rFonts w:ascii="宋体" w:hAnsi="宋体" w:hint="eastAsia"/>
          <w:sz w:val="24"/>
          <w:szCs w:val="24"/>
        </w:rPr>
        <w:t>。</w:t>
      </w:r>
    </w:p>
    <w:p w14:paraId="569E8F59" w14:textId="23229DAC" w:rsidR="00090440" w:rsidRDefault="0040043D" w:rsidP="003049FB">
      <w:pPr>
        <w:spacing w:line="360" w:lineRule="auto"/>
        <w:ind w:firstLine="420"/>
        <w:rPr>
          <w:rFonts w:ascii="宋体" w:hAnsi="宋体"/>
          <w:sz w:val="24"/>
          <w:szCs w:val="24"/>
        </w:rPr>
      </w:pPr>
      <w:r>
        <w:rPr>
          <w:rFonts w:ascii="宋体" w:hAnsi="宋体" w:hint="eastAsia"/>
          <w:sz w:val="24"/>
          <w:szCs w:val="24"/>
        </w:rPr>
        <w:t>在</w:t>
      </w:r>
      <w:r w:rsidR="00090440">
        <w:rPr>
          <w:rFonts w:ascii="宋体" w:hAnsi="宋体" w:hint="eastAsia"/>
          <w:sz w:val="24"/>
          <w:szCs w:val="24"/>
        </w:rPr>
        <w:t>通信异常时</w:t>
      </w:r>
      <w:r w:rsidR="006E5171">
        <w:rPr>
          <w:rFonts w:ascii="宋体" w:hAnsi="宋体" w:hint="eastAsia"/>
          <w:sz w:val="24"/>
          <w:szCs w:val="24"/>
        </w:rPr>
        <w:t>，网关</w:t>
      </w:r>
      <w:r w:rsidR="00C275D4">
        <w:rPr>
          <w:rFonts w:ascii="宋体" w:hAnsi="宋体" w:hint="eastAsia"/>
          <w:sz w:val="24"/>
          <w:szCs w:val="24"/>
        </w:rPr>
        <w:t>系统无法</w:t>
      </w:r>
      <w:r w:rsidR="006E5171">
        <w:rPr>
          <w:rFonts w:ascii="宋体" w:hAnsi="宋体" w:hint="eastAsia"/>
          <w:sz w:val="24"/>
          <w:szCs w:val="24"/>
        </w:rPr>
        <w:t>构造出正常</w:t>
      </w:r>
      <w:r w:rsidR="00D55F24">
        <w:rPr>
          <w:rFonts w:ascii="宋体" w:hAnsi="宋体" w:hint="eastAsia"/>
          <w:sz w:val="24"/>
          <w:szCs w:val="24"/>
        </w:rPr>
        <w:t>格式的报文</w:t>
      </w:r>
      <w:r w:rsidR="008A5D78">
        <w:rPr>
          <w:rFonts w:ascii="宋体" w:hAnsi="宋体" w:hint="eastAsia"/>
          <w:sz w:val="24"/>
          <w:szCs w:val="24"/>
        </w:rPr>
        <w:t>，此时业务处理情况未知，需要</w:t>
      </w:r>
      <w:r w:rsidR="00880DDE">
        <w:rPr>
          <w:rFonts w:ascii="宋体" w:hAnsi="宋体" w:hint="eastAsia"/>
          <w:sz w:val="24"/>
          <w:szCs w:val="24"/>
        </w:rPr>
        <w:t>发起方重试或通过对应接口查询</w:t>
      </w:r>
      <w:r w:rsidR="006E5171">
        <w:rPr>
          <w:rFonts w:ascii="宋体" w:hAnsi="宋体" w:hint="eastAsia"/>
          <w:sz w:val="24"/>
          <w:szCs w:val="24"/>
        </w:rPr>
        <w:t>，</w:t>
      </w:r>
      <w:r w:rsidR="00CA6631">
        <w:rPr>
          <w:rFonts w:ascii="宋体" w:hAnsi="宋体" w:hint="eastAsia"/>
          <w:sz w:val="24"/>
          <w:szCs w:val="24"/>
        </w:rPr>
        <w:t>会</w:t>
      </w:r>
      <w:r w:rsidR="006E5171">
        <w:rPr>
          <w:rFonts w:ascii="宋体" w:hAnsi="宋体" w:hint="eastAsia"/>
          <w:sz w:val="24"/>
          <w:szCs w:val="24"/>
        </w:rPr>
        <w:t>直接返回如下网关错误</w:t>
      </w:r>
      <w:r w:rsidR="00090440">
        <w:rPr>
          <w:rFonts w:ascii="宋体" w:hAnsi="宋体" w:hint="eastAsia"/>
          <w:sz w:val="24"/>
          <w:szCs w:val="24"/>
        </w:rPr>
        <w:t>码：</w:t>
      </w:r>
    </w:p>
    <w:tbl>
      <w:tblPr>
        <w:tblStyle w:val="a9"/>
        <w:tblW w:w="4388" w:type="pct"/>
        <w:tblLook w:val="04A0" w:firstRow="1" w:lastRow="0" w:firstColumn="1" w:lastColumn="0" w:noHBand="0" w:noVBand="1"/>
      </w:tblPr>
      <w:tblGrid>
        <w:gridCol w:w="1485"/>
        <w:gridCol w:w="2898"/>
        <w:gridCol w:w="2898"/>
      </w:tblGrid>
      <w:tr w:rsidR="008A5D78" w:rsidRPr="00F561BB" w14:paraId="5D1326BB" w14:textId="77777777" w:rsidTr="00A43EF8">
        <w:tc>
          <w:tcPr>
            <w:tcW w:w="102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9A59B4" w14:textId="78CCEF32" w:rsidR="00090440" w:rsidRPr="00F561BB" w:rsidRDefault="000762A9" w:rsidP="008A5D78">
            <w:pPr>
              <w:rPr>
                <w:rFonts w:ascii="宋体" w:hAnsi="宋体" w:cs="Courier New"/>
                <w:sz w:val="21"/>
              </w:rPr>
            </w:pPr>
            <w:r>
              <w:rPr>
                <w:rFonts w:ascii="宋体" w:hAnsi="宋体" w:cs="Courier New" w:hint="eastAsia"/>
                <w:sz w:val="21"/>
              </w:rPr>
              <w:t>网关错误</w:t>
            </w:r>
            <w:r w:rsidR="00090440" w:rsidRPr="00F561BB">
              <w:rPr>
                <w:rFonts w:ascii="宋体" w:hAnsi="宋体" w:cs="Courier New" w:hint="eastAsia"/>
                <w:sz w:val="21"/>
              </w:rPr>
              <w:t>码</w:t>
            </w:r>
          </w:p>
        </w:tc>
        <w:tc>
          <w:tcPr>
            <w:tcW w:w="19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6FF3C8" w14:textId="77777777" w:rsidR="00090440" w:rsidRPr="00F561BB" w:rsidRDefault="00090440" w:rsidP="008A5D78">
            <w:pPr>
              <w:rPr>
                <w:rFonts w:ascii="宋体" w:hAnsi="宋体" w:cs="Courier New"/>
                <w:sz w:val="21"/>
              </w:rPr>
            </w:pPr>
            <w:r w:rsidRPr="00F561BB">
              <w:rPr>
                <w:rFonts w:ascii="宋体" w:hAnsi="宋体" w:hint="eastAsia"/>
                <w:color w:val="000000"/>
                <w:sz w:val="21"/>
              </w:rPr>
              <w:t>返回码信息</w:t>
            </w:r>
          </w:p>
        </w:tc>
        <w:tc>
          <w:tcPr>
            <w:tcW w:w="19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E80BA3" w14:textId="120C6B73" w:rsidR="00090440" w:rsidRPr="00F561BB" w:rsidRDefault="00E87954" w:rsidP="008A5D78">
            <w:pPr>
              <w:rPr>
                <w:rFonts w:ascii="宋体" w:hAnsi="宋体" w:cs="Courier New"/>
                <w:sz w:val="21"/>
              </w:rPr>
            </w:pPr>
            <w:r>
              <w:rPr>
                <w:rFonts w:ascii="宋体" w:hAnsi="宋体" w:cs="Courier New" w:hint="eastAsia"/>
                <w:sz w:val="21"/>
              </w:rPr>
              <w:t>建议操作</w:t>
            </w:r>
          </w:p>
        </w:tc>
      </w:tr>
      <w:tr w:rsidR="008A5D78" w:rsidRPr="00F561BB" w14:paraId="246079E4" w14:textId="77777777" w:rsidTr="00A43EF8">
        <w:tc>
          <w:tcPr>
            <w:tcW w:w="1020" w:type="pct"/>
            <w:tcBorders>
              <w:top w:val="single" w:sz="4" w:space="0" w:color="auto"/>
              <w:left w:val="single" w:sz="4" w:space="0" w:color="auto"/>
              <w:bottom w:val="single" w:sz="4" w:space="0" w:color="auto"/>
              <w:right w:val="single" w:sz="4" w:space="0" w:color="auto"/>
            </w:tcBorders>
          </w:tcPr>
          <w:p w14:paraId="42C1CED1" w14:textId="27074971" w:rsidR="000762A9" w:rsidRPr="00F561BB" w:rsidRDefault="000762A9" w:rsidP="008A5D78">
            <w:pPr>
              <w:rPr>
                <w:rFonts w:ascii="宋体" w:hAnsi="宋体"/>
                <w:sz w:val="21"/>
              </w:rPr>
            </w:pPr>
            <w:r w:rsidRPr="00AD2C05">
              <w:t>SGW01002</w:t>
            </w:r>
          </w:p>
        </w:tc>
        <w:tc>
          <w:tcPr>
            <w:tcW w:w="1990" w:type="pct"/>
            <w:tcBorders>
              <w:top w:val="single" w:sz="4" w:space="0" w:color="auto"/>
              <w:left w:val="single" w:sz="4" w:space="0" w:color="auto"/>
              <w:bottom w:val="single" w:sz="4" w:space="0" w:color="auto"/>
              <w:right w:val="single" w:sz="4" w:space="0" w:color="auto"/>
            </w:tcBorders>
          </w:tcPr>
          <w:p w14:paraId="2027FD92" w14:textId="1950B459" w:rsidR="000762A9" w:rsidRPr="00F561BB" w:rsidRDefault="00412054" w:rsidP="008A5D78">
            <w:pPr>
              <w:rPr>
                <w:rFonts w:ascii="宋体" w:hAnsi="宋体"/>
                <w:sz w:val="21"/>
              </w:rPr>
            </w:pPr>
            <w:r>
              <w:rPr>
                <w:rFonts w:ascii="宋体" w:hAnsi="宋体" w:hint="eastAsia"/>
                <w:sz w:val="21"/>
              </w:rPr>
              <w:t>系统未知异常</w:t>
            </w:r>
          </w:p>
        </w:tc>
        <w:tc>
          <w:tcPr>
            <w:tcW w:w="1990" w:type="pct"/>
            <w:tcBorders>
              <w:top w:val="single" w:sz="4" w:space="0" w:color="auto"/>
              <w:left w:val="single" w:sz="4" w:space="0" w:color="auto"/>
              <w:bottom w:val="single" w:sz="4" w:space="0" w:color="auto"/>
              <w:right w:val="single" w:sz="4" w:space="0" w:color="auto"/>
            </w:tcBorders>
          </w:tcPr>
          <w:p w14:paraId="3937951E" w14:textId="36E6712C" w:rsidR="000762A9" w:rsidRPr="00F561BB" w:rsidRDefault="001B55D3" w:rsidP="008A5D78">
            <w:pPr>
              <w:rPr>
                <w:rFonts w:ascii="宋体" w:hAnsi="宋体"/>
                <w:sz w:val="21"/>
              </w:rPr>
            </w:pPr>
            <w:r>
              <w:rPr>
                <w:rFonts w:ascii="宋体" w:hAnsi="宋体" w:hint="eastAsia"/>
                <w:sz w:val="21"/>
              </w:rPr>
              <w:t>重试</w:t>
            </w:r>
          </w:p>
        </w:tc>
      </w:tr>
      <w:tr w:rsidR="007E5706" w:rsidRPr="00F561BB" w14:paraId="351F1220" w14:textId="77777777" w:rsidTr="00A43EF8">
        <w:tc>
          <w:tcPr>
            <w:tcW w:w="1020" w:type="pct"/>
            <w:tcBorders>
              <w:top w:val="single" w:sz="4" w:space="0" w:color="auto"/>
              <w:left w:val="single" w:sz="4" w:space="0" w:color="auto"/>
              <w:bottom w:val="single" w:sz="4" w:space="0" w:color="auto"/>
              <w:right w:val="single" w:sz="4" w:space="0" w:color="auto"/>
            </w:tcBorders>
          </w:tcPr>
          <w:p w14:paraId="628E3958" w14:textId="5D994532" w:rsidR="000762A9" w:rsidRPr="00F561BB" w:rsidRDefault="000762A9" w:rsidP="008A5D78">
            <w:pPr>
              <w:rPr>
                <w:rFonts w:ascii="宋体" w:hAnsi="宋体"/>
              </w:rPr>
            </w:pPr>
            <w:r w:rsidRPr="00AD2C05">
              <w:t>SGW11009</w:t>
            </w:r>
          </w:p>
        </w:tc>
        <w:tc>
          <w:tcPr>
            <w:tcW w:w="1990" w:type="pct"/>
            <w:tcBorders>
              <w:top w:val="single" w:sz="4" w:space="0" w:color="auto"/>
              <w:left w:val="single" w:sz="4" w:space="0" w:color="auto"/>
              <w:bottom w:val="single" w:sz="4" w:space="0" w:color="auto"/>
              <w:right w:val="single" w:sz="4" w:space="0" w:color="auto"/>
            </w:tcBorders>
          </w:tcPr>
          <w:p w14:paraId="053AC5DB" w14:textId="48236F88" w:rsidR="000762A9" w:rsidRPr="00F561BB" w:rsidRDefault="00140ABF" w:rsidP="008A5D78">
            <w:pPr>
              <w:rPr>
                <w:rFonts w:ascii="宋体" w:hAnsi="宋体"/>
              </w:rPr>
            </w:pPr>
            <w:r>
              <w:rPr>
                <w:rFonts w:ascii="宋体" w:hAnsi="宋体" w:hint="eastAsia"/>
              </w:rPr>
              <w:t>签名异常</w:t>
            </w:r>
          </w:p>
        </w:tc>
        <w:tc>
          <w:tcPr>
            <w:tcW w:w="1990" w:type="pct"/>
            <w:tcBorders>
              <w:top w:val="single" w:sz="4" w:space="0" w:color="auto"/>
              <w:left w:val="single" w:sz="4" w:space="0" w:color="auto"/>
              <w:bottom w:val="single" w:sz="4" w:space="0" w:color="auto"/>
              <w:right w:val="single" w:sz="4" w:space="0" w:color="auto"/>
            </w:tcBorders>
          </w:tcPr>
          <w:p w14:paraId="3AC510B7" w14:textId="5F303864" w:rsidR="000762A9" w:rsidRPr="00F561BB" w:rsidRDefault="001B55D3" w:rsidP="008A5D78">
            <w:pPr>
              <w:rPr>
                <w:rFonts w:ascii="宋体" w:hAnsi="宋体"/>
              </w:rPr>
            </w:pPr>
            <w:r>
              <w:rPr>
                <w:rFonts w:ascii="宋体" w:hAnsi="宋体" w:hint="eastAsia"/>
              </w:rPr>
              <w:t>发起查询</w:t>
            </w:r>
          </w:p>
        </w:tc>
      </w:tr>
      <w:tr w:rsidR="007E5706" w:rsidRPr="00F561BB" w14:paraId="7637C40E" w14:textId="77777777" w:rsidTr="00A43EF8">
        <w:tc>
          <w:tcPr>
            <w:tcW w:w="1020" w:type="pct"/>
            <w:tcBorders>
              <w:top w:val="single" w:sz="4" w:space="0" w:color="auto"/>
              <w:left w:val="single" w:sz="4" w:space="0" w:color="auto"/>
              <w:bottom w:val="single" w:sz="4" w:space="0" w:color="auto"/>
              <w:right w:val="single" w:sz="4" w:space="0" w:color="auto"/>
            </w:tcBorders>
          </w:tcPr>
          <w:p w14:paraId="38F0EEEB" w14:textId="5C008480" w:rsidR="000762A9" w:rsidRPr="00F561BB" w:rsidRDefault="000762A9" w:rsidP="008A5D78">
            <w:pPr>
              <w:rPr>
                <w:rFonts w:ascii="宋体" w:hAnsi="宋体"/>
              </w:rPr>
            </w:pPr>
            <w:r w:rsidRPr="00AD2C05">
              <w:t>SGW12001</w:t>
            </w:r>
          </w:p>
        </w:tc>
        <w:tc>
          <w:tcPr>
            <w:tcW w:w="1990" w:type="pct"/>
            <w:tcBorders>
              <w:top w:val="single" w:sz="4" w:space="0" w:color="auto"/>
              <w:left w:val="single" w:sz="4" w:space="0" w:color="auto"/>
              <w:bottom w:val="single" w:sz="4" w:space="0" w:color="auto"/>
              <w:right w:val="single" w:sz="4" w:space="0" w:color="auto"/>
            </w:tcBorders>
          </w:tcPr>
          <w:p w14:paraId="0E0A7010" w14:textId="127A8CE6" w:rsidR="000762A9" w:rsidRPr="00F561BB" w:rsidRDefault="009236D4" w:rsidP="008A5D78">
            <w:pPr>
              <w:rPr>
                <w:rFonts w:ascii="宋体" w:hAnsi="宋体"/>
              </w:rPr>
            </w:pPr>
            <w:r>
              <w:rPr>
                <w:rFonts w:ascii="宋体" w:hAnsi="宋体" w:hint="eastAsia"/>
              </w:rPr>
              <w:t>接收到空报文</w:t>
            </w:r>
          </w:p>
        </w:tc>
        <w:tc>
          <w:tcPr>
            <w:tcW w:w="1990" w:type="pct"/>
            <w:tcBorders>
              <w:top w:val="single" w:sz="4" w:space="0" w:color="auto"/>
              <w:left w:val="single" w:sz="4" w:space="0" w:color="auto"/>
              <w:bottom w:val="single" w:sz="4" w:space="0" w:color="auto"/>
              <w:right w:val="single" w:sz="4" w:space="0" w:color="auto"/>
            </w:tcBorders>
          </w:tcPr>
          <w:p w14:paraId="4179BC40" w14:textId="69786BD0" w:rsidR="000762A9" w:rsidRPr="00F561BB" w:rsidRDefault="006B0782" w:rsidP="008A5D78">
            <w:pPr>
              <w:rPr>
                <w:rFonts w:ascii="宋体" w:hAnsi="宋体"/>
              </w:rPr>
            </w:pPr>
            <w:r>
              <w:rPr>
                <w:rFonts w:ascii="宋体" w:hAnsi="宋体" w:hint="eastAsia"/>
              </w:rPr>
              <w:t>检查发送报文是否正确</w:t>
            </w:r>
          </w:p>
        </w:tc>
      </w:tr>
      <w:tr w:rsidR="007E5706" w:rsidRPr="00F561BB" w14:paraId="66389A5E" w14:textId="77777777" w:rsidTr="00A43EF8">
        <w:tc>
          <w:tcPr>
            <w:tcW w:w="1020" w:type="pct"/>
            <w:tcBorders>
              <w:top w:val="single" w:sz="4" w:space="0" w:color="auto"/>
              <w:left w:val="single" w:sz="4" w:space="0" w:color="auto"/>
              <w:bottom w:val="single" w:sz="4" w:space="0" w:color="auto"/>
              <w:right w:val="single" w:sz="4" w:space="0" w:color="auto"/>
            </w:tcBorders>
          </w:tcPr>
          <w:p w14:paraId="352E336C" w14:textId="535D8988" w:rsidR="000762A9" w:rsidRPr="00F561BB" w:rsidRDefault="000762A9" w:rsidP="008A5D78">
            <w:pPr>
              <w:rPr>
                <w:rFonts w:ascii="宋体" w:hAnsi="宋体"/>
              </w:rPr>
            </w:pPr>
            <w:r w:rsidRPr="00AD2C05">
              <w:lastRenderedPageBreak/>
              <w:t>SGW12014</w:t>
            </w:r>
          </w:p>
        </w:tc>
        <w:tc>
          <w:tcPr>
            <w:tcW w:w="1990" w:type="pct"/>
            <w:tcBorders>
              <w:top w:val="single" w:sz="4" w:space="0" w:color="auto"/>
              <w:left w:val="single" w:sz="4" w:space="0" w:color="auto"/>
              <w:bottom w:val="single" w:sz="4" w:space="0" w:color="auto"/>
              <w:right w:val="single" w:sz="4" w:space="0" w:color="auto"/>
            </w:tcBorders>
          </w:tcPr>
          <w:p w14:paraId="48778C40" w14:textId="2AEE300E" w:rsidR="000762A9" w:rsidRPr="00F561BB" w:rsidRDefault="00802439" w:rsidP="008A5D78">
            <w:pPr>
              <w:rPr>
                <w:rFonts w:ascii="宋体" w:hAnsi="宋体"/>
              </w:rPr>
            </w:pPr>
            <w:r>
              <w:rPr>
                <w:rFonts w:ascii="宋体" w:hAnsi="宋体" w:hint="eastAsia"/>
              </w:rPr>
              <w:t>报文解析错误</w:t>
            </w:r>
          </w:p>
        </w:tc>
        <w:tc>
          <w:tcPr>
            <w:tcW w:w="1990" w:type="pct"/>
            <w:tcBorders>
              <w:top w:val="single" w:sz="4" w:space="0" w:color="auto"/>
              <w:left w:val="single" w:sz="4" w:space="0" w:color="auto"/>
              <w:bottom w:val="single" w:sz="4" w:space="0" w:color="auto"/>
              <w:right w:val="single" w:sz="4" w:space="0" w:color="auto"/>
            </w:tcBorders>
          </w:tcPr>
          <w:p w14:paraId="2D4C612C" w14:textId="38EA543E" w:rsidR="000762A9" w:rsidRPr="00F561BB" w:rsidRDefault="006B0782" w:rsidP="008A5D78">
            <w:pPr>
              <w:rPr>
                <w:rFonts w:ascii="宋体" w:hAnsi="宋体"/>
              </w:rPr>
            </w:pPr>
            <w:r>
              <w:rPr>
                <w:rFonts w:ascii="宋体" w:hAnsi="宋体" w:hint="eastAsia"/>
              </w:rPr>
              <w:t>检查发送报文是否正确</w:t>
            </w:r>
          </w:p>
        </w:tc>
      </w:tr>
      <w:tr w:rsidR="007E5706" w:rsidRPr="00F561BB" w14:paraId="7E583DB9" w14:textId="77777777" w:rsidTr="00A43EF8">
        <w:tc>
          <w:tcPr>
            <w:tcW w:w="1020" w:type="pct"/>
            <w:tcBorders>
              <w:top w:val="single" w:sz="4" w:space="0" w:color="auto"/>
              <w:left w:val="single" w:sz="4" w:space="0" w:color="auto"/>
              <w:bottom w:val="single" w:sz="4" w:space="0" w:color="auto"/>
              <w:right w:val="single" w:sz="4" w:space="0" w:color="auto"/>
            </w:tcBorders>
          </w:tcPr>
          <w:p w14:paraId="223133A0" w14:textId="46720B09" w:rsidR="000762A9" w:rsidRPr="00F561BB" w:rsidRDefault="000762A9" w:rsidP="008A5D78">
            <w:pPr>
              <w:rPr>
                <w:rFonts w:ascii="宋体" w:hAnsi="宋体"/>
              </w:rPr>
            </w:pPr>
            <w:r w:rsidRPr="00AD2C05">
              <w:t>SGW12016</w:t>
            </w:r>
          </w:p>
        </w:tc>
        <w:tc>
          <w:tcPr>
            <w:tcW w:w="1990" w:type="pct"/>
            <w:tcBorders>
              <w:top w:val="single" w:sz="4" w:space="0" w:color="auto"/>
              <w:left w:val="single" w:sz="4" w:space="0" w:color="auto"/>
              <w:bottom w:val="single" w:sz="4" w:space="0" w:color="auto"/>
              <w:right w:val="single" w:sz="4" w:space="0" w:color="auto"/>
            </w:tcBorders>
          </w:tcPr>
          <w:p w14:paraId="549652CC" w14:textId="02187CA6" w:rsidR="000762A9" w:rsidRPr="00F561BB" w:rsidRDefault="00802439" w:rsidP="008A5D78">
            <w:pPr>
              <w:rPr>
                <w:rFonts w:ascii="宋体" w:hAnsi="宋体"/>
              </w:rPr>
            </w:pPr>
            <w:r>
              <w:rPr>
                <w:rFonts w:ascii="宋体" w:hAnsi="宋体" w:hint="eastAsia"/>
              </w:rPr>
              <w:t>验签错误</w:t>
            </w:r>
          </w:p>
        </w:tc>
        <w:tc>
          <w:tcPr>
            <w:tcW w:w="1990" w:type="pct"/>
            <w:tcBorders>
              <w:top w:val="single" w:sz="4" w:space="0" w:color="auto"/>
              <w:left w:val="single" w:sz="4" w:space="0" w:color="auto"/>
              <w:bottom w:val="single" w:sz="4" w:space="0" w:color="auto"/>
              <w:right w:val="single" w:sz="4" w:space="0" w:color="auto"/>
            </w:tcBorders>
          </w:tcPr>
          <w:p w14:paraId="25F33580" w14:textId="5A75088D" w:rsidR="000762A9" w:rsidRPr="00F561BB" w:rsidRDefault="004B74D8" w:rsidP="004B74D8">
            <w:pPr>
              <w:rPr>
                <w:rFonts w:ascii="宋体" w:hAnsi="宋体"/>
              </w:rPr>
            </w:pPr>
            <w:r>
              <w:rPr>
                <w:rFonts w:ascii="宋体" w:hAnsi="宋体" w:hint="eastAsia"/>
              </w:rPr>
              <w:t>检查发送报文</w:t>
            </w:r>
            <w:r w:rsidR="001C694A">
              <w:rPr>
                <w:rFonts w:ascii="宋体" w:hAnsi="宋体" w:hint="eastAsia"/>
              </w:rPr>
              <w:t>的</w:t>
            </w:r>
            <w:r>
              <w:rPr>
                <w:rFonts w:ascii="宋体" w:hAnsi="宋体" w:hint="eastAsia"/>
              </w:rPr>
              <w:t>签名</w:t>
            </w:r>
            <w:r w:rsidR="0078776E">
              <w:rPr>
                <w:rFonts w:ascii="宋体" w:hAnsi="宋体" w:hint="eastAsia"/>
              </w:rPr>
              <w:t>是否正确</w:t>
            </w:r>
          </w:p>
        </w:tc>
      </w:tr>
      <w:tr w:rsidR="007E5706" w:rsidRPr="00F561BB" w14:paraId="0B1139E5" w14:textId="77777777" w:rsidTr="00A43EF8">
        <w:tc>
          <w:tcPr>
            <w:tcW w:w="1020" w:type="pct"/>
            <w:tcBorders>
              <w:top w:val="single" w:sz="4" w:space="0" w:color="auto"/>
              <w:left w:val="single" w:sz="4" w:space="0" w:color="auto"/>
              <w:bottom w:val="single" w:sz="4" w:space="0" w:color="auto"/>
              <w:right w:val="single" w:sz="4" w:space="0" w:color="auto"/>
            </w:tcBorders>
          </w:tcPr>
          <w:p w14:paraId="15DCFE53" w14:textId="4121D198" w:rsidR="000762A9" w:rsidRPr="00F561BB" w:rsidRDefault="000762A9" w:rsidP="008A5D78">
            <w:pPr>
              <w:rPr>
                <w:rFonts w:ascii="宋体" w:hAnsi="宋体"/>
              </w:rPr>
            </w:pPr>
            <w:r w:rsidRPr="00AD2C05">
              <w:t>SGW21008</w:t>
            </w:r>
          </w:p>
        </w:tc>
        <w:tc>
          <w:tcPr>
            <w:tcW w:w="1990" w:type="pct"/>
            <w:tcBorders>
              <w:top w:val="single" w:sz="4" w:space="0" w:color="auto"/>
              <w:left w:val="single" w:sz="4" w:space="0" w:color="auto"/>
              <w:bottom w:val="single" w:sz="4" w:space="0" w:color="auto"/>
              <w:right w:val="single" w:sz="4" w:space="0" w:color="auto"/>
            </w:tcBorders>
          </w:tcPr>
          <w:p w14:paraId="5A15625C" w14:textId="02B5BA06" w:rsidR="000762A9" w:rsidRPr="00F561BB" w:rsidRDefault="00BD414E" w:rsidP="008A5D78">
            <w:pPr>
              <w:rPr>
                <w:rFonts w:ascii="宋体" w:hAnsi="宋体"/>
              </w:rPr>
            </w:pPr>
            <w:r>
              <w:rPr>
                <w:rFonts w:ascii="宋体" w:hAnsi="宋体" w:hint="eastAsia"/>
              </w:rPr>
              <w:t>业务系统处理超时</w:t>
            </w:r>
          </w:p>
        </w:tc>
        <w:tc>
          <w:tcPr>
            <w:tcW w:w="1990" w:type="pct"/>
            <w:tcBorders>
              <w:top w:val="single" w:sz="4" w:space="0" w:color="auto"/>
              <w:left w:val="single" w:sz="4" w:space="0" w:color="auto"/>
              <w:bottom w:val="single" w:sz="4" w:space="0" w:color="auto"/>
              <w:right w:val="single" w:sz="4" w:space="0" w:color="auto"/>
            </w:tcBorders>
          </w:tcPr>
          <w:p w14:paraId="016B43B5" w14:textId="6C6015A0" w:rsidR="000762A9" w:rsidRPr="00F561BB" w:rsidRDefault="004B74D8" w:rsidP="008A5D78">
            <w:pPr>
              <w:rPr>
                <w:rFonts w:ascii="宋体" w:hAnsi="宋体"/>
              </w:rPr>
            </w:pPr>
            <w:r>
              <w:rPr>
                <w:rFonts w:ascii="宋体" w:hAnsi="宋体" w:hint="eastAsia"/>
              </w:rPr>
              <w:t>发起查询</w:t>
            </w:r>
          </w:p>
        </w:tc>
      </w:tr>
      <w:tr w:rsidR="007E5706" w:rsidRPr="00F561BB" w14:paraId="4F15950E" w14:textId="77777777" w:rsidTr="00A43EF8">
        <w:tc>
          <w:tcPr>
            <w:tcW w:w="1020" w:type="pct"/>
            <w:tcBorders>
              <w:top w:val="single" w:sz="4" w:space="0" w:color="auto"/>
              <w:left w:val="single" w:sz="4" w:space="0" w:color="auto"/>
              <w:bottom w:val="single" w:sz="4" w:space="0" w:color="auto"/>
              <w:right w:val="single" w:sz="4" w:space="0" w:color="auto"/>
            </w:tcBorders>
          </w:tcPr>
          <w:p w14:paraId="3BF638F8" w14:textId="49729207" w:rsidR="000762A9" w:rsidRPr="00F561BB" w:rsidRDefault="000762A9" w:rsidP="008A5D78">
            <w:pPr>
              <w:rPr>
                <w:rFonts w:ascii="宋体" w:hAnsi="宋体"/>
              </w:rPr>
            </w:pPr>
            <w:r w:rsidRPr="00AD2C05">
              <w:t>SGW21010</w:t>
            </w:r>
          </w:p>
        </w:tc>
        <w:tc>
          <w:tcPr>
            <w:tcW w:w="1990" w:type="pct"/>
            <w:tcBorders>
              <w:top w:val="single" w:sz="4" w:space="0" w:color="auto"/>
              <w:left w:val="single" w:sz="4" w:space="0" w:color="auto"/>
              <w:bottom w:val="single" w:sz="4" w:space="0" w:color="auto"/>
              <w:right w:val="single" w:sz="4" w:space="0" w:color="auto"/>
            </w:tcBorders>
          </w:tcPr>
          <w:p w14:paraId="6FF46286" w14:textId="330505C5" w:rsidR="000762A9" w:rsidRPr="00F561BB" w:rsidRDefault="008E3387" w:rsidP="008A5D78">
            <w:pPr>
              <w:rPr>
                <w:rFonts w:ascii="宋体" w:hAnsi="宋体"/>
              </w:rPr>
            </w:pPr>
            <w:r>
              <w:rPr>
                <w:rFonts w:ascii="宋体" w:hAnsi="宋体" w:hint="eastAsia"/>
              </w:rPr>
              <w:t>无法找到报文对应的业务系统</w:t>
            </w:r>
          </w:p>
        </w:tc>
        <w:tc>
          <w:tcPr>
            <w:tcW w:w="1990" w:type="pct"/>
            <w:tcBorders>
              <w:top w:val="single" w:sz="4" w:space="0" w:color="auto"/>
              <w:left w:val="single" w:sz="4" w:space="0" w:color="auto"/>
              <w:bottom w:val="single" w:sz="4" w:space="0" w:color="auto"/>
              <w:right w:val="single" w:sz="4" w:space="0" w:color="auto"/>
            </w:tcBorders>
          </w:tcPr>
          <w:p w14:paraId="0D74A61E" w14:textId="26CFC348" w:rsidR="000762A9" w:rsidRPr="00F561BB" w:rsidRDefault="00E2617C" w:rsidP="008A5D78">
            <w:pPr>
              <w:rPr>
                <w:rFonts w:ascii="宋体" w:hAnsi="宋体"/>
              </w:rPr>
            </w:pPr>
            <w:r>
              <w:rPr>
                <w:rFonts w:ascii="宋体" w:hAnsi="宋体" w:hint="eastAsia"/>
              </w:rPr>
              <w:t>网关配置错误，联系网商银行</w:t>
            </w:r>
          </w:p>
        </w:tc>
      </w:tr>
      <w:tr w:rsidR="007E5706" w:rsidRPr="00F561BB" w14:paraId="3DF6F100" w14:textId="77777777" w:rsidTr="00A43EF8">
        <w:tc>
          <w:tcPr>
            <w:tcW w:w="1020" w:type="pct"/>
            <w:tcBorders>
              <w:top w:val="single" w:sz="4" w:space="0" w:color="auto"/>
              <w:left w:val="single" w:sz="4" w:space="0" w:color="auto"/>
              <w:bottom w:val="single" w:sz="4" w:space="0" w:color="auto"/>
              <w:right w:val="single" w:sz="4" w:space="0" w:color="auto"/>
            </w:tcBorders>
          </w:tcPr>
          <w:p w14:paraId="2A1FF7A1" w14:textId="4B590044" w:rsidR="000762A9" w:rsidRPr="00F561BB" w:rsidRDefault="000762A9" w:rsidP="008A5D78">
            <w:pPr>
              <w:rPr>
                <w:rFonts w:ascii="宋体" w:hAnsi="宋体"/>
              </w:rPr>
            </w:pPr>
            <w:r w:rsidRPr="00AD2C05">
              <w:t>SGW21013</w:t>
            </w:r>
          </w:p>
        </w:tc>
        <w:tc>
          <w:tcPr>
            <w:tcW w:w="1990" w:type="pct"/>
            <w:tcBorders>
              <w:top w:val="single" w:sz="4" w:space="0" w:color="auto"/>
              <w:left w:val="single" w:sz="4" w:space="0" w:color="auto"/>
              <w:bottom w:val="single" w:sz="4" w:space="0" w:color="auto"/>
              <w:right w:val="single" w:sz="4" w:space="0" w:color="auto"/>
            </w:tcBorders>
          </w:tcPr>
          <w:p w14:paraId="276BB328" w14:textId="345A0F07" w:rsidR="000762A9" w:rsidRPr="00F561BB" w:rsidRDefault="00EA216F" w:rsidP="008A5D78">
            <w:pPr>
              <w:rPr>
                <w:rFonts w:ascii="宋体" w:hAnsi="宋体"/>
              </w:rPr>
            </w:pPr>
            <w:r>
              <w:rPr>
                <w:rFonts w:ascii="宋体" w:hAnsi="宋体" w:hint="eastAsia"/>
              </w:rPr>
              <w:t>调用内部业务系统异常</w:t>
            </w:r>
          </w:p>
        </w:tc>
        <w:tc>
          <w:tcPr>
            <w:tcW w:w="1990" w:type="pct"/>
            <w:tcBorders>
              <w:top w:val="single" w:sz="4" w:space="0" w:color="auto"/>
              <w:left w:val="single" w:sz="4" w:space="0" w:color="auto"/>
              <w:bottom w:val="single" w:sz="4" w:space="0" w:color="auto"/>
              <w:right w:val="single" w:sz="4" w:space="0" w:color="auto"/>
            </w:tcBorders>
          </w:tcPr>
          <w:p w14:paraId="69C4CCF0" w14:textId="5B4CB1BD" w:rsidR="000762A9" w:rsidRPr="00F561BB" w:rsidRDefault="006B0782" w:rsidP="008A5D78">
            <w:pPr>
              <w:rPr>
                <w:rFonts w:ascii="宋体" w:hAnsi="宋体"/>
              </w:rPr>
            </w:pPr>
            <w:r>
              <w:rPr>
                <w:rFonts w:ascii="宋体" w:hAnsi="宋体" w:hint="eastAsia"/>
              </w:rPr>
              <w:t>发起查询</w:t>
            </w:r>
          </w:p>
        </w:tc>
      </w:tr>
      <w:tr w:rsidR="007E5706" w:rsidRPr="00F561BB" w14:paraId="5787A64A" w14:textId="77777777" w:rsidTr="00A43EF8">
        <w:tc>
          <w:tcPr>
            <w:tcW w:w="1020" w:type="pct"/>
            <w:tcBorders>
              <w:top w:val="single" w:sz="4" w:space="0" w:color="auto"/>
              <w:left w:val="single" w:sz="4" w:space="0" w:color="auto"/>
              <w:bottom w:val="single" w:sz="4" w:space="0" w:color="auto"/>
              <w:right w:val="single" w:sz="4" w:space="0" w:color="auto"/>
            </w:tcBorders>
          </w:tcPr>
          <w:p w14:paraId="290779C4" w14:textId="306C15DC" w:rsidR="000762A9" w:rsidRPr="00F561BB" w:rsidRDefault="000762A9" w:rsidP="008A5D78">
            <w:pPr>
              <w:rPr>
                <w:rFonts w:ascii="宋体" w:hAnsi="宋体"/>
              </w:rPr>
            </w:pPr>
            <w:r w:rsidRPr="00AD2C05">
              <w:t>SGW31001</w:t>
            </w:r>
          </w:p>
        </w:tc>
        <w:tc>
          <w:tcPr>
            <w:tcW w:w="1990" w:type="pct"/>
            <w:tcBorders>
              <w:top w:val="single" w:sz="4" w:space="0" w:color="auto"/>
              <w:left w:val="single" w:sz="4" w:space="0" w:color="auto"/>
              <w:bottom w:val="single" w:sz="4" w:space="0" w:color="auto"/>
              <w:right w:val="single" w:sz="4" w:space="0" w:color="auto"/>
            </w:tcBorders>
          </w:tcPr>
          <w:p w14:paraId="1ED72E32" w14:textId="3F08B254" w:rsidR="000762A9" w:rsidRPr="00F561BB" w:rsidRDefault="000A2F8F" w:rsidP="008A5D78">
            <w:pPr>
              <w:rPr>
                <w:rFonts w:ascii="宋体" w:hAnsi="宋体"/>
              </w:rPr>
            </w:pPr>
            <w:r>
              <w:rPr>
                <w:rFonts w:ascii="宋体" w:hAnsi="宋体" w:hint="eastAsia"/>
              </w:rPr>
              <w:t>重复报文</w:t>
            </w:r>
          </w:p>
        </w:tc>
        <w:tc>
          <w:tcPr>
            <w:tcW w:w="1990" w:type="pct"/>
            <w:tcBorders>
              <w:top w:val="single" w:sz="4" w:space="0" w:color="auto"/>
              <w:left w:val="single" w:sz="4" w:space="0" w:color="auto"/>
              <w:bottom w:val="single" w:sz="4" w:space="0" w:color="auto"/>
              <w:right w:val="single" w:sz="4" w:space="0" w:color="auto"/>
            </w:tcBorders>
          </w:tcPr>
          <w:p w14:paraId="4013ED69" w14:textId="0EC44C94" w:rsidR="000762A9" w:rsidRPr="00F561BB" w:rsidRDefault="006B0782" w:rsidP="008A5D78">
            <w:pPr>
              <w:rPr>
                <w:rFonts w:ascii="宋体" w:hAnsi="宋体"/>
              </w:rPr>
            </w:pPr>
            <w:r>
              <w:rPr>
                <w:rFonts w:ascii="宋体" w:hAnsi="宋体" w:hint="eastAsia"/>
              </w:rPr>
              <w:t>发起查询</w:t>
            </w:r>
          </w:p>
        </w:tc>
      </w:tr>
      <w:tr w:rsidR="007E5706" w:rsidRPr="00F561BB" w14:paraId="2EFD5569" w14:textId="77777777" w:rsidTr="00A43EF8">
        <w:tc>
          <w:tcPr>
            <w:tcW w:w="1020" w:type="pct"/>
            <w:tcBorders>
              <w:top w:val="single" w:sz="4" w:space="0" w:color="auto"/>
              <w:left w:val="single" w:sz="4" w:space="0" w:color="auto"/>
              <w:bottom w:val="single" w:sz="4" w:space="0" w:color="auto"/>
              <w:right w:val="single" w:sz="4" w:space="0" w:color="auto"/>
            </w:tcBorders>
          </w:tcPr>
          <w:p w14:paraId="40049B5B" w14:textId="3D8F54A4" w:rsidR="000762A9" w:rsidRPr="00F561BB" w:rsidRDefault="000762A9" w:rsidP="008A5D78">
            <w:pPr>
              <w:rPr>
                <w:rFonts w:ascii="宋体" w:hAnsi="宋体"/>
              </w:rPr>
            </w:pPr>
            <w:r w:rsidRPr="00AD2C05">
              <w:t>SGW31004</w:t>
            </w:r>
          </w:p>
        </w:tc>
        <w:tc>
          <w:tcPr>
            <w:tcW w:w="1990" w:type="pct"/>
            <w:tcBorders>
              <w:top w:val="single" w:sz="4" w:space="0" w:color="auto"/>
              <w:left w:val="single" w:sz="4" w:space="0" w:color="auto"/>
              <w:bottom w:val="single" w:sz="4" w:space="0" w:color="auto"/>
              <w:right w:val="single" w:sz="4" w:space="0" w:color="auto"/>
            </w:tcBorders>
          </w:tcPr>
          <w:p w14:paraId="0BC8C04A" w14:textId="4A7B0463" w:rsidR="000762A9" w:rsidRPr="00F561BB" w:rsidRDefault="00192690" w:rsidP="008A5D78">
            <w:pPr>
              <w:rPr>
                <w:rFonts w:ascii="宋体" w:hAnsi="宋体"/>
              </w:rPr>
            </w:pPr>
            <w:r>
              <w:rPr>
                <w:rFonts w:ascii="宋体" w:hAnsi="宋体" w:hint="eastAsia"/>
              </w:rPr>
              <w:t>网关交易类型不存在</w:t>
            </w:r>
          </w:p>
        </w:tc>
        <w:tc>
          <w:tcPr>
            <w:tcW w:w="1990" w:type="pct"/>
            <w:tcBorders>
              <w:top w:val="single" w:sz="4" w:space="0" w:color="auto"/>
              <w:left w:val="single" w:sz="4" w:space="0" w:color="auto"/>
              <w:bottom w:val="single" w:sz="4" w:space="0" w:color="auto"/>
              <w:right w:val="single" w:sz="4" w:space="0" w:color="auto"/>
            </w:tcBorders>
          </w:tcPr>
          <w:p w14:paraId="2F857C46" w14:textId="610D7380" w:rsidR="000762A9" w:rsidRPr="00F561BB" w:rsidRDefault="00D243DD" w:rsidP="008A5D78">
            <w:pPr>
              <w:rPr>
                <w:rFonts w:ascii="宋体" w:hAnsi="宋体"/>
              </w:rPr>
            </w:pPr>
            <w:r>
              <w:rPr>
                <w:rFonts w:ascii="宋体" w:hAnsi="宋体" w:hint="eastAsia"/>
              </w:rPr>
              <w:t>网关配置错误，联系网商银行</w:t>
            </w:r>
          </w:p>
        </w:tc>
      </w:tr>
      <w:tr w:rsidR="007E5706" w:rsidRPr="00F561BB" w14:paraId="25506D53" w14:textId="77777777" w:rsidTr="00A43EF8">
        <w:tc>
          <w:tcPr>
            <w:tcW w:w="1020" w:type="pct"/>
            <w:tcBorders>
              <w:top w:val="single" w:sz="4" w:space="0" w:color="auto"/>
              <w:left w:val="single" w:sz="4" w:space="0" w:color="auto"/>
              <w:bottom w:val="single" w:sz="4" w:space="0" w:color="auto"/>
              <w:right w:val="single" w:sz="4" w:space="0" w:color="auto"/>
            </w:tcBorders>
          </w:tcPr>
          <w:p w14:paraId="5E3327C1" w14:textId="3EAEE880" w:rsidR="000762A9" w:rsidRPr="00F561BB" w:rsidRDefault="000762A9" w:rsidP="008A5D78">
            <w:pPr>
              <w:rPr>
                <w:rFonts w:ascii="宋体" w:hAnsi="宋体"/>
              </w:rPr>
            </w:pPr>
            <w:r w:rsidRPr="00AD2C05">
              <w:t>SGW31005</w:t>
            </w:r>
          </w:p>
        </w:tc>
        <w:tc>
          <w:tcPr>
            <w:tcW w:w="1990" w:type="pct"/>
            <w:tcBorders>
              <w:top w:val="single" w:sz="4" w:space="0" w:color="auto"/>
              <w:left w:val="single" w:sz="4" w:space="0" w:color="auto"/>
              <w:bottom w:val="single" w:sz="4" w:space="0" w:color="auto"/>
              <w:right w:val="single" w:sz="4" w:space="0" w:color="auto"/>
            </w:tcBorders>
          </w:tcPr>
          <w:p w14:paraId="6B88F1C6" w14:textId="40CE8DB8" w:rsidR="000762A9" w:rsidRPr="00F561BB" w:rsidRDefault="00192690" w:rsidP="008A5D78">
            <w:pPr>
              <w:rPr>
                <w:rFonts w:ascii="宋体" w:hAnsi="宋体"/>
              </w:rPr>
            </w:pPr>
            <w:r>
              <w:rPr>
                <w:rFonts w:ascii="宋体" w:hAnsi="宋体" w:hint="eastAsia"/>
              </w:rPr>
              <w:t>网关外部交易编码不存在</w:t>
            </w:r>
          </w:p>
        </w:tc>
        <w:tc>
          <w:tcPr>
            <w:tcW w:w="1990" w:type="pct"/>
            <w:tcBorders>
              <w:top w:val="single" w:sz="4" w:space="0" w:color="auto"/>
              <w:left w:val="single" w:sz="4" w:space="0" w:color="auto"/>
              <w:bottom w:val="single" w:sz="4" w:space="0" w:color="auto"/>
              <w:right w:val="single" w:sz="4" w:space="0" w:color="auto"/>
            </w:tcBorders>
          </w:tcPr>
          <w:p w14:paraId="7FB030E3" w14:textId="5C14E152" w:rsidR="000762A9" w:rsidRPr="00F561BB" w:rsidRDefault="00D243DD" w:rsidP="008A5D78">
            <w:pPr>
              <w:rPr>
                <w:rFonts w:ascii="宋体" w:hAnsi="宋体"/>
              </w:rPr>
            </w:pPr>
            <w:r>
              <w:rPr>
                <w:rFonts w:ascii="宋体" w:hAnsi="宋体" w:hint="eastAsia"/>
              </w:rPr>
              <w:t>网关配置错误，联系网商银行</w:t>
            </w:r>
          </w:p>
        </w:tc>
      </w:tr>
      <w:tr w:rsidR="007E5706" w:rsidRPr="00F561BB" w14:paraId="07F41DE1" w14:textId="77777777" w:rsidTr="00A43EF8">
        <w:tc>
          <w:tcPr>
            <w:tcW w:w="1020" w:type="pct"/>
            <w:tcBorders>
              <w:top w:val="single" w:sz="4" w:space="0" w:color="auto"/>
              <w:left w:val="single" w:sz="4" w:space="0" w:color="auto"/>
              <w:bottom w:val="single" w:sz="4" w:space="0" w:color="auto"/>
              <w:right w:val="single" w:sz="4" w:space="0" w:color="auto"/>
            </w:tcBorders>
          </w:tcPr>
          <w:p w14:paraId="7BD280D3" w14:textId="571A56EE" w:rsidR="000762A9" w:rsidRPr="00F561BB" w:rsidRDefault="000762A9" w:rsidP="008A5D78">
            <w:pPr>
              <w:rPr>
                <w:rFonts w:ascii="宋体" w:hAnsi="宋体"/>
              </w:rPr>
            </w:pPr>
            <w:r w:rsidRPr="00AD2C05">
              <w:t>SGW81000</w:t>
            </w:r>
          </w:p>
        </w:tc>
        <w:tc>
          <w:tcPr>
            <w:tcW w:w="1990" w:type="pct"/>
            <w:tcBorders>
              <w:top w:val="single" w:sz="4" w:space="0" w:color="auto"/>
              <w:left w:val="single" w:sz="4" w:space="0" w:color="auto"/>
              <w:bottom w:val="single" w:sz="4" w:space="0" w:color="auto"/>
              <w:right w:val="single" w:sz="4" w:space="0" w:color="auto"/>
            </w:tcBorders>
          </w:tcPr>
          <w:p w14:paraId="55A513C4" w14:textId="48815447" w:rsidR="000762A9" w:rsidRPr="00F561BB" w:rsidRDefault="004160FE" w:rsidP="008A5D78">
            <w:pPr>
              <w:rPr>
                <w:rFonts w:ascii="宋体" w:hAnsi="宋体"/>
              </w:rPr>
            </w:pPr>
            <w:r>
              <w:rPr>
                <w:rFonts w:ascii="宋体" w:hAnsi="宋体" w:hint="eastAsia"/>
              </w:rPr>
              <w:t>非法参数</w:t>
            </w:r>
          </w:p>
        </w:tc>
        <w:tc>
          <w:tcPr>
            <w:tcW w:w="1990" w:type="pct"/>
            <w:tcBorders>
              <w:top w:val="single" w:sz="4" w:space="0" w:color="auto"/>
              <w:left w:val="single" w:sz="4" w:space="0" w:color="auto"/>
              <w:bottom w:val="single" w:sz="4" w:space="0" w:color="auto"/>
              <w:right w:val="single" w:sz="4" w:space="0" w:color="auto"/>
            </w:tcBorders>
          </w:tcPr>
          <w:p w14:paraId="38F41C72" w14:textId="4C3BF190" w:rsidR="000762A9" w:rsidRPr="00F561BB" w:rsidRDefault="006B0782" w:rsidP="008A5D78">
            <w:pPr>
              <w:rPr>
                <w:rFonts w:ascii="宋体" w:hAnsi="宋体"/>
              </w:rPr>
            </w:pPr>
            <w:r>
              <w:rPr>
                <w:rFonts w:ascii="宋体" w:hAnsi="宋体" w:hint="eastAsia"/>
              </w:rPr>
              <w:t>检查发送报文是否正确</w:t>
            </w:r>
          </w:p>
        </w:tc>
      </w:tr>
      <w:tr w:rsidR="007E5706" w:rsidRPr="00F561BB" w14:paraId="5147D41D" w14:textId="77777777" w:rsidTr="00A43EF8">
        <w:tc>
          <w:tcPr>
            <w:tcW w:w="1020" w:type="pct"/>
            <w:tcBorders>
              <w:top w:val="single" w:sz="4" w:space="0" w:color="auto"/>
              <w:left w:val="single" w:sz="4" w:space="0" w:color="auto"/>
              <w:bottom w:val="single" w:sz="4" w:space="0" w:color="auto"/>
              <w:right w:val="single" w:sz="4" w:space="0" w:color="auto"/>
            </w:tcBorders>
          </w:tcPr>
          <w:p w14:paraId="5EE2F484" w14:textId="2885DFE6" w:rsidR="000762A9" w:rsidRPr="00F561BB" w:rsidRDefault="000762A9" w:rsidP="008A5D78">
            <w:pPr>
              <w:rPr>
                <w:rFonts w:ascii="宋体" w:hAnsi="宋体"/>
              </w:rPr>
            </w:pPr>
            <w:r w:rsidRPr="00AD2C05">
              <w:t>SGW81001</w:t>
            </w:r>
          </w:p>
        </w:tc>
        <w:tc>
          <w:tcPr>
            <w:tcW w:w="1990" w:type="pct"/>
            <w:tcBorders>
              <w:top w:val="single" w:sz="4" w:space="0" w:color="auto"/>
              <w:left w:val="single" w:sz="4" w:space="0" w:color="auto"/>
              <w:bottom w:val="single" w:sz="4" w:space="0" w:color="auto"/>
              <w:right w:val="single" w:sz="4" w:space="0" w:color="auto"/>
            </w:tcBorders>
          </w:tcPr>
          <w:p w14:paraId="43CB5BD2" w14:textId="64903C66" w:rsidR="000762A9" w:rsidRPr="00F561BB" w:rsidRDefault="005D66AB" w:rsidP="008A5D78">
            <w:pPr>
              <w:rPr>
                <w:rFonts w:ascii="宋体" w:hAnsi="宋体"/>
              </w:rPr>
            </w:pPr>
            <w:r>
              <w:rPr>
                <w:rFonts w:ascii="宋体" w:hAnsi="宋体" w:hint="eastAsia"/>
              </w:rPr>
              <w:t>报文转换异常</w:t>
            </w:r>
          </w:p>
        </w:tc>
        <w:tc>
          <w:tcPr>
            <w:tcW w:w="1990" w:type="pct"/>
            <w:tcBorders>
              <w:top w:val="single" w:sz="4" w:space="0" w:color="auto"/>
              <w:left w:val="single" w:sz="4" w:space="0" w:color="auto"/>
              <w:bottom w:val="single" w:sz="4" w:space="0" w:color="auto"/>
              <w:right w:val="single" w:sz="4" w:space="0" w:color="auto"/>
            </w:tcBorders>
          </w:tcPr>
          <w:p w14:paraId="6B8E6865" w14:textId="10AE9230" w:rsidR="000762A9" w:rsidRPr="00F561BB" w:rsidRDefault="006B0782" w:rsidP="008A5D78">
            <w:pPr>
              <w:rPr>
                <w:rFonts w:ascii="宋体" w:hAnsi="宋体"/>
              </w:rPr>
            </w:pPr>
            <w:r>
              <w:rPr>
                <w:rFonts w:ascii="宋体" w:hAnsi="宋体" w:hint="eastAsia"/>
              </w:rPr>
              <w:t>检查发送报文是否正确</w:t>
            </w:r>
          </w:p>
        </w:tc>
      </w:tr>
      <w:tr w:rsidR="007E5706" w:rsidRPr="00F561BB" w14:paraId="20D01677" w14:textId="77777777" w:rsidTr="00A43EF8">
        <w:tc>
          <w:tcPr>
            <w:tcW w:w="1020" w:type="pct"/>
            <w:tcBorders>
              <w:top w:val="single" w:sz="4" w:space="0" w:color="auto"/>
              <w:left w:val="single" w:sz="4" w:space="0" w:color="auto"/>
              <w:bottom w:val="single" w:sz="4" w:space="0" w:color="auto"/>
              <w:right w:val="single" w:sz="4" w:space="0" w:color="auto"/>
            </w:tcBorders>
          </w:tcPr>
          <w:p w14:paraId="4E25EB91" w14:textId="77777777" w:rsidR="00090440" w:rsidRPr="00F561BB" w:rsidRDefault="00090440" w:rsidP="008A5D78">
            <w:pPr>
              <w:rPr>
                <w:rFonts w:ascii="宋体" w:hAnsi="宋体"/>
              </w:rPr>
            </w:pPr>
          </w:p>
        </w:tc>
        <w:tc>
          <w:tcPr>
            <w:tcW w:w="1990" w:type="pct"/>
            <w:tcBorders>
              <w:top w:val="single" w:sz="4" w:space="0" w:color="auto"/>
              <w:left w:val="single" w:sz="4" w:space="0" w:color="auto"/>
              <w:bottom w:val="single" w:sz="4" w:space="0" w:color="auto"/>
              <w:right w:val="single" w:sz="4" w:space="0" w:color="auto"/>
            </w:tcBorders>
          </w:tcPr>
          <w:p w14:paraId="1FCAE7E7" w14:textId="77777777" w:rsidR="00090440" w:rsidRPr="00F561BB" w:rsidRDefault="00090440" w:rsidP="008A5D78">
            <w:pPr>
              <w:rPr>
                <w:rFonts w:ascii="宋体" w:hAnsi="宋体"/>
              </w:rPr>
            </w:pPr>
          </w:p>
        </w:tc>
        <w:tc>
          <w:tcPr>
            <w:tcW w:w="1990" w:type="pct"/>
            <w:tcBorders>
              <w:top w:val="single" w:sz="4" w:space="0" w:color="auto"/>
              <w:left w:val="single" w:sz="4" w:space="0" w:color="auto"/>
              <w:bottom w:val="single" w:sz="4" w:space="0" w:color="auto"/>
              <w:right w:val="single" w:sz="4" w:space="0" w:color="auto"/>
            </w:tcBorders>
          </w:tcPr>
          <w:p w14:paraId="462F54AC" w14:textId="77777777" w:rsidR="00090440" w:rsidRPr="00F561BB" w:rsidRDefault="00090440" w:rsidP="008A5D78">
            <w:pPr>
              <w:rPr>
                <w:rFonts w:ascii="宋体" w:hAnsi="宋体"/>
              </w:rPr>
            </w:pPr>
          </w:p>
        </w:tc>
      </w:tr>
      <w:tr w:rsidR="007E5706" w:rsidRPr="00F561BB" w14:paraId="068E73D3" w14:textId="77777777" w:rsidTr="00A43EF8">
        <w:tc>
          <w:tcPr>
            <w:tcW w:w="1020" w:type="pct"/>
            <w:tcBorders>
              <w:top w:val="single" w:sz="4" w:space="0" w:color="auto"/>
              <w:left w:val="single" w:sz="4" w:space="0" w:color="auto"/>
              <w:bottom w:val="single" w:sz="4" w:space="0" w:color="auto"/>
              <w:right w:val="single" w:sz="4" w:space="0" w:color="auto"/>
            </w:tcBorders>
          </w:tcPr>
          <w:p w14:paraId="70BA8E61" w14:textId="77777777" w:rsidR="00F7340E" w:rsidRPr="00F561BB" w:rsidRDefault="00F7340E" w:rsidP="008A5D78">
            <w:pPr>
              <w:rPr>
                <w:rFonts w:ascii="宋体" w:hAnsi="宋体"/>
              </w:rPr>
            </w:pPr>
          </w:p>
        </w:tc>
        <w:tc>
          <w:tcPr>
            <w:tcW w:w="1990" w:type="pct"/>
            <w:tcBorders>
              <w:top w:val="single" w:sz="4" w:space="0" w:color="auto"/>
              <w:left w:val="single" w:sz="4" w:space="0" w:color="auto"/>
              <w:bottom w:val="single" w:sz="4" w:space="0" w:color="auto"/>
              <w:right w:val="single" w:sz="4" w:space="0" w:color="auto"/>
            </w:tcBorders>
          </w:tcPr>
          <w:p w14:paraId="3FF51C5E" w14:textId="77777777" w:rsidR="00F7340E" w:rsidRPr="00F561BB" w:rsidRDefault="00F7340E" w:rsidP="008A5D78">
            <w:pPr>
              <w:rPr>
                <w:rFonts w:ascii="宋体" w:hAnsi="宋体"/>
              </w:rPr>
            </w:pPr>
          </w:p>
        </w:tc>
        <w:tc>
          <w:tcPr>
            <w:tcW w:w="1990" w:type="pct"/>
            <w:tcBorders>
              <w:top w:val="single" w:sz="4" w:space="0" w:color="auto"/>
              <w:left w:val="single" w:sz="4" w:space="0" w:color="auto"/>
              <w:bottom w:val="single" w:sz="4" w:space="0" w:color="auto"/>
              <w:right w:val="single" w:sz="4" w:space="0" w:color="auto"/>
            </w:tcBorders>
          </w:tcPr>
          <w:p w14:paraId="394E292D" w14:textId="77777777" w:rsidR="00F7340E" w:rsidRPr="00F561BB" w:rsidRDefault="00F7340E" w:rsidP="008A5D78">
            <w:pPr>
              <w:rPr>
                <w:rFonts w:ascii="宋体" w:hAnsi="宋体"/>
              </w:rPr>
            </w:pPr>
          </w:p>
        </w:tc>
      </w:tr>
    </w:tbl>
    <w:p w14:paraId="09545F98" w14:textId="77777777" w:rsidR="00090440" w:rsidRDefault="00090440" w:rsidP="00A43EF8">
      <w:pPr>
        <w:spacing w:line="360" w:lineRule="auto"/>
        <w:rPr>
          <w:rFonts w:ascii="宋体" w:hAnsi="宋体"/>
          <w:sz w:val="24"/>
          <w:szCs w:val="24"/>
        </w:rPr>
      </w:pPr>
    </w:p>
    <w:p w14:paraId="1BEE330F" w14:textId="7F9823EF" w:rsidR="00090440" w:rsidRPr="00F41BB3" w:rsidRDefault="00090440" w:rsidP="003049FB">
      <w:pPr>
        <w:spacing w:line="360" w:lineRule="auto"/>
        <w:ind w:firstLine="420"/>
        <w:rPr>
          <w:rFonts w:ascii="宋体" w:hAnsi="宋体"/>
          <w:sz w:val="24"/>
          <w:szCs w:val="24"/>
        </w:rPr>
      </w:pPr>
      <w:r>
        <w:rPr>
          <w:rFonts w:ascii="宋体" w:hAnsi="宋体" w:hint="eastAsia"/>
          <w:sz w:val="24"/>
          <w:szCs w:val="24"/>
        </w:rPr>
        <w:t>以下为通信正常时</w:t>
      </w:r>
      <w:r w:rsidR="00622B70">
        <w:rPr>
          <w:rFonts w:ascii="宋体" w:hAnsi="宋体" w:hint="eastAsia"/>
          <w:sz w:val="24"/>
          <w:szCs w:val="24"/>
        </w:rPr>
        <w:t>业务系统</w:t>
      </w:r>
      <w:r>
        <w:rPr>
          <w:rFonts w:ascii="宋体" w:hAnsi="宋体" w:hint="eastAsia"/>
          <w:sz w:val="24"/>
          <w:szCs w:val="24"/>
        </w:rPr>
        <w:t>返回的全局返回码：</w:t>
      </w:r>
    </w:p>
    <w:tbl>
      <w:tblPr>
        <w:tblStyle w:val="a9"/>
        <w:tblW w:w="4013" w:type="pct"/>
        <w:tblLook w:val="04A0" w:firstRow="1" w:lastRow="0" w:firstColumn="1" w:lastColumn="0" w:noHBand="0" w:noVBand="1"/>
      </w:tblPr>
      <w:tblGrid>
        <w:gridCol w:w="1060"/>
        <w:gridCol w:w="2185"/>
        <w:gridCol w:w="3413"/>
      </w:tblGrid>
      <w:tr w:rsidR="00090440" w:rsidRPr="00F561BB" w14:paraId="3B5C3347" w14:textId="77777777" w:rsidTr="00A43EF8">
        <w:tc>
          <w:tcPr>
            <w:tcW w:w="7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46E619" w14:textId="77777777" w:rsidR="00090440" w:rsidRPr="00F561BB" w:rsidRDefault="00090440" w:rsidP="00AA2783">
            <w:pPr>
              <w:rPr>
                <w:rFonts w:ascii="宋体" w:hAnsi="宋体" w:cs="Courier New"/>
                <w:sz w:val="21"/>
              </w:rPr>
            </w:pPr>
            <w:r w:rsidRPr="00F561BB">
              <w:rPr>
                <w:rFonts w:ascii="宋体" w:hAnsi="宋体" w:cs="Courier New" w:hint="eastAsia"/>
                <w:sz w:val="21"/>
              </w:rPr>
              <w:t>返回码</w:t>
            </w:r>
          </w:p>
        </w:tc>
        <w:tc>
          <w:tcPr>
            <w:tcW w:w="16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F628CC" w14:textId="77777777" w:rsidR="00090440" w:rsidRPr="00F561BB" w:rsidRDefault="00090440" w:rsidP="00AA2783">
            <w:pPr>
              <w:rPr>
                <w:rFonts w:ascii="宋体" w:hAnsi="宋体" w:cs="Courier New"/>
                <w:sz w:val="21"/>
              </w:rPr>
            </w:pPr>
            <w:r w:rsidRPr="00F561BB">
              <w:rPr>
                <w:rFonts w:ascii="宋体" w:hAnsi="宋体" w:hint="eastAsia"/>
                <w:color w:val="000000"/>
                <w:sz w:val="21"/>
              </w:rPr>
              <w:t>返回码信息</w:t>
            </w:r>
          </w:p>
        </w:tc>
        <w:tc>
          <w:tcPr>
            <w:tcW w:w="25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C9AF71" w14:textId="77777777" w:rsidR="00090440" w:rsidRPr="00F561BB" w:rsidRDefault="00090440" w:rsidP="00AA2783">
            <w:pPr>
              <w:rPr>
                <w:rFonts w:ascii="宋体" w:hAnsi="宋体" w:cs="Courier New"/>
                <w:sz w:val="21"/>
              </w:rPr>
            </w:pPr>
            <w:r w:rsidRPr="00F561BB">
              <w:rPr>
                <w:rFonts w:ascii="宋体" w:hAnsi="宋体" w:cs="Courier New" w:hint="eastAsia"/>
                <w:sz w:val="21"/>
              </w:rPr>
              <w:t>备注</w:t>
            </w:r>
          </w:p>
        </w:tc>
      </w:tr>
      <w:tr w:rsidR="00090440" w:rsidRPr="00F561BB" w14:paraId="35CECFCB" w14:textId="77777777" w:rsidTr="00A43EF8">
        <w:tc>
          <w:tcPr>
            <w:tcW w:w="796" w:type="pct"/>
            <w:tcBorders>
              <w:top w:val="single" w:sz="4" w:space="0" w:color="auto"/>
              <w:left w:val="single" w:sz="4" w:space="0" w:color="auto"/>
              <w:bottom w:val="single" w:sz="4" w:space="0" w:color="auto"/>
              <w:right w:val="single" w:sz="4" w:space="0" w:color="auto"/>
            </w:tcBorders>
          </w:tcPr>
          <w:p w14:paraId="5B281198" w14:textId="77777777" w:rsidR="00090440" w:rsidRPr="00F561BB" w:rsidRDefault="00090440" w:rsidP="00AA2783">
            <w:pPr>
              <w:rPr>
                <w:rFonts w:ascii="宋体" w:hAnsi="宋体"/>
                <w:sz w:val="21"/>
              </w:rPr>
            </w:pPr>
            <w:r w:rsidRPr="00F561BB">
              <w:rPr>
                <w:rFonts w:ascii="宋体" w:hAnsi="宋体" w:hint="eastAsia"/>
                <w:sz w:val="21"/>
              </w:rPr>
              <w:t>0000</w:t>
            </w:r>
          </w:p>
        </w:tc>
        <w:tc>
          <w:tcPr>
            <w:tcW w:w="1641" w:type="pct"/>
            <w:tcBorders>
              <w:top w:val="single" w:sz="4" w:space="0" w:color="auto"/>
              <w:left w:val="single" w:sz="4" w:space="0" w:color="auto"/>
              <w:bottom w:val="single" w:sz="4" w:space="0" w:color="auto"/>
              <w:right w:val="single" w:sz="4" w:space="0" w:color="auto"/>
            </w:tcBorders>
          </w:tcPr>
          <w:p w14:paraId="2B37D627" w14:textId="677BA7EC" w:rsidR="00090440" w:rsidRPr="00F561BB" w:rsidRDefault="00090440" w:rsidP="00AA2783">
            <w:pPr>
              <w:rPr>
                <w:rFonts w:ascii="宋体" w:hAnsi="宋体"/>
                <w:sz w:val="21"/>
              </w:rPr>
            </w:pPr>
            <w:r>
              <w:rPr>
                <w:rFonts w:ascii="宋体" w:hAnsi="宋体" w:hint="eastAsia"/>
                <w:sz w:val="21"/>
              </w:rPr>
              <w:t>处理/受理</w:t>
            </w:r>
            <w:r w:rsidRPr="00F561BB">
              <w:rPr>
                <w:rFonts w:ascii="宋体" w:hAnsi="宋体" w:hint="eastAsia"/>
                <w:sz w:val="21"/>
              </w:rPr>
              <w:t>成功</w:t>
            </w:r>
          </w:p>
        </w:tc>
        <w:tc>
          <w:tcPr>
            <w:tcW w:w="2563" w:type="pct"/>
            <w:tcBorders>
              <w:top w:val="single" w:sz="4" w:space="0" w:color="auto"/>
              <w:left w:val="single" w:sz="4" w:space="0" w:color="auto"/>
              <w:bottom w:val="single" w:sz="4" w:space="0" w:color="auto"/>
              <w:right w:val="single" w:sz="4" w:space="0" w:color="auto"/>
            </w:tcBorders>
          </w:tcPr>
          <w:p w14:paraId="05AC15D9" w14:textId="77777777" w:rsidR="00090440" w:rsidRPr="00F561BB" w:rsidRDefault="00090440" w:rsidP="00AA2783">
            <w:pPr>
              <w:rPr>
                <w:rFonts w:ascii="宋体" w:hAnsi="宋体"/>
                <w:sz w:val="21"/>
              </w:rPr>
            </w:pPr>
          </w:p>
        </w:tc>
      </w:tr>
      <w:tr w:rsidR="00090440" w:rsidRPr="00F561BB" w14:paraId="186E42DA" w14:textId="77777777" w:rsidTr="00A43EF8">
        <w:tc>
          <w:tcPr>
            <w:tcW w:w="796" w:type="pct"/>
            <w:tcBorders>
              <w:top w:val="single" w:sz="4" w:space="0" w:color="auto"/>
              <w:left w:val="single" w:sz="4" w:space="0" w:color="auto"/>
              <w:bottom w:val="single" w:sz="4" w:space="0" w:color="auto"/>
              <w:right w:val="single" w:sz="4" w:space="0" w:color="auto"/>
            </w:tcBorders>
            <w:hideMark/>
          </w:tcPr>
          <w:p w14:paraId="39904995" w14:textId="77777777" w:rsidR="00090440" w:rsidRPr="00F561BB" w:rsidRDefault="00090440" w:rsidP="00AA2783">
            <w:pPr>
              <w:rPr>
                <w:rFonts w:ascii="宋体" w:hAnsi="宋体"/>
                <w:sz w:val="21"/>
              </w:rPr>
            </w:pPr>
            <w:r w:rsidRPr="00F561BB">
              <w:rPr>
                <w:rFonts w:ascii="宋体" w:hAnsi="宋体" w:hint="eastAsia"/>
                <w:sz w:val="21"/>
              </w:rPr>
              <w:t>9000</w:t>
            </w:r>
          </w:p>
        </w:tc>
        <w:tc>
          <w:tcPr>
            <w:tcW w:w="1641" w:type="pct"/>
            <w:tcBorders>
              <w:top w:val="single" w:sz="4" w:space="0" w:color="auto"/>
              <w:left w:val="single" w:sz="4" w:space="0" w:color="auto"/>
              <w:bottom w:val="single" w:sz="4" w:space="0" w:color="auto"/>
              <w:right w:val="single" w:sz="4" w:space="0" w:color="auto"/>
            </w:tcBorders>
            <w:hideMark/>
          </w:tcPr>
          <w:p w14:paraId="6F63BC08" w14:textId="77777777" w:rsidR="00090440" w:rsidRPr="00F561BB" w:rsidRDefault="00090440" w:rsidP="00AA2783">
            <w:pPr>
              <w:rPr>
                <w:rFonts w:ascii="宋体" w:hAnsi="宋体"/>
                <w:sz w:val="21"/>
              </w:rPr>
            </w:pPr>
            <w:r w:rsidRPr="00F561BB">
              <w:rPr>
                <w:rFonts w:ascii="宋体" w:hAnsi="宋体" w:hint="eastAsia"/>
                <w:sz w:val="21"/>
              </w:rPr>
              <w:t>未知系统异常</w:t>
            </w:r>
          </w:p>
        </w:tc>
        <w:tc>
          <w:tcPr>
            <w:tcW w:w="2563" w:type="pct"/>
            <w:tcBorders>
              <w:top w:val="single" w:sz="4" w:space="0" w:color="auto"/>
              <w:left w:val="single" w:sz="4" w:space="0" w:color="auto"/>
              <w:bottom w:val="single" w:sz="4" w:space="0" w:color="auto"/>
              <w:right w:val="single" w:sz="4" w:space="0" w:color="auto"/>
            </w:tcBorders>
            <w:hideMark/>
          </w:tcPr>
          <w:p w14:paraId="648D3670" w14:textId="77777777" w:rsidR="00090440" w:rsidRPr="00F561BB" w:rsidRDefault="00090440" w:rsidP="00AA2783">
            <w:pPr>
              <w:rPr>
                <w:rFonts w:ascii="宋体" w:hAnsi="宋体"/>
                <w:sz w:val="21"/>
              </w:rPr>
            </w:pPr>
            <w:r>
              <w:rPr>
                <w:rFonts w:ascii="宋体" w:hAnsi="宋体" w:hint="eastAsia"/>
                <w:sz w:val="21"/>
              </w:rPr>
              <w:t>例如：</w:t>
            </w:r>
            <w:r w:rsidRPr="00F561BB">
              <w:rPr>
                <w:rFonts w:ascii="宋体" w:hAnsi="宋体" w:hint="eastAsia"/>
                <w:sz w:val="21"/>
              </w:rPr>
              <w:t>一个请求队列满了</w:t>
            </w:r>
          </w:p>
        </w:tc>
      </w:tr>
      <w:tr w:rsidR="006D71FD" w:rsidRPr="00F561BB" w14:paraId="55F92292" w14:textId="77777777" w:rsidTr="00090440">
        <w:tc>
          <w:tcPr>
            <w:tcW w:w="796" w:type="pct"/>
            <w:tcBorders>
              <w:top w:val="single" w:sz="4" w:space="0" w:color="auto"/>
              <w:left w:val="single" w:sz="4" w:space="0" w:color="auto"/>
              <w:bottom w:val="single" w:sz="4" w:space="0" w:color="auto"/>
              <w:right w:val="single" w:sz="4" w:space="0" w:color="auto"/>
            </w:tcBorders>
          </w:tcPr>
          <w:p w14:paraId="625BDC1A" w14:textId="77777777" w:rsidR="006D71FD" w:rsidRPr="00F561BB" w:rsidRDefault="006D71FD" w:rsidP="00AA2783">
            <w:pPr>
              <w:rPr>
                <w:rFonts w:ascii="宋体" w:hAnsi="宋体"/>
              </w:rPr>
            </w:pPr>
          </w:p>
        </w:tc>
        <w:tc>
          <w:tcPr>
            <w:tcW w:w="1641" w:type="pct"/>
            <w:tcBorders>
              <w:top w:val="single" w:sz="4" w:space="0" w:color="auto"/>
              <w:left w:val="single" w:sz="4" w:space="0" w:color="auto"/>
              <w:bottom w:val="single" w:sz="4" w:space="0" w:color="auto"/>
              <w:right w:val="single" w:sz="4" w:space="0" w:color="auto"/>
            </w:tcBorders>
          </w:tcPr>
          <w:p w14:paraId="7917BCE4" w14:textId="77777777" w:rsidR="006D71FD" w:rsidRPr="00F561BB" w:rsidRDefault="006D71FD" w:rsidP="00AA2783">
            <w:pPr>
              <w:rPr>
                <w:rFonts w:ascii="宋体" w:hAnsi="宋体"/>
              </w:rPr>
            </w:pPr>
          </w:p>
        </w:tc>
        <w:tc>
          <w:tcPr>
            <w:tcW w:w="2563" w:type="pct"/>
            <w:tcBorders>
              <w:top w:val="single" w:sz="4" w:space="0" w:color="auto"/>
              <w:left w:val="single" w:sz="4" w:space="0" w:color="auto"/>
              <w:bottom w:val="single" w:sz="4" w:space="0" w:color="auto"/>
              <w:right w:val="single" w:sz="4" w:space="0" w:color="auto"/>
            </w:tcBorders>
          </w:tcPr>
          <w:p w14:paraId="1EB662CD" w14:textId="77777777" w:rsidR="006D71FD" w:rsidRDefault="006D71FD" w:rsidP="00AA2783">
            <w:pPr>
              <w:rPr>
                <w:rFonts w:ascii="宋体" w:hAnsi="宋体"/>
              </w:rPr>
            </w:pPr>
          </w:p>
        </w:tc>
      </w:tr>
    </w:tbl>
    <w:p w14:paraId="590768B4" w14:textId="77777777" w:rsidR="003049FB" w:rsidRDefault="003049FB" w:rsidP="003049FB">
      <w:pPr>
        <w:pStyle w:val="2"/>
      </w:pPr>
      <w:r w:rsidRPr="003049FB">
        <w:rPr>
          <w:rFonts w:hint="eastAsia"/>
        </w:rPr>
        <w:t>文件</w:t>
      </w:r>
      <w:r w:rsidRPr="003049FB">
        <w:t>规范</w:t>
      </w:r>
    </w:p>
    <w:p w14:paraId="0C48B47C" w14:textId="77777777" w:rsidR="00D053B7" w:rsidRPr="00D053B7" w:rsidRDefault="00D053B7" w:rsidP="00D053B7">
      <w:pPr>
        <w:pStyle w:val="3"/>
      </w:pPr>
      <w:r>
        <w:rPr>
          <w:rFonts w:hint="eastAsia"/>
        </w:rPr>
        <w:t>文件</w:t>
      </w:r>
      <w:r>
        <w:t>名</w:t>
      </w:r>
    </w:p>
    <w:p w14:paraId="5C40AC85" w14:textId="77777777" w:rsidR="003049FB" w:rsidRPr="00F41BB3" w:rsidRDefault="003049FB" w:rsidP="003049FB">
      <w:pPr>
        <w:spacing w:line="360" w:lineRule="auto"/>
        <w:ind w:firstLine="360"/>
        <w:rPr>
          <w:rFonts w:ascii="宋体" w:hAnsi="宋体"/>
          <w:sz w:val="24"/>
          <w:szCs w:val="24"/>
        </w:rPr>
      </w:pPr>
      <w:r w:rsidRPr="00F41BB3">
        <w:rPr>
          <w:rFonts w:ascii="宋体" w:hAnsi="宋体" w:hint="eastAsia"/>
          <w:sz w:val="24"/>
          <w:szCs w:val="24"/>
        </w:rPr>
        <w:t>文件名命名：文件类型_应用ID_业务日期_序号.csv(txt)，示例：CCF_CCBSH_20130407_001.csv</w:t>
      </w:r>
    </w:p>
    <w:tbl>
      <w:tblPr>
        <w:tblStyle w:val="a9"/>
        <w:tblW w:w="8181" w:type="dxa"/>
        <w:tblInd w:w="432" w:type="dxa"/>
        <w:tblLook w:val="04A0" w:firstRow="1" w:lastRow="0" w:firstColumn="1" w:lastColumn="0" w:noHBand="0" w:noVBand="1"/>
      </w:tblPr>
      <w:tblGrid>
        <w:gridCol w:w="1419"/>
        <w:gridCol w:w="6762"/>
      </w:tblGrid>
      <w:tr w:rsidR="003049FB" w:rsidRPr="00F561BB" w14:paraId="24AB4A38" w14:textId="77777777" w:rsidTr="00AA2783">
        <w:tc>
          <w:tcPr>
            <w:tcW w:w="1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7625A" w14:textId="77777777" w:rsidR="003049FB" w:rsidRPr="00F561BB" w:rsidRDefault="003049FB" w:rsidP="00AA2783">
            <w:pPr>
              <w:rPr>
                <w:rFonts w:ascii="宋体" w:hAnsi="宋体" w:cs="Courier New"/>
                <w:sz w:val="21"/>
              </w:rPr>
            </w:pPr>
            <w:r w:rsidRPr="00F561BB">
              <w:rPr>
                <w:rFonts w:ascii="宋体" w:hAnsi="宋体" w:cs="Arial" w:hint="eastAsia"/>
                <w:color w:val="000000"/>
                <w:kern w:val="24"/>
                <w:sz w:val="21"/>
              </w:rPr>
              <w:t>文件名定义</w:t>
            </w:r>
          </w:p>
        </w:tc>
        <w:tc>
          <w:tcPr>
            <w:tcW w:w="67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F4F015" w14:textId="77777777" w:rsidR="003049FB" w:rsidRPr="00F561BB" w:rsidRDefault="003049FB" w:rsidP="00AA2783">
            <w:pPr>
              <w:rPr>
                <w:rFonts w:ascii="宋体" w:hAnsi="宋体" w:cs="Courier New"/>
                <w:sz w:val="21"/>
              </w:rPr>
            </w:pPr>
            <w:r w:rsidRPr="00F561BB">
              <w:rPr>
                <w:rFonts w:ascii="宋体" w:hAnsi="宋体" w:cs="Arial" w:hint="eastAsia"/>
                <w:color w:val="000000"/>
                <w:kern w:val="24"/>
                <w:sz w:val="21"/>
              </w:rPr>
              <w:t>说明</w:t>
            </w:r>
          </w:p>
        </w:tc>
      </w:tr>
      <w:tr w:rsidR="003049FB" w:rsidRPr="00F561BB" w14:paraId="23EEC155" w14:textId="77777777" w:rsidTr="00AA2783">
        <w:tc>
          <w:tcPr>
            <w:tcW w:w="1419" w:type="dxa"/>
            <w:tcBorders>
              <w:top w:val="single" w:sz="4" w:space="0" w:color="auto"/>
              <w:left w:val="single" w:sz="4" w:space="0" w:color="auto"/>
              <w:bottom w:val="single" w:sz="4" w:space="0" w:color="auto"/>
              <w:right w:val="single" w:sz="4" w:space="0" w:color="auto"/>
            </w:tcBorders>
            <w:hideMark/>
          </w:tcPr>
          <w:p w14:paraId="5A4B1218" w14:textId="77777777" w:rsidR="003049FB" w:rsidRPr="00F561BB" w:rsidRDefault="003049FB" w:rsidP="00AA2783">
            <w:pPr>
              <w:jc w:val="left"/>
              <w:rPr>
                <w:rFonts w:ascii="宋体" w:hAnsi="宋体"/>
                <w:sz w:val="21"/>
              </w:rPr>
            </w:pPr>
            <w:r w:rsidRPr="00F561BB">
              <w:rPr>
                <w:rFonts w:ascii="宋体" w:hAnsi="宋体" w:hint="eastAsia"/>
                <w:sz w:val="21"/>
              </w:rPr>
              <w:t>文件类型</w:t>
            </w:r>
          </w:p>
        </w:tc>
        <w:tc>
          <w:tcPr>
            <w:tcW w:w="6762" w:type="dxa"/>
            <w:tcBorders>
              <w:top w:val="single" w:sz="4" w:space="0" w:color="auto"/>
              <w:left w:val="single" w:sz="4" w:space="0" w:color="auto"/>
              <w:bottom w:val="single" w:sz="4" w:space="0" w:color="auto"/>
              <w:right w:val="single" w:sz="4" w:space="0" w:color="auto"/>
            </w:tcBorders>
            <w:hideMark/>
          </w:tcPr>
          <w:p w14:paraId="0D021510" w14:textId="77777777" w:rsidR="003049FB" w:rsidRPr="00F561BB" w:rsidRDefault="003049FB" w:rsidP="00AA2783">
            <w:pPr>
              <w:rPr>
                <w:rFonts w:ascii="宋体" w:hAnsi="宋体"/>
                <w:sz w:val="21"/>
              </w:rPr>
            </w:pPr>
            <w:r w:rsidRPr="00F561BB">
              <w:rPr>
                <w:rFonts w:ascii="宋体" w:hAnsi="宋体" w:hint="eastAsia"/>
                <w:sz w:val="21"/>
              </w:rPr>
              <w:t>CCF：支付对账文件；BRF：退款请求文件；BRRF：退款结果文件等，等价于对文件接口代码的缩写</w:t>
            </w:r>
          </w:p>
        </w:tc>
      </w:tr>
      <w:tr w:rsidR="003049FB" w:rsidRPr="00F561BB" w14:paraId="4464221B" w14:textId="77777777" w:rsidTr="00AA2783">
        <w:tc>
          <w:tcPr>
            <w:tcW w:w="1419" w:type="dxa"/>
            <w:tcBorders>
              <w:top w:val="single" w:sz="4" w:space="0" w:color="auto"/>
              <w:left w:val="single" w:sz="4" w:space="0" w:color="auto"/>
              <w:bottom w:val="single" w:sz="4" w:space="0" w:color="auto"/>
              <w:right w:val="single" w:sz="4" w:space="0" w:color="auto"/>
            </w:tcBorders>
            <w:hideMark/>
          </w:tcPr>
          <w:p w14:paraId="197BAE67" w14:textId="77777777" w:rsidR="003049FB" w:rsidRPr="00F561BB" w:rsidRDefault="003049FB" w:rsidP="00AA2783">
            <w:pPr>
              <w:jc w:val="left"/>
              <w:rPr>
                <w:rFonts w:ascii="宋体" w:hAnsi="宋体"/>
                <w:sz w:val="21"/>
              </w:rPr>
            </w:pPr>
            <w:r>
              <w:rPr>
                <w:rFonts w:ascii="宋体" w:hAnsi="宋体" w:hint="eastAsia"/>
              </w:rPr>
              <w:t>应用ID</w:t>
            </w:r>
          </w:p>
        </w:tc>
        <w:tc>
          <w:tcPr>
            <w:tcW w:w="6762" w:type="dxa"/>
            <w:tcBorders>
              <w:top w:val="single" w:sz="4" w:space="0" w:color="auto"/>
              <w:left w:val="single" w:sz="4" w:space="0" w:color="auto"/>
              <w:bottom w:val="single" w:sz="4" w:space="0" w:color="auto"/>
              <w:right w:val="single" w:sz="4" w:space="0" w:color="auto"/>
            </w:tcBorders>
            <w:hideMark/>
          </w:tcPr>
          <w:p w14:paraId="38DE54B3" w14:textId="77777777" w:rsidR="003049FB" w:rsidRPr="00F561BB" w:rsidRDefault="003049FB" w:rsidP="00AA2783">
            <w:pPr>
              <w:rPr>
                <w:rFonts w:ascii="宋体" w:hAnsi="宋体"/>
                <w:sz w:val="21"/>
              </w:rPr>
            </w:pPr>
            <w:r>
              <w:rPr>
                <w:rFonts w:ascii="宋体" w:hAnsi="宋体" w:hint="eastAsia"/>
                <w:sz w:val="21"/>
              </w:rPr>
              <w:t>由支付宝分配</w:t>
            </w:r>
            <w:r w:rsidRPr="00F561BB">
              <w:rPr>
                <w:rFonts w:ascii="宋体" w:hAnsi="宋体" w:hint="eastAsia"/>
                <w:sz w:val="21"/>
              </w:rPr>
              <w:t>，如：ccb</w:t>
            </w:r>
            <w:r>
              <w:rPr>
                <w:rFonts w:ascii="宋体" w:hAnsi="宋体" w:hint="eastAsia"/>
                <w:sz w:val="21"/>
              </w:rPr>
              <w:t>01</w:t>
            </w:r>
          </w:p>
        </w:tc>
      </w:tr>
      <w:tr w:rsidR="003049FB" w:rsidRPr="00F561BB" w14:paraId="178FE7FE" w14:textId="77777777" w:rsidTr="00AA2783">
        <w:tc>
          <w:tcPr>
            <w:tcW w:w="1419" w:type="dxa"/>
            <w:tcBorders>
              <w:top w:val="single" w:sz="4" w:space="0" w:color="auto"/>
              <w:left w:val="single" w:sz="4" w:space="0" w:color="auto"/>
              <w:bottom w:val="single" w:sz="4" w:space="0" w:color="auto"/>
              <w:right w:val="single" w:sz="4" w:space="0" w:color="auto"/>
            </w:tcBorders>
            <w:hideMark/>
          </w:tcPr>
          <w:p w14:paraId="507D3FCC" w14:textId="77777777" w:rsidR="003049FB" w:rsidRPr="00F561BB" w:rsidRDefault="003049FB" w:rsidP="00AA2783">
            <w:pPr>
              <w:jc w:val="left"/>
              <w:rPr>
                <w:rFonts w:ascii="宋体" w:hAnsi="宋体"/>
                <w:sz w:val="21"/>
              </w:rPr>
            </w:pPr>
            <w:r w:rsidRPr="00F561BB">
              <w:rPr>
                <w:rFonts w:ascii="宋体" w:hAnsi="宋体" w:hint="eastAsia"/>
                <w:sz w:val="21"/>
              </w:rPr>
              <w:t>业务日期</w:t>
            </w:r>
          </w:p>
        </w:tc>
        <w:tc>
          <w:tcPr>
            <w:tcW w:w="6762" w:type="dxa"/>
            <w:tcBorders>
              <w:top w:val="single" w:sz="4" w:space="0" w:color="auto"/>
              <w:left w:val="single" w:sz="4" w:space="0" w:color="auto"/>
              <w:bottom w:val="single" w:sz="4" w:space="0" w:color="auto"/>
              <w:right w:val="single" w:sz="4" w:space="0" w:color="auto"/>
            </w:tcBorders>
            <w:hideMark/>
          </w:tcPr>
          <w:p w14:paraId="700554B7" w14:textId="77777777" w:rsidR="003049FB" w:rsidRPr="00F561BB" w:rsidRDefault="003049FB" w:rsidP="00AA2783">
            <w:pPr>
              <w:rPr>
                <w:rFonts w:ascii="宋体" w:hAnsi="宋体"/>
                <w:sz w:val="21"/>
              </w:rPr>
            </w:pPr>
            <w:r w:rsidRPr="00F561BB">
              <w:rPr>
                <w:rFonts w:ascii="宋体" w:hAnsi="宋体" w:hint="eastAsia"/>
                <w:sz w:val="21"/>
              </w:rPr>
              <w:t>约定的业务日期，格式yyyyMMdd</w:t>
            </w:r>
          </w:p>
        </w:tc>
      </w:tr>
      <w:tr w:rsidR="003049FB" w:rsidRPr="00F561BB" w14:paraId="43F4B963" w14:textId="77777777" w:rsidTr="00AA2783">
        <w:tc>
          <w:tcPr>
            <w:tcW w:w="1419" w:type="dxa"/>
            <w:tcBorders>
              <w:top w:val="single" w:sz="4" w:space="0" w:color="auto"/>
              <w:left w:val="single" w:sz="4" w:space="0" w:color="auto"/>
              <w:bottom w:val="single" w:sz="4" w:space="0" w:color="auto"/>
              <w:right w:val="single" w:sz="4" w:space="0" w:color="auto"/>
            </w:tcBorders>
            <w:hideMark/>
          </w:tcPr>
          <w:p w14:paraId="06C3CA54" w14:textId="77777777" w:rsidR="003049FB" w:rsidRPr="00F561BB" w:rsidRDefault="003049FB" w:rsidP="00AA2783">
            <w:pPr>
              <w:jc w:val="left"/>
              <w:rPr>
                <w:rFonts w:ascii="宋体" w:hAnsi="宋体"/>
                <w:sz w:val="21"/>
              </w:rPr>
            </w:pPr>
            <w:r w:rsidRPr="00F561BB">
              <w:rPr>
                <w:rFonts w:ascii="宋体" w:hAnsi="宋体" w:hint="eastAsia"/>
                <w:sz w:val="21"/>
              </w:rPr>
              <w:t>序号</w:t>
            </w:r>
          </w:p>
        </w:tc>
        <w:tc>
          <w:tcPr>
            <w:tcW w:w="6762" w:type="dxa"/>
            <w:tcBorders>
              <w:top w:val="single" w:sz="4" w:space="0" w:color="auto"/>
              <w:left w:val="single" w:sz="4" w:space="0" w:color="auto"/>
              <w:bottom w:val="single" w:sz="4" w:space="0" w:color="auto"/>
              <w:right w:val="single" w:sz="4" w:space="0" w:color="auto"/>
            </w:tcBorders>
            <w:hideMark/>
          </w:tcPr>
          <w:p w14:paraId="20359DD5" w14:textId="77777777" w:rsidR="003049FB" w:rsidRPr="00F561BB" w:rsidRDefault="003049FB" w:rsidP="00AA2783">
            <w:pPr>
              <w:rPr>
                <w:rFonts w:ascii="宋体" w:hAnsi="宋体"/>
                <w:sz w:val="21"/>
              </w:rPr>
            </w:pPr>
            <w:r w:rsidRPr="00F561BB">
              <w:rPr>
                <w:rFonts w:ascii="宋体" w:hAnsi="宋体" w:hint="eastAsia"/>
                <w:sz w:val="21"/>
              </w:rPr>
              <w:t>仅用于文件区分，无业务含义，由文件提供方生成。如：001</w:t>
            </w:r>
          </w:p>
        </w:tc>
      </w:tr>
    </w:tbl>
    <w:p w14:paraId="1E78EFF8" w14:textId="77777777" w:rsidR="003049FB" w:rsidDel="006310E8" w:rsidRDefault="003049FB" w:rsidP="00D053B7">
      <w:pPr>
        <w:pStyle w:val="3"/>
      </w:pPr>
      <w:bookmarkStart w:id="20" w:name="_Toc480966181"/>
      <w:r w:rsidRPr="003049FB" w:rsidDel="006310E8">
        <w:rPr>
          <w:rFonts w:hint="eastAsia"/>
        </w:rPr>
        <w:t>文件传输</w:t>
      </w:r>
      <w:bookmarkEnd w:id="20"/>
    </w:p>
    <w:p w14:paraId="209AD13E" w14:textId="77777777" w:rsidR="00D053B7" w:rsidRPr="00F41BB3" w:rsidDel="006310E8" w:rsidRDefault="00D053B7" w:rsidP="006A0DBC">
      <w:pPr>
        <w:pStyle w:val="a6"/>
        <w:numPr>
          <w:ilvl w:val="0"/>
          <w:numId w:val="5"/>
        </w:numPr>
        <w:spacing w:line="360" w:lineRule="auto"/>
        <w:ind w:firstLineChars="0"/>
        <w:rPr>
          <w:rFonts w:hAnsi="宋体"/>
          <w:sz w:val="24"/>
          <w:szCs w:val="24"/>
        </w:rPr>
      </w:pPr>
      <w:r w:rsidRPr="00F41BB3" w:rsidDel="006310E8">
        <w:rPr>
          <w:rFonts w:hAnsi="宋体" w:hint="eastAsia"/>
          <w:sz w:val="24"/>
          <w:szCs w:val="24"/>
        </w:rPr>
        <w:t>传输协议</w:t>
      </w:r>
    </w:p>
    <w:p w14:paraId="6E59EA53" w14:textId="77777777" w:rsidR="00D053B7" w:rsidRPr="00F41BB3" w:rsidDel="006310E8" w:rsidRDefault="00D053B7" w:rsidP="00D053B7">
      <w:pPr>
        <w:pStyle w:val="a6"/>
        <w:spacing w:line="360" w:lineRule="auto"/>
        <w:ind w:left="780" w:firstLineChars="0" w:firstLine="0"/>
        <w:rPr>
          <w:rFonts w:hAnsi="宋体"/>
          <w:sz w:val="24"/>
          <w:szCs w:val="24"/>
        </w:rPr>
      </w:pPr>
      <w:r w:rsidRPr="00F41BB3" w:rsidDel="006310E8">
        <w:rPr>
          <w:rFonts w:hAnsi="宋体" w:hint="eastAsia"/>
          <w:sz w:val="24"/>
          <w:szCs w:val="24"/>
        </w:rPr>
        <w:t>支持标准</w:t>
      </w:r>
      <w:r w:rsidRPr="00F41BB3" w:rsidDel="006310E8">
        <w:rPr>
          <w:rFonts w:hAnsi="宋体" w:hint="eastAsia"/>
          <w:sz w:val="24"/>
          <w:szCs w:val="24"/>
        </w:rPr>
        <w:t>SFTP</w:t>
      </w:r>
      <w:r w:rsidDel="006310E8">
        <w:rPr>
          <w:rFonts w:hAnsi="宋体" w:hint="eastAsia"/>
          <w:sz w:val="24"/>
          <w:szCs w:val="24"/>
        </w:rPr>
        <w:t>传输协议，使用网商</w:t>
      </w:r>
      <w:r w:rsidDel="006310E8">
        <w:rPr>
          <w:rFonts w:hAnsi="宋体"/>
          <w:sz w:val="24"/>
          <w:szCs w:val="24"/>
        </w:rPr>
        <w:t>银行</w:t>
      </w:r>
      <w:r w:rsidRPr="00F41BB3" w:rsidDel="006310E8">
        <w:rPr>
          <w:rFonts w:hAnsi="宋体" w:hint="eastAsia"/>
          <w:sz w:val="24"/>
          <w:szCs w:val="24"/>
        </w:rPr>
        <w:t>提供的</w:t>
      </w:r>
      <w:r w:rsidRPr="00F41BB3" w:rsidDel="006310E8">
        <w:rPr>
          <w:rFonts w:hAnsi="宋体" w:hint="eastAsia"/>
          <w:sz w:val="24"/>
          <w:szCs w:val="24"/>
        </w:rPr>
        <w:t>SFTP</w:t>
      </w:r>
      <w:r w:rsidRPr="00F41BB3" w:rsidDel="006310E8">
        <w:rPr>
          <w:rFonts w:hAnsi="宋体" w:hint="eastAsia"/>
          <w:sz w:val="24"/>
          <w:szCs w:val="24"/>
        </w:rPr>
        <w:t>服务器，合作伙伴接入时如涉及文件交互需开设</w:t>
      </w:r>
      <w:r w:rsidRPr="00F41BB3" w:rsidDel="006310E8">
        <w:rPr>
          <w:rFonts w:hAnsi="宋体" w:hint="eastAsia"/>
          <w:sz w:val="24"/>
          <w:szCs w:val="24"/>
        </w:rPr>
        <w:t>sftp</w:t>
      </w:r>
      <w:r w:rsidRPr="00F41BB3" w:rsidDel="006310E8">
        <w:rPr>
          <w:rFonts w:hAnsi="宋体" w:hint="eastAsia"/>
          <w:sz w:val="24"/>
          <w:szCs w:val="24"/>
        </w:rPr>
        <w:t>账号</w:t>
      </w:r>
      <w:r w:rsidDel="006310E8">
        <w:rPr>
          <w:rFonts w:hAnsi="宋体" w:hint="eastAsia"/>
          <w:sz w:val="24"/>
          <w:szCs w:val="24"/>
        </w:rPr>
        <w:t>。</w:t>
      </w:r>
    </w:p>
    <w:p w14:paraId="0A7F51D7" w14:textId="77777777" w:rsidR="00D053B7" w:rsidRPr="00F41BB3" w:rsidDel="006310E8" w:rsidRDefault="00D053B7" w:rsidP="006A0DBC">
      <w:pPr>
        <w:pStyle w:val="a6"/>
        <w:numPr>
          <w:ilvl w:val="0"/>
          <w:numId w:val="5"/>
        </w:numPr>
        <w:spacing w:line="360" w:lineRule="auto"/>
        <w:ind w:firstLineChars="0"/>
        <w:rPr>
          <w:rFonts w:hAnsi="宋体"/>
          <w:sz w:val="24"/>
          <w:szCs w:val="24"/>
        </w:rPr>
      </w:pPr>
      <w:r w:rsidRPr="00F41BB3" w:rsidDel="006310E8">
        <w:rPr>
          <w:rFonts w:hAnsi="宋体" w:hint="eastAsia"/>
          <w:sz w:val="24"/>
          <w:szCs w:val="24"/>
        </w:rPr>
        <w:t>传输单元</w:t>
      </w:r>
    </w:p>
    <w:p w14:paraId="517356EF" w14:textId="77777777" w:rsidR="00D053B7" w:rsidRPr="00F41BB3" w:rsidDel="006310E8" w:rsidRDefault="00D053B7" w:rsidP="00D053B7">
      <w:pPr>
        <w:pStyle w:val="a6"/>
        <w:spacing w:line="360" w:lineRule="auto"/>
        <w:ind w:left="780" w:firstLineChars="0" w:firstLine="0"/>
        <w:rPr>
          <w:rFonts w:hAnsi="宋体"/>
          <w:sz w:val="24"/>
          <w:szCs w:val="24"/>
        </w:rPr>
      </w:pPr>
      <w:r w:rsidRPr="00F41BB3" w:rsidDel="006310E8">
        <w:rPr>
          <w:rFonts w:hAnsi="宋体" w:hint="eastAsia"/>
          <w:sz w:val="24"/>
          <w:szCs w:val="24"/>
        </w:rPr>
        <w:lastRenderedPageBreak/>
        <w:t>单文件传输，支持压缩、加密；单文件最大</w:t>
      </w:r>
      <w:r w:rsidRPr="00F41BB3" w:rsidDel="006310E8">
        <w:rPr>
          <w:rFonts w:hAnsi="宋体" w:hint="eastAsia"/>
          <w:sz w:val="24"/>
          <w:szCs w:val="24"/>
        </w:rPr>
        <w:t>1G</w:t>
      </w:r>
      <w:r w:rsidRPr="00F41BB3" w:rsidDel="006310E8">
        <w:rPr>
          <w:rFonts w:hAnsi="宋体" w:hint="eastAsia"/>
          <w:sz w:val="24"/>
          <w:szCs w:val="24"/>
        </w:rPr>
        <w:t>，大于</w:t>
      </w:r>
      <w:r w:rsidRPr="00F41BB3" w:rsidDel="006310E8">
        <w:rPr>
          <w:rFonts w:hAnsi="宋体" w:hint="eastAsia"/>
          <w:sz w:val="24"/>
          <w:szCs w:val="24"/>
        </w:rPr>
        <w:t>100M</w:t>
      </w:r>
      <w:r w:rsidRPr="00F41BB3" w:rsidDel="006310E8">
        <w:rPr>
          <w:rFonts w:hAnsi="宋体" w:hint="eastAsia"/>
          <w:sz w:val="24"/>
          <w:szCs w:val="24"/>
        </w:rPr>
        <w:t>需要压缩</w:t>
      </w:r>
    </w:p>
    <w:p w14:paraId="50DAE0A5" w14:textId="77777777" w:rsidR="00D053B7" w:rsidRPr="00F41BB3" w:rsidDel="006310E8" w:rsidRDefault="00D053B7" w:rsidP="006A0DBC">
      <w:pPr>
        <w:pStyle w:val="a6"/>
        <w:numPr>
          <w:ilvl w:val="0"/>
          <w:numId w:val="5"/>
        </w:numPr>
        <w:spacing w:line="360" w:lineRule="auto"/>
        <w:ind w:firstLineChars="0"/>
        <w:rPr>
          <w:rFonts w:hAnsi="宋体"/>
          <w:sz w:val="24"/>
          <w:szCs w:val="24"/>
        </w:rPr>
      </w:pPr>
      <w:r w:rsidRPr="00F41BB3" w:rsidDel="006310E8">
        <w:rPr>
          <w:rFonts w:hAnsi="宋体" w:hint="eastAsia"/>
          <w:sz w:val="24"/>
          <w:szCs w:val="24"/>
        </w:rPr>
        <w:t>文件路径</w:t>
      </w:r>
    </w:p>
    <w:p w14:paraId="77E90144" w14:textId="77777777" w:rsidR="00D053B7" w:rsidRPr="00D053B7" w:rsidDel="006310E8" w:rsidRDefault="00D053B7" w:rsidP="00D053B7">
      <w:pPr>
        <w:pStyle w:val="a6"/>
        <w:spacing w:line="360" w:lineRule="auto"/>
        <w:ind w:left="780" w:firstLineChars="0" w:firstLine="0"/>
        <w:rPr>
          <w:rFonts w:hAnsi="宋体"/>
          <w:bCs/>
          <w:sz w:val="24"/>
          <w:szCs w:val="24"/>
        </w:rPr>
      </w:pPr>
      <w:r w:rsidRPr="00F41BB3" w:rsidDel="006310E8">
        <w:rPr>
          <w:rFonts w:hAnsi="宋体" w:hint="eastAsia"/>
          <w:bCs/>
          <w:sz w:val="24"/>
          <w:szCs w:val="24"/>
        </w:rPr>
        <w:t>SFTP</w:t>
      </w:r>
      <w:r w:rsidRPr="00F41BB3" w:rsidDel="006310E8">
        <w:rPr>
          <w:rFonts w:hAnsi="宋体" w:hint="eastAsia"/>
          <w:bCs/>
          <w:sz w:val="24"/>
          <w:szCs w:val="24"/>
        </w:rPr>
        <w:t>的上传目录和下载目录必须分离，文件上传目录命名规则为：</w:t>
      </w:r>
      <w:r w:rsidRPr="00F41BB3" w:rsidDel="006310E8">
        <w:rPr>
          <w:rFonts w:hAnsi="宋体" w:hint="eastAsia"/>
          <w:bCs/>
          <w:sz w:val="24"/>
          <w:szCs w:val="24"/>
        </w:rPr>
        <w:t>home</w:t>
      </w:r>
      <w:r w:rsidRPr="00F41BB3" w:rsidDel="006310E8">
        <w:rPr>
          <w:rFonts w:hAnsi="宋体" w:hint="eastAsia"/>
          <w:bCs/>
          <w:sz w:val="24"/>
          <w:szCs w:val="24"/>
        </w:rPr>
        <w:t>目录</w:t>
      </w:r>
      <w:r w:rsidRPr="00F41BB3" w:rsidDel="006310E8">
        <w:rPr>
          <w:rFonts w:hAnsi="宋体" w:hint="eastAsia"/>
          <w:bCs/>
          <w:sz w:val="24"/>
          <w:szCs w:val="24"/>
        </w:rPr>
        <w:t>/action/</w:t>
      </w:r>
      <w:r w:rsidRPr="00F41BB3" w:rsidDel="006310E8">
        <w:rPr>
          <w:rFonts w:hAnsi="宋体" w:hint="eastAsia"/>
          <w:bCs/>
          <w:sz w:val="24"/>
          <w:szCs w:val="24"/>
        </w:rPr>
        <w:t>应用</w:t>
      </w:r>
      <w:r w:rsidRPr="00F41BB3" w:rsidDel="006310E8">
        <w:rPr>
          <w:rFonts w:hAnsi="宋体" w:hint="eastAsia"/>
          <w:bCs/>
          <w:sz w:val="24"/>
          <w:szCs w:val="24"/>
        </w:rPr>
        <w:t>ID/</w:t>
      </w:r>
      <w:r w:rsidRPr="00F41BB3" w:rsidDel="006310E8">
        <w:rPr>
          <w:rFonts w:hAnsi="宋体" w:hint="eastAsia"/>
          <w:bCs/>
          <w:sz w:val="24"/>
          <w:szCs w:val="24"/>
        </w:rPr>
        <w:t>业务日期</w:t>
      </w:r>
      <w:r w:rsidRPr="00F41BB3" w:rsidDel="006310E8">
        <w:rPr>
          <w:rFonts w:hAnsi="宋体" w:hint="eastAsia"/>
          <w:bCs/>
          <w:sz w:val="24"/>
          <w:szCs w:val="24"/>
        </w:rPr>
        <w:t>/filename</w:t>
      </w:r>
      <w:r w:rsidDel="006310E8">
        <w:rPr>
          <w:rFonts w:hAnsi="宋体" w:hint="eastAsia"/>
          <w:bCs/>
          <w:sz w:val="24"/>
          <w:szCs w:val="24"/>
        </w:rPr>
        <w:t>。对账</w:t>
      </w:r>
      <w:r w:rsidDel="006310E8">
        <w:rPr>
          <w:rFonts w:hAnsi="宋体"/>
          <w:bCs/>
          <w:sz w:val="24"/>
          <w:szCs w:val="24"/>
        </w:rPr>
        <w:t>文件具体参考</w:t>
      </w:r>
      <w:r w:rsidDel="006310E8">
        <w:rPr>
          <w:rFonts w:hAnsi="宋体" w:hint="eastAsia"/>
          <w:bCs/>
          <w:sz w:val="24"/>
          <w:szCs w:val="24"/>
        </w:rPr>
        <w:t>对账</w:t>
      </w:r>
      <w:r w:rsidDel="006310E8">
        <w:rPr>
          <w:rFonts w:hAnsi="宋体"/>
          <w:bCs/>
          <w:sz w:val="24"/>
          <w:szCs w:val="24"/>
        </w:rPr>
        <w:t>章节。</w:t>
      </w:r>
    </w:p>
    <w:tbl>
      <w:tblPr>
        <w:tblStyle w:val="a9"/>
        <w:tblW w:w="0" w:type="auto"/>
        <w:tblInd w:w="780" w:type="dxa"/>
        <w:tblLook w:val="04A0" w:firstRow="1" w:lastRow="0" w:firstColumn="1" w:lastColumn="0" w:noHBand="0" w:noVBand="1"/>
      </w:tblPr>
      <w:tblGrid>
        <w:gridCol w:w="1776"/>
        <w:gridCol w:w="5740"/>
      </w:tblGrid>
      <w:tr w:rsidR="00D053B7" w:rsidRPr="00F561BB" w:rsidDel="006310E8" w14:paraId="4BB462BF" w14:textId="77777777" w:rsidTr="00AA2783">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27A0D" w14:textId="77777777" w:rsidR="00D053B7" w:rsidRPr="00F561BB" w:rsidDel="006310E8" w:rsidRDefault="00D053B7" w:rsidP="00AA2783">
            <w:pPr>
              <w:rPr>
                <w:rFonts w:ascii="宋体" w:hAnsi="宋体" w:cs="Courier New"/>
                <w:sz w:val="21"/>
              </w:rPr>
            </w:pPr>
            <w:r w:rsidRPr="00F561BB" w:rsidDel="006310E8">
              <w:rPr>
                <w:rFonts w:ascii="宋体" w:hAnsi="宋体" w:cs="Arial" w:hint="eastAsia"/>
                <w:color w:val="000000"/>
                <w:kern w:val="24"/>
                <w:sz w:val="21"/>
              </w:rPr>
              <w:t>文件路径定义</w:t>
            </w:r>
          </w:p>
        </w:tc>
        <w:tc>
          <w:tcPr>
            <w:tcW w:w="59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711160" w14:textId="77777777" w:rsidR="00D053B7" w:rsidRPr="00F561BB" w:rsidDel="006310E8" w:rsidRDefault="00D053B7" w:rsidP="00AA2783">
            <w:pPr>
              <w:rPr>
                <w:rFonts w:ascii="宋体" w:hAnsi="宋体" w:cs="Courier New"/>
                <w:sz w:val="21"/>
              </w:rPr>
            </w:pPr>
            <w:r w:rsidRPr="00F561BB" w:rsidDel="006310E8">
              <w:rPr>
                <w:rFonts w:ascii="宋体" w:hAnsi="宋体" w:cs="Arial" w:hint="eastAsia"/>
                <w:color w:val="000000"/>
                <w:kern w:val="24"/>
                <w:sz w:val="21"/>
              </w:rPr>
              <w:t>说明</w:t>
            </w:r>
          </w:p>
        </w:tc>
      </w:tr>
      <w:tr w:rsidR="00D053B7" w:rsidRPr="00F561BB" w:rsidDel="006310E8" w14:paraId="46662151" w14:textId="77777777" w:rsidTr="00AA2783">
        <w:tc>
          <w:tcPr>
            <w:tcW w:w="1809" w:type="dxa"/>
            <w:tcBorders>
              <w:top w:val="single" w:sz="4" w:space="0" w:color="auto"/>
              <w:left w:val="single" w:sz="4" w:space="0" w:color="auto"/>
              <w:bottom w:val="single" w:sz="4" w:space="0" w:color="auto"/>
              <w:right w:val="single" w:sz="4" w:space="0" w:color="auto"/>
            </w:tcBorders>
            <w:hideMark/>
          </w:tcPr>
          <w:p w14:paraId="623D0F2E" w14:textId="77777777" w:rsidR="00D053B7" w:rsidRPr="00F561BB" w:rsidDel="006310E8" w:rsidRDefault="00D053B7" w:rsidP="00AA2783">
            <w:pPr>
              <w:rPr>
                <w:rFonts w:ascii="宋体" w:hAnsi="宋体"/>
                <w:sz w:val="21"/>
              </w:rPr>
            </w:pPr>
            <w:r w:rsidRPr="00F561BB" w:rsidDel="006310E8">
              <w:rPr>
                <w:rFonts w:ascii="宋体" w:hAnsi="宋体" w:cstheme="minorBidi" w:hint="eastAsia"/>
                <w:color w:val="333333"/>
                <w:kern w:val="24"/>
                <w:sz w:val="21"/>
              </w:rPr>
              <w:t>home目录</w:t>
            </w:r>
          </w:p>
        </w:tc>
        <w:tc>
          <w:tcPr>
            <w:tcW w:w="5954" w:type="dxa"/>
            <w:tcBorders>
              <w:top w:val="single" w:sz="4" w:space="0" w:color="auto"/>
              <w:left w:val="single" w:sz="4" w:space="0" w:color="auto"/>
              <w:bottom w:val="single" w:sz="4" w:space="0" w:color="auto"/>
              <w:right w:val="single" w:sz="4" w:space="0" w:color="auto"/>
            </w:tcBorders>
            <w:hideMark/>
          </w:tcPr>
          <w:p w14:paraId="5B7C30B9" w14:textId="77777777" w:rsidR="00D053B7" w:rsidRPr="00F561BB" w:rsidDel="006310E8" w:rsidRDefault="00D053B7" w:rsidP="00AA2783">
            <w:pPr>
              <w:rPr>
                <w:rFonts w:ascii="宋体" w:hAnsi="宋体" w:cs="Arial"/>
                <w:bCs/>
                <w:color w:val="333333"/>
                <w:kern w:val="24"/>
                <w:sz w:val="21"/>
              </w:rPr>
            </w:pPr>
            <w:r w:rsidRPr="00F561BB" w:rsidDel="006310E8">
              <w:rPr>
                <w:rFonts w:ascii="宋体" w:hAnsi="宋体" w:cs="Arial" w:hint="eastAsia"/>
                <w:color w:val="333333"/>
                <w:kern w:val="24"/>
                <w:sz w:val="21"/>
              </w:rPr>
              <w:t>home目录为SFTP为user分配的根目录</w:t>
            </w:r>
          </w:p>
        </w:tc>
      </w:tr>
      <w:tr w:rsidR="00D053B7" w:rsidRPr="00F561BB" w:rsidDel="006310E8" w14:paraId="2FDF3CC1" w14:textId="77777777" w:rsidTr="00AA2783">
        <w:tc>
          <w:tcPr>
            <w:tcW w:w="1809" w:type="dxa"/>
            <w:tcBorders>
              <w:top w:val="single" w:sz="4" w:space="0" w:color="auto"/>
              <w:left w:val="single" w:sz="4" w:space="0" w:color="auto"/>
              <w:bottom w:val="single" w:sz="4" w:space="0" w:color="auto"/>
              <w:right w:val="single" w:sz="4" w:space="0" w:color="auto"/>
            </w:tcBorders>
          </w:tcPr>
          <w:p w14:paraId="571900C8" w14:textId="77777777" w:rsidR="00D053B7" w:rsidRPr="00F561BB" w:rsidDel="006310E8" w:rsidRDefault="00D053B7" w:rsidP="00AA2783">
            <w:pPr>
              <w:rPr>
                <w:rFonts w:ascii="宋体" w:hAnsi="宋体" w:cs="Arial"/>
                <w:bCs/>
                <w:color w:val="333333"/>
                <w:kern w:val="24"/>
                <w:sz w:val="21"/>
              </w:rPr>
            </w:pPr>
            <w:r w:rsidDel="006310E8">
              <w:rPr>
                <w:rFonts w:ascii="宋体" w:hAnsi="宋体" w:cs="Arial" w:hint="eastAsia"/>
                <w:color w:val="333333"/>
                <w:kern w:val="24"/>
                <w:sz w:val="21"/>
              </w:rPr>
              <w:t>应用ID</w:t>
            </w:r>
          </w:p>
        </w:tc>
        <w:tc>
          <w:tcPr>
            <w:tcW w:w="5954" w:type="dxa"/>
            <w:tcBorders>
              <w:top w:val="single" w:sz="4" w:space="0" w:color="auto"/>
              <w:left w:val="single" w:sz="4" w:space="0" w:color="auto"/>
              <w:bottom w:val="single" w:sz="4" w:space="0" w:color="auto"/>
              <w:right w:val="single" w:sz="4" w:space="0" w:color="auto"/>
            </w:tcBorders>
          </w:tcPr>
          <w:p w14:paraId="753FE91F" w14:textId="77777777" w:rsidR="00D053B7" w:rsidRPr="00F561BB" w:rsidDel="006310E8" w:rsidRDefault="00D053B7" w:rsidP="00AA2783">
            <w:pPr>
              <w:rPr>
                <w:rFonts w:ascii="宋体" w:hAnsi="宋体" w:cs="Arial"/>
                <w:bCs/>
                <w:color w:val="333333"/>
                <w:kern w:val="24"/>
                <w:sz w:val="21"/>
              </w:rPr>
            </w:pPr>
            <w:r w:rsidRPr="00F561BB" w:rsidDel="006310E8">
              <w:rPr>
                <w:rFonts w:ascii="宋体" w:hAnsi="宋体" w:cs="Arial" w:hint="eastAsia"/>
                <w:color w:val="333333"/>
                <w:kern w:val="24"/>
                <w:sz w:val="21"/>
              </w:rPr>
              <w:t>由</w:t>
            </w:r>
            <w:r w:rsidDel="006310E8">
              <w:rPr>
                <w:rFonts w:ascii="宋体" w:hAnsi="宋体" w:cs="Arial" w:hint="eastAsia"/>
                <w:color w:val="333333"/>
                <w:kern w:val="24"/>
                <w:sz w:val="21"/>
              </w:rPr>
              <w:t>浙江网商银行分配</w:t>
            </w:r>
          </w:p>
        </w:tc>
      </w:tr>
      <w:tr w:rsidR="00D053B7" w:rsidRPr="00F561BB" w:rsidDel="006310E8" w14:paraId="503E52D1" w14:textId="77777777" w:rsidTr="00AA2783">
        <w:tc>
          <w:tcPr>
            <w:tcW w:w="1809" w:type="dxa"/>
            <w:tcBorders>
              <w:top w:val="single" w:sz="4" w:space="0" w:color="auto"/>
              <w:left w:val="single" w:sz="4" w:space="0" w:color="auto"/>
              <w:bottom w:val="single" w:sz="4" w:space="0" w:color="auto"/>
              <w:right w:val="single" w:sz="4" w:space="0" w:color="auto"/>
            </w:tcBorders>
            <w:hideMark/>
          </w:tcPr>
          <w:p w14:paraId="222A8092" w14:textId="77777777" w:rsidR="00D053B7" w:rsidRPr="00F561BB" w:rsidDel="006310E8" w:rsidRDefault="00D053B7" w:rsidP="00AA2783">
            <w:pPr>
              <w:rPr>
                <w:rFonts w:ascii="宋体" w:hAnsi="宋体"/>
                <w:sz w:val="21"/>
              </w:rPr>
            </w:pPr>
            <w:r w:rsidRPr="00F561BB" w:rsidDel="006310E8">
              <w:rPr>
                <w:rFonts w:ascii="宋体" w:hAnsi="宋体" w:cs="Arial" w:hint="eastAsia"/>
                <w:color w:val="333333"/>
                <w:kern w:val="24"/>
                <w:sz w:val="21"/>
              </w:rPr>
              <w:t>action</w:t>
            </w:r>
          </w:p>
        </w:tc>
        <w:tc>
          <w:tcPr>
            <w:tcW w:w="5954" w:type="dxa"/>
            <w:tcBorders>
              <w:top w:val="single" w:sz="4" w:space="0" w:color="auto"/>
              <w:left w:val="single" w:sz="4" w:space="0" w:color="auto"/>
              <w:bottom w:val="single" w:sz="4" w:space="0" w:color="auto"/>
              <w:right w:val="single" w:sz="4" w:space="0" w:color="auto"/>
            </w:tcBorders>
            <w:hideMark/>
          </w:tcPr>
          <w:p w14:paraId="53932D51" w14:textId="77777777" w:rsidR="00D053B7" w:rsidRPr="00F561BB" w:rsidDel="006310E8" w:rsidRDefault="00D053B7" w:rsidP="00AA2783">
            <w:pPr>
              <w:rPr>
                <w:rFonts w:ascii="宋体" w:hAnsi="宋体" w:cs="Arial"/>
                <w:bCs/>
                <w:color w:val="333333"/>
                <w:kern w:val="24"/>
                <w:sz w:val="21"/>
              </w:rPr>
            </w:pPr>
            <w:r w:rsidRPr="00F561BB" w:rsidDel="006310E8">
              <w:rPr>
                <w:rFonts w:ascii="宋体" w:hAnsi="宋体" w:cs="Arial" w:hint="eastAsia"/>
                <w:color w:val="333333"/>
                <w:kern w:val="24"/>
                <w:sz w:val="21"/>
              </w:rPr>
              <w:t>操作类型：如：upload表示上传、download表示下载</w:t>
            </w:r>
          </w:p>
        </w:tc>
      </w:tr>
      <w:tr w:rsidR="00D053B7" w:rsidRPr="00F561BB" w:rsidDel="006310E8" w14:paraId="4D1FA19A" w14:textId="77777777" w:rsidTr="00AA2783">
        <w:tc>
          <w:tcPr>
            <w:tcW w:w="1809" w:type="dxa"/>
            <w:tcBorders>
              <w:top w:val="single" w:sz="4" w:space="0" w:color="auto"/>
              <w:left w:val="single" w:sz="4" w:space="0" w:color="auto"/>
              <w:bottom w:val="single" w:sz="4" w:space="0" w:color="auto"/>
              <w:right w:val="single" w:sz="4" w:space="0" w:color="auto"/>
            </w:tcBorders>
            <w:hideMark/>
          </w:tcPr>
          <w:p w14:paraId="01FC0654" w14:textId="77777777" w:rsidR="00D053B7" w:rsidRPr="00F561BB" w:rsidDel="006310E8" w:rsidRDefault="00D053B7" w:rsidP="00AA2783">
            <w:pPr>
              <w:rPr>
                <w:rFonts w:ascii="宋体" w:hAnsi="宋体" w:cs="Arial"/>
                <w:bCs/>
                <w:color w:val="333333"/>
                <w:kern w:val="24"/>
                <w:sz w:val="21"/>
              </w:rPr>
            </w:pPr>
            <w:r w:rsidRPr="00F561BB" w:rsidDel="006310E8">
              <w:rPr>
                <w:rFonts w:ascii="宋体" w:hAnsi="宋体" w:cstheme="minorBidi" w:hint="eastAsia"/>
                <w:color w:val="000000" w:themeColor="text1"/>
                <w:kern w:val="24"/>
                <w:sz w:val="21"/>
              </w:rPr>
              <w:t>业务日期</w:t>
            </w:r>
          </w:p>
        </w:tc>
        <w:tc>
          <w:tcPr>
            <w:tcW w:w="5954" w:type="dxa"/>
            <w:tcBorders>
              <w:top w:val="single" w:sz="4" w:space="0" w:color="auto"/>
              <w:left w:val="single" w:sz="4" w:space="0" w:color="auto"/>
              <w:bottom w:val="single" w:sz="4" w:space="0" w:color="auto"/>
              <w:right w:val="single" w:sz="4" w:space="0" w:color="auto"/>
            </w:tcBorders>
            <w:hideMark/>
          </w:tcPr>
          <w:p w14:paraId="3C8B754B" w14:textId="77777777" w:rsidR="00D053B7" w:rsidRPr="00F561BB" w:rsidDel="006310E8" w:rsidRDefault="00D053B7" w:rsidP="00AA2783">
            <w:pPr>
              <w:rPr>
                <w:rFonts w:ascii="宋体" w:hAnsi="宋体" w:cs="Arial"/>
                <w:bCs/>
                <w:color w:val="333333"/>
                <w:kern w:val="24"/>
                <w:sz w:val="21"/>
              </w:rPr>
            </w:pPr>
            <w:r w:rsidRPr="00F561BB" w:rsidDel="006310E8">
              <w:rPr>
                <w:rFonts w:ascii="宋体" w:hAnsi="宋体" w:cstheme="minorBidi" w:hint="eastAsia"/>
                <w:color w:val="333333"/>
                <w:kern w:val="24"/>
                <w:sz w:val="21"/>
              </w:rPr>
              <w:t>约定的业务日期，格式yyyyMMdd</w:t>
            </w:r>
          </w:p>
        </w:tc>
      </w:tr>
      <w:tr w:rsidR="00D053B7" w:rsidRPr="00F561BB" w:rsidDel="006310E8" w14:paraId="4A0B2A37" w14:textId="77777777" w:rsidTr="00AA2783">
        <w:tc>
          <w:tcPr>
            <w:tcW w:w="1809" w:type="dxa"/>
            <w:tcBorders>
              <w:top w:val="single" w:sz="4" w:space="0" w:color="auto"/>
              <w:left w:val="single" w:sz="4" w:space="0" w:color="auto"/>
              <w:bottom w:val="single" w:sz="4" w:space="0" w:color="auto"/>
              <w:right w:val="single" w:sz="4" w:space="0" w:color="auto"/>
            </w:tcBorders>
            <w:hideMark/>
          </w:tcPr>
          <w:p w14:paraId="51877C3E" w14:textId="77777777" w:rsidR="00D053B7" w:rsidRPr="00F561BB" w:rsidDel="006310E8" w:rsidRDefault="00D053B7" w:rsidP="00AA2783">
            <w:pPr>
              <w:rPr>
                <w:rFonts w:ascii="宋体" w:hAnsi="宋体" w:cstheme="minorBidi"/>
                <w:bCs/>
                <w:color w:val="000000" w:themeColor="text1"/>
                <w:kern w:val="24"/>
                <w:sz w:val="21"/>
              </w:rPr>
            </w:pPr>
            <w:r w:rsidRPr="00F561BB" w:rsidDel="006310E8">
              <w:rPr>
                <w:rFonts w:ascii="宋体" w:hAnsi="宋体" w:cs="Arial" w:hint="eastAsia"/>
                <w:color w:val="333333"/>
                <w:kern w:val="24"/>
                <w:sz w:val="21"/>
              </w:rPr>
              <w:t>filename</w:t>
            </w:r>
          </w:p>
        </w:tc>
        <w:tc>
          <w:tcPr>
            <w:tcW w:w="5954" w:type="dxa"/>
            <w:tcBorders>
              <w:top w:val="single" w:sz="4" w:space="0" w:color="auto"/>
              <w:left w:val="single" w:sz="4" w:space="0" w:color="auto"/>
              <w:bottom w:val="single" w:sz="4" w:space="0" w:color="auto"/>
              <w:right w:val="single" w:sz="4" w:space="0" w:color="auto"/>
            </w:tcBorders>
            <w:hideMark/>
          </w:tcPr>
          <w:p w14:paraId="55B6348F" w14:textId="77777777" w:rsidR="00D053B7" w:rsidRPr="00F561BB" w:rsidDel="006310E8" w:rsidRDefault="00D053B7" w:rsidP="00AA2783">
            <w:pPr>
              <w:rPr>
                <w:rFonts w:ascii="宋体" w:hAnsi="宋体" w:cs="Arial"/>
                <w:bCs/>
                <w:color w:val="000000" w:themeColor="text1"/>
                <w:kern w:val="24"/>
                <w:sz w:val="21"/>
              </w:rPr>
            </w:pPr>
            <w:r w:rsidRPr="00F561BB" w:rsidDel="006310E8">
              <w:rPr>
                <w:rFonts w:ascii="宋体" w:hAnsi="宋体" w:cs="Arial" w:hint="eastAsia"/>
                <w:color w:val="000000" w:themeColor="text1"/>
                <w:kern w:val="24"/>
                <w:sz w:val="21"/>
              </w:rPr>
              <w:t>文件名，参见文件名规范</w:t>
            </w:r>
          </w:p>
        </w:tc>
      </w:tr>
    </w:tbl>
    <w:p w14:paraId="295F58C6" w14:textId="77777777" w:rsidR="00D053B7" w:rsidRPr="00F41BB3" w:rsidDel="006310E8" w:rsidRDefault="00D053B7" w:rsidP="006A0DBC">
      <w:pPr>
        <w:pStyle w:val="a6"/>
        <w:numPr>
          <w:ilvl w:val="0"/>
          <w:numId w:val="5"/>
        </w:numPr>
        <w:spacing w:line="360" w:lineRule="auto"/>
        <w:ind w:firstLineChars="0"/>
        <w:rPr>
          <w:rFonts w:hAnsi="宋体"/>
          <w:sz w:val="24"/>
          <w:szCs w:val="24"/>
        </w:rPr>
      </w:pPr>
      <w:r w:rsidRPr="00F41BB3" w:rsidDel="006310E8">
        <w:rPr>
          <w:rFonts w:hAnsi="宋体" w:hint="eastAsia"/>
          <w:sz w:val="24"/>
          <w:szCs w:val="24"/>
        </w:rPr>
        <w:t>文件传输完成通知</w:t>
      </w:r>
    </w:p>
    <w:p w14:paraId="49DD60C5" w14:textId="77777777" w:rsidR="00D053B7" w:rsidRPr="00F41BB3" w:rsidDel="006310E8" w:rsidRDefault="00D053B7" w:rsidP="00D053B7">
      <w:pPr>
        <w:spacing w:line="360" w:lineRule="auto"/>
        <w:ind w:firstLineChars="200" w:firstLine="480"/>
        <w:rPr>
          <w:rFonts w:ascii="宋体" w:hAnsi="宋体"/>
          <w:sz w:val="24"/>
          <w:szCs w:val="24"/>
        </w:rPr>
      </w:pPr>
      <w:r w:rsidRPr="00F41BB3" w:rsidDel="006310E8">
        <w:rPr>
          <w:rFonts w:ascii="宋体" w:hAnsi="宋体" w:hint="eastAsia"/>
          <w:sz w:val="24"/>
          <w:szCs w:val="24"/>
        </w:rPr>
        <w:t>约定时间方式</w:t>
      </w:r>
      <w:r w:rsidRPr="00F41BB3" w:rsidDel="006310E8">
        <w:rPr>
          <w:rFonts w:ascii="宋体" w:hAnsi="宋体" w:hint="eastAsia"/>
          <w:b/>
          <w:sz w:val="24"/>
          <w:szCs w:val="24"/>
        </w:rPr>
        <w:t>：</w:t>
      </w:r>
      <w:r w:rsidRPr="00F41BB3" w:rsidDel="006310E8">
        <w:rPr>
          <w:rFonts w:ascii="宋体" w:hAnsi="宋体" w:hint="eastAsia"/>
          <w:sz w:val="24"/>
          <w:szCs w:val="24"/>
        </w:rPr>
        <w:t>与合作伙伴约定时间去获取文件，默认按此方式对接</w:t>
      </w:r>
      <w:r w:rsidDel="006310E8">
        <w:rPr>
          <w:rFonts w:ascii="宋体" w:hAnsi="宋体" w:hint="eastAsia"/>
          <w:sz w:val="24"/>
          <w:szCs w:val="24"/>
        </w:rPr>
        <w:t>；</w:t>
      </w:r>
    </w:p>
    <w:p w14:paraId="4CD65249" w14:textId="77777777" w:rsidR="003049FB" w:rsidDel="006310E8" w:rsidRDefault="00D053B7" w:rsidP="00D053B7">
      <w:pPr>
        <w:spacing w:line="360" w:lineRule="auto"/>
        <w:ind w:firstLineChars="200" w:firstLine="480"/>
        <w:rPr>
          <w:rFonts w:ascii="宋体" w:hAnsi="宋体"/>
          <w:sz w:val="24"/>
          <w:szCs w:val="24"/>
        </w:rPr>
      </w:pPr>
      <w:r w:rsidRPr="00F41BB3" w:rsidDel="006310E8">
        <w:rPr>
          <w:rFonts w:ascii="宋体" w:hAnsi="宋体" w:hint="eastAsia"/>
          <w:sz w:val="24"/>
          <w:szCs w:val="24"/>
        </w:rPr>
        <w:t>报文通知方式：由文件上传方向接收方发送上传完成通知，如涉及文件签名、高时效性等需要推荐此方式，如需按此方式请与浙江网商银行技术接口人联系</w:t>
      </w:r>
      <w:r w:rsidDel="006310E8">
        <w:rPr>
          <w:rFonts w:ascii="宋体" w:hAnsi="宋体" w:hint="eastAsia"/>
          <w:sz w:val="24"/>
          <w:szCs w:val="24"/>
        </w:rPr>
        <w:t>。</w:t>
      </w:r>
    </w:p>
    <w:p w14:paraId="551FA9DD" w14:textId="77777777" w:rsidR="00D053B7" w:rsidRDefault="00D053B7" w:rsidP="00D053B7">
      <w:pPr>
        <w:pStyle w:val="2"/>
      </w:pPr>
      <w:r>
        <w:rPr>
          <w:rFonts w:hint="eastAsia"/>
        </w:rPr>
        <w:t>安全</w:t>
      </w:r>
      <w:r>
        <w:t>规范</w:t>
      </w:r>
    </w:p>
    <w:p w14:paraId="3AC459FA" w14:textId="77777777" w:rsidR="00D053B7" w:rsidRDefault="00D053B7" w:rsidP="00D053B7">
      <w:pPr>
        <w:pStyle w:val="3"/>
      </w:pPr>
      <w:bookmarkStart w:id="21" w:name="_Toc480966184"/>
      <w:r w:rsidRPr="00F561BB">
        <w:rPr>
          <w:rFonts w:hint="eastAsia"/>
        </w:rPr>
        <w:t>常见风险</w:t>
      </w:r>
      <w:bookmarkEnd w:id="21"/>
    </w:p>
    <w:p w14:paraId="19BCABBB" w14:textId="77777777" w:rsidR="00D053B7" w:rsidRPr="00D86DEF" w:rsidRDefault="00D053B7" w:rsidP="006A0DBC">
      <w:pPr>
        <w:numPr>
          <w:ilvl w:val="0"/>
          <w:numId w:val="6"/>
        </w:numPr>
        <w:spacing w:line="360" w:lineRule="auto"/>
        <w:rPr>
          <w:rFonts w:ascii="宋体" w:hAnsi="宋体"/>
          <w:sz w:val="24"/>
          <w:szCs w:val="24"/>
        </w:rPr>
      </w:pPr>
      <w:r w:rsidRPr="00D86DEF">
        <w:rPr>
          <w:rFonts w:ascii="宋体" w:hAnsi="宋体" w:hint="eastAsia"/>
          <w:sz w:val="24"/>
          <w:szCs w:val="24"/>
        </w:rPr>
        <w:t>信息泄密</w:t>
      </w:r>
    </w:p>
    <w:p w14:paraId="7614EB97" w14:textId="77777777" w:rsidR="00D053B7" w:rsidRPr="00D86DEF" w:rsidRDefault="00D053B7" w:rsidP="00D053B7">
      <w:pPr>
        <w:spacing w:line="360" w:lineRule="auto"/>
        <w:ind w:firstLine="360"/>
        <w:rPr>
          <w:rFonts w:ascii="宋体" w:hAnsi="宋体"/>
          <w:sz w:val="24"/>
          <w:szCs w:val="24"/>
        </w:rPr>
      </w:pPr>
      <w:r w:rsidRPr="00D86DEF">
        <w:rPr>
          <w:rFonts w:ascii="宋体" w:hAnsi="宋体" w:hint="eastAsia"/>
          <w:sz w:val="24"/>
          <w:szCs w:val="24"/>
        </w:rPr>
        <w:t>确保在网络传输中对客户与交易信息私密性的保护，浙江网商银行和合作伙伴将双方的通讯信道进行加密，采用https协议或者VPN专线进行通讯</w:t>
      </w:r>
    </w:p>
    <w:p w14:paraId="1B9EE4B6" w14:textId="77777777" w:rsidR="00D053B7" w:rsidRPr="00D86DEF" w:rsidRDefault="00D053B7" w:rsidP="006A0DBC">
      <w:pPr>
        <w:numPr>
          <w:ilvl w:val="0"/>
          <w:numId w:val="6"/>
        </w:numPr>
        <w:spacing w:line="360" w:lineRule="auto"/>
        <w:rPr>
          <w:rFonts w:ascii="宋体" w:hAnsi="宋体"/>
          <w:sz w:val="24"/>
          <w:szCs w:val="24"/>
        </w:rPr>
      </w:pPr>
      <w:r w:rsidRPr="00D86DEF">
        <w:rPr>
          <w:rFonts w:ascii="宋体" w:hAnsi="宋体" w:hint="eastAsia"/>
          <w:sz w:val="24"/>
          <w:szCs w:val="24"/>
        </w:rPr>
        <w:t>交易指令篡改</w:t>
      </w:r>
    </w:p>
    <w:p w14:paraId="39B8E07A" w14:textId="77777777" w:rsidR="00D053B7" w:rsidRPr="00D86DEF" w:rsidRDefault="00D053B7" w:rsidP="00D053B7">
      <w:pPr>
        <w:spacing w:line="360" w:lineRule="auto"/>
        <w:ind w:firstLine="360"/>
        <w:rPr>
          <w:rFonts w:ascii="宋体" w:hAnsi="宋体"/>
          <w:sz w:val="24"/>
          <w:szCs w:val="24"/>
        </w:rPr>
      </w:pPr>
      <w:r w:rsidRPr="00D86DEF">
        <w:rPr>
          <w:rFonts w:ascii="宋体" w:hAnsi="宋体" w:hint="eastAsia"/>
          <w:sz w:val="24"/>
          <w:szCs w:val="24"/>
        </w:rPr>
        <w:t>如果网络中传输的交易指令被入侵者截获并篡改，就会造成交易处理出现错误。因此，在网络传输中需要保证指令完整性，使用数字证书对关键业务数据进行签名。</w:t>
      </w:r>
    </w:p>
    <w:p w14:paraId="0488714E" w14:textId="77777777" w:rsidR="00D053B7" w:rsidRPr="00D86DEF" w:rsidRDefault="00D053B7" w:rsidP="006A0DBC">
      <w:pPr>
        <w:numPr>
          <w:ilvl w:val="0"/>
          <w:numId w:val="6"/>
        </w:numPr>
        <w:spacing w:line="360" w:lineRule="auto"/>
        <w:rPr>
          <w:rFonts w:ascii="宋体" w:hAnsi="宋体"/>
          <w:sz w:val="24"/>
          <w:szCs w:val="24"/>
        </w:rPr>
      </w:pPr>
      <w:r w:rsidRPr="00D86DEF">
        <w:rPr>
          <w:rFonts w:ascii="宋体" w:hAnsi="宋体" w:hint="eastAsia"/>
          <w:sz w:val="24"/>
          <w:szCs w:val="24"/>
        </w:rPr>
        <w:t>交易指令伪造</w:t>
      </w:r>
    </w:p>
    <w:p w14:paraId="016F6DAB" w14:textId="77777777" w:rsidR="00D053B7" w:rsidRPr="00D86DEF" w:rsidRDefault="00D053B7" w:rsidP="00D053B7">
      <w:pPr>
        <w:spacing w:line="360" w:lineRule="auto"/>
        <w:ind w:firstLine="360"/>
        <w:rPr>
          <w:rFonts w:ascii="宋体" w:hAnsi="宋体"/>
          <w:sz w:val="24"/>
          <w:szCs w:val="24"/>
        </w:rPr>
      </w:pPr>
      <w:r w:rsidRPr="00D86DEF">
        <w:rPr>
          <w:rFonts w:ascii="宋体" w:hAnsi="宋体" w:hint="eastAsia"/>
          <w:sz w:val="24"/>
          <w:szCs w:val="24"/>
        </w:rPr>
        <w:t>如果有入侵者冒充浙江网商银行或者银行发起交易指令，就会造成交易在未得到业务参与方的授权下发生流动，给合作伙伴、浙江网商银行或客户带来损失。因此，在网络传输与系统处理中，需要保证指令的真实性。合作双方需使用数字证书对报文中的业务数据进行签名。</w:t>
      </w:r>
    </w:p>
    <w:p w14:paraId="2ACEF2AB" w14:textId="77777777" w:rsidR="00D053B7" w:rsidRPr="00D86DEF" w:rsidRDefault="00D053B7" w:rsidP="006A0DBC">
      <w:pPr>
        <w:numPr>
          <w:ilvl w:val="0"/>
          <w:numId w:val="6"/>
        </w:numPr>
        <w:spacing w:line="360" w:lineRule="auto"/>
        <w:rPr>
          <w:rFonts w:ascii="宋体" w:hAnsi="宋体"/>
          <w:sz w:val="24"/>
          <w:szCs w:val="24"/>
        </w:rPr>
      </w:pPr>
      <w:r w:rsidRPr="00D86DEF">
        <w:rPr>
          <w:rFonts w:ascii="宋体" w:hAnsi="宋体" w:hint="eastAsia"/>
          <w:sz w:val="24"/>
          <w:szCs w:val="24"/>
        </w:rPr>
        <w:t>交易指令否认</w:t>
      </w:r>
    </w:p>
    <w:p w14:paraId="604050C7" w14:textId="77777777" w:rsidR="00D053B7" w:rsidRPr="00D86DEF" w:rsidRDefault="00D053B7" w:rsidP="00D053B7">
      <w:pPr>
        <w:spacing w:line="360" w:lineRule="auto"/>
        <w:ind w:firstLine="360"/>
        <w:rPr>
          <w:rFonts w:ascii="宋体" w:hAnsi="宋体"/>
          <w:sz w:val="24"/>
          <w:szCs w:val="24"/>
        </w:rPr>
      </w:pPr>
      <w:r w:rsidRPr="00D86DEF">
        <w:rPr>
          <w:rFonts w:ascii="宋体" w:hAnsi="宋体" w:hint="eastAsia"/>
          <w:sz w:val="24"/>
          <w:szCs w:val="24"/>
        </w:rPr>
        <w:lastRenderedPageBreak/>
        <w:t>当发生交易纠纷时，双方需要通过原始交易指令确定责任方，合作伙伴与浙江网商银行均应保留原始交互的报文日志便于问题排查（见附录-报文日志保存）。</w:t>
      </w:r>
    </w:p>
    <w:p w14:paraId="1E67D2A6" w14:textId="77777777" w:rsidR="00D053B7" w:rsidRPr="00D86DEF" w:rsidRDefault="00D053B7" w:rsidP="006A0DBC">
      <w:pPr>
        <w:numPr>
          <w:ilvl w:val="0"/>
          <w:numId w:val="6"/>
        </w:numPr>
        <w:spacing w:line="360" w:lineRule="auto"/>
        <w:rPr>
          <w:rFonts w:ascii="宋体" w:hAnsi="宋体"/>
          <w:sz w:val="24"/>
          <w:szCs w:val="24"/>
        </w:rPr>
      </w:pPr>
      <w:r w:rsidRPr="00D86DEF">
        <w:rPr>
          <w:rFonts w:ascii="宋体" w:hAnsi="宋体" w:hint="eastAsia"/>
          <w:sz w:val="24"/>
          <w:szCs w:val="24"/>
        </w:rPr>
        <w:t>交易幂等性</w:t>
      </w:r>
    </w:p>
    <w:p w14:paraId="1008FF20" w14:textId="77777777" w:rsidR="00D053B7" w:rsidRDefault="00D053B7" w:rsidP="00D053B7">
      <w:pPr>
        <w:spacing w:line="360" w:lineRule="auto"/>
        <w:ind w:firstLineChars="200" w:firstLine="480"/>
        <w:rPr>
          <w:rFonts w:ascii="宋体" w:hAnsi="宋体"/>
          <w:sz w:val="24"/>
          <w:szCs w:val="24"/>
        </w:rPr>
      </w:pPr>
      <w:r w:rsidRPr="00D86DEF">
        <w:rPr>
          <w:rFonts w:ascii="宋体" w:hAnsi="宋体" w:hint="eastAsia"/>
          <w:sz w:val="24"/>
          <w:szCs w:val="24"/>
        </w:rPr>
        <w:t>入侵者也可能尝试通过截获网络中传输的交易指令，并多次重播的方式试图发起未经授权的交易指令。凡涉及到资金变动的交易指令，合作伙伴与浙江网商银行均需要保证同一流水号的交易指令只能执行一次，并返回与流水号匹配的交易指令执行结果。</w:t>
      </w:r>
    </w:p>
    <w:p w14:paraId="443039C7" w14:textId="64615CCB" w:rsidR="00D053B7" w:rsidRPr="00D053B7" w:rsidRDefault="00D053B7" w:rsidP="00D053B7">
      <w:pPr>
        <w:pStyle w:val="3"/>
      </w:pPr>
      <w:bookmarkStart w:id="22" w:name="_Toc480966185"/>
      <w:r w:rsidRPr="00D053B7">
        <w:rPr>
          <w:rFonts w:hint="eastAsia"/>
        </w:rPr>
        <w:t>报文数字签名</w:t>
      </w:r>
      <w:r w:rsidRPr="00D053B7">
        <w:rPr>
          <w:rFonts w:hint="eastAsia"/>
        </w:rPr>
        <w:t xml:space="preserve"> </w:t>
      </w:r>
      <w:r w:rsidR="007741EE">
        <w:t>–</w:t>
      </w:r>
      <w:r w:rsidRPr="00D053B7">
        <w:rPr>
          <w:rFonts w:hint="eastAsia"/>
        </w:rPr>
        <w:t xml:space="preserve"> API</w:t>
      </w:r>
      <w:bookmarkEnd w:id="22"/>
      <w:r w:rsidR="007741EE">
        <w:rPr>
          <w:rFonts w:hint="eastAsia"/>
        </w:rPr>
        <w:t>（</w:t>
      </w:r>
      <w:r w:rsidR="007741EE">
        <w:t>重要）</w:t>
      </w:r>
    </w:p>
    <w:p w14:paraId="09256841" w14:textId="77777777" w:rsidR="00D053B7" w:rsidRPr="00D86DEF" w:rsidRDefault="00D053B7" w:rsidP="00D053B7">
      <w:pPr>
        <w:spacing w:line="360" w:lineRule="auto"/>
        <w:ind w:firstLine="420"/>
        <w:rPr>
          <w:rFonts w:ascii="宋体" w:hAnsi="宋体"/>
          <w:sz w:val="24"/>
          <w:szCs w:val="24"/>
        </w:rPr>
      </w:pPr>
      <w:r w:rsidRPr="00D86DEF">
        <w:rPr>
          <w:rFonts w:ascii="宋体" w:hAnsi="宋体" w:hint="eastAsia"/>
          <w:sz w:val="24"/>
          <w:szCs w:val="24"/>
        </w:rPr>
        <w:t>数字签名保证业务数据的可靠性和防抵赖性。数字签名由业务发起方编制，由业务接收方核验。数字签名的做法如下：</w:t>
      </w:r>
    </w:p>
    <w:p w14:paraId="7B1D3ABC" w14:textId="77777777" w:rsidR="00D053B7" w:rsidRPr="00D86DEF" w:rsidRDefault="00D053B7" w:rsidP="00D053B7">
      <w:pPr>
        <w:spacing w:line="360" w:lineRule="auto"/>
        <w:ind w:firstLine="360"/>
        <w:rPr>
          <w:rFonts w:ascii="宋体" w:hAnsi="宋体"/>
          <w:sz w:val="24"/>
          <w:szCs w:val="24"/>
        </w:rPr>
      </w:pPr>
      <w:r w:rsidRPr="00D86DEF">
        <w:rPr>
          <w:rFonts w:ascii="宋体" w:hAnsi="宋体" w:hint="eastAsia"/>
          <w:sz w:val="24"/>
          <w:szCs w:val="24"/>
        </w:rPr>
        <w:t>签名算法使用sha256withrsa算法，浙江网商银行和合作伙伴需交换RSA数字证书公钥用于验证签名，签名时，使用RSA数字证书私钥对签名参数串进行签名，RSA密钥使用2048位及以上的，将签名值使用BASE64转码后填充到报文的数字签名域(</w:t>
      </w:r>
      <w:r w:rsidRPr="00D86DEF">
        <w:rPr>
          <w:rFonts w:ascii="宋体" w:hAnsi="宋体"/>
          <w:sz w:val="24"/>
          <w:szCs w:val="24"/>
        </w:rPr>
        <w:t>signature</w:t>
      </w:r>
      <w:r w:rsidRPr="00D86DEF">
        <w:rPr>
          <w:rFonts w:ascii="宋体" w:hAnsi="宋体" w:hint="eastAsia"/>
          <w:sz w:val="24"/>
          <w:szCs w:val="24"/>
        </w:rPr>
        <w:t>)。验证签名时，使用对方颁发的RSA数字证书公钥进行验签</w:t>
      </w:r>
    </w:p>
    <w:p w14:paraId="2B63362F" w14:textId="77777777" w:rsidR="00D053B7" w:rsidRPr="00D86DEF" w:rsidRDefault="00D053B7" w:rsidP="00D053B7">
      <w:pPr>
        <w:spacing w:line="360" w:lineRule="auto"/>
        <w:ind w:firstLine="360"/>
        <w:rPr>
          <w:rFonts w:ascii="宋体" w:hAnsi="宋体"/>
          <w:sz w:val="24"/>
          <w:szCs w:val="24"/>
        </w:rPr>
      </w:pPr>
      <w:r w:rsidRPr="00D86DEF">
        <w:rPr>
          <w:rFonts w:ascii="宋体" w:hAnsi="宋体" w:hint="eastAsia"/>
          <w:sz w:val="24"/>
          <w:szCs w:val="24"/>
        </w:rPr>
        <w:t>签名方式分为两种：</w:t>
      </w:r>
    </w:p>
    <w:p w14:paraId="18227488" w14:textId="77777777" w:rsidR="00D053B7" w:rsidRPr="00A43EF8" w:rsidRDefault="00D053B7" w:rsidP="006A0DBC">
      <w:pPr>
        <w:numPr>
          <w:ilvl w:val="0"/>
          <w:numId w:val="7"/>
        </w:numPr>
        <w:spacing w:line="360" w:lineRule="auto"/>
        <w:rPr>
          <w:rFonts w:ascii="宋体" w:hAnsi="宋体"/>
          <w:color w:val="FF0000"/>
          <w:sz w:val="24"/>
          <w:szCs w:val="24"/>
        </w:rPr>
      </w:pPr>
      <w:r w:rsidRPr="00A43EF8">
        <w:rPr>
          <w:rFonts w:ascii="宋体" w:hAnsi="宋体" w:hint="eastAsia"/>
          <w:color w:val="FF0000"/>
          <w:sz w:val="24"/>
          <w:szCs w:val="24"/>
        </w:rPr>
        <w:t>整体报文加签</w:t>
      </w:r>
    </w:p>
    <w:p w14:paraId="43F1AAA5" w14:textId="2099C5E5" w:rsidR="00D26256" w:rsidRPr="007741EE" w:rsidRDefault="00D053B7" w:rsidP="00D053B7">
      <w:pPr>
        <w:spacing w:line="360" w:lineRule="auto"/>
        <w:ind w:left="780"/>
        <w:rPr>
          <w:rFonts w:ascii="宋体" w:hAnsi="宋体"/>
          <w:color w:val="FF0000"/>
          <w:sz w:val="24"/>
          <w:szCs w:val="24"/>
        </w:rPr>
      </w:pPr>
      <w:r w:rsidRPr="00A43EF8">
        <w:rPr>
          <w:rFonts w:ascii="宋体" w:hAnsi="宋体" w:hint="eastAsia"/>
          <w:color w:val="FF0000"/>
          <w:sz w:val="24"/>
          <w:szCs w:val="24"/>
        </w:rPr>
        <w:t>对报文体</w:t>
      </w:r>
      <w:r w:rsidRPr="00A43EF8">
        <w:rPr>
          <w:rFonts w:ascii="宋体" w:hAnsi="宋体"/>
          <w:color w:val="FF0000"/>
          <w:sz w:val="24"/>
          <w:szCs w:val="24"/>
        </w:rPr>
        <w:t>request/response中的内容进行加签，</w:t>
      </w:r>
      <w:r w:rsidR="00210635" w:rsidRPr="00A43EF8">
        <w:rPr>
          <w:rFonts w:ascii="宋体" w:hAnsi="宋体" w:hint="eastAsia"/>
          <w:color w:val="FF0000"/>
          <w:sz w:val="24"/>
          <w:szCs w:val="24"/>
        </w:rPr>
        <w:t>采用的是</w:t>
      </w:r>
      <w:r w:rsidR="00210635" w:rsidRPr="00A43EF8">
        <w:rPr>
          <w:rFonts w:ascii="宋体" w:hAnsi="宋体"/>
          <w:color w:val="FF0000"/>
          <w:sz w:val="24"/>
          <w:szCs w:val="24"/>
        </w:rPr>
        <w:t>XML</w:t>
      </w:r>
      <w:r w:rsidR="00B94A53" w:rsidRPr="00A43EF8">
        <w:rPr>
          <w:rFonts w:ascii="宋体" w:hAnsi="宋体" w:hint="eastAsia"/>
          <w:color w:val="FF0000"/>
          <w:sz w:val="24"/>
          <w:szCs w:val="24"/>
        </w:rPr>
        <w:t>内</w:t>
      </w:r>
      <w:r w:rsidR="00210635" w:rsidRPr="00A43EF8">
        <w:rPr>
          <w:rFonts w:ascii="宋体" w:hAnsi="宋体" w:hint="eastAsia"/>
          <w:color w:val="FF0000"/>
          <w:sz w:val="24"/>
          <w:szCs w:val="24"/>
        </w:rPr>
        <w:t>签名的实现方式，</w:t>
      </w:r>
      <w:r w:rsidR="00D26256" w:rsidRPr="00A43EF8">
        <w:rPr>
          <w:rFonts w:ascii="宋体" w:hAnsi="宋体" w:hint="eastAsia"/>
          <w:color w:val="FF0000"/>
          <w:sz w:val="24"/>
          <w:szCs w:val="24"/>
        </w:rPr>
        <w:t>相关组件参考：</w:t>
      </w:r>
      <w:hyperlink r:id="rId8" w:history="1">
        <w:r w:rsidR="00D26256" w:rsidRPr="00A43EF8">
          <w:rPr>
            <w:rStyle w:val="ae"/>
            <w:rFonts w:ascii="宋体" w:hAnsi="宋体"/>
            <w:color w:val="FF0000"/>
            <w:sz w:val="24"/>
            <w:szCs w:val="24"/>
          </w:rPr>
          <w:t>http://santuario.apache.org/</w:t>
        </w:r>
      </w:hyperlink>
      <w:r w:rsidR="00D26256" w:rsidRPr="00A43EF8">
        <w:rPr>
          <w:rFonts w:ascii="宋体" w:hAnsi="宋体"/>
          <w:color w:val="FF0000"/>
          <w:sz w:val="24"/>
          <w:szCs w:val="24"/>
        </w:rPr>
        <w:t xml:space="preserve"> 、</w:t>
      </w:r>
      <w:hyperlink r:id="rId9" w:history="1">
        <w:r w:rsidR="00D26256" w:rsidRPr="00A43EF8">
          <w:rPr>
            <w:rStyle w:val="ae"/>
            <w:rFonts w:ascii="宋体" w:hAnsi="宋体"/>
            <w:color w:val="FF0000"/>
            <w:sz w:val="24"/>
            <w:szCs w:val="24"/>
          </w:rPr>
          <w:t>https://github.com/rnijveld/xmlseclibs</w:t>
        </w:r>
      </w:hyperlink>
      <w:r w:rsidR="00D26256" w:rsidRPr="00A43EF8">
        <w:rPr>
          <w:rFonts w:ascii="宋体" w:hAnsi="宋体"/>
          <w:color w:val="FF0000"/>
          <w:sz w:val="24"/>
          <w:szCs w:val="24"/>
        </w:rPr>
        <w:t xml:space="preserve"> 。</w:t>
      </w:r>
      <w:r w:rsidRPr="007741EE">
        <w:rPr>
          <w:rFonts w:ascii="宋体" w:hAnsi="宋体" w:hint="eastAsia"/>
          <w:color w:val="FF0000"/>
          <w:sz w:val="24"/>
          <w:szCs w:val="24"/>
        </w:rPr>
        <w:t>默认使用此规则。</w:t>
      </w:r>
    </w:p>
    <w:p w14:paraId="7CDD3582" w14:textId="1D1B76AD" w:rsidR="00D053B7" w:rsidRPr="00AE7D50" w:rsidRDefault="00210635" w:rsidP="00D053B7">
      <w:pPr>
        <w:spacing w:line="360" w:lineRule="auto"/>
        <w:ind w:left="780"/>
        <w:rPr>
          <w:rFonts w:ascii="宋体" w:hAnsi="宋体"/>
          <w:color w:val="000000" w:themeColor="text1"/>
          <w:sz w:val="24"/>
          <w:szCs w:val="24"/>
        </w:rPr>
      </w:pPr>
      <w:r w:rsidRPr="00A43EF8">
        <w:rPr>
          <w:rFonts w:ascii="宋体" w:hAnsi="宋体"/>
          <w:color w:val="FF0000"/>
          <w:sz w:val="24"/>
          <w:szCs w:val="24"/>
        </w:rPr>
        <w:t>XML自签名的java DEMO：</w:t>
      </w:r>
      <w:r w:rsidR="00AB29DB">
        <w:rPr>
          <w:rFonts w:ascii="宋体" w:hAnsi="宋体"/>
          <w:color w:val="000000" w:themeColor="text1"/>
          <w:sz w:val="24"/>
          <w:szCs w:val="24"/>
        </w:rPr>
        <w:object w:dxaOrig="1513" w:dyaOrig="1032" w14:anchorId="176793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1pt" o:ole="">
            <v:imagedata r:id="rId10" o:title=""/>
          </v:shape>
          <o:OLEObject Type="Embed" ProgID="Package" ShapeID="_x0000_i1025" DrawAspect="Icon" ObjectID="_1564031042" r:id="rId11"/>
        </w:object>
      </w:r>
    </w:p>
    <w:p w14:paraId="4D5AAD98" w14:textId="77777777" w:rsidR="00D053B7" w:rsidRPr="00D86DEF" w:rsidRDefault="00D053B7" w:rsidP="006A0DBC">
      <w:pPr>
        <w:numPr>
          <w:ilvl w:val="0"/>
          <w:numId w:val="7"/>
        </w:numPr>
        <w:spacing w:line="360" w:lineRule="auto"/>
        <w:rPr>
          <w:rFonts w:ascii="宋体" w:hAnsi="宋体"/>
          <w:sz w:val="24"/>
          <w:szCs w:val="24"/>
        </w:rPr>
      </w:pPr>
      <w:r w:rsidRPr="00D86DEF">
        <w:rPr>
          <w:rFonts w:ascii="宋体" w:hAnsi="宋体" w:hint="eastAsia"/>
          <w:sz w:val="24"/>
          <w:szCs w:val="24"/>
        </w:rPr>
        <w:t>部分报文加签</w:t>
      </w:r>
    </w:p>
    <w:p w14:paraId="2AC27351" w14:textId="77777777" w:rsidR="00D053B7" w:rsidRPr="00D86DEF" w:rsidRDefault="00D053B7" w:rsidP="00D053B7">
      <w:pPr>
        <w:spacing w:line="360" w:lineRule="auto"/>
        <w:ind w:left="780"/>
        <w:rPr>
          <w:rFonts w:ascii="宋体" w:hAnsi="宋体"/>
          <w:sz w:val="24"/>
          <w:szCs w:val="24"/>
        </w:rPr>
      </w:pPr>
      <w:r w:rsidRPr="00D86DEF">
        <w:rPr>
          <w:rFonts w:ascii="宋体" w:hAnsi="宋体" w:hint="eastAsia"/>
          <w:sz w:val="24"/>
          <w:szCs w:val="24"/>
        </w:rPr>
        <w:t>按报文中业务参数出现的顺序，将各加签业务参数的值通过英文竖线“|”拼接成签名要素串；例如“102100033452|CNY123456|beps.101.001.01|”。最后一个业务要素值后面也有竖线“|”；取金额字段作为加签要素时，应包括该金额对应的货币符号，例如格式CNY123456。</w:t>
      </w:r>
    </w:p>
    <w:p w14:paraId="00CEAEC4" w14:textId="77777777" w:rsidR="00D053B7" w:rsidRPr="00D86DEF" w:rsidRDefault="00D053B7" w:rsidP="00D053B7">
      <w:pPr>
        <w:spacing w:line="360" w:lineRule="auto"/>
        <w:ind w:left="780"/>
        <w:rPr>
          <w:rFonts w:ascii="宋体" w:hAnsi="宋体"/>
          <w:sz w:val="24"/>
          <w:szCs w:val="24"/>
        </w:rPr>
      </w:pPr>
      <w:r w:rsidRPr="00D86DEF">
        <w:rPr>
          <w:rFonts w:ascii="宋体" w:hAnsi="宋体" w:hint="eastAsia"/>
          <w:sz w:val="24"/>
          <w:szCs w:val="24"/>
        </w:rPr>
        <w:lastRenderedPageBreak/>
        <w:t>对于需加签业务参数的值，无须补齐位数，并截断两端空白字符。空白字符，指空格（0x20）、制表(0x09)、回车(0x0d)、换行(0x0a)四个字符。如加签业务参数没有在报文中出现，或其值为全空白（即截断两端空白字符后长度为0），则拼接签名要素串时忽略该加签业务要素。</w:t>
      </w:r>
    </w:p>
    <w:p w14:paraId="14133B7F" w14:textId="77777777" w:rsidR="00D053B7" w:rsidRDefault="00D053B7" w:rsidP="00D053B7">
      <w:pPr>
        <w:spacing w:line="360" w:lineRule="auto"/>
        <w:ind w:firstLineChars="200" w:firstLine="480"/>
        <w:rPr>
          <w:rFonts w:ascii="宋体" w:hAnsi="宋体"/>
          <w:sz w:val="24"/>
          <w:szCs w:val="24"/>
        </w:rPr>
      </w:pPr>
      <w:r w:rsidRPr="00D86DEF">
        <w:rPr>
          <w:rFonts w:ascii="宋体" w:hAnsi="宋体" w:hint="eastAsia"/>
          <w:sz w:val="24"/>
          <w:szCs w:val="24"/>
        </w:rPr>
        <w:t>特殊字符的说明：数字签名经BASE64转码后放置到报文的数字签名域，由于BASE64转码后的值可能包含回车符，因此在把数字签名加入到报文中时，应避免使用Dom的API操作，否则Dom的API可能会对数字签名中的特殊字符进行转义，从而导致接收方验签失败。例如，Dom API会将数字签名的回车符转换为“&amp;#13;”</w:t>
      </w:r>
    </w:p>
    <w:p w14:paraId="40DE23A5" w14:textId="77777777" w:rsidR="00D053B7" w:rsidRPr="00D053B7" w:rsidRDefault="00D053B7" w:rsidP="00D053B7">
      <w:pPr>
        <w:pStyle w:val="3"/>
      </w:pPr>
      <w:bookmarkStart w:id="23" w:name="_Toc480966186"/>
      <w:r w:rsidRPr="00D053B7">
        <w:rPr>
          <w:rFonts w:hint="eastAsia"/>
        </w:rPr>
        <w:t>报文数字签名</w:t>
      </w:r>
      <w:r w:rsidRPr="00D053B7">
        <w:rPr>
          <w:rFonts w:hint="eastAsia"/>
        </w:rPr>
        <w:t xml:space="preserve"> - WEB</w:t>
      </w:r>
      <w:bookmarkEnd w:id="23"/>
    </w:p>
    <w:p w14:paraId="250A523D" w14:textId="77777777" w:rsidR="00D053B7" w:rsidRPr="00D86DEF" w:rsidRDefault="00D053B7" w:rsidP="00D053B7">
      <w:pPr>
        <w:spacing w:line="360" w:lineRule="auto"/>
        <w:ind w:firstLine="360"/>
        <w:rPr>
          <w:rFonts w:ascii="宋体" w:hAnsi="宋体"/>
          <w:sz w:val="24"/>
          <w:szCs w:val="24"/>
        </w:rPr>
      </w:pPr>
      <w:r w:rsidRPr="00D86DEF">
        <w:rPr>
          <w:rFonts w:ascii="宋体" w:hAnsi="宋体" w:hint="eastAsia"/>
          <w:sz w:val="24"/>
          <w:szCs w:val="24"/>
        </w:rPr>
        <w:t>WEB签名只有一种：整体报文加签</w:t>
      </w:r>
      <w:r>
        <w:rPr>
          <w:rFonts w:ascii="宋体" w:hAnsi="宋体" w:hint="eastAsia"/>
          <w:sz w:val="24"/>
          <w:szCs w:val="24"/>
        </w:rPr>
        <w:t>。</w:t>
      </w:r>
    </w:p>
    <w:p w14:paraId="1801AF80" w14:textId="77777777" w:rsidR="00D053B7" w:rsidRPr="00D86DEF" w:rsidRDefault="00D053B7" w:rsidP="00D053B7">
      <w:pPr>
        <w:spacing w:line="360" w:lineRule="auto"/>
        <w:ind w:firstLineChars="150" w:firstLine="360"/>
        <w:rPr>
          <w:rFonts w:ascii="宋体" w:hAnsi="宋体"/>
          <w:sz w:val="24"/>
          <w:szCs w:val="24"/>
        </w:rPr>
      </w:pPr>
      <w:r w:rsidRPr="00D86DEF">
        <w:rPr>
          <w:rFonts w:ascii="宋体" w:hAnsi="宋体" w:hint="eastAsia"/>
          <w:sz w:val="24"/>
          <w:szCs w:val="24"/>
        </w:rPr>
        <w:t>根据HTTP协议要求，传递参数的值中如果存在特殊字符（如：&amp;、@等），那么该值需要做URL Encoding，这样请求接收方才能接收到正确的参数值。这种情况下，待签名数据应该是原生值而不是encoding之后的值。例如：调用某接口需要对请求参数email进行数字签名，那么待签名数据应该是email=test@msn.com，而不是email=test%40msn.com。对数据组里的每一个值从a到z的顺序排序，若遇到相同首字母，则看第二个字母，以此类推。排序完成之后，再把所有数组值以“&amp;”字符连接起来，如：</w:t>
      </w:r>
    </w:p>
    <w:p w14:paraId="13B683F7" w14:textId="77777777" w:rsidR="00D053B7" w:rsidRPr="00D86DEF" w:rsidRDefault="00D053B7" w:rsidP="00D053B7">
      <w:pPr>
        <w:spacing w:line="360" w:lineRule="auto"/>
        <w:ind w:left="142"/>
        <w:rPr>
          <w:rFonts w:ascii="宋体" w:hAnsi="宋体"/>
          <w:sz w:val="24"/>
          <w:szCs w:val="24"/>
        </w:rPr>
      </w:pPr>
      <w:r w:rsidRPr="00D86DEF">
        <w:rPr>
          <w:rFonts w:ascii="宋体" w:hAnsi="宋体" w:hint="eastAsia"/>
          <w:sz w:val="24"/>
          <w:szCs w:val="24"/>
        </w:rPr>
        <w:t>V</w:t>
      </w:r>
      <w:r w:rsidRPr="00D86DEF">
        <w:rPr>
          <w:rFonts w:ascii="宋体" w:hAnsi="宋体"/>
          <w:sz w:val="24"/>
          <w:szCs w:val="24"/>
        </w:rPr>
        <w:t>ersion=1.0&amp;</w:t>
      </w:r>
      <w:r w:rsidRPr="00D86DEF">
        <w:rPr>
          <w:rFonts w:ascii="宋体" w:hAnsi="宋体" w:hint="eastAsia"/>
          <w:sz w:val="24"/>
          <w:szCs w:val="24"/>
        </w:rPr>
        <w:t>A</w:t>
      </w:r>
      <w:r w:rsidRPr="00D86DEF">
        <w:rPr>
          <w:rFonts w:ascii="宋体" w:hAnsi="宋体"/>
          <w:sz w:val="24"/>
          <w:szCs w:val="24"/>
        </w:rPr>
        <w:t>ppid=2013080800008888&amp;</w:t>
      </w:r>
      <w:r w:rsidRPr="00D86DEF">
        <w:rPr>
          <w:rFonts w:ascii="宋体" w:hAnsi="宋体" w:hint="eastAsia"/>
          <w:sz w:val="24"/>
          <w:szCs w:val="24"/>
        </w:rPr>
        <w:t>F</w:t>
      </w:r>
      <w:r w:rsidRPr="00D86DEF">
        <w:rPr>
          <w:rFonts w:ascii="宋体" w:hAnsi="宋体"/>
          <w:sz w:val="24"/>
          <w:szCs w:val="24"/>
        </w:rPr>
        <w:t>unction=alipay.mobile.public.platform&amp;</w:t>
      </w:r>
      <w:r w:rsidRPr="00D86DEF">
        <w:rPr>
          <w:rFonts w:ascii="宋体" w:hAnsi="宋体" w:hint="eastAsia"/>
          <w:sz w:val="24"/>
          <w:szCs w:val="24"/>
        </w:rPr>
        <w:t>P</w:t>
      </w:r>
      <w:r w:rsidRPr="00D86DEF">
        <w:rPr>
          <w:rFonts w:ascii="宋体" w:hAnsi="宋体"/>
          <w:sz w:val="24"/>
          <w:szCs w:val="24"/>
        </w:rPr>
        <w:t>roductId=P000001&amp;</w:t>
      </w:r>
      <w:r w:rsidRPr="00D86DEF">
        <w:rPr>
          <w:rFonts w:ascii="宋体" w:hAnsi="宋体" w:hint="eastAsia"/>
          <w:sz w:val="24"/>
          <w:szCs w:val="24"/>
        </w:rPr>
        <w:t>N</w:t>
      </w:r>
      <w:r w:rsidRPr="00D86DEF">
        <w:rPr>
          <w:rFonts w:ascii="宋体" w:hAnsi="宋体"/>
          <w:sz w:val="24"/>
          <w:szCs w:val="24"/>
        </w:rPr>
        <w:t>otify_url=http%3A%2F%2Fwww.test.com%2Falipay%2Fnotify_url.jsp</w:t>
      </w:r>
    </w:p>
    <w:p w14:paraId="5BF152A0" w14:textId="77777777" w:rsidR="00D053B7" w:rsidRDefault="00D053B7" w:rsidP="00D053B7">
      <w:pPr>
        <w:spacing w:line="360" w:lineRule="auto"/>
        <w:rPr>
          <w:rFonts w:ascii="宋体" w:hAnsi="宋体"/>
          <w:sz w:val="24"/>
          <w:szCs w:val="24"/>
        </w:rPr>
      </w:pPr>
      <w:r w:rsidRPr="00D86DEF">
        <w:rPr>
          <w:rFonts w:ascii="宋体" w:hAnsi="宋体" w:hint="eastAsia"/>
          <w:sz w:val="24"/>
          <w:szCs w:val="24"/>
        </w:rPr>
        <w:t>如果参数值为空（空和空格），那么不纳入签名串拼接。这串字符串便是待签名字符串。特殊字符的说明：数字签名后，对签名串需要进行一次URL Encoding，然后才进行GET/POST。</w:t>
      </w:r>
    </w:p>
    <w:p w14:paraId="53FBB14B" w14:textId="77777777" w:rsidR="00D053B7" w:rsidRDefault="00D053B7" w:rsidP="00D053B7">
      <w:pPr>
        <w:pStyle w:val="3"/>
      </w:pPr>
      <w:bookmarkStart w:id="24" w:name="_Toc480966187"/>
      <w:r w:rsidRPr="00D053B7">
        <w:rPr>
          <w:rFonts w:hint="eastAsia"/>
        </w:rPr>
        <w:t>API</w:t>
      </w:r>
      <w:r w:rsidRPr="00D053B7">
        <w:rPr>
          <w:rFonts w:hint="eastAsia"/>
        </w:rPr>
        <w:t>和</w:t>
      </w:r>
      <w:r w:rsidRPr="00D053B7">
        <w:rPr>
          <w:rFonts w:hint="eastAsia"/>
        </w:rPr>
        <w:t>WEB</w:t>
      </w:r>
      <w:r w:rsidRPr="00D053B7">
        <w:rPr>
          <w:rFonts w:hint="eastAsia"/>
        </w:rPr>
        <w:t>签名的不同</w:t>
      </w:r>
      <w:bookmarkEnd w:id="24"/>
    </w:p>
    <w:p w14:paraId="79CD7D08" w14:textId="77777777" w:rsidR="00D053B7" w:rsidRDefault="00D053B7" w:rsidP="00D053B7">
      <w:pPr>
        <w:spacing w:line="360" w:lineRule="auto"/>
        <w:ind w:firstLineChars="200" w:firstLine="480"/>
        <w:rPr>
          <w:rFonts w:asciiTheme="minorEastAsia" w:hAnsiTheme="minorEastAsia"/>
          <w:sz w:val="24"/>
          <w:szCs w:val="24"/>
        </w:rPr>
      </w:pPr>
      <w:r w:rsidRPr="00D86DEF">
        <w:rPr>
          <w:rFonts w:asciiTheme="minorEastAsia" w:hAnsiTheme="minorEastAsia" w:hint="eastAsia"/>
          <w:sz w:val="24"/>
          <w:szCs w:val="24"/>
        </w:rPr>
        <w:t>API主要是后台交互，字段固定并且采用XML描述，所以采用约定的方式进行加签源数据构建（对报文体request/response中的内容进行加签，或者是按</w:t>
      </w:r>
      <w:r w:rsidRPr="00D86DEF">
        <w:rPr>
          <w:rFonts w:asciiTheme="minorEastAsia" w:hAnsiTheme="minorEastAsia" w:hint="eastAsia"/>
          <w:sz w:val="24"/>
          <w:szCs w:val="24"/>
        </w:rPr>
        <w:lastRenderedPageBreak/>
        <w:t>报文中业务参数出现的顺序）。</w:t>
      </w:r>
    </w:p>
    <w:p w14:paraId="7DCA936B" w14:textId="77777777" w:rsidR="00D053B7" w:rsidRPr="00D053B7" w:rsidRDefault="00D053B7" w:rsidP="00D053B7">
      <w:pPr>
        <w:spacing w:line="360" w:lineRule="auto"/>
        <w:ind w:firstLineChars="200" w:firstLine="480"/>
      </w:pPr>
      <w:r w:rsidRPr="00D86DEF">
        <w:rPr>
          <w:rFonts w:asciiTheme="minorEastAsia" w:hAnsiTheme="minorEastAsia" w:hint="eastAsia"/>
          <w:sz w:val="24"/>
          <w:szCs w:val="24"/>
        </w:rPr>
        <w:t>对于WEB方式，是通过浏览器GET/POST交互的，直接暴露在用户面前，容易被恶意增加上传的数据，并且涉及到多次页面redirect（HTTP 302）跳转，所以采用“对数据组里的每一个值从a到z的顺序排序”这种加签源数据构建方式，保障每一个字段都是覆盖到的。</w:t>
      </w:r>
    </w:p>
    <w:p w14:paraId="5F866E6C" w14:textId="77777777" w:rsidR="00D053B7" w:rsidRDefault="00D053B7" w:rsidP="00D053B7">
      <w:pPr>
        <w:pStyle w:val="3"/>
      </w:pPr>
      <w:bookmarkStart w:id="25" w:name="_Toc480966188"/>
      <w:r w:rsidRPr="00D053B7">
        <w:rPr>
          <w:rFonts w:hint="eastAsia"/>
        </w:rPr>
        <w:t>文件读写</w:t>
      </w:r>
      <w:r w:rsidRPr="00D053B7">
        <w:rPr>
          <w:rFonts w:hint="eastAsia"/>
        </w:rPr>
        <w:t>/</w:t>
      </w:r>
      <w:r w:rsidRPr="00D053B7">
        <w:rPr>
          <w:rFonts w:hint="eastAsia"/>
        </w:rPr>
        <w:t>传输安全</w:t>
      </w:r>
      <w:bookmarkEnd w:id="25"/>
    </w:p>
    <w:p w14:paraId="43471D7F" w14:textId="77777777" w:rsidR="00D053B7" w:rsidRPr="00D86DEF" w:rsidRDefault="00D053B7" w:rsidP="006A0DBC">
      <w:pPr>
        <w:numPr>
          <w:ilvl w:val="0"/>
          <w:numId w:val="8"/>
        </w:numPr>
        <w:spacing w:line="360" w:lineRule="auto"/>
        <w:rPr>
          <w:rFonts w:ascii="宋体" w:hAnsi="宋体"/>
          <w:sz w:val="24"/>
          <w:szCs w:val="24"/>
        </w:rPr>
      </w:pPr>
      <w:r w:rsidRPr="00D86DEF">
        <w:rPr>
          <w:rFonts w:ascii="宋体" w:hAnsi="宋体" w:hint="eastAsia"/>
          <w:sz w:val="24"/>
          <w:szCs w:val="24"/>
        </w:rPr>
        <w:t>文件读写</w:t>
      </w:r>
    </w:p>
    <w:p w14:paraId="1A435912" w14:textId="77777777" w:rsidR="00D053B7" w:rsidRPr="00D86DEF" w:rsidRDefault="00D053B7" w:rsidP="00D053B7">
      <w:pPr>
        <w:spacing w:line="360" w:lineRule="auto"/>
        <w:ind w:left="780"/>
        <w:rPr>
          <w:rFonts w:ascii="宋体" w:hAnsi="宋体"/>
          <w:sz w:val="24"/>
          <w:szCs w:val="24"/>
        </w:rPr>
      </w:pPr>
      <w:r w:rsidRPr="00D86DEF">
        <w:rPr>
          <w:rFonts w:ascii="宋体" w:hAnsi="宋体" w:hint="eastAsia"/>
          <w:sz w:val="24"/>
          <w:szCs w:val="24"/>
        </w:rPr>
        <w:t>使用临时文件：生成文件、传输文件过程中使用临时文件命名，结束后，重命名为正式的文件命名。防止对未完成文件读写，造成业务异常</w:t>
      </w:r>
    </w:p>
    <w:p w14:paraId="24BCC967" w14:textId="77777777" w:rsidR="00D053B7" w:rsidRPr="00D86DEF" w:rsidRDefault="00D053B7" w:rsidP="006A0DBC">
      <w:pPr>
        <w:numPr>
          <w:ilvl w:val="0"/>
          <w:numId w:val="8"/>
        </w:numPr>
        <w:spacing w:line="360" w:lineRule="auto"/>
        <w:rPr>
          <w:rFonts w:ascii="宋体" w:hAnsi="宋体"/>
          <w:sz w:val="24"/>
          <w:szCs w:val="24"/>
        </w:rPr>
      </w:pPr>
      <w:r w:rsidRPr="00D86DEF">
        <w:rPr>
          <w:rFonts w:ascii="宋体" w:hAnsi="宋体" w:hint="eastAsia"/>
          <w:sz w:val="24"/>
          <w:szCs w:val="24"/>
        </w:rPr>
        <w:t>文件传输</w:t>
      </w:r>
    </w:p>
    <w:p w14:paraId="7987414B" w14:textId="77777777" w:rsidR="00D053B7" w:rsidRPr="00D86DEF" w:rsidRDefault="00D053B7" w:rsidP="00D053B7">
      <w:pPr>
        <w:spacing w:line="360" w:lineRule="auto"/>
        <w:ind w:left="780"/>
        <w:rPr>
          <w:rFonts w:ascii="宋体" w:hAnsi="宋体"/>
          <w:sz w:val="24"/>
          <w:szCs w:val="24"/>
        </w:rPr>
      </w:pPr>
      <w:r w:rsidRPr="00D86DEF">
        <w:rPr>
          <w:rFonts w:ascii="宋体" w:hAnsi="宋体" w:hint="eastAsia"/>
          <w:sz w:val="24"/>
          <w:szCs w:val="24"/>
        </w:rPr>
        <w:t>浙江网商银行给合作伙伴分配的SFTP账户与密码需加密进行存储，避免信息泄露导致业务受到影响，加密方式由合作伙伴自行确定；SFTP服务器采用专线(含VPN)方式接入，避免文件传输在公网进行</w:t>
      </w:r>
    </w:p>
    <w:p w14:paraId="54E0C205" w14:textId="77777777" w:rsidR="00D053B7" w:rsidRPr="00D86DEF" w:rsidRDefault="00D053B7" w:rsidP="006A0DBC">
      <w:pPr>
        <w:numPr>
          <w:ilvl w:val="0"/>
          <w:numId w:val="8"/>
        </w:numPr>
        <w:spacing w:line="360" w:lineRule="auto"/>
        <w:rPr>
          <w:rFonts w:ascii="宋体" w:hAnsi="宋体"/>
          <w:sz w:val="24"/>
          <w:szCs w:val="24"/>
        </w:rPr>
      </w:pPr>
      <w:r w:rsidRPr="00D86DEF">
        <w:rPr>
          <w:rFonts w:ascii="宋体" w:hAnsi="宋体" w:hint="eastAsia"/>
          <w:sz w:val="24"/>
          <w:szCs w:val="24"/>
        </w:rPr>
        <w:t>文件完整性</w:t>
      </w:r>
    </w:p>
    <w:p w14:paraId="4D8029AF" w14:textId="77777777" w:rsidR="00D053B7" w:rsidRPr="00D86DEF" w:rsidRDefault="00D053B7" w:rsidP="00D053B7">
      <w:pPr>
        <w:spacing w:line="360" w:lineRule="auto"/>
        <w:ind w:left="780"/>
        <w:rPr>
          <w:rFonts w:ascii="宋体" w:hAnsi="宋体"/>
          <w:sz w:val="24"/>
          <w:szCs w:val="24"/>
        </w:rPr>
      </w:pPr>
      <w:r w:rsidRPr="00D86DEF">
        <w:rPr>
          <w:rFonts w:ascii="宋体" w:hAnsi="宋体" w:hint="eastAsia"/>
          <w:sz w:val="24"/>
          <w:szCs w:val="24"/>
        </w:rPr>
        <w:t>适用于文件传输完成后采用报文通知对方的场景，签名算法采用md5摘要算法，确保文件完整性</w:t>
      </w:r>
    </w:p>
    <w:p w14:paraId="48CBFFAE" w14:textId="77777777" w:rsidR="00D053B7" w:rsidRPr="00D053B7" w:rsidRDefault="00D053B7" w:rsidP="00D053B7"/>
    <w:p w14:paraId="551C9FA2" w14:textId="77777777" w:rsidR="00D053B7" w:rsidRDefault="00D053B7" w:rsidP="00D053B7">
      <w:pPr>
        <w:pStyle w:val="3"/>
      </w:pPr>
      <w:bookmarkStart w:id="26" w:name="_Toc480966189"/>
      <w:r w:rsidRPr="00D053B7">
        <w:rPr>
          <w:rFonts w:hint="eastAsia"/>
        </w:rPr>
        <w:t>报文</w:t>
      </w:r>
      <w:r w:rsidRPr="00D053B7">
        <w:rPr>
          <w:rFonts w:hint="eastAsia"/>
        </w:rPr>
        <w:t>/</w:t>
      </w:r>
      <w:r w:rsidRPr="00D053B7">
        <w:rPr>
          <w:rFonts w:hint="eastAsia"/>
        </w:rPr>
        <w:t>文件加密</w:t>
      </w:r>
      <w:bookmarkEnd w:id="26"/>
    </w:p>
    <w:p w14:paraId="4624F97F" w14:textId="77777777" w:rsidR="00D053B7" w:rsidRPr="00D86DEF" w:rsidRDefault="00D053B7" w:rsidP="00D053B7">
      <w:pPr>
        <w:spacing w:line="360" w:lineRule="auto"/>
        <w:ind w:firstLine="420"/>
        <w:rPr>
          <w:rFonts w:ascii="宋体" w:hAnsi="宋体"/>
          <w:sz w:val="24"/>
          <w:szCs w:val="24"/>
        </w:rPr>
      </w:pPr>
      <w:r w:rsidRPr="00D86DEF">
        <w:rPr>
          <w:rFonts w:ascii="宋体" w:hAnsi="宋体" w:hint="eastAsia"/>
          <w:sz w:val="24"/>
          <w:szCs w:val="24"/>
        </w:rPr>
        <w:t>如果报文通讯采用公网https传输，需要对敏感业务参数进行加密操作；如果采用专线(</w:t>
      </w:r>
      <w:r w:rsidRPr="000B0E24">
        <w:rPr>
          <w:rFonts w:ascii="宋体" w:hAnsi="宋体" w:hint="eastAsia"/>
          <w:sz w:val="24"/>
          <w:szCs w:val="24"/>
        </w:rPr>
        <w:t>包含VPN)传输，默认不进行报文加密操作，</w:t>
      </w:r>
      <w:r w:rsidRPr="00D86DEF">
        <w:rPr>
          <w:rFonts w:ascii="宋体" w:hAnsi="宋体" w:hint="eastAsia"/>
          <w:sz w:val="24"/>
          <w:szCs w:val="24"/>
        </w:rPr>
        <w:t>如需加密，可联系浙江网商银行技术接口人。</w:t>
      </w:r>
    </w:p>
    <w:p w14:paraId="13844958" w14:textId="77777777" w:rsidR="00D053B7" w:rsidRPr="00D86DEF" w:rsidRDefault="00D053B7" w:rsidP="00D053B7">
      <w:pPr>
        <w:spacing w:line="360" w:lineRule="auto"/>
        <w:ind w:firstLine="420"/>
        <w:rPr>
          <w:rFonts w:ascii="宋体" w:hAnsi="宋体"/>
          <w:sz w:val="24"/>
          <w:szCs w:val="24"/>
        </w:rPr>
      </w:pPr>
      <w:r w:rsidRPr="00D86DEF">
        <w:rPr>
          <w:rFonts w:ascii="宋体" w:hAnsi="宋体" w:hint="eastAsia"/>
          <w:sz w:val="24"/>
          <w:szCs w:val="24"/>
        </w:rPr>
        <w:t>文件加密为可选内容，适用于安全要求较高的文件传输，如需加密，可联系浙江网商银行技术接口人。</w:t>
      </w:r>
    </w:p>
    <w:p w14:paraId="54FE5E07" w14:textId="77777777" w:rsidR="00D053B7" w:rsidRPr="00D86DEF" w:rsidRDefault="00D053B7" w:rsidP="00D053B7">
      <w:pPr>
        <w:spacing w:line="360" w:lineRule="auto"/>
        <w:ind w:firstLine="420"/>
        <w:rPr>
          <w:rFonts w:ascii="宋体" w:hAnsi="宋体"/>
          <w:sz w:val="24"/>
          <w:szCs w:val="24"/>
        </w:rPr>
      </w:pPr>
      <w:r w:rsidRPr="00D86DEF">
        <w:rPr>
          <w:rFonts w:ascii="宋体" w:hAnsi="宋体" w:hint="eastAsia"/>
          <w:sz w:val="24"/>
          <w:szCs w:val="24"/>
        </w:rPr>
        <w:t>加密方式如下：</w:t>
      </w:r>
    </w:p>
    <w:p w14:paraId="3D6A2110" w14:textId="77777777" w:rsidR="00D053B7" w:rsidRPr="00D86DEF" w:rsidRDefault="00D053B7" w:rsidP="00D053B7">
      <w:pPr>
        <w:spacing w:line="360" w:lineRule="auto"/>
        <w:ind w:firstLine="420"/>
        <w:rPr>
          <w:rFonts w:ascii="宋体" w:hAnsi="宋体"/>
          <w:sz w:val="24"/>
          <w:szCs w:val="24"/>
        </w:rPr>
      </w:pPr>
      <w:r w:rsidRPr="00D86DEF">
        <w:rPr>
          <w:rFonts w:ascii="宋体" w:hAnsi="宋体" w:hint="eastAsia"/>
          <w:sz w:val="24"/>
          <w:szCs w:val="24"/>
        </w:rPr>
        <w:t>全局加密：对报文的body部分进行加密</w:t>
      </w:r>
    </w:p>
    <w:p w14:paraId="2B833995" w14:textId="77777777" w:rsidR="00D053B7" w:rsidRDefault="00D053B7" w:rsidP="00D053B7">
      <w:pPr>
        <w:spacing w:line="360" w:lineRule="auto"/>
        <w:ind w:leftChars="200" w:left="420"/>
        <w:rPr>
          <w:rFonts w:ascii="宋体" w:hAnsi="宋体"/>
          <w:sz w:val="24"/>
          <w:szCs w:val="24"/>
        </w:rPr>
      </w:pPr>
      <w:r w:rsidRPr="00D86DEF">
        <w:rPr>
          <w:rFonts w:ascii="宋体" w:hAnsi="宋体" w:hint="eastAsia"/>
          <w:sz w:val="24"/>
          <w:szCs w:val="24"/>
        </w:rPr>
        <w:t>部分加密：指定业务参数进行加密</w:t>
      </w:r>
      <w:r>
        <w:rPr>
          <w:rFonts w:ascii="宋体" w:hAnsi="宋体"/>
          <w:sz w:val="24"/>
          <w:szCs w:val="24"/>
        </w:rPr>
        <w:br/>
      </w:r>
      <w:r w:rsidRPr="00D86DEF">
        <w:rPr>
          <w:rFonts w:ascii="宋体" w:hAnsi="宋体" w:hint="eastAsia"/>
          <w:sz w:val="24"/>
          <w:szCs w:val="24"/>
        </w:rPr>
        <w:t>加密算法：AES-128对称加密算法，单独分配对称密钥</w:t>
      </w:r>
    </w:p>
    <w:p w14:paraId="6444C9A4" w14:textId="77777777" w:rsidR="000B0E24" w:rsidRDefault="000B0E24" w:rsidP="000B0E24">
      <w:pPr>
        <w:pStyle w:val="2"/>
      </w:pPr>
      <w:r>
        <w:rPr>
          <w:rFonts w:hint="eastAsia"/>
        </w:rPr>
        <w:lastRenderedPageBreak/>
        <w:t>通讯</w:t>
      </w:r>
      <w:r>
        <w:t>规范</w:t>
      </w:r>
    </w:p>
    <w:p w14:paraId="3DF8817A" w14:textId="77777777" w:rsidR="000B0E24" w:rsidRPr="00714462" w:rsidRDefault="000B0E24" w:rsidP="000B0E24">
      <w:pPr>
        <w:spacing w:line="360" w:lineRule="auto"/>
        <w:ind w:firstLineChars="200" w:firstLine="480"/>
        <w:rPr>
          <w:rFonts w:asciiTheme="minorEastAsia" w:hAnsiTheme="minorEastAsia"/>
          <w:sz w:val="24"/>
          <w:szCs w:val="24"/>
        </w:rPr>
      </w:pPr>
      <w:r w:rsidRPr="00714462">
        <w:rPr>
          <w:rFonts w:asciiTheme="minorEastAsia" w:hAnsiTheme="minorEastAsia" w:hint="eastAsia"/>
          <w:sz w:val="24"/>
          <w:szCs w:val="24"/>
        </w:rPr>
        <w:t>支持两种通讯方式</w:t>
      </w:r>
      <w:r>
        <w:rPr>
          <w:rFonts w:asciiTheme="minorEastAsia" w:hAnsiTheme="minorEastAsia" w:hint="eastAsia"/>
          <w:sz w:val="24"/>
          <w:szCs w:val="24"/>
        </w:rPr>
        <w:t>：</w:t>
      </w:r>
    </w:p>
    <w:p w14:paraId="018C0A8D" w14:textId="77777777" w:rsidR="000B0E24" w:rsidRPr="00714462" w:rsidRDefault="000B0E24" w:rsidP="000B0E24">
      <w:pPr>
        <w:spacing w:line="360" w:lineRule="auto"/>
        <w:ind w:firstLineChars="200" w:firstLine="480"/>
        <w:rPr>
          <w:rFonts w:asciiTheme="minorEastAsia" w:hAnsiTheme="minorEastAsia"/>
          <w:sz w:val="24"/>
          <w:szCs w:val="24"/>
        </w:rPr>
      </w:pPr>
      <w:r w:rsidRPr="00714462">
        <w:rPr>
          <w:rFonts w:asciiTheme="minorEastAsia" w:hAnsiTheme="minorEastAsia" w:hint="eastAsia"/>
          <w:sz w:val="24"/>
          <w:szCs w:val="24"/>
        </w:rPr>
        <w:t>公网：风险高，报文指令传输使用https协议，文件传输使用sftp协议（开通白名单），适用于对风险要求不高的业务交互</w:t>
      </w:r>
    </w:p>
    <w:p w14:paraId="747D85E8" w14:textId="77777777" w:rsidR="000B0E24" w:rsidRPr="00714462" w:rsidRDefault="000B0E24" w:rsidP="000B0E24">
      <w:pPr>
        <w:spacing w:line="360" w:lineRule="auto"/>
        <w:ind w:firstLineChars="200" w:firstLine="480"/>
        <w:rPr>
          <w:rFonts w:asciiTheme="minorEastAsia" w:hAnsiTheme="minorEastAsia"/>
          <w:sz w:val="24"/>
          <w:szCs w:val="24"/>
        </w:rPr>
      </w:pPr>
      <w:r w:rsidRPr="00714462">
        <w:rPr>
          <w:rFonts w:asciiTheme="minorEastAsia" w:hAnsiTheme="minorEastAsia" w:hint="eastAsia"/>
          <w:sz w:val="24"/>
          <w:szCs w:val="24"/>
        </w:rPr>
        <w:t>专线：风险低，报文指令传输支持http/https/socket协议，文件传输使用sftp协议，适用于对风险要求高的业务交互，如涉及资金交易等</w:t>
      </w:r>
    </w:p>
    <w:p w14:paraId="0E870873" w14:textId="77777777" w:rsidR="000B0E24" w:rsidRDefault="000B0E24" w:rsidP="000B0E24">
      <w:pPr>
        <w:spacing w:line="360" w:lineRule="auto"/>
        <w:ind w:firstLineChars="250" w:firstLine="600"/>
        <w:rPr>
          <w:rFonts w:asciiTheme="minorEastAsia" w:hAnsiTheme="minorEastAsia"/>
          <w:sz w:val="24"/>
          <w:szCs w:val="24"/>
        </w:rPr>
      </w:pPr>
      <w:r w:rsidRPr="00714462">
        <w:rPr>
          <w:rFonts w:asciiTheme="minorEastAsia" w:hAnsiTheme="minorEastAsia" w:hint="eastAsia"/>
          <w:sz w:val="24"/>
          <w:szCs w:val="24"/>
        </w:rPr>
        <w:t>对于稳定性要求较高的业务，支持多条通讯链路切换机制，具备一定的容灾能力</w:t>
      </w:r>
      <w:r>
        <w:rPr>
          <w:rFonts w:asciiTheme="minorEastAsia" w:hAnsiTheme="minorEastAsia" w:hint="eastAsia"/>
          <w:sz w:val="24"/>
          <w:szCs w:val="24"/>
        </w:rPr>
        <w:t>。</w:t>
      </w:r>
    </w:p>
    <w:p w14:paraId="6D5BE9D5" w14:textId="77777777" w:rsidR="002E5EF4" w:rsidRDefault="007E124D" w:rsidP="002E5EF4">
      <w:pPr>
        <w:pStyle w:val="2"/>
      </w:pPr>
      <w:r>
        <w:rPr>
          <w:rFonts w:hint="eastAsia"/>
        </w:rPr>
        <w:t>交易</w:t>
      </w:r>
      <w:r>
        <w:t>请求地址</w:t>
      </w:r>
    </w:p>
    <w:tbl>
      <w:tblPr>
        <w:tblW w:w="1034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9211"/>
      </w:tblGrid>
      <w:tr w:rsidR="007E124D" w14:paraId="7493D345" w14:textId="77777777" w:rsidTr="007E124D">
        <w:trPr>
          <w:trHeight w:val="357"/>
        </w:trPr>
        <w:tc>
          <w:tcPr>
            <w:tcW w:w="1135" w:type="dxa"/>
            <w:tcBorders>
              <w:top w:val="single" w:sz="4" w:space="0" w:color="auto"/>
              <w:left w:val="single" w:sz="4" w:space="0" w:color="auto"/>
              <w:bottom w:val="single" w:sz="4" w:space="0" w:color="auto"/>
              <w:right w:val="single" w:sz="4" w:space="0" w:color="auto"/>
            </w:tcBorders>
            <w:hideMark/>
          </w:tcPr>
          <w:p w14:paraId="7A268A36" w14:textId="374F6DB9" w:rsidR="007E124D" w:rsidRPr="00A43EF8" w:rsidRDefault="004C4B4F">
            <w:pPr>
              <w:rPr>
                <w:rFonts w:ascii="微软雅黑" w:eastAsia="微软雅黑" w:hAnsi="微软雅黑" w:cs="宋体"/>
                <w:color w:val="FF0000"/>
                <w:szCs w:val="21"/>
              </w:rPr>
            </w:pPr>
            <w:r w:rsidRPr="00A43EF8">
              <w:rPr>
                <w:rFonts w:ascii="微软雅黑" w:eastAsia="微软雅黑" w:hAnsi="微软雅黑" w:cs="宋体" w:hint="eastAsia"/>
                <w:color w:val="FF0000"/>
                <w:szCs w:val="21"/>
              </w:rPr>
              <w:t>集成</w:t>
            </w:r>
            <w:r w:rsidR="007E124D" w:rsidRPr="00A43EF8">
              <w:rPr>
                <w:rFonts w:ascii="微软雅黑" w:eastAsia="微软雅黑" w:hAnsi="微软雅黑" w:cs="宋体" w:hint="eastAsia"/>
                <w:color w:val="FF0000"/>
                <w:szCs w:val="21"/>
              </w:rPr>
              <w:t>测试环境</w:t>
            </w:r>
          </w:p>
        </w:tc>
        <w:tc>
          <w:tcPr>
            <w:tcW w:w="9211" w:type="dxa"/>
            <w:tcBorders>
              <w:top w:val="single" w:sz="4" w:space="0" w:color="auto"/>
              <w:left w:val="single" w:sz="4" w:space="0" w:color="auto"/>
              <w:bottom w:val="single" w:sz="4" w:space="0" w:color="auto"/>
              <w:right w:val="single" w:sz="4" w:space="0" w:color="auto"/>
            </w:tcBorders>
            <w:hideMark/>
          </w:tcPr>
          <w:p w14:paraId="351137ED" w14:textId="77777777" w:rsidR="00155028" w:rsidRPr="00A43EF8" w:rsidRDefault="00155028" w:rsidP="00901E5D">
            <w:pPr>
              <w:keepNext/>
              <w:keepLines/>
              <w:numPr>
                <w:ilvl w:val="4"/>
                <w:numId w:val="1"/>
              </w:numPr>
              <w:spacing w:before="35" w:after="290" w:line="312" w:lineRule="exact"/>
              <w:ind w:right="788"/>
              <w:jc w:val="left"/>
              <w:outlineLvl w:val="4"/>
              <w:rPr>
                <w:color w:val="FF0000"/>
              </w:rPr>
            </w:pPr>
            <w:r w:rsidRPr="00A43EF8">
              <w:rPr>
                <w:rFonts w:hint="eastAsia"/>
                <w:color w:val="FF0000"/>
              </w:rPr>
              <w:t>联机交易中的预创建订单、创建订单并支付、撤销、关单：</w:t>
            </w:r>
            <w:r w:rsidRPr="00A43EF8">
              <w:rPr>
                <w:color w:val="FF0000"/>
              </w:rPr>
              <w:t xml:space="preserve"> https://fcsupergw.dl.alipaydev.com/open/api/common/requestasync.htm </w:t>
            </w:r>
          </w:p>
          <w:p w14:paraId="709B436E" w14:textId="77777777" w:rsidR="00155028" w:rsidRPr="00A43EF8" w:rsidRDefault="00155028" w:rsidP="00901E5D">
            <w:pPr>
              <w:keepNext/>
              <w:keepLines/>
              <w:numPr>
                <w:ilvl w:val="4"/>
                <w:numId w:val="1"/>
              </w:numPr>
              <w:spacing w:before="35" w:after="290" w:line="312" w:lineRule="exact"/>
              <w:ind w:right="788"/>
              <w:jc w:val="left"/>
              <w:outlineLvl w:val="4"/>
              <w:rPr>
                <w:color w:val="FF0000"/>
              </w:rPr>
            </w:pPr>
            <w:r w:rsidRPr="00A43EF8">
              <w:rPr>
                <w:rFonts w:hint="eastAsia"/>
                <w:color w:val="FF0000"/>
              </w:rPr>
              <w:t>图片上传：</w:t>
            </w:r>
            <w:r w:rsidRPr="00A43EF8">
              <w:rPr>
                <w:color w:val="FF0000"/>
              </w:rPr>
              <w:t>https://fcsupergwlite.dl.alipaydev.com/ant/mybank/merchantprod/merchant/uploadphoto.htm</w:t>
            </w:r>
          </w:p>
          <w:p w14:paraId="44EA88ED" w14:textId="5E1C8B75" w:rsidR="007E124D" w:rsidRPr="00A43EF8" w:rsidRDefault="00155028" w:rsidP="00155028">
            <w:pPr>
              <w:spacing w:before="35" w:line="312" w:lineRule="exact"/>
              <w:ind w:right="788"/>
              <w:jc w:val="left"/>
              <w:rPr>
                <w:rFonts w:ascii="微软雅黑" w:eastAsia="微软雅黑" w:hAnsi="微软雅黑" w:cs="宋体"/>
                <w:color w:val="FF0000"/>
                <w:szCs w:val="21"/>
              </w:rPr>
            </w:pPr>
            <w:r w:rsidRPr="00A43EF8">
              <w:rPr>
                <w:rFonts w:hint="eastAsia"/>
                <w:color w:val="FF0000"/>
              </w:rPr>
              <w:t>其他：</w:t>
            </w:r>
            <w:r w:rsidRPr="00A43EF8">
              <w:rPr>
                <w:color w:val="FF0000"/>
              </w:rPr>
              <w:t xml:space="preserve"> https://fcsupergw.dl.alipaydev.com/open/api/common/request2.htm</w:t>
            </w:r>
          </w:p>
        </w:tc>
      </w:tr>
      <w:tr w:rsidR="00A41406" w14:paraId="512E2E24" w14:textId="77777777" w:rsidTr="007E124D">
        <w:trPr>
          <w:trHeight w:val="357"/>
        </w:trPr>
        <w:tc>
          <w:tcPr>
            <w:tcW w:w="1135" w:type="dxa"/>
            <w:tcBorders>
              <w:top w:val="single" w:sz="4" w:space="0" w:color="auto"/>
              <w:left w:val="single" w:sz="4" w:space="0" w:color="auto"/>
              <w:bottom w:val="single" w:sz="4" w:space="0" w:color="auto"/>
              <w:right w:val="single" w:sz="4" w:space="0" w:color="auto"/>
            </w:tcBorders>
          </w:tcPr>
          <w:p w14:paraId="14E0D178" w14:textId="4EC95B32" w:rsidR="00A41406" w:rsidRDefault="00A41406">
            <w:pPr>
              <w:rPr>
                <w:rFonts w:ascii="微软雅黑" w:eastAsia="微软雅黑" w:hAnsi="微软雅黑" w:cs="宋体"/>
                <w:szCs w:val="21"/>
              </w:rPr>
            </w:pPr>
            <w:r>
              <w:rPr>
                <w:rFonts w:ascii="微软雅黑" w:eastAsia="微软雅黑" w:hAnsi="微软雅黑" w:cs="宋体" w:hint="eastAsia"/>
                <w:szCs w:val="21"/>
              </w:rPr>
              <w:t>预发布环境</w:t>
            </w:r>
          </w:p>
        </w:tc>
        <w:tc>
          <w:tcPr>
            <w:tcW w:w="9211" w:type="dxa"/>
            <w:tcBorders>
              <w:top w:val="single" w:sz="4" w:space="0" w:color="auto"/>
              <w:left w:val="single" w:sz="4" w:space="0" w:color="auto"/>
              <w:bottom w:val="single" w:sz="4" w:space="0" w:color="auto"/>
              <w:right w:val="single" w:sz="4" w:space="0" w:color="auto"/>
            </w:tcBorders>
          </w:tcPr>
          <w:p w14:paraId="45A80112" w14:textId="1DA77864" w:rsidR="00A41406" w:rsidRDefault="00A41406" w:rsidP="00A41406">
            <w:pPr>
              <w:spacing w:before="35" w:line="312" w:lineRule="exact"/>
              <w:ind w:right="788"/>
              <w:jc w:val="left"/>
            </w:pPr>
            <w:r>
              <w:rPr>
                <w:rFonts w:hint="eastAsia"/>
              </w:rPr>
              <w:t>联机交易中的预创建订单、创建订单并支付、撤销、关单：</w:t>
            </w:r>
            <w:r>
              <w:rPr>
                <w:rFonts w:hint="eastAsia"/>
              </w:rPr>
              <w:t xml:space="preserve"> </w:t>
            </w:r>
            <w:r w:rsidRPr="00901E5D">
              <w:t>https://fcopenpre.mybank</w:t>
            </w:r>
            <w:r>
              <w:rPr>
                <w:rFonts w:hint="eastAsia"/>
              </w:rPr>
              <w:t>.cn/open/api/common/request</w:t>
            </w:r>
            <w:r w:rsidR="004C4B4F">
              <w:rPr>
                <w:rFonts w:hint="eastAsia"/>
              </w:rPr>
              <w:t>async.htm</w:t>
            </w:r>
          </w:p>
          <w:p w14:paraId="593DF451" w14:textId="3B2F5019" w:rsidR="00A41406" w:rsidRDefault="00A41406" w:rsidP="00A41406">
            <w:pPr>
              <w:spacing w:before="35" w:line="312" w:lineRule="exact"/>
              <w:ind w:right="788"/>
              <w:jc w:val="left"/>
            </w:pPr>
            <w:r>
              <w:rPr>
                <w:rFonts w:hint="eastAsia"/>
              </w:rPr>
              <w:t>图片上传：</w:t>
            </w:r>
            <w:r>
              <w:rPr>
                <w:rFonts w:hint="eastAsia"/>
              </w:rPr>
              <w:t>https://fcsupergwlitepre.mybank.cn/ant/mybank/merchantprod/merchant/uploadphoto.htm</w:t>
            </w:r>
          </w:p>
          <w:p w14:paraId="0FD09D46" w14:textId="2120B1C4" w:rsidR="00A41406" w:rsidRDefault="00A41406" w:rsidP="00A41406">
            <w:pPr>
              <w:spacing w:before="35" w:line="312" w:lineRule="exact"/>
              <w:ind w:right="788"/>
              <w:jc w:val="left"/>
            </w:pPr>
            <w:r>
              <w:rPr>
                <w:rFonts w:hint="eastAsia"/>
              </w:rPr>
              <w:t>其他：</w:t>
            </w:r>
            <w:r>
              <w:rPr>
                <w:rFonts w:hint="eastAsia"/>
              </w:rPr>
              <w:t xml:space="preserve"> https://fcopenpre.mybank.cn/open/api/common/request2.htm</w:t>
            </w:r>
          </w:p>
        </w:tc>
      </w:tr>
      <w:tr w:rsidR="007E124D" w14:paraId="3F935D61" w14:textId="77777777" w:rsidTr="007E124D">
        <w:trPr>
          <w:trHeight w:val="314"/>
        </w:trPr>
        <w:tc>
          <w:tcPr>
            <w:tcW w:w="1135" w:type="dxa"/>
            <w:tcBorders>
              <w:top w:val="single" w:sz="4" w:space="0" w:color="auto"/>
              <w:left w:val="single" w:sz="4" w:space="0" w:color="auto"/>
              <w:bottom w:val="single" w:sz="4" w:space="0" w:color="auto"/>
              <w:right w:val="single" w:sz="4" w:space="0" w:color="auto"/>
            </w:tcBorders>
            <w:hideMark/>
          </w:tcPr>
          <w:p w14:paraId="661D02D6" w14:textId="77777777" w:rsidR="007E124D" w:rsidRDefault="007E124D">
            <w:pPr>
              <w:rPr>
                <w:rFonts w:ascii="微软雅黑" w:eastAsia="微软雅黑" w:hAnsi="微软雅黑" w:cs="宋体"/>
                <w:szCs w:val="21"/>
              </w:rPr>
            </w:pPr>
            <w:r>
              <w:rPr>
                <w:rFonts w:ascii="微软雅黑" w:eastAsia="微软雅黑" w:hAnsi="微软雅黑" w:cs="宋体" w:hint="eastAsia"/>
                <w:szCs w:val="21"/>
              </w:rPr>
              <w:t>生产环境</w:t>
            </w:r>
          </w:p>
        </w:tc>
        <w:tc>
          <w:tcPr>
            <w:tcW w:w="9211" w:type="dxa"/>
            <w:tcBorders>
              <w:top w:val="single" w:sz="4" w:space="0" w:color="auto"/>
              <w:left w:val="single" w:sz="4" w:space="0" w:color="auto"/>
              <w:bottom w:val="single" w:sz="4" w:space="0" w:color="auto"/>
              <w:right w:val="single" w:sz="4" w:space="0" w:color="auto"/>
            </w:tcBorders>
            <w:hideMark/>
          </w:tcPr>
          <w:p w14:paraId="0FB47F12" w14:textId="627F1983" w:rsidR="00A41406" w:rsidRDefault="00A41406" w:rsidP="00A41406">
            <w:pPr>
              <w:spacing w:before="35" w:line="312" w:lineRule="exact"/>
              <w:ind w:right="788"/>
              <w:jc w:val="left"/>
            </w:pPr>
            <w:r>
              <w:rPr>
                <w:rFonts w:hint="eastAsia"/>
              </w:rPr>
              <w:t>联机交易中的预创建订单、创建订单并支付、撤销、关单：</w:t>
            </w:r>
            <w:r>
              <w:rPr>
                <w:rFonts w:hint="eastAsia"/>
              </w:rPr>
              <w:t xml:space="preserve"> </w:t>
            </w:r>
            <w:r w:rsidRPr="00901E5D">
              <w:t>https://fcopen.mybank</w:t>
            </w:r>
            <w:r>
              <w:rPr>
                <w:rFonts w:hint="eastAsia"/>
              </w:rPr>
              <w:t>.cn/open/api/common/request</w:t>
            </w:r>
            <w:r w:rsidR="004C4B4F">
              <w:rPr>
                <w:rFonts w:hint="eastAsia"/>
              </w:rPr>
              <w:t>async.htm</w:t>
            </w:r>
          </w:p>
          <w:p w14:paraId="1A7B7E14" w14:textId="21D0EDDC" w:rsidR="00A41406" w:rsidRDefault="00A41406" w:rsidP="00A41406">
            <w:pPr>
              <w:spacing w:before="35" w:line="312" w:lineRule="exact"/>
              <w:ind w:right="788"/>
              <w:jc w:val="left"/>
            </w:pPr>
            <w:r>
              <w:rPr>
                <w:rFonts w:hint="eastAsia"/>
              </w:rPr>
              <w:t>图片上传：</w:t>
            </w:r>
            <w:r>
              <w:rPr>
                <w:rFonts w:hint="eastAsia"/>
              </w:rPr>
              <w:t>https://fcsupergwlite.mybank.cn/ant/mybank/merchantprod/merchant/uploadphoto.htm</w:t>
            </w:r>
          </w:p>
          <w:p w14:paraId="0202C6DA" w14:textId="081EF5BA" w:rsidR="007E124D" w:rsidRDefault="00A41406" w:rsidP="00A41406">
            <w:pPr>
              <w:rPr>
                <w:rFonts w:ascii="微软雅黑" w:eastAsia="微软雅黑" w:hAnsi="微软雅黑" w:cs="宋体"/>
                <w:szCs w:val="21"/>
              </w:rPr>
            </w:pPr>
            <w:r>
              <w:rPr>
                <w:rFonts w:hint="eastAsia"/>
              </w:rPr>
              <w:t>其他：</w:t>
            </w:r>
            <w:r>
              <w:rPr>
                <w:rFonts w:hint="eastAsia"/>
              </w:rPr>
              <w:t xml:space="preserve"> https://fcopen.mybank.cn/open/api/common/request2.htm</w:t>
            </w:r>
          </w:p>
        </w:tc>
      </w:tr>
    </w:tbl>
    <w:p w14:paraId="13723752" w14:textId="77777777" w:rsidR="007E124D" w:rsidRPr="007E124D" w:rsidRDefault="007E124D" w:rsidP="007E124D"/>
    <w:p w14:paraId="1FC1108B" w14:textId="77777777" w:rsidR="000B0E24" w:rsidRDefault="000B0E24" w:rsidP="000B0E24">
      <w:pPr>
        <w:pStyle w:val="1"/>
      </w:pPr>
      <w:r>
        <w:rPr>
          <w:rFonts w:hint="eastAsia"/>
        </w:rPr>
        <w:lastRenderedPageBreak/>
        <w:t>业务</w:t>
      </w:r>
      <w:r>
        <w:t>功能说明</w:t>
      </w:r>
    </w:p>
    <w:p w14:paraId="4CA47079" w14:textId="77777777" w:rsidR="000B0E24" w:rsidRDefault="000B0E24" w:rsidP="000B0E24">
      <w:pPr>
        <w:pStyle w:val="2"/>
      </w:pPr>
      <w:r>
        <w:rPr>
          <w:rFonts w:hint="eastAsia"/>
        </w:rPr>
        <w:t>线下</w:t>
      </w:r>
      <w:r>
        <w:t>收单类</w:t>
      </w:r>
      <w:r>
        <w:rPr>
          <w:rFonts w:hint="eastAsia"/>
        </w:rPr>
        <w:t>主要业务场景流程</w:t>
      </w:r>
    </w:p>
    <w:p w14:paraId="5B7BB2D7" w14:textId="77777777" w:rsidR="000B0E24" w:rsidRDefault="000B0E24" w:rsidP="000B0E24">
      <w:pPr>
        <w:spacing w:line="360" w:lineRule="auto"/>
        <w:ind w:firstLineChars="200" w:firstLine="480"/>
        <w:rPr>
          <w:sz w:val="24"/>
          <w:szCs w:val="24"/>
        </w:rPr>
      </w:pPr>
      <w:r w:rsidRPr="006E2A50">
        <w:rPr>
          <w:rFonts w:hint="eastAsia"/>
          <w:sz w:val="24"/>
          <w:szCs w:val="24"/>
        </w:rPr>
        <w:t>以下</w:t>
      </w:r>
      <w:r>
        <w:rPr>
          <w:rFonts w:hint="eastAsia"/>
          <w:sz w:val="24"/>
          <w:szCs w:val="24"/>
        </w:rPr>
        <w:t>为</w:t>
      </w:r>
      <w:r w:rsidRPr="006E2A50">
        <w:rPr>
          <w:rFonts w:hint="eastAsia"/>
          <w:sz w:val="24"/>
          <w:szCs w:val="24"/>
        </w:rPr>
        <w:t>收单</w:t>
      </w:r>
      <w:r w:rsidRPr="006E2A50">
        <w:rPr>
          <w:sz w:val="24"/>
          <w:szCs w:val="24"/>
        </w:rPr>
        <w:t>业务主要交易场景，没提到的如关闭订单，</w:t>
      </w:r>
      <w:r w:rsidRPr="006E2A50">
        <w:rPr>
          <w:rFonts w:hint="eastAsia"/>
          <w:sz w:val="24"/>
          <w:szCs w:val="24"/>
        </w:rPr>
        <w:t>撤销</w:t>
      </w:r>
      <w:r>
        <w:rPr>
          <w:sz w:val="24"/>
          <w:szCs w:val="24"/>
        </w:rPr>
        <w:t>、退款</w:t>
      </w:r>
      <w:r>
        <w:rPr>
          <w:rFonts w:hint="eastAsia"/>
          <w:sz w:val="24"/>
          <w:szCs w:val="24"/>
        </w:rPr>
        <w:t>等</w:t>
      </w:r>
      <w:r w:rsidRPr="006E2A50">
        <w:rPr>
          <w:sz w:val="24"/>
          <w:szCs w:val="24"/>
        </w:rPr>
        <w:t>场景请参考具体接口要求。</w:t>
      </w:r>
    </w:p>
    <w:p w14:paraId="3388B6A0" w14:textId="3599FB81" w:rsidR="000B0E24" w:rsidRDefault="000B0E24" w:rsidP="000B0E24">
      <w:pPr>
        <w:pStyle w:val="3"/>
      </w:pPr>
      <w:r>
        <w:rPr>
          <w:rFonts w:hint="eastAsia"/>
        </w:rPr>
        <w:t>商户入驻</w:t>
      </w:r>
      <w:r w:rsidR="002C2263">
        <w:rPr>
          <w:rFonts w:hint="eastAsia"/>
        </w:rPr>
        <w:t>（</w:t>
      </w:r>
      <w:r w:rsidR="002C2263">
        <w:t>重要！！）</w:t>
      </w:r>
    </w:p>
    <w:p w14:paraId="1ED2EDC5" w14:textId="77777777" w:rsidR="000B0E24" w:rsidRDefault="000B0E24" w:rsidP="000B0E24">
      <w:pPr>
        <w:spacing w:line="360" w:lineRule="auto"/>
        <w:ind w:firstLineChars="200" w:firstLine="480"/>
        <w:rPr>
          <w:sz w:val="24"/>
          <w:szCs w:val="24"/>
        </w:rPr>
      </w:pPr>
      <w:r w:rsidRPr="00F00BB4">
        <w:rPr>
          <w:rFonts w:hint="eastAsia"/>
          <w:sz w:val="24"/>
          <w:szCs w:val="24"/>
        </w:rPr>
        <w:t>商户要</w:t>
      </w:r>
      <w:r w:rsidRPr="00F00BB4">
        <w:rPr>
          <w:sz w:val="24"/>
          <w:szCs w:val="24"/>
        </w:rPr>
        <w:t>成为线下收单商户，受理客户的支付宝或微信二维码</w:t>
      </w:r>
      <w:r w:rsidRPr="00F00BB4">
        <w:rPr>
          <w:rFonts w:hint="eastAsia"/>
          <w:sz w:val="24"/>
          <w:szCs w:val="24"/>
        </w:rPr>
        <w:t>扫码</w:t>
      </w:r>
      <w:r w:rsidRPr="00F00BB4">
        <w:rPr>
          <w:sz w:val="24"/>
          <w:szCs w:val="24"/>
        </w:rPr>
        <w:t>支付</w:t>
      </w:r>
      <w:r w:rsidRPr="00F00BB4">
        <w:rPr>
          <w:rFonts w:hint="eastAsia"/>
          <w:sz w:val="24"/>
          <w:szCs w:val="24"/>
        </w:rPr>
        <w:t>，均</w:t>
      </w:r>
      <w:r w:rsidRPr="00F00BB4">
        <w:rPr>
          <w:sz w:val="24"/>
          <w:szCs w:val="24"/>
        </w:rPr>
        <w:t>需要先</w:t>
      </w:r>
      <w:r w:rsidRPr="00F00BB4">
        <w:rPr>
          <w:rFonts w:hint="eastAsia"/>
          <w:sz w:val="24"/>
          <w:szCs w:val="24"/>
        </w:rPr>
        <w:t>完成</w:t>
      </w:r>
      <w:r w:rsidRPr="00F00BB4">
        <w:rPr>
          <w:sz w:val="24"/>
          <w:szCs w:val="24"/>
        </w:rPr>
        <w:t>商户</w:t>
      </w:r>
      <w:r w:rsidRPr="00F00BB4">
        <w:rPr>
          <w:rFonts w:hint="eastAsia"/>
          <w:sz w:val="24"/>
          <w:szCs w:val="24"/>
        </w:rPr>
        <w:t>入驻</w:t>
      </w:r>
      <w:r w:rsidRPr="00F00BB4">
        <w:rPr>
          <w:sz w:val="24"/>
          <w:szCs w:val="24"/>
        </w:rPr>
        <w:t>网商的流程。商户</w:t>
      </w:r>
      <w:r w:rsidRPr="00F00BB4">
        <w:rPr>
          <w:rFonts w:hint="eastAsia"/>
          <w:sz w:val="24"/>
          <w:szCs w:val="24"/>
        </w:rPr>
        <w:t>入驻</w:t>
      </w:r>
      <w:r w:rsidRPr="00F00BB4">
        <w:rPr>
          <w:sz w:val="24"/>
          <w:szCs w:val="24"/>
        </w:rPr>
        <w:t>的流程既是商户</w:t>
      </w:r>
      <w:r w:rsidRPr="00F00BB4">
        <w:rPr>
          <w:rFonts w:hint="eastAsia"/>
          <w:sz w:val="24"/>
          <w:szCs w:val="24"/>
        </w:rPr>
        <w:t>信息登记</w:t>
      </w:r>
      <w:r w:rsidRPr="00F00BB4">
        <w:rPr>
          <w:sz w:val="24"/>
          <w:szCs w:val="24"/>
        </w:rPr>
        <w:t>的过程，也是商户</w:t>
      </w:r>
      <w:r w:rsidRPr="00F00BB4">
        <w:rPr>
          <w:rFonts w:hint="eastAsia"/>
          <w:sz w:val="24"/>
          <w:szCs w:val="24"/>
        </w:rPr>
        <w:t>收单</w:t>
      </w:r>
      <w:r w:rsidRPr="00F00BB4">
        <w:rPr>
          <w:sz w:val="24"/>
          <w:szCs w:val="24"/>
        </w:rPr>
        <w:t>资格审核的流程，具体流程图如下：</w:t>
      </w:r>
    </w:p>
    <w:p w14:paraId="53433624" w14:textId="77777777" w:rsidR="007741EE" w:rsidRPr="00F00BB4" w:rsidRDefault="007741EE" w:rsidP="000B0E24">
      <w:pPr>
        <w:spacing w:line="360" w:lineRule="auto"/>
        <w:ind w:firstLineChars="200" w:firstLine="480"/>
        <w:rPr>
          <w:sz w:val="24"/>
          <w:szCs w:val="24"/>
        </w:rPr>
      </w:pPr>
    </w:p>
    <w:p w14:paraId="1CF869A6" w14:textId="77777777" w:rsidR="000B0E24" w:rsidRDefault="000B0E24" w:rsidP="000B0E24">
      <w:pPr>
        <w:spacing w:line="360" w:lineRule="auto"/>
        <w:ind w:firstLineChars="200" w:firstLine="480"/>
      </w:pPr>
      <w:r w:rsidRPr="00F00BB4">
        <w:rPr>
          <w:rFonts w:hint="eastAsia"/>
          <w:sz w:val="24"/>
          <w:szCs w:val="24"/>
        </w:rPr>
        <w:t>情况</w:t>
      </w:r>
      <w:r w:rsidRPr="00F00BB4">
        <w:rPr>
          <w:sz w:val="24"/>
          <w:szCs w:val="24"/>
        </w:rPr>
        <w:t>一：</w:t>
      </w:r>
      <w:r w:rsidRPr="00F00BB4">
        <w:rPr>
          <w:rFonts w:hint="eastAsia"/>
          <w:sz w:val="24"/>
          <w:szCs w:val="24"/>
        </w:rPr>
        <w:t>仅</w:t>
      </w:r>
      <w:r w:rsidRPr="00F00BB4">
        <w:rPr>
          <w:sz w:val="24"/>
          <w:szCs w:val="24"/>
        </w:rPr>
        <w:t>开通收单业务，不开通余利宝</w:t>
      </w:r>
      <w:r w:rsidRPr="00F00BB4">
        <w:rPr>
          <w:rFonts w:hint="eastAsia"/>
          <w:sz w:val="24"/>
          <w:szCs w:val="24"/>
        </w:rPr>
        <w:t>。</w:t>
      </w:r>
      <w:r w:rsidRPr="00F00BB4">
        <w:rPr>
          <w:sz w:val="24"/>
          <w:szCs w:val="24"/>
        </w:rPr>
        <w:t>收单</w:t>
      </w:r>
      <w:r w:rsidRPr="00F00BB4">
        <w:rPr>
          <w:rFonts w:hint="eastAsia"/>
          <w:sz w:val="24"/>
          <w:szCs w:val="24"/>
        </w:rPr>
        <w:t>资金</w:t>
      </w:r>
      <w:r w:rsidRPr="00F00BB4">
        <w:rPr>
          <w:sz w:val="24"/>
          <w:szCs w:val="24"/>
        </w:rPr>
        <w:t>仅清算至银行卡。</w:t>
      </w:r>
    </w:p>
    <w:p w14:paraId="00F9B8EF" w14:textId="34B22AD9" w:rsidR="000B0E24" w:rsidRDefault="00467E37" w:rsidP="000B0E24">
      <w:pPr>
        <w:ind w:firstLine="420"/>
      </w:pPr>
      <w:r>
        <w:rPr>
          <w:noProof/>
        </w:rPr>
        <w:lastRenderedPageBreak/>
        <w:object w:dxaOrig="1440" w:dyaOrig="1440" w14:anchorId="1A1199A2">
          <v:shape id="_x0000_s1026" type="#_x0000_t75" style="position:absolute;left:0;text-align:left;margin-left:0;margin-top:4.25pt;width:415.2pt;height:397.8pt;z-index:251658240;mso-position-horizontal:left">
            <v:imagedata r:id="rId12" o:title=""/>
            <w10:wrap type="square"/>
          </v:shape>
          <o:OLEObject Type="Embed" ProgID="Visio.Drawing.15" ShapeID="_x0000_s1026" DrawAspect="Content" ObjectID="_1564031049" r:id="rId13"/>
        </w:object>
      </w:r>
    </w:p>
    <w:p w14:paraId="07386213" w14:textId="77777777" w:rsidR="000B0E24" w:rsidRDefault="000B0E24" w:rsidP="000B0E24">
      <w:pPr>
        <w:ind w:firstLine="420"/>
      </w:pPr>
    </w:p>
    <w:p w14:paraId="19171DB1" w14:textId="77777777" w:rsidR="000B0E24" w:rsidRDefault="000B0E24" w:rsidP="000B0E24">
      <w:pPr>
        <w:ind w:firstLine="420"/>
      </w:pPr>
    </w:p>
    <w:p w14:paraId="26DAC36A" w14:textId="77777777" w:rsidR="000B0E24" w:rsidRDefault="000B0E24" w:rsidP="000B0E24">
      <w:pPr>
        <w:ind w:firstLine="420"/>
      </w:pPr>
    </w:p>
    <w:p w14:paraId="31878CDE" w14:textId="77777777" w:rsidR="000B0E24" w:rsidRDefault="000B0E24" w:rsidP="000B0E24">
      <w:pPr>
        <w:ind w:firstLine="420"/>
      </w:pPr>
    </w:p>
    <w:p w14:paraId="3833EA31" w14:textId="77777777" w:rsidR="000B0E24" w:rsidRDefault="000B0E24" w:rsidP="000B0E24">
      <w:pPr>
        <w:ind w:firstLine="420"/>
      </w:pPr>
    </w:p>
    <w:p w14:paraId="3AAC2B36" w14:textId="77777777" w:rsidR="000B0E24" w:rsidRDefault="000B0E24" w:rsidP="000B0E24">
      <w:pPr>
        <w:ind w:firstLine="420"/>
      </w:pPr>
    </w:p>
    <w:p w14:paraId="7A028AD5" w14:textId="77777777" w:rsidR="000B0E24" w:rsidRDefault="000B0E24" w:rsidP="000B0E24">
      <w:pPr>
        <w:ind w:firstLine="420"/>
      </w:pPr>
    </w:p>
    <w:p w14:paraId="62F2A430" w14:textId="5D5E5B70" w:rsidR="000B0E24" w:rsidRPr="00F00BB4" w:rsidRDefault="00467E37" w:rsidP="00116F66">
      <w:pPr>
        <w:spacing w:line="360" w:lineRule="auto"/>
        <w:rPr>
          <w:sz w:val="24"/>
        </w:rPr>
      </w:pPr>
      <w:r>
        <w:rPr>
          <w:noProof/>
        </w:rPr>
        <w:lastRenderedPageBreak/>
        <w:object w:dxaOrig="1440" w:dyaOrig="1440" w14:anchorId="303F8EE1">
          <v:shape id="_x0000_s1027" type="#_x0000_t75" style="position:absolute;left:0;text-align:left;margin-left:-.1pt;margin-top:34.6pt;width:415.1pt;height:436pt;z-index:251659264" o:allowoverlap="f">
            <v:imagedata r:id="rId14" o:title=""/>
            <w10:wrap type="square"/>
          </v:shape>
          <o:OLEObject Type="Embed" ProgID="Visio.Drawing.15" ShapeID="_x0000_s1027" DrawAspect="Content" ObjectID="_1564031050" r:id="rId15"/>
        </w:object>
      </w:r>
      <w:r w:rsidR="000B0E24" w:rsidRPr="00F00BB4">
        <w:rPr>
          <w:rFonts w:hint="eastAsia"/>
          <w:sz w:val="24"/>
        </w:rPr>
        <w:t>情况二</w:t>
      </w:r>
      <w:r w:rsidR="000B0E24" w:rsidRPr="00F00BB4">
        <w:rPr>
          <w:sz w:val="24"/>
        </w:rPr>
        <w:t>：</w:t>
      </w:r>
      <w:r w:rsidR="000B0E24">
        <w:rPr>
          <w:sz w:val="24"/>
        </w:rPr>
        <w:t>开通收单业务</w:t>
      </w:r>
      <w:r w:rsidR="000B0E24">
        <w:rPr>
          <w:rFonts w:hint="eastAsia"/>
          <w:sz w:val="24"/>
        </w:rPr>
        <w:t>及</w:t>
      </w:r>
      <w:r w:rsidR="000B0E24" w:rsidRPr="00F00BB4">
        <w:rPr>
          <w:sz w:val="24"/>
        </w:rPr>
        <w:t>余利宝</w:t>
      </w:r>
      <w:r w:rsidR="000B0E24" w:rsidRPr="00F00BB4">
        <w:rPr>
          <w:rFonts w:hint="eastAsia"/>
          <w:sz w:val="24"/>
        </w:rPr>
        <w:t>。</w:t>
      </w:r>
      <w:r w:rsidR="000B0E24" w:rsidRPr="00F00BB4">
        <w:rPr>
          <w:sz w:val="24"/>
        </w:rPr>
        <w:t>收单</w:t>
      </w:r>
      <w:r w:rsidR="000B0E24">
        <w:rPr>
          <w:rFonts w:hint="eastAsia"/>
          <w:sz w:val="24"/>
        </w:rPr>
        <w:t>资金</w:t>
      </w:r>
      <w:r w:rsidR="000B0E24">
        <w:rPr>
          <w:sz w:val="24"/>
        </w:rPr>
        <w:t>清算</w:t>
      </w:r>
      <w:r w:rsidR="000B0E24">
        <w:rPr>
          <w:rFonts w:hint="eastAsia"/>
          <w:sz w:val="24"/>
        </w:rPr>
        <w:t>到</w:t>
      </w:r>
      <w:r w:rsidR="000B0E24">
        <w:rPr>
          <w:sz w:val="24"/>
        </w:rPr>
        <w:t>余利宝</w:t>
      </w:r>
      <w:r w:rsidR="000B0E24" w:rsidRPr="00F00BB4">
        <w:rPr>
          <w:sz w:val="24"/>
        </w:rPr>
        <w:t>。</w:t>
      </w:r>
    </w:p>
    <w:p w14:paraId="1191AC3E" w14:textId="7E7EB122" w:rsidR="000B0E24" w:rsidRDefault="00B3392D" w:rsidP="00B3392D">
      <w:pPr>
        <w:pStyle w:val="3"/>
      </w:pPr>
      <w:r>
        <w:rPr>
          <w:rFonts w:hint="eastAsia"/>
        </w:rPr>
        <w:t>移动刷卡</w:t>
      </w:r>
      <w:r>
        <w:t>支付（被扫：</w:t>
      </w:r>
      <w:r>
        <w:t>B</w:t>
      </w:r>
      <w:r>
        <w:t>扫</w:t>
      </w:r>
      <w:r>
        <w:t>C</w:t>
      </w:r>
      <w:r>
        <w:t>）</w:t>
      </w:r>
    </w:p>
    <w:p w14:paraId="1C898218" w14:textId="77777777" w:rsidR="00B3392D" w:rsidRPr="00F00BB4" w:rsidRDefault="00B3392D" w:rsidP="00B3392D">
      <w:pPr>
        <w:spacing w:line="360" w:lineRule="auto"/>
        <w:ind w:firstLineChars="200" w:firstLine="480"/>
        <w:rPr>
          <w:rFonts w:asciiTheme="minorEastAsia" w:hAnsiTheme="minorEastAsia"/>
          <w:sz w:val="24"/>
          <w:szCs w:val="24"/>
        </w:rPr>
      </w:pPr>
      <w:r w:rsidRPr="00F00BB4">
        <w:rPr>
          <w:rFonts w:asciiTheme="minorEastAsia" w:hAnsiTheme="minorEastAsia" w:hint="eastAsia"/>
          <w:sz w:val="24"/>
          <w:szCs w:val="24"/>
        </w:rPr>
        <w:t>收银员使用扫码设备读取用户手机微信</w:t>
      </w:r>
      <w:r w:rsidRPr="00F00BB4">
        <w:rPr>
          <w:rFonts w:asciiTheme="minorEastAsia" w:hAnsiTheme="minorEastAsia"/>
          <w:sz w:val="24"/>
          <w:szCs w:val="24"/>
        </w:rPr>
        <w:t>、支付宝客户端</w:t>
      </w:r>
      <w:r w:rsidRPr="00F00BB4">
        <w:rPr>
          <w:rFonts w:asciiTheme="minorEastAsia" w:hAnsiTheme="minorEastAsia" w:hint="eastAsia"/>
          <w:sz w:val="24"/>
          <w:szCs w:val="24"/>
        </w:rPr>
        <w:t>生成的 “付款码”，将二维码或条码信息通过本接口上送至网商</w:t>
      </w:r>
      <w:r w:rsidRPr="00F00BB4">
        <w:rPr>
          <w:rFonts w:asciiTheme="minorEastAsia" w:hAnsiTheme="minorEastAsia"/>
          <w:sz w:val="24"/>
          <w:szCs w:val="24"/>
        </w:rPr>
        <w:t>银行移动</w:t>
      </w:r>
      <w:r w:rsidRPr="00F00BB4">
        <w:rPr>
          <w:rFonts w:asciiTheme="minorEastAsia" w:hAnsiTheme="minorEastAsia" w:hint="eastAsia"/>
          <w:sz w:val="24"/>
          <w:szCs w:val="24"/>
        </w:rPr>
        <w:t>支付平台发起支付。</w:t>
      </w:r>
    </w:p>
    <w:p w14:paraId="625095B4" w14:textId="77777777" w:rsidR="00B3392D" w:rsidRDefault="00B3392D" w:rsidP="00B3392D">
      <w:pPr>
        <w:spacing w:line="360" w:lineRule="auto"/>
        <w:ind w:firstLineChars="200" w:firstLine="480"/>
        <w:rPr>
          <w:rFonts w:asciiTheme="minorEastAsia" w:hAnsiTheme="minorEastAsia"/>
          <w:sz w:val="24"/>
          <w:szCs w:val="24"/>
        </w:rPr>
      </w:pPr>
      <w:r w:rsidRPr="00F00BB4">
        <w:rPr>
          <w:rFonts w:asciiTheme="minorEastAsia" w:hAnsiTheme="minorEastAsia" w:hint="eastAsia"/>
          <w:sz w:val="24"/>
          <w:szCs w:val="24"/>
        </w:rPr>
        <w:t>通常</w:t>
      </w:r>
      <w:r w:rsidRPr="00F00BB4">
        <w:rPr>
          <w:rFonts w:asciiTheme="minorEastAsia" w:hAnsiTheme="minorEastAsia"/>
          <w:sz w:val="24"/>
          <w:szCs w:val="24"/>
        </w:rPr>
        <w:t>，</w:t>
      </w:r>
      <w:r w:rsidRPr="00F00BB4">
        <w:rPr>
          <w:rFonts w:asciiTheme="minorEastAsia" w:hAnsiTheme="minorEastAsia" w:hint="eastAsia"/>
          <w:sz w:val="24"/>
          <w:szCs w:val="24"/>
        </w:rPr>
        <w:t>移动刷卡</w:t>
      </w:r>
      <w:r w:rsidRPr="00F00BB4">
        <w:rPr>
          <w:rFonts w:asciiTheme="minorEastAsia" w:hAnsiTheme="minorEastAsia"/>
          <w:sz w:val="24"/>
          <w:szCs w:val="24"/>
        </w:rPr>
        <w:t>支付</w:t>
      </w:r>
      <w:r w:rsidRPr="00F00BB4">
        <w:rPr>
          <w:rFonts w:asciiTheme="minorEastAsia" w:hAnsiTheme="minorEastAsia" w:hint="eastAsia"/>
          <w:sz w:val="24"/>
          <w:szCs w:val="24"/>
        </w:rPr>
        <w:t>后</w:t>
      </w:r>
      <w:r w:rsidRPr="00F00BB4">
        <w:rPr>
          <w:rFonts w:asciiTheme="minorEastAsia" w:hAnsiTheme="minorEastAsia"/>
          <w:sz w:val="24"/>
          <w:szCs w:val="24"/>
        </w:rPr>
        <w:t>会同步返回支付结果。当客户需要输入密码</w:t>
      </w:r>
      <w:r w:rsidRPr="00F00BB4">
        <w:rPr>
          <w:rFonts w:asciiTheme="minorEastAsia" w:hAnsiTheme="minorEastAsia" w:hint="eastAsia"/>
          <w:sz w:val="24"/>
          <w:szCs w:val="24"/>
        </w:rPr>
        <w:t>或</w:t>
      </w:r>
      <w:r w:rsidRPr="00F00BB4">
        <w:rPr>
          <w:rFonts w:asciiTheme="minorEastAsia" w:hAnsiTheme="minorEastAsia"/>
          <w:sz w:val="24"/>
          <w:szCs w:val="24"/>
        </w:rPr>
        <w:t>出现网络异常时，</w:t>
      </w:r>
      <w:r w:rsidRPr="00F00BB4">
        <w:rPr>
          <w:rFonts w:asciiTheme="minorEastAsia" w:hAnsiTheme="minorEastAsia" w:hint="eastAsia"/>
          <w:sz w:val="24"/>
          <w:szCs w:val="24"/>
        </w:rPr>
        <w:t>网商</w:t>
      </w:r>
      <w:r w:rsidRPr="00F00BB4">
        <w:rPr>
          <w:rFonts w:asciiTheme="minorEastAsia" w:hAnsiTheme="minorEastAsia"/>
          <w:sz w:val="24"/>
          <w:szCs w:val="24"/>
        </w:rPr>
        <w:t>系统会同步</w:t>
      </w:r>
      <w:r w:rsidRPr="00F00BB4">
        <w:rPr>
          <w:rFonts w:asciiTheme="minorEastAsia" w:hAnsiTheme="minorEastAsia" w:hint="eastAsia"/>
          <w:sz w:val="24"/>
          <w:szCs w:val="24"/>
        </w:rPr>
        <w:t>在</w:t>
      </w:r>
      <w:r w:rsidRPr="00F00BB4">
        <w:rPr>
          <w:rFonts w:asciiTheme="minorEastAsia" w:hAnsiTheme="minorEastAsia"/>
          <w:sz w:val="24"/>
          <w:szCs w:val="24"/>
        </w:rPr>
        <w:t>返回码组</w:t>
      </w:r>
      <w:r w:rsidRPr="00F00BB4">
        <w:rPr>
          <w:rFonts w:asciiTheme="minorEastAsia" w:hAnsiTheme="minorEastAsia" w:hint="eastAsia"/>
          <w:sz w:val="24"/>
          <w:szCs w:val="24"/>
        </w:rPr>
        <w:t>件</w:t>
      </w:r>
      <w:r w:rsidRPr="00F00BB4">
        <w:rPr>
          <w:rFonts w:asciiTheme="minorEastAsia" w:hAnsiTheme="minorEastAsia"/>
          <w:sz w:val="24"/>
          <w:szCs w:val="24"/>
        </w:rPr>
        <w:t>ResultStatus</w:t>
      </w:r>
      <w:r w:rsidRPr="00F00BB4">
        <w:rPr>
          <w:rFonts w:asciiTheme="minorEastAsia" w:hAnsiTheme="minorEastAsia" w:hint="eastAsia"/>
          <w:sz w:val="24"/>
          <w:szCs w:val="24"/>
        </w:rPr>
        <w:t>字段</w:t>
      </w:r>
      <w:r w:rsidRPr="00F00BB4">
        <w:rPr>
          <w:rFonts w:asciiTheme="minorEastAsia" w:hAnsiTheme="minorEastAsia"/>
          <w:sz w:val="24"/>
          <w:szCs w:val="24"/>
        </w:rPr>
        <w:t>返回</w:t>
      </w:r>
      <w:r w:rsidRPr="00F00BB4">
        <w:rPr>
          <w:rFonts w:asciiTheme="minorEastAsia" w:hAnsiTheme="minorEastAsia" w:hint="eastAsia"/>
          <w:sz w:val="24"/>
          <w:szCs w:val="24"/>
        </w:rPr>
        <w:t>“</w:t>
      </w:r>
      <w:r w:rsidRPr="00F00BB4">
        <w:rPr>
          <w:rFonts w:asciiTheme="minorEastAsia" w:hAnsiTheme="minorEastAsia"/>
          <w:sz w:val="24"/>
          <w:szCs w:val="24"/>
        </w:rPr>
        <w:t>处理中</w:t>
      </w:r>
      <w:r w:rsidRPr="00F00BB4">
        <w:rPr>
          <w:rFonts w:asciiTheme="minorEastAsia" w:hAnsiTheme="minorEastAsia" w:hint="eastAsia"/>
          <w:sz w:val="24"/>
          <w:szCs w:val="24"/>
        </w:rPr>
        <w:t>”</w:t>
      </w:r>
      <w:r w:rsidRPr="00F00BB4">
        <w:rPr>
          <w:rFonts w:asciiTheme="minorEastAsia" w:hAnsiTheme="minorEastAsia"/>
          <w:sz w:val="24"/>
          <w:szCs w:val="24"/>
        </w:rPr>
        <w:t>，需要</w:t>
      </w:r>
      <w:r w:rsidRPr="00F00BB4">
        <w:rPr>
          <w:rFonts w:asciiTheme="minorEastAsia" w:hAnsiTheme="minorEastAsia" w:hint="eastAsia"/>
          <w:sz w:val="24"/>
          <w:szCs w:val="24"/>
        </w:rPr>
        <w:t>合作方</w:t>
      </w:r>
      <w:r w:rsidRPr="00F00BB4">
        <w:rPr>
          <w:rFonts w:asciiTheme="minorEastAsia" w:hAnsiTheme="minorEastAsia"/>
          <w:sz w:val="24"/>
          <w:szCs w:val="24"/>
        </w:rPr>
        <w:t>系统调用</w:t>
      </w:r>
      <w:r w:rsidRPr="00F00BB4">
        <w:rPr>
          <w:rFonts w:asciiTheme="minorEastAsia" w:hAnsiTheme="minorEastAsia" w:hint="eastAsia"/>
          <w:sz w:val="24"/>
          <w:szCs w:val="24"/>
        </w:rPr>
        <w:t>【</w:t>
      </w:r>
      <w:r w:rsidRPr="00F00BB4">
        <w:rPr>
          <w:rFonts w:asciiTheme="minorEastAsia" w:hAnsiTheme="minorEastAsia"/>
          <w:sz w:val="24"/>
          <w:szCs w:val="24"/>
        </w:rPr>
        <w:t>订单</w:t>
      </w:r>
      <w:r w:rsidRPr="00F00BB4">
        <w:rPr>
          <w:rFonts w:asciiTheme="minorEastAsia" w:hAnsiTheme="minorEastAsia" w:hint="eastAsia"/>
          <w:sz w:val="24"/>
          <w:szCs w:val="24"/>
        </w:rPr>
        <w:t>查询接口】</w:t>
      </w:r>
      <w:r w:rsidRPr="00F00BB4">
        <w:rPr>
          <w:rFonts w:asciiTheme="minorEastAsia" w:hAnsiTheme="minorEastAsia"/>
          <w:sz w:val="24"/>
          <w:szCs w:val="24"/>
        </w:rPr>
        <w:t>回查交易结果。</w:t>
      </w:r>
    </w:p>
    <w:p w14:paraId="488C0311" w14:textId="77777777" w:rsidR="00B3392D" w:rsidRDefault="00B3392D" w:rsidP="00B3392D">
      <w:pPr>
        <w:ind w:firstLineChars="200" w:firstLine="480"/>
        <w:rPr>
          <w:rFonts w:asciiTheme="minorEastAsia" w:hAnsiTheme="minorEastAsia"/>
          <w:color w:val="FF0000"/>
          <w:sz w:val="24"/>
          <w:szCs w:val="24"/>
        </w:rPr>
      </w:pPr>
      <w:r>
        <w:rPr>
          <w:rFonts w:asciiTheme="minorEastAsia" w:hAnsiTheme="minorEastAsia" w:hint="eastAsia"/>
          <w:color w:val="FF0000"/>
          <w:sz w:val="24"/>
          <w:szCs w:val="24"/>
        </w:rPr>
        <w:t>以</w:t>
      </w:r>
      <w:r>
        <w:rPr>
          <w:rFonts w:asciiTheme="minorEastAsia" w:hAnsiTheme="minorEastAsia"/>
          <w:color w:val="FF0000"/>
          <w:sz w:val="24"/>
          <w:szCs w:val="24"/>
        </w:rPr>
        <w:t>支付宝为案例，合作商户可参考一下交互设计流程</w:t>
      </w:r>
      <w:r>
        <w:rPr>
          <w:rFonts w:asciiTheme="minorEastAsia" w:hAnsiTheme="minorEastAsia" w:hint="eastAsia"/>
          <w:color w:val="FF0000"/>
          <w:sz w:val="24"/>
          <w:szCs w:val="24"/>
        </w:rPr>
        <w:t>：</w:t>
      </w:r>
    </w:p>
    <w:p w14:paraId="3E5E7380" w14:textId="77777777" w:rsidR="00B3392D" w:rsidRPr="00B3392D" w:rsidRDefault="00B3392D" w:rsidP="00B3392D">
      <w:pPr>
        <w:widowControl/>
        <w:shd w:val="clear" w:color="auto" w:fill="FFFFFF"/>
        <w:wordWrap w:val="0"/>
        <w:spacing w:before="225" w:after="225" w:line="300" w:lineRule="atLeast"/>
        <w:ind w:firstLineChars="200" w:firstLine="480"/>
        <w:jc w:val="left"/>
        <w:textAlignment w:val="baseline"/>
        <w:rPr>
          <w:rFonts w:asciiTheme="minorEastAsia" w:hAnsiTheme="minorEastAsia" w:cs="宋体"/>
          <w:color w:val="333333"/>
          <w:kern w:val="0"/>
          <w:sz w:val="24"/>
          <w:szCs w:val="21"/>
        </w:rPr>
      </w:pPr>
      <w:r w:rsidRPr="00B3392D">
        <w:rPr>
          <w:rFonts w:asciiTheme="minorEastAsia" w:hAnsiTheme="minorEastAsia" w:cs="宋体" w:hint="eastAsia"/>
          <w:color w:val="333333"/>
          <w:kern w:val="0"/>
          <w:sz w:val="24"/>
          <w:szCs w:val="21"/>
        </w:rPr>
        <w:t>业务流程：</w:t>
      </w:r>
    </w:p>
    <w:p w14:paraId="4881C48D" w14:textId="77777777" w:rsidR="00B3392D" w:rsidRPr="00B3392D" w:rsidRDefault="00B3392D" w:rsidP="00B3392D">
      <w:pPr>
        <w:widowControl/>
        <w:shd w:val="clear" w:color="auto" w:fill="FFFFFF"/>
        <w:wordWrap w:val="0"/>
        <w:spacing w:before="225" w:after="225" w:line="300" w:lineRule="atLeast"/>
        <w:jc w:val="left"/>
        <w:textAlignment w:val="baseline"/>
        <w:rPr>
          <w:rFonts w:ascii="微软雅黑" w:eastAsia="微软雅黑" w:hAnsi="微软雅黑" w:cs="宋体"/>
          <w:color w:val="333333"/>
          <w:kern w:val="0"/>
          <w:szCs w:val="21"/>
        </w:rPr>
      </w:pPr>
      <w:r w:rsidRPr="00B3392D">
        <w:rPr>
          <w:rFonts w:ascii="微软雅黑" w:eastAsia="微软雅黑" w:hAnsi="微软雅黑" w:cs="宋体"/>
          <w:noProof/>
          <w:color w:val="333333"/>
          <w:kern w:val="0"/>
          <w:szCs w:val="21"/>
        </w:rPr>
        <w:lastRenderedPageBreak/>
        <w:drawing>
          <wp:inline distT="0" distB="0" distL="0" distR="0" wp14:anchorId="11591BF7" wp14:editId="46F64906">
            <wp:extent cx="5450400" cy="2026800"/>
            <wp:effectExtent l="0" t="0" r="0" b="0"/>
            <wp:docPr id="1" name="图片 1" descr="https://img.alicdn.com/top/i1/LB1CH8ELXXXXXaWXFXXXXX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alicdn.com/top/i1/LB1CH8ELXXXXXaWXFXXXXXXXXX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400" cy="2026800"/>
                    </a:xfrm>
                    <a:prstGeom prst="rect">
                      <a:avLst/>
                    </a:prstGeom>
                    <a:noFill/>
                    <a:ln>
                      <a:noFill/>
                    </a:ln>
                  </pic:spPr>
                </pic:pic>
              </a:graphicData>
            </a:graphic>
          </wp:inline>
        </w:drawing>
      </w:r>
    </w:p>
    <w:p w14:paraId="355E20E7" w14:textId="77777777" w:rsidR="00B3392D" w:rsidRPr="00B3392D" w:rsidRDefault="00B3392D" w:rsidP="00B3392D">
      <w:pPr>
        <w:widowControl/>
        <w:shd w:val="clear" w:color="auto" w:fill="FFFFFF"/>
        <w:wordWrap w:val="0"/>
        <w:spacing w:before="225" w:after="225" w:line="360" w:lineRule="auto"/>
        <w:jc w:val="left"/>
        <w:textAlignment w:val="baseline"/>
        <w:rPr>
          <w:rFonts w:asciiTheme="minorEastAsia" w:hAnsiTheme="minorEastAsia" w:cs="宋体"/>
          <w:color w:val="333333"/>
          <w:kern w:val="0"/>
          <w:sz w:val="24"/>
          <w:szCs w:val="24"/>
        </w:rPr>
      </w:pPr>
      <w:r w:rsidRPr="00B3392D">
        <w:rPr>
          <w:rFonts w:asciiTheme="minorEastAsia" w:hAnsiTheme="minorEastAsia" w:cs="宋体" w:hint="eastAsia"/>
          <w:color w:val="333333"/>
          <w:kern w:val="0"/>
          <w:sz w:val="24"/>
          <w:szCs w:val="24"/>
        </w:rPr>
        <w:t>使用步骤：</w:t>
      </w:r>
    </w:p>
    <w:p w14:paraId="772102ED" w14:textId="77777777" w:rsidR="00B3392D" w:rsidRPr="00B3392D" w:rsidRDefault="00B3392D" w:rsidP="006A0DBC">
      <w:pPr>
        <w:widowControl/>
        <w:numPr>
          <w:ilvl w:val="0"/>
          <w:numId w:val="9"/>
        </w:numPr>
        <w:shd w:val="clear" w:color="auto" w:fill="FFFFFF"/>
        <w:spacing w:line="360" w:lineRule="auto"/>
        <w:ind w:left="0" w:firstLine="0"/>
        <w:jc w:val="left"/>
        <w:textAlignment w:val="baseline"/>
        <w:rPr>
          <w:rFonts w:asciiTheme="minorEastAsia" w:hAnsiTheme="minorEastAsia" w:cs="宋体"/>
          <w:color w:val="1A1A1A"/>
          <w:kern w:val="0"/>
          <w:sz w:val="24"/>
          <w:szCs w:val="24"/>
        </w:rPr>
      </w:pPr>
      <w:r w:rsidRPr="00B3392D">
        <w:rPr>
          <w:rFonts w:asciiTheme="minorEastAsia" w:hAnsiTheme="minorEastAsia" w:cs="宋体" w:hint="eastAsia"/>
          <w:color w:val="1A1A1A"/>
          <w:kern w:val="0"/>
          <w:sz w:val="24"/>
          <w:szCs w:val="24"/>
          <w:bdr w:val="none" w:sz="0" w:space="0" w:color="auto" w:frame="1"/>
        </w:rPr>
        <w:t>用户登录支付宝钱包，点击首页“付款”，进入付款码界面；</w:t>
      </w:r>
    </w:p>
    <w:p w14:paraId="487A231A" w14:textId="77777777" w:rsidR="00B3392D" w:rsidRPr="00B3392D" w:rsidRDefault="00B3392D" w:rsidP="006A0DBC">
      <w:pPr>
        <w:widowControl/>
        <w:numPr>
          <w:ilvl w:val="0"/>
          <w:numId w:val="9"/>
        </w:numPr>
        <w:shd w:val="clear" w:color="auto" w:fill="FFFFFF"/>
        <w:spacing w:line="360" w:lineRule="auto"/>
        <w:ind w:left="0" w:firstLine="0"/>
        <w:jc w:val="left"/>
        <w:textAlignment w:val="baseline"/>
        <w:rPr>
          <w:rFonts w:asciiTheme="minorEastAsia" w:hAnsiTheme="minorEastAsia" w:cs="宋体"/>
          <w:color w:val="1A1A1A"/>
          <w:kern w:val="0"/>
          <w:sz w:val="24"/>
          <w:szCs w:val="24"/>
        </w:rPr>
      </w:pPr>
      <w:r w:rsidRPr="00B3392D">
        <w:rPr>
          <w:rFonts w:asciiTheme="minorEastAsia" w:hAnsiTheme="minorEastAsia" w:cs="宋体" w:hint="eastAsia"/>
          <w:color w:val="1A1A1A"/>
          <w:kern w:val="0"/>
          <w:sz w:val="24"/>
          <w:szCs w:val="24"/>
          <w:bdr w:val="none" w:sz="0" w:space="0" w:color="auto" w:frame="1"/>
        </w:rPr>
        <w:t>收银员在商家收银系统操作生成订单，用户确认支付金额；</w:t>
      </w:r>
    </w:p>
    <w:p w14:paraId="10A17098" w14:textId="77777777" w:rsidR="00B3392D" w:rsidRPr="00B3392D" w:rsidRDefault="00B3392D" w:rsidP="006A0DBC">
      <w:pPr>
        <w:widowControl/>
        <w:numPr>
          <w:ilvl w:val="0"/>
          <w:numId w:val="9"/>
        </w:numPr>
        <w:shd w:val="clear" w:color="auto" w:fill="FFFFFF"/>
        <w:spacing w:line="360" w:lineRule="auto"/>
        <w:ind w:left="0" w:firstLine="0"/>
        <w:jc w:val="left"/>
        <w:textAlignment w:val="baseline"/>
        <w:rPr>
          <w:rFonts w:asciiTheme="minorEastAsia" w:hAnsiTheme="minorEastAsia" w:cs="宋体"/>
          <w:color w:val="1A1A1A"/>
          <w:kern w:val="0"/>
          <w:sz w:val="24"/>
          <w:szCs w:val="24"/>
        </w:rPr>
      </w:pPr>
      <w:r w:rsidRPr="00B3392D">
        <w:rPr>
          <w:rFonts w:asciiTheme="minorEastAsia" w:hAnsiTheme="minorEastAsia" w:cs="宋体" w:hint="eastAsia"/>
          <w:color w:val="1A1A1A"/>
          <w:kern w:val="0"/>
          <w:sz w:val="24"/>
          <w:szCs w:val="24"/>
          <w:bdr w:val="none" w:sz="0" w:space="0" w:color="auto" w:frame="1"/>
        </w:rPr>
        <w:t>用户出示钱包的“付款码”，收银员用扫码设备来扫描用户手机上的条码/二维码后，商家收银系统提交支付；</w:t>
      </w:r>
    </w:p>
    <w:p w14:paraId="1C692A06" w14:textId="77777777" w:rsidR="00B3392D" w:rsidRPr="00B3392D" w:rsidRDefault="00B3392D" w:rsidP="006A0DBC">
      <w:pPr>
        <w:widowControl/>
        <w:numPr>
          <w:ilvl w:val="0"/>
          <w:numId w:val="9"/>
        </w:numPr>
        <w:shd w:val="clear" w:color="auto" w:fill="FFFFFF"/>
        <w:spacing w:line="360" w:lineRule="auto"/>
        <w:ind w:left="0" w:firstLine="0"/>
        <w:jc w:val="left"/>
        <w:textAlignment w:val="baseline"/>
        <w:rPr>
          <w:rFonts w:asciiTheme="minorEastAsia" w:hAnsiTheme="minorEastAsia" w:cs="宋体"/>
          <w:color w:val="1A1A1A"/>
          <w:kern w:val="0"/>
          <w:sz w:val="24"/>
          <w:szCs w:val="24"/>
        </w:rPr>
      </w:pPr>
      <w:r w:rsidRPr="00B3392D">
        <w:rPr>
          <w:rFonts w:asciiTheme="minorEastAsia" w:hAnsiTheme="minorEastAsia" w:cs="宋体" w:hint="eastAsia"/>
          <w:color w:val="1A1A1A"/>
          <w:kern w:val="0"/>
          <w:sz w:val="24"/>
          <w:szCs w:val="24"/>
          <w:bdr w:val="none" w:sz="0" w:space="0" w:color="auto" w:frame="1"/>
        </w:rPr>
        <w:t>付款成功后商家收银系统会拿到支付成功或者失败的结果。</w:t>
      </w:r>
    </w:p>
    <w:p w14:paraId="097DE181" w14:textId="77777777" w:rsidR="00B3392D" w:rsidRDefault="00B3392D" w:rsidP="00B3392D">
      <w:pPr>
        <w:ind w:firstLineChars="200" w:firstLine="420"/>
        <w:jc w:val="left"/>
      </w:pPr>
      <w:r>
        <w:rPr>
          <w:noProof/>
        </w:rPr>
        <w:drawing>
          <wp:inline distT="0" distB="0" distL="0" distR="0" wp14:anchorId="6DD6C706" wp14:editId="715C4491">
            <wp:extent cx="5274310" cy="3142339"/>
            <wp:effectExtent l="0" t="0" r="2540" b="1270"/>
            <wp:docPr id="2" name="图片 2" descr="https://img.alicdn.com/top/i1/LB19pFQKVXXXXbKapXXXXX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alicdn.com/top/i1/LB19pFQKVXXXXbKapXXXXXXXXX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42339"/>
                    </a:xfrm>
                    <a:prstGeom prst="rect">
                      <a:avLst/>
                    </a:prstGeom>
                    <a:noFill/>
                    <a:ln>
                      <a:noFill/>
                    </a:ln>
                  </pic:spPr>
                </pic:pic>
              </a:graphicData>
            </a:graphic>
          </wp:inline>
        </w:drawing>
      </w:r>
    </w:p>
    <w:p w14:paraId="3D40C39E" w14:textId="77777777" w:rsidR="00B3392D" w:rsidRDefault="00B3392D" w:rsidP="00B3392D">
      <w:pPr>
        <w:ind w:firstLineChars="200" w:firstLine="420"/>
        <w:jc w:val="left"/>
      </w:pPr>
    </w:p>
    <w:p w14:paraId="789D4F40" w14:textId="77777777" w:rsidR="00B3392D" w:rsidRDefault="00B3392D" w:rsidP="00B3392D">
      <w:pPr>
        <w:ind w:firstLineChars="200" w:firstLine="420"/>
        <w:jc w:val="left"/>
      </w:pPr>
    </w:p>
    <w:p w14:paraId="45F635B2" w14:textId="77777777" w:rsidR="00B3392D" w:rsidRDefault="00B3392D" w:rsidP="00B3392D">
      <w:pPr>
        <w:ind w:firstLineChars="200" w:firstLine="420"/>
        <w:jc w:val="left"/>
      </w:pPr>
    </w:p>
    <w:p w14:paraId="1176D9CA" w14:textId="77777777" w:rsidR="00B3392D" w:rsidRDefault="00B3392D" w:rsidP="00B3392D">
      <w:pPr>
        <w:ind w:firstLineChars="200" w:firstLine="420"/>
        <w:jc w:val="left"/>
      </w:pPr>
    </w:p>
    <w:p w14:paraId="178DD1FB" w14:textId="77777777" w:rsidR="00B3392D" w:rsidRDefault="00B3392D" w:rsidP="00B3392D">
      <w:pPr>
        <w:ind w:firstLineChars="200" w:firstLine="420"/>
        <w:jc w:val="left"/>
      </w:pPr>
    </w:p>
    <w:p w14:paraId="36BD5B7B" w14:textId="77777777" w:rsidR="00B3392D" w:rsidRDefault="00B3392D" w:rsidP="00B3392D">
      <w:pPr>
        <w:ind w:firstLineChars="200" w:firstLine="420"/>
        <w:jc w:val="left"/>
      </w:pPr>
    </w:p>
    <w:p w14:paraId="196B5A99" w14:textId="77777777" w:rsidR="00B3392D" w:rsidRDefault="00B3392D" w:rsidP="00B3392D">
      <w:pPr>
        <w:ind w:firstLineChars="200" w:firstLine="480"/>
        <w:jc w:val="left"/>
      </w:pPr>
      <w:r w:rsidRPr="00B3392D">
        <w:rPr>
          <w:rFonts w:hint="eastAsia"/>
          <w:sz w:val="24"/>
          <w:szCs w:val="24"/>
        </w:rPr>
        <w:t>系统</w:t>
      </w:r>
      <w:r w:rsidRPr="00B3392D">
        <w:rPr>
          <w:sz w:val="24"/>
          <w:szCs w:val="24"/>
        </w:rPr>
        <w:t>交互</w:t>
      </w:r>
      <w:r w:rsidRPr="00B3392D">
        <w:rPr>
          <w:rFonts w:hint="eastAsia"/>
          <w:sz w:val="24"/>
          <w:szCs w:val="24"/>
        </w:rPr>
        <w:t>及</w:t>
      </w:r>
      <w:r w:rsidRPr="00B3392D">
        <w:rPr>
          <w:sz w:val="24"/>
          <w:szCs w:val="24"/>
        </w:rPr>
        <w:t>接口调用时序图：</w:t>
      </w:r>
    </w:p>
    <w:p w14:paraId="467F5C0D" w14:textId="77777777" w:rsidR="00B3392D" w:rsidRDefault="00467E37" w:rsidP="00B3392D">
      <w:pPr>
        <w:pStyle w:val="3"/>
      </w:pPr>
      <w:r>
        <w:rPr>
          <w:noProof/>
        </w:rPr>
        <w:lastRenderedPageBreak/>
        <w:object w:dxaOrig="1440" w:dyaOrig="1440" w14:anchorId="4227C468">
          <v:shape id="_x0000_s1028" type="#_x0000_t75" style="position:absolute;left:0;text-align:left;margin-left:5.4pt;margin-top:-.05pt;width:415.2pt;height:316.2pt;z-index:251660288">
            <v:imagedata r:id="rId18" o:title=""/>
            <w10:wrap type="square"/>
          </v:shape>
          <o:OLEObject Type="Embed" ProgID="Visio.Drawing.15" ShapeID="_x0000_s1028" DrawAspect="Content" ObjectID="_1564031051" r:id="rId19"/>
        </w:object>
      </w:r>
      <w:r w:rsidR="00B3392D">
        <w:rPr>
          <w:rFonts w:hint="eastAsia"/>
        </w:rPr>
        <w:t>扫码后</w:t>
      </w:r>
      <w:r w:rsidR="00B3392D">
        <w:t>跳转</w:t>
      </w:r>
      <w:r w:rsidR="00B3392D">
        <w:rPr>
          <w:rFonts w:hint="eastAsia"/>
        </w:rPr>
        <w:t>H</w:t>
      </w:r>
      <w:r w:rsidR="00B3392D">
        <w:t>5</w:t>
      </w:r>
      <w:r w:rsidR="00B3392D">
        <w:rPr>
          <w:rFonts w:hint="eastAsia"/>
        </w:rPr>
        <w:t>页面</w:t>
      </w:r>
      <w:r w:rsidR="00B3392D">
        <w:t>支付（主扫：</w:t>
      </w:r>
      <w:r w:rsidR="00B3392D">
        <w:t>C</w:t>
      </w:r>
      <w:r w:rsidR="00B3392D">
        <w:t>扫</w:t>
      </w:r>
      <w:r w:rsidR="00B3392D">
        <w:t>B</w:t>
      </w:r>
      <w:r w:rsidR="00B3392D">
        <w:t>）</w:t>
      </w:r>
    </w:p>
    <w:p w14:paraId="1EFB289B" w14:textId="0E966F58" w:rsidR="00B3392D" w:rsidRDefault="00B3392D" w:rsidP="00B3392D">
      <w:pPr>
        <w:spacing w:line="360" w:lineRule="auto"/>
        <w:ind w:firstLine="432"/>
        <w:rPr>
          <w:sz w:val="24"/>
        </w:rPr>
      </w:pPr>
      <w:r>
        <w:t xml:space="preserve"> </w:t>
      </w:r>
      <w:r>
        <w:rPr>
          <w:rFonts w:hint="eastAsia"/>
          <w:sz w:val="24"/>
        </w:rPr>
        <w:t>H5</w:t>
      </w:r>
      <w:r>
        <w:rPr>
          <w:rFonts w:hint="eastAsia"/>
          <w:sz w:val="24"/>
        </w:rPr>
        <w:t>支付</w:t>
      </w:r>
      <w:r w:rsidRPr="00216A34">
        <w:rPr>
          <w:sz w:val="24"/>
        </w:rPr>
        <w:t>主要针对合作方商户</w:t>
      </w:r>
      <w:r w:rsidRPr="00216A34">
        <w:rPr>
          <w:rFonts w:hint="eastAsia"/>
          <w:sz w:val="24"/>
        </w:rPr>
        <w:t>“</w:t>
      </w:r>
      <w:r w:rsidRPr="00216A34">
        <w:rPr>
          <w:sz w:val="24"/>
        </w:rPr>
        <w:t>一码多</w:t>
      </w:r>
      <w:r w:rsidRPr="00216A34">
        <w:rPr>
          <w:rFonts w:hint="eastAsia"/>
          <w:sz w:val="24"/>
        </w:rPr>
        <w:t>扫”</w:t>
      </w:r>
      <w:r w:rsidRPr="00216A34">
        <w:rPr>
          <w:sz w:val="24"/>
        </w:rPr>
        <w:t>交易场景。</w:t>
      </w:r>
      <w:r>
        <w:rPr>
          <w:rFonts w:hint="eastAsia"/>
          <w:sz w:val="24"/>
        </w:rPr>
        <w:t>合作方</w:t>
      </w:r>
      <w:r>
        <w:rPr>
          <w:sz w:val="24"/>
        </w:rPr>
        <w:t>为商户提供一固定</w:t>
      </w:r>
      <w:r>
        <w:rPr>
          <w:rFonts w:hint="eastAsia"/>
          <w:sz w:val="24"/>
        </w:rPr>
        <w:t>或</w:t>
      </w:r>
      <w:r>
        <w:rPr>
          <w:sz w:val="24"/>
        </w:rPr>
        <w:t>可变二维码</w:t>
      </w:r>
      <w:r>
        <w:rPr>
          <w:rFonts w:hint="eastAsia"/>
          <w:sz w:val="24"/>
        </w:rPr>
        <w:t>，</w:t>
      </w:r>
      <w:r>
        <w:rPr>
          <w:sz w:val="24"/>
        </w:rPr>
        <w:t>买家通过支付宝或微信客户端进行</w:t>
      </w:r>
      <w:r>
        <w:rPr>
          <w:rFonts w:hint="eastAsia"/>
          <w:sz w:val="24"/>
        </w:rPr>
        <w:t>主动</w:t>
      </w:r>
      <w:r>
        <w:rPr>
          <w:sz w:val="24"/>
        </w:rPr>
        <w:t>扫码，</w:t>
      </w:r>
      <w:r>
        <w:rPr>
          <w:rFonts w:hint="eastAsia"/>
          <w:sz w:val="24"/>
        </w:rPr>
        <w:t>扫码</w:t>
      </w:r>
      <w:r>
        <w:rPr>
          <w:sz w:val="24"/>
        </w:rPr>
        <w:t>后跳转商户结算</w:t>
      </w:r>
      <w:r>
        <w:rPr>
          <w:rFonts w:hint="eastAsia"/>
          <w:sz w:val="24"/>
        </w:rPr>
        <w:t>H5</w:t>
      </w:r>
      <w:r>
        <w:rPr>
          <w:rFonts w:hint="eastAsia"/>
          <w:sz w:val="24"/>
        </w:rPr>
        <w:t>页面，</w:t>
      </w:r>
      <w:r>
        <w:rPr>
          <w:sz w:val="24"/>
        </w:rPr>
        <w:t>填写订单</w:t>
      </w:r>
      <w:r>
        <w:rPr>
          <w:rFonts w:hint="eastAsia"/>
          <w:sz w:val="24"/>
        </w:rPr>
        <w:t>信息</w:t>
      </w:r>
      <w:r>
        <w:rPr>
          <w:sz w:val="24"/>
        </w:rPr>
        <w:t>后调用</w:t>
      </w:r>
      <w:r>
        <w:rPr>
          <w:rFonts w:hint="eastAsia"/>
          <w:sz w:val="24"/>
        </w:rPr>
        <w:t>本接口</w:t>
      </w:r>
      <w:r>
        <w:rPr>
          <w:sz w:val="24"/>
        </w:rPr>
        <w:t>完成下单流程。</w:t>
      </w:r>
    </w:p>
    <w:p w14:paraId="24517988" w14:textId="77777777" w:rsidR="00B3392D" w:rsidRDefault="00B3392D" w:rsidP="00B3392D">
      <w:pPr>
        <w:spacing w:line="360" w:lineRule="auto"/>
        <w:ind w:firstLine="432"/>
        <w:rPr>
          <w:color w:val="FF0000"/>
          <w:sz w:val="24"/>
        </w:rPr>
      </w:pPr>
      <w:r w:rsidRPr="00313408">
        <w:rPr>
          <w:rFonts w:hint="eastAsia"/>
          <w:color w:val="FF0000"/>
          <w:sz w:val="24"/>
        </w:rPr>
        <w:t>重要</w:t>
      </w:r>
      <w:r w:rsidRPr="00313408">
        <w:rPr>
          <w:color w:val="FF0000"/>
          <w:sz w:val="24"/>
        </w:rPr>
        <w:t>：</w:t>
      </w:r>
    </w:p>
    <w:p w14:paraId="64B02B39" w14:textId="77777777" w:rsidR="00B3392D" w:rsidRPr="00313408" w:rsidRDefault="00B3392D" w:rsidP="006A0DBC">
      <w:pPr>
        <w:pStyle w:val="a6"/>
        <w:numPr>
          <w:ilvl w:val="0"/>
          <w:numId w:val="10"/>
        </w:numPr>
        <w:spacing w:line="360" w:lineRule="auto"/>
        <w:ind w:firstLineChars="0"/>
        <w:rPr>
          <w:color w:val="FF0000"/>
          <w:sz w:val="24"/>
        </w:rPr>
      </w:pPr>
      <w:r w:rsidRPr="00313408">
        <w:rPr>
          <w:rFonts w:hint="eastAsia"/>
          <w:color w:val="FF0000"/>
          <w:sz w:val="24"/>
        </w:rPr>
        <w:t>本</w:t>
      </w:r>
      <w:r w:rsidRPr="00313408">
        <w:rPr>
          <w:color w:val="FF0000"/>
          <w:sz w:val="24"/>
        </w:rPr>
        <w:t>接口仅完成订单</w:t>
      </w:r>
      <w:r w:rsidRPr="00313408">
        <w:rPr>
          <w:rFonts w:hint="eastAsia"/>
          <w:color w:val="FF0000"/>
          <w:sz w:val="24"/>
        </w:rPr>
        <w:t>创建</w:t>
      </w:r>
      <w:r w:rsidRPr="00313408">
        <w:rPr>
          <w:color w:val="FF0000"/>
          <w:sz w:val="24"/>
        </w:rPr>
        <w:t>，客户支付</w:t>
      </w:r>
      <w:r w:rsidRPr="00313408">
        <w:rPr>
          <w:rFonts w:hint="eastAsia"/>
          <w:color w:val="FF0000"/>
          <w:sz w:val="24"/>
        </w:rPr>
        <w:t>动作</w:t>
      </w:r>
      <w:r w:rsidRPr="00313408">
        <w:rPr>
          <w:color w:val="FF0000"/>
          <w:sz w:val="24"/>
        </w:rPr>
        <w:t>须</w:t>
      </w:r>
      <w:r w:rsidRPr="00313408">
        <w:rPr>
          <w:rFonts w:hint="eastAsia"/>
          <w:color w:val="FF0000"/>
          <w:sz w:val="24"/>
        </w:rPr>
        <w:t>由</w:t>
      </w:r>
      <w:r w:rsidRPr="00313408">
        <w:rPr>
          <w:color w:val="FF0000"/>
          <w:sz w:val="24"/>
        </w:rPr>
        <w:t>商户端</w:t>
      </w:r>
      <w:r w:rsidRPr="00313408">
        <w:rPr>
          <w:rFonts w:hint="eastAsia"/>
          <w:color w:val="FF0000"/>
          <w:sz w:val="24"/>
        </w:rPr>
        <w:t>H5</w:t>
      </w:r>
      <w:r w:rsidRPr="00313408">
        <w:rPr>
          <w:rFonts w:hint="eastAsia"/>
          <w:color w:val="FF0000"/>
          <w:sz w:val="24"/>
        </w:rPr>
        <w:t>页面根据</w:t>
      </w:r>
      <w:r w:rsidRPr="00313408">
        <w:rPr>
          <w:color w:val="FF0000"/>
          <w:sz w:val="24"/>
        </w:rPr>
        <w:t>支付宝及微信支付标准的</w:t>
      </w:r>
      <w:r w:rsidRPr="00313408">
        <w:rPr>
          <w:rFonts w:hint="eastAsia"/>
          <w:color w:val="FF0000"/>
          <w:sz w:val="24"/>
        </w:rPr>
        <w:t>JS</w:t>
      </w:r>
      <w:r w:rsidRPr="00313408">
        <w:rPr>
          <w:color w:val="FF0000"/>
          <w:sz w:val="24"/>
        </w:rPr>
        <w:t>支付</w:t>
      </w:r>
      <w:r w:rsidRPr="00313408">
        <w:rPr>
          <w:rFonts w:hint="eastAsia"/>
          <w:color w:val="FF0000"/>
          <w:sz w:val="24"/>
        </w:rPr>
        <w:t>API</w:t>
      </w:r>
      <w:r w:rsidRPr="00313408">
        <w:rPr>
          <w:rFonts w:hint="eastAsia"/>
          <w:color w:val="FF0000"/>
          <w:sz w:val="24"/>
        </w:rPr>
        <w:t>完成</w:t>
      </w:r>
      <w:r w:rsidRPr="00313408">
        <w:rPr>
          <w:color w:val="FF0000"/>
          <w:sz w:val="24"/>
        </w:rPr>
        <w:t>。</w:t>
      </w:r>
    </w:p>
    <w:p w14:paraId="55771B39" w14:textId="77777777" w:rsidR="00B3392D" w:rsidRPr="00A1618B" w:rsidRDefault="00B3392D" w:rsidP="006A0DBC">
      <w:pPr>
        <w:pStyle w:val="a6"/>
        <w:numPr>
          <w:ilvl w:val="0"/>
          <w:numId w:val="10"/>
        </w:numPr>
        <w:spacing w:line="360" w:lineRule="auto"/>
        <w:ind w:firstLineChars="0"/>
        <w:jc w:val="left"/>
        <w:rPr>
          <w:color w:val="FF0000"/>
          <w:sz w:val="24"/>
        </w:rPr>
      </w:pPr>
      <w:r w:rsidRPr="00A1618B">
        <w:rPr>
          <w:rFonts w:hint="eastAsia"/>
          <w:color w:val="FF0000"/>
          <w:sz w:val="24"/>
        </w:rPr>
        <w:t>客户</w:t>
      </w:r>
      <w:r w:rsidRPr="00A1618B">
        <w:rPr>
          <w:color w:val="FF0000"/>
          <w:sz w:val="24"/>
        </w:rPr>
        <w:t>完成支付后，银行会将客户支付</w:t>
      </w:r>
      <w:r w:rsidRPr="00A1618B">
        <w:rPr>
          <w:rFonts w:hint="eastAsia"/>
          <w:color w:val="FF0000"/>
          <w:sz w:val="24"/>
        </w:rPr>
        <w:t>结果</w:t>
      </w:r>
      <w:r w:rsidRPr="00A1618B">
        <w:rPr>
          <w:color w:val="FF0000"/>
          <w:sz w:val="24"/>
        </w:rPr>
        <w:t>主动回调</w:t>
      </w:r>
      <w:r w:rsidRPr="00A1618B">
        <w:rPr>
          <w:rFonts w:hint="eastAsia"/>
          <w:color w:val="FF0000"/>
          <w:sz w:val="24"/>
        </w:rPr>
        <w:t>合作方</w:t>
      </w:r>
      <w:r w:rsidRPr="00A1618B">
        <w:rPr>
          <w:color w:val="FF0000"/>
          <w:sz w:val="24"/>
        </w:rPr>
        <w:t>预留的</w:t>
      </w:r>
      <w:r w:rsidRPr="00A1618B">
        <w:rPr>
          <w:rFonts w:hint="eastAsia"/>
          <w:color w:val="FF0000"/>
          <w:sz w:val="24"/>
        </w:rPr>
        <w:t>URL</w:t>
      </w:r>
      <w:r w:rsidRPr="00A1618B">
        <w:rPr>
          <w:rFonts w:hint="eastAsia"/>
          <w:color w:val="FF0000"/>
          <w:sz w:val="24"/>
        </w:rPr>
        <w:t>地址。</w:t>
      </w:r>
      <w:r w:rsidRPr="00A1618B">
        <w:rPr>
          <w:color w:val="FF0000"/>
          <w:sz w:val="24"/>
        </w:rPr>
        <w:t>若</w:t>
      </w:r>
      <w:r w:rsidRPr="00A1618B">
        <w:rPr>
          <w:rFonts w:hint="eastAsia"/>
          <w:color w:val="FF0000"/>
          <w:sz w:val="24"/>
        </w:rPr>
        <w:t>合作方</w:t>
      </w:r>
      <w:r w:rsidRPr="00A1618B">
        <w:rPr>
          <w:color w:val="FF0000"/>
          <w:sz w:val="24"/>
        </w:rPr>
        <w:t>仍收不到</w:t>
      </w:r>
      <w:r w:rsidRPr="00A1618B">
        <w:rPr>
          <w:rFonts w:hint="eastAsia"/>
          <w:color w:val="FF0000"/>
          <w:sz w:val="24"/>
        </w:rPr>
        <w:t>结果</w:t>
      </w:r>
      <w:r w:rsidRPr="00A1618B">
        <w:rPr>
          <w:color w:val="FF0000"/>
          <w:sz w:val="24"/>
        </w:rPr>
        <w:t>，可通过</w:t>
      </w:r>
      <w:r w:rsidRPr="00A1618B">
        <w:rPr>
          <w:rFonts w:hint="eastAsia"/>
          <w:color w:val="FF0000"/>
          <w:sz w:val="24"/>
        </w:rPr>
        <w:t>【订单</w:t>
      </w:r>
      <w:r w:rsidRPr="00A1618B">
        <w:rPr>
          <w:color w:val="FF0000"/>
          <w:sz w:val="24"/>
        </w:rPr>
        <w:t>查</w:t>
      </w:r>
      <w:r w:rsidRPr="00A1618B">
        <w:rPr>
          <w:rFonts w:hint="eastAsia"/>
          <w:color w:val="FF0000"/>
          <w:sz w:val="24"/>
        </w:rPr>
        <w:t>询</w:t>
      </w:r>
      <w:r w:rsidRPr="00A1618B">
        <w:rPr>
          <w:color w:val="FF0000"/>
          <w:sz w:val="24"/>
        </w:rPr>
        <w:t>接口</w:t>
      </w:r>
      <w:r w:rsidRPr="00A1618B">
        <w:rPr>
          <w:rFonts w:hint="eastAsia"/>
          <w:color w:val="FF0000"/>
          <w:sz w:val="24"/>
        </w:rPr>
        <w:t>】回查</w:t>
      </w:r>
      <w:r w:rsidRPr="00A1618B">
        <w:rPr>
          <w:color w:val="FF0000"/>
          <w:sz w:val="24"/>
        </w:rPr>
        <w:t>交易结果。</w:t>
      </w:r>
    </w:p>
    <w:p w14:paraId="555C3AAA" w14:textId="77777777" w:rsidR="00B3392D" w:rsidRPr="00A1618B" w:rsidRDefault="00B3392D" w:rsidP="006A0DBC">
      <w:pPr>
        <w:pStyle w:val="a6"/>
        <w:numPr>
          <w:ilvl w:val="0"/>
          <w:numId w:val="10"/>
        </w:numPr>
        <w:spacing w:line="360" w:lineRule="auto"/>
        <w:ind w:firstLineChars="0"/>
        <w:jc w:val="left"/>
        <w:rPr>
          <w:color w:val="FF0000"/>
          <w:sz w:val="24"/>
        </w:rPr>
      </w:pPr>
      <w:r>
        <w:rPr>
          <w:rFonts w:hint="eastAsia"/>
          <w:color w:val="FF0000"/>
          <w:sz w:val="24"/>
        </w:rPr>
        <w:t>关于</w:t>
      </w:r>
      <w:r>
        <w:rPr>
          <w:color w:val="FF0000"/>
          <w:sz w:val="24"/>
        </w:rPr>
        <w:t>实现一码多付，可参考以下链接提供的教程。</w:t>
      </w:r>
      <w:r w:rsidRPr="00A1618B">
        <w:rPr>
          <w:color w:val="FF0000"/>
          <w:sz w:val="24"/>
        </w:rPr>
        <w:t>https://doc.open.alipay.com/docs/doc.htm?&amp;docType=1&amp;articleId=105672</w:t>
      </w:r>
    </w:p>
    <w:p w14:paraId="4E43673F" w14:textId="77777777" w:rsidR="00B3392D" w:rsidRPr="00A64AB0" w:rsidRDefault="00B3392D" w:rsidP="006A0DBC">
      <w:pPr>
        <w:pStyle w:val="a6"/>
        <w:numPr>
          <w:ilvl w:val="0"/>
          <w:numId w:val="10"/>
        </w:numPr>
        <w:spacing w:line="360" w:lineRule="auto"/>
        <w:ind w:firstLineChars="0"/>
        <w:rPr>
          <w:rFonts w:asciiTheme="minorEastAsia" w:hAnsiTheme="minorEastAsia"/>
          <w:color w:val="FF0000"/>
          <w:sz w:val="24"/>
          <w:szCs w:val="24"/>
        </w:rPr>
      </w:pPr>
      <w:r w:rsidRPr="00A64AB0">
        <w:rPr>
          <w:rFonts w:asciiTheme="minorEastAsia" w:hAnsiTheme="minorEastAsia"/>
          <w:color w:val="FF0000"/>
          <w:sz w:val="24"/>
          <w:szCs w:val="24"/>
        </w:rPr>
        <w:t>关于获取微信、支付宝的客户授权，可以参考</w:t>
      </w:r>
      <w:r w:rsidRPr="00A64AB0">
        <w:rPr>
          <w:rFonts w:asciiTheme="minorEastAsia" w:hAnsiTheme="minorEastAsia" w:hint="eastAsia"/>
          <w:color w:val="FF0000"/>
          <w:sz w:val="24"/>
          <w:szCs w:val="24"/>
        </w:rPr>
        <w:t>以下</w:t>
      </w:r>
      <w:r w:rsidRPr="00A64AB0">
        <w:rPr>
          <w:rFonts w:asciiTheme="minorEastAsia" w:hAnsiTheme="minorEastAsia"/>
          <w:color w:val="FF0000"/>
          <w:sz w:val="24"/>
          <w:szCs w:val="24"/>
        </w:rPr>
        <w:t>文档。</w:t>
      </w:r>
    </w:p>
    <w:p w14:paraId="0ADCAD6A" w14:textId="77777777" w:rsidR="00B3392D" w:rsidRPr="00A64AB0" w:rsidRDefault="00467E37" w:rsidP="00B3392D">
      <w:pPr>
        <w:pStyle w:val="a6"/>
        <w:spacing w:line="360" w:lineRule="auto"/>
        <w:ind w:left="792" w:firstLineChars="0" w:firstLine="0"/>
        <w:rPr>
          <w:rFonts w:asciiTheme="minorEastAsia" w:hAnsiTheme="minorEastAsia"/>
          <w:color w:val="FF0000"/>
          <w:sz w:val="15"/>
          <w:szCs w:val="24"/>
        </w:rPr>
      </w:pPr>
      <w:hyperlink r:id="rId20" w:history="1">
        <w:r w:rsidR="00B3392D" w:rsidRPr="00A64AB0">
          <w:rPr>
            <w:rStyle w:val="ae"/>
            <w:rFonts w:asciiTheme="minorEastAsia" w:hAnsiTheme="minorEastAsia"/>
            <w:color w:val="FF0000"/>
            <w:sz w:val="15"/>
            <w:szCs w:val="24"/>
          </w:rPr>
          <w:t>https://mp.weixin.qq.com/wiki/17/c0f37d5704f0b64713d5d2c37b468d75.html</w:t>
        </w:r>
      </w:hyperlink>
    </w:p>
    <w:p w14:paraId="4EF56099" w14:textId="77777777" w:rsidR="00B3392D" w:rsidRDefault="00467E37" w:rsidP="00B3392D">
      <w:pPr>
        <w:ind w:firstLineChars="350" w:firstLine="735"/>
        <w:rPr>
          <w:rStyle w:val="ae"/>
          <w:rFonts w:asciiTheme="minorEastAsia" w:hAnsiTheme="minorEastAsia"/>
          <w:color w:val="FF0000"/>
          <w:sz w:val="13"/>
          <w:szCs w:val="24"/>
        </w:rPr>
      </w:pPr>
      <w:hyperlink r:id="rId21" w:history="1">
        <w:r w:rsidR="00B3392D" w:rsidRPr="00A64AB0">
          <w:rPr>
            <w:rStyle w:val="ae"/>
            <w:rFonts w:asciiTheme="minorEastAsia" w:hAnsiTheme="minorEastAsia"/>
            <w:color w:val="FF0000"/>
            <w:sz w:val="13"/>
            <w:szCs w:val="24"/>
          </w:rPr>
          <w:t>https://doc.open.alipay.com/docs/doc.htm?spm=a219a.7386797.0.0.p9mKXe&amp;treeId=53&amp;articleId=104114&amp;docType=1</w:t>
        </w:r>
      </w:hyperlink>
    </w:p>
    <w:p w14:paraId="3687A40D" w14:textId="77777777" w:rsidR="00B3392D" w:rsidRDefault="00B3392D" w:rsidP="00B3392D">
      <w:pPr>
        <w:ind w:left="480" w:hangingChars="200" w:hanging="480"/>
        <w:rPr>
          <w:rStyle w:val="ae"/>
          <w:rFonts w:asciiTheme="minorEastAsia" w:hAnsiTheme="minorEastAsia"/>
          <w:color w:val="FF0000"/>
          <w:sz w:val="13"/>
          <w:szCs w:val="24"/>
        </w:rPr>
      </w:pPr>
      <w:r>
        <w:rPr>
          <w:rFonts w:hint="eastAsia"/>
          <w:color w:val="FF0000"/>
          <w:sz w:val="24"/>
        </w:rPr>
        <w:t xml:space="preserve">    </w:t>
      </w:r>
      <w:r>
        <w:rPr>
          <w:color w:val="FF0000"/>
          <w:sz w:val="24"/>
        </w:rPr>
        <w:br/>
      </w:r>
      <w:r>
        <w:rPr>
          <w:rFonts w:asciiTheme="minorEastAsia" w:hAnsiTheme="minorEastAsia" w:hint="eastAsia"/>
          <w:color w:val="FF0000"/>
          <w:sz w:val="24"/>
          <w:szCs w:val="24"/>
        </w:rPr>
        <w:lastRenderedPageBreak/>
        <w:t>以</w:t>
      </w:r>
      <w:r w:rsidR="00B51B8C">
        <w:rPr>
          <w:rFonts w:asciiTheme="minorEastAsia" w:hAnsiTheme="minorEastAsia" w:hint="eastAsia"/>
          <w:color w:val="FF0000"/>
          <w:sz w:val="24"/>
          <w:szCs w:val="24"/>
        </w:rPr>
        <w:t>微信</w:t>
      </w:r>
      <w:r w:rsidR="00B51B8C">
        <w:rPr>
          <w:rFonts w:asciiTheme="minorEastAsia" w:hAnsiTheme="minorEastAsia"/>
          <w:color w:val="FF0000"/>
          <w:sz w:val="24"/>
          <w:szCs w:val="24"/>
        </w:rPr>
        <w:t>支付</w:t>
      </w:r>
      <w:r>
        <w:rPr>
          <w:rFonts w:asciiTheme="minorEastAsia" w:hAnsiTheme="minorEastAsia"/>
          <w:color w:val="FF0000"/>
          <w:sz w:val="24"/>
          <w:szCs w:val="24"/>
        </w:rPr>
        <w:t>为案例，合作商户可参考一下交互设计流程</w:t>
      </w:r>
      <w:r>
        <w:rPr>
          <w:rFonts w:asciiTheme="minorEastAsia" w:hAnsiTheme="minorEastAsia" w:hint="eastAsia"/>
          <w:color w:val="FF0000"/>
          <w:sz w:val="24"/>
          <w:szCs w:val="24"/>
        </w:rPr>
        <w:t>：</w:t>
      </w:r>
    </w:p>
    <w:p w14:paraId="0CAD51BB" w14:textId="77777777" w:rsidR="00B3392D" w:rsidRPr="00B51B8C" w:rsidRDefault="00B3392D" w:rsidP="00B3392D">
      <w:pPr>
        <w:ind w:firstLineChars="350" w:firstLine="735"/>
        <w:rPr>
          <w:rFonts w:asciiTheme="minorEastAsia" w:hAnsiTheme="minorEastAsia"/>
        </w:rPr>
      </w:pPr>
    </w:p>
    <w:p w14:paraId="70251F97" w14:textId="77777777" w:rsidR="00B51B8C" w:rsidRPr="00B51B8C" w:rsidRDefault="00B51B8C" w:rsidP="00B51B8C">
      <w:pPr>
        <w:spacing w:line="360" w:lineRule="auto"/>
        <w:ind w:firstLineChars="250" w:firstLine="600"/>
        <w:rPr>
          <w:rFonts w:asciiTheme="minorEastAsia" w:hAnsiTheme="minorEastAsia"/>
          <w:sz w:val="24"/>
          <w:szCs w:val="24"/>
        </w:rPr>
      </w:pPr>
      <w:r w:rsidRPr="00B51B8C">
        <w:rPr>
          <w:rFonts w:asciiTheme="minorEastAsia" w:hAnsiTheme="minorEastAsia" w:hint="eastAsia"/>
          <w:sz w:val="24"/>
          <w:szCs w:val="24"/>
        </w:rPr>
        <w:t>使用</w:t>
      </w:r>
      <w:r w:rsidRPr="00B51B8C">
        <w:rPr>
          <w:rFonts w:asciiTheme="minorEastAsia" w:hAnsiTheme="minorEastAsia"/>
          <w:sz w:val="24"/>
          <w:szCs w:val="24"/>
        </w:rPr>
        <w:t xml:space="preserve">步骤： </w:t>
      </w:r>
    </w:p>
    <w:p w14:paraId="5B39C795" w14:textId="77777777" w:rsidR="00B51B8C" w:rsidRPr="00B51B8C" w:rsidRDefault="00B51B8C" w:rsidP="00B51B8C">
      <w:pPr>
        <w:spacing w:line="360" w:lineRule="auto"/>
        <w:ind w:firstLineChars="250" w:firstLine="600"/>
        <w:rPr>
          <w:rFonts w:asciiTheme="minorEastAsia" w:hAnsiTheme="minorEastAsia"/>
          <w:sz w:val="24"/>
          <w:szCs w:val="24"/>
        </w:rPr>
      </w:pPr>
      <w:r w:rsidRPr="00B51B8C">
        <w:rPr>
          <w:rFonts w:asciiTheme="minorEastAsia" w:hAnsiTheme="minorEastAsia"/>
          <w:sz w:val="24"/>
          <w:szCs w:val="24"/>
        </w:rPr>
        <w:t>1</w:t>
      </w:r>
      <w:r w:rsidRPr="00B51B8C">
        <w:rPr>
          <w:rFonts w:asciiTheme="minorEastAsia" w:hAnsiTheme="minorEastAsia" w:hint="eastAsia"/>
          <w:sz w:val="24"/>
          <w:szCs w:val="24"/>
        </w:rPr>
        <w:t>、商户为</w:t>
      </w:r>
      <w:r w:rsidRPr="00B51B8C">
        <w:rPr>
          <w:rFonts w:ascii="Batang" w:eastAsia="Batang" w:hAnsi="Batang" w:cs="Batang" w:hint="eastAsia"/>
          <w:sz w:val="24"/>
          <w:szCs w:val="24"/>
        </w:rPr>
        <w:t>不</w:t>
      </w:r>
      <w:r w:rsidRPr="00B51B8C">
        <w:rPr>
          <w:rFonts w:asciiTheme="minorEastAsia" w:hAnsiTheme="minorEastAsia" w:hint="eastAsia"/>
          <w:sz w:val="24"/>
          <w:szCs w:val="24"/>
        </w:rPr>
        <w:t>同订单生成</w:t>
      </w:r>
      <w:r w:rsidRPr="00B51B8C">
        <w:rPr>
          <w:rFonts w:ascii="Batang" w:eastAsia="Batang" w:hAnsi="Batang" w:cs="Batang" w:hint="eastAsia"/>
          <w:sz w:val="24"/>
          <w:szCs w:val="24"/>
        </w:rPr>
        <w:t>不</w:t>
      </w:r>
      <w:r w:rsidRPr="00B51B8C">
        <w:rPr>
          <w:rFonts w:asciiTheme="minorEastAsia" w:hAnsiTheme="minorEastAsia" w:hint="eastAsia"/>
          <w:sz w:val="24"/>
          <w:szCs w:val="24"/>
        </w:rPr>
        <w:t>同的二维码或</w:t>
      </w:r>
      <w:r w:rsidRPr="00B51B8C">
        <w:rPr>
          <w:rFonts w:asciiTheme="minorEastAsia" w:hAnsiTheme="minorEastAsia"/>
          <w:sz w:val="24"/>
          <w:szCs w:val="24"/>
        </w:rPr>
        <w:t>同一个二维码提供</w:t>
      </w:r>
      <w:r w:rsidRPr="00B51B8C">
        <w:rPr>
          <w:rFonts w:asciiTheme="minorEastAsia" w:hAnsiTheme="minorEastAsia" w:hint="eastAsia"/>
          <w:sz w:val="24"/>
          <w:szCs w:val="24"/>
        </w:rPr>
        <w:t>一个</w:t>
      </w:r>
      <w:r w:rsidRPr="00B51B8C">
        <w:rPr>
          <w:rFonts w:asciiTheme="minorEastAsia" w:hAnsiTheme="minorEastAsia"/>
          <w:sz w:val="24"/>
          <w:szCs w:val="24"/>
        </w:rPr>
        <w:t>商户使用</w:t>
      </w:r>
      <w:r w:rsidRPr="00B51B8C">
        <w:rPr>
          <w:rFonts w:asciiTheme="minorEastAsia" w:hAnsiTheme="minorEastAsia" w:hint="eastAsia"/>
          <w:sz w:val="24"/>
          <w:szCs w:val="24"/>
        </w:rPr>
        <w:t>，展示在各种场景，</w:t>
      </w:r>
      <w:r w:rsidRPr="00B51B8C">
        <w:rPr>
          <w:rFonts w:ascii="Meiryo" w:eastAsia="Meiryo" w:hAnsi="Meiryo" w:cs="Meiryo" w:hint="eastAsia"/>
          <w:sz w:val="24"/>
          <w:szCs w:val="24"/>
        </w:rPr>
        <w:t>⽤</w:t>
      </w:r>
      <w:r w:rsidRPr="00B51B8C">
        <w:rPr>
          <w:rFonts w:asciiTheme="minorEastAsia" w:hAnsiTheme="minorEastAsia" w:hint="eastAsia"/>
          <w:sz w:val="24"/>
          <w:szCs w:val="24"/>
        </w:rPr>
        <w:t>于用户扫描购买。</w:t>
      </w:r>
    </w:p>
    <w:p w14:paraId="52AA9657" w14:textId="77777777" w:rsidR="00B51B8C" w:rsidRPr="00B51B8C" w:rsidRDefault="00B51B8C" w:rsidP="00B51B8C">
      <w:pPr>
        <w:spacing w:line="360" w:lineRule="auto"/>
        <w:ind w:firstLineChars="250" w:firstLine="600"/>
        <w:rPr>
          <w:rFonts w:asciiTheme="minorEastAsia" w:hAnsiTheme="minorEastAsia"/>
          <w:sz w:val="24"/>
          <w:szCs w:val="24"/>
        </w:rPr>
      </w:pPr>
      <w:r w:rsidRPr="00B51B8C">
        <w:rPr>
          <w:rFonts w:asciiTheme="minorEastAsia" w:hAnsiTheme="minorEastAsia"/>
          <w:sz w:val="24"/>
          <w:szCs w:val="24"/>
        </w:rPr>
        <w:t>2</w:t>
      </w:r>
      <w:r w:rsidRPr="00B51B8C">
        <w:rPr>
          <w:rFonts w:asciiTheme="minorEastAsia" w:hAnsiTheme="minorEastAsia" w:hint="eastAsia"/>
          <w:sz w:val="24"/>
          <w:szCs w:val="24"/>
        </w:rPr>
        <w:t>、用户使用微信“扫</w:t>
      </w:r>
      <w:r w:rsidRPr="00B51B8C">
        <w:rPr>
          <w:rFonts w:ascii="Meiryo" w:eastAsia="Meiryo" w:hAnsi="Meiryo" w:cs="Meiryo" w:hint="eastAsia"/>
          <w:sz w:val="24"/>
          <w:szCs w:val="24"/>
        </w:rPr>
        <w:t>⼀</w:t>
      </w:r>
      <w:r w:rsidRPr="00B51B8C">
        <w:rPr>
          <w:rFonts w:asciiTheme="minorEastAsia" w:hAnsiTheme="minorEastAsia" w:hint="eastAsia"/>
          <w:sz w:val="24"/>
          <w:szCs w:val="24"/>
        </w:rPr>
        <w:t>扫”，扫描二维码后，获取商品支付信息，引导用户完成支付。</w:t>
      </w:r>
    </w:p>
    <w:p w14:paraId="75566111" w14:textId="77777777" w:rsidR="00B51B8C" w:rsidRPr="00B51B8C" w:rsidRDefault="00B51B8C" w:rsidP="00B51B8C">
      <w:pPr>
        <w:spacing w:line="360" w:lineRule="auto"/>
        <w:ind w:firstLineChars="250" w:firstLine="600"/>
        <w:rPr>
          <w:rFonts w:asciiTheme="minorEastAsia" w:hAnsiTheme="minorEastAsia"/>
          <w:sz w:val="24"/>
          <w:szCs w:val="24"/>
        </w:rPr>
      </w:pPr>
      <w:r w:rsidRPr="00B51B8C">
        <w:rPr>
          <w:rFonts w:asciiTheme="minorEastAsia" w:hAnsiTheme="minorEastAsia"/>
          <w:sz w:val="24"/>
          <w:szCs w:val="24"/>
        </w:rPr>
        <w:t>3</w:t>
      </w:r>
      <w:r w:rsidRPr="00B51B8C">
        <w:rPr>
          <w:rFonts w:asciiTheme="minorEastAsia" w:hAnsiTheme="minorEastAsia" w:hint="eastAsia"/>
          <w:sz w:val="24"/>
          <w:szCs w:val="24"/>
        </w:rPr>
        <w:t>、用户确认支付，输入支付密码。</w:t>
      </w:r>
    </w:p>
    <w:p w14:paraId="0DD6C4BC" w14:textId="77777777" w:rsidR="00B51B8C" w:rsidRDefault="00B51B8C" w:rsidP="00B51B8C">
      <w:pPr>
        <w:spacing w:line="360" w:lineRule="auto"/>
        <w:ind w:firstLineChars="250" w:firstLine="600"/>
        <w:rPr>
          <w:rFonts w:asciiTheme="minorEastAsia" w:hAnsiTheme="minorEastAsia"/>
          <w:sz w:val="24"/>
          <w:szCs w:val="24"/>
        </w:rPr>
      </w:pPr>
      <w:r w:rsidRPr="00B51B8C">
        <w:rPr>
          <w:rFonts w:asciiTheme="minorEastAsia" w:hAnsiTheme="minorEastAsia"/>
          <w:sz w:val="24"/>
          <w:szCs w:val="24"/>
        </w:rPr>
        <w:t>4</w:t>
      </w:r>
      <w:r w:rsidRPr="00B51B8C">
        <w:rPr>
          <w:rFonts w:asciiTheme="minorEastAsia" w:hAnsiTheme="minorEastAsia" w:hint="eastAsia"/>
          <w:sz w:val="24"/>
          <w:szCs w:val="24"/>
        </w:rPr>
        <w:t>、支付完成后会提示用户支付成功，商户后台得到支付成功的通知，然后进</w:t>
      </w:r>
      <w:r w:rsidRPr="00B51B8C">
        <w:rPr>
          <w:rFonts w:ascii="Meiryo" w:eastAsia="Meiryo" w:hAnsi="Meiryo" w:cs="Meiryo" w:hint="eastAsia"/>
          <w:sz w:val="24"/>
          <w:szCs w:val="24"/>
        </w:rPr>
        <w:t>⾏</w:t>
      </w:r>
      <w:r>
        <w:rPr>
          <w:rFonts w:asciiTheme="minorEastAsia" w:hAnsiTheme="minorEastAsia" w:hint="eastAsia"/>
          <w:sz w:val="24"/>
          <w:szCs w:val="24"/>
        </w:rPr>
        <w:t>发货处</w:t>
      </w:r>
      <w:r w:rsidRPr="00B51B8C">
        <w:rPr>
          <w:rFonts w:ascii="Batang" w:eastAsia="Batang" w:hAnsi="Batang" w:cs="Batang" w:hint="eastAsia"/>
          <w:sz w:val="24"/>
          <w:szCs w:val="24"/>
        </w:rPr>
        <w:t>理</w:t>
      </w:r>
      <w:r w:rsidRPr="00B51B8C">
        <w:rPr>
          <w:rFonts w:asciiTheme="minorEastAsia" w:hAnsiTheme="minorEastAsia" w:hint="eastAsia"/>
          <w:sz w:val="24"/>
          <w:szCs w:val="24"/>
        </w:rPr>
        <w:t>。</w:t>
      </w:r>
    </w:p>
    <w:p w14:paraId="03462802" w14:textId="77777777" w:rsidR="00B51B8C" w:rsidRDefault="00B51B8C" w:rsidP="00B51B8C">
      <w:pPr>
        <w:spacing w:line="360" w:lineRule="auto"/>
        <w:ind w:firstLineChars="250" w:firstLine="600"/>
        <w:jc w:val="center"/>
        <w:rPr>
          <w:rFonts w:asciiTheme="minorEastAsia" w:hAnsiTheme="minorEastAsia"/>
          <w:sz w:val="24"/>
          <w:szCs w:val="24"/>
        </w:rPr>
      </w:pPr>
      <w:r w:rsidRPr="00B51B8C">
        <w:rPr>
          <w:rFonts w:asciiTheme="minorEastAsia" w:hAnsiTheme="minorEastAsia" w:hint="eastAsia"/>
          <w:noProof/>
          <w:sz w:val="24"/>
          <w:szCs w:val="24"/>
        </w:rPr>
        <w:drawing>
          <wp:inline distT="0" distB="0" distL="0" distR="0" wp14:anchorId="0AA6A665" wp14:editId="7BBF6343">
            <wp:extent cx="2186940" cy="38481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6940" cy="3848100"/>
                    </a:xfrm>
                    <a:prstGeom prst="rect">
                      <a:avLst/>
                    </a:prstGeom>
                    <a:noFill/>
                    <a:ln>
                      <a:noFill/>
                    </a:ln>
                  </pic:spPr>
                </pic:pic>
              </a:graphicData>
            </a:graphic>
          </wp:inline>
        </w:drawing>
      </w:r>
      <w:r w:rsidRPr="00B51B8C">
        <w:rPr>
          <w:rFonts w:asciiTheme="minorEastAsia" w:hAnsiTheme="minorEastAsia" w:hint="eastAsia"/>
          <w:noProof/>
          <w:sz w:val="24"/>
          <w:szCs w:val="24"/>
        </w:rPr>
        <w:drawing>
          <wp:inline distT="0" distB="0" distL="0" distR="0" wp14:anchorId="5845B5AB" wp14:editId="784FF374">
            <wp:extent cx="2186940" cy="38481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6940" cy="3848100"/>
                    </a:xfrm>
                    <a:prstGeom prst="rect">
                      <a:avLst/>
                    </a:prstGeom>
                    <a:noFill/>
                    <a:ln>
                      <a:noFill/>
                    </a:ln>
                  </pic:spPr>
                </pic:pic>
              </a:graphicData>
            </a:graphic>
          </wp:inline>
        </w:drawing>
      </w:r>
      <w:r w:rsidRPr="00B51B8C">
        <w:rPr>
          <w:rFonts w:asciiTheme="minorEastAsia" w:hAnsiTheme="minorEastAsia" w:hint="eastAsia"/>
          <w:noProof/>
          <w:sz w:val="24"/>
          <w:szCs w:val="24"/>
        </w:rPr>
        <w:lastRenderedPageBreak/>
        <w:drawing>
          <wp:inline distT="0" distB="0" distL="0" distR="0" wp14:anchorId="7ED3FD28" wp14:editId="2E3B9B8F">
            <wp:extent cx="2186940" cy="38481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6940" cy="3848100"/>
                    </a:xfrm>
                    <a:prstGeom prst="rect">
                      <a:avLst/>
                    </a:prstGeom>
                    <a:noFill/>
                    <a:ln>
                      <a:noFill/>
                    </a:ln>
                  </pic:spPr>
                </pic:pic>
              </a:graphicData>
            </a:graphic>
          </wp:inline>
        </w:drawing>
      </w:r>
      <w:r w:rsidRPr="00B51B8C">
        <w:rPr>
          <w:rFonts w:asciiTheme="minorEastAsia" w:hAnsiTheme="minorEastAsia" w:hint="eastAsia"/>
          <w:noProof/>
          <w:sz w:val="24"/>
          <w:szCs w:val="24"/>
        </w:rPr>
        <w:drawing>
          <wp:inline distT="0" distB="0" distL="0" distR="0" wp14:anchorId="1AA4F891" wp14:editId="3FCB7E83">
            <wp:extent cx="2186940" cy="38481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6940" cy="3848100"/>
                    </a:xfrm>
                    <a:prstGeom prst="rect">
                      <a:avLst/>
                    </a:prstGeom>
                    <a:noFill/>
                    <a:ln>
                      <a:noFill/>
                    </a:ln>
                  </pic:spPr>
                </pic:pic>
              </a:graphicData>
            </a:graphic>
          </wp:inline>
        </w:drawing>
      </w:r>
    </w:p>
    <w:p w14:paraId="357981AF" w14:textId="77777777" w:rsidR="00B51B8C" w:rsidRDefault="009E61A1" w:rsidP="00B51B8C">
      <w:pPr>
        <w:spacing w:line="360" w:lineRule="auto"/>
        <w:ind w:firstLineChars="250" w:firstLine="600"/>
        <w:jc w:val="left"/>
        <w:rPr>
          <w:rFonts w:asciiTheme="minorEastAsia" w:hAnsiTheme="minorEastAsia"/>
          <w:sz w:val="24"/>
          <w:szCs w:val="24"/>
        </w:rPr>
      </w:pPr>
      <w:r>
        <w:rPr>
          <w:rFonts w:asciiTheme="minorEastAsia" w:hAnsiTheme="minorEastAsia" w:hint="eastAsia"/>
          <w:sz w:val="24"/>
          <w:szCs w:val="24"/>
        </w:rPr>
        <w:t>业务</w:t>
      </w:r>
      <w:r>
        <w:rPr>
          <w:rFonts w:asciiTheme="minorEastAsia" w:hAnsiTheme="minorEastAsia"/>
          <w:sz w:val="24"/>
          <w:szCs w:val="24"/>
        </w:rPr>
        <w:t>流程及</w:t>
      </w:r>
      <w:r>
        <w:rPr>
          <w:rFonts w:asciiTheme="minorEastAsia" w:hAnsiTheme="minorEastAsia" w:hint="eastAsia"/>
          <w:sz w:val="24"/>
          <w:szCs w:val="24"/>
        </w:rPr>
        <w:t>接口</w:t>
      </w:r>
      <w:r>
        <w:rPr>
          <w:rFonts w:asciiTheme="minorEastAsia" w:hAnsiTheme="minorEastAsia"/>
          <w:sz w:val="24"/>
          <w:szCs w:val="24"/>
        </w:rPr>
        <w:t>调用</w:t>
      </w:r>
      <w:r>
        <w:rPr>
          <w:rFonts w:asciiTheme="minorEastAsia" w:hAnsiTheme="minorEastAsia" w:hint="eastAsia"/>
          <w:sz w:val="24"/>
          <w:szCs w:val="24"/>
        </w:rPr>
        <w:t>时序</w:t>
      </w:r>
      <w:r>
        <w:rPr>
          <w:rFonts w:asciiTheme="minorEastAsia" w:hAnsiTheme="minorEastAsia"/>
          <w:sz w:val="24"/>
          <w:szCs w:val="24"/>
        </w:rPr>
        <w:t>图</w:t>
      </w:r>
      <w:r>
        <w:rPr>
          <w:rFonts w:asciiTheme="minorEastAsia" w:hAnsiTheme="minorEastAsia" w:hint="eastAsia"/>
          <w:sz w:val="24"/>
          <w:szCs w:val="24"/>
        </w:rPr>
        <w:t>：</w:t>
      </w:r>
    </w:p>
    <w:p w14:paraId="1170EFD2" w14:textId="77777777" w:rsidR="009E61A1" w:rsidRDefault="009E61A1" w:rsidP="00B51B8C">
      <w:pPr>
        <w:spacing w:line="360" w:lineRule="auto"/>
        <w:ind w:firstLineChars="250" w:firstLine="600"/>
        <w:jc w:val="left"/>
        <w:rPr>
          <w:rFonts w:asciiTheme="minorEastAsia" w:hAnsiTheme="minorEastAsia"/>
          <w:sz w:val="24"/>
          <w:szCs w:val="24"/>
        </w:rPr>
      </w:pPr>
    </w:p>
    <w:p w14:paraId="34ACFC38" w14:textId="77777777" w:rsidR="009E61A1" w:rsidRDefault="009E61A1" w:rsidP="00B51B8C">
      <w:pPr>
        <w:spacing w:line="360" w:lineRule="auto"/>
        <w:ind w:firstLineChars="250" w:firstLine="600"/>
        <w:jc w:val="left"/>
        <w:rPr>
          <w:rFonts w:asciiTheme="minorEastAsia" w:hAnsiTheme="minorEastAsia"/>
          <w:sz w:val="24"/>
          <w:szCs w:val="24"/>
        </w:rPr>
      </w:pPr>
    </w:p>
    <w:p w14:paraId="6B54BB45" w14:textId="77777777" w:rsidR="009E61A1" w:rsidRDefault="009E61A1" w:rsidP="00B51B8C">
      <w:pPr>
        <w:spacing w:line="360" w:lineRule="auto"/>
        <w:ind w:firstLineChars="250" w:firstLine="600"/>
        <w:jc w:val="left"/>
        <w:rPr>
          <w:rFonts w:asciiTheme="minorEastAsia" w:hAnsiTheme="minorEastAsia"/>
          <w:sz w:val="24"/>
          <w:szCs w:val="24"/>
        </w:rPr>
      </w:pPr>
    </w:p>
    <w:p w14:paraId="2CA1387C" w14:textId="77777777" w:rsidR="009E61A1" w:rsidRDefault="009E61A1" w:rsidP="00B51B8C">
      <w:pPr>
        <w:spacing w:line="360" w:lineRule="auto"/>
        <w:ind w:firstLineChars="250" w:firstLine="600"/>
        <w:jc w:val="left"/>
        <w:rPr>
          <w:rFonts w:asciiTheme="minorEastAsia" w:hAnsiTheme="minorEastAsia"/>
          <w:sz w:val="24"/>
          <w:szCs w:val="24"/>
        </w:rPr>
      </w:pPr>
    </w:p>
    <w:p w14:paraId="4000AE9C" w14:textId="77777777" w:rsidR="009E61A1" w:rsidRDefault="009E61A1" w:rsidP="00B51B8C">
      <w:pPr>
        <w:spacing w:line="360" w:lineRule="auto"/>
        <w:ind w:firstLineChars="250" w:firstLine="600"/>
        <w:jc w:val="left"/>
        <w:rPr>
          <w:rFonts w:asciiTheme="minorEastAsia" w:hAnsiTheme="minorEastAsia"/>
          <w:sz w:val="24"/>
          <w:szCs w:val="24"/>
        </w:rPr>
      </w:pPr>
    </w:p>
    <w:p w14:paraId="75376E09" w14:textId="77777777" w:rsidR="009E61A1" w:rsidRDefault="009E61A1" w:rsidP="00B51B8C">
      <w:pPr>
        <w:spacing w:line="360" w:lineRule="auto"/>
        <w:ind w:firstLineChars="250" w:firstLine="600"/>
        <w:jc w:val="left"/>
        <w:rPr>
          <w:rFonts w:asciiTheme="minorEastAsia" w:hAnsiTheme="minorEastAsia"/>
          <w:sz w:val="24"/>
          <w:szCs w:val="24"/>
        </w:rPr>
      </w:pPr>
    </w:p>
    <w:p w14:paraId="6A854787" w14:textId="77777777" w:rsidR="009E61A1" w:rsidRDefault="009E61A1" w:rsidP="00B51B8C">
      <w:pPr>
        <w:spacing w:line="360" w:lineRule="auto"/>
        <w:ind w:firstLineChars="250" w:firstLine="600"/>
        <w:jc w:val="left"/>
        <w:rPr>
          <w:rFonts w:asciiTheme="minorEastAsia" w:hAnsiTheme="minorEastAsia"/>
          <w:sz w:val="24"/>
          <w:szCs w:val="24"/>
        </w:rPr>
      </w:pPr>
    </w:p>
    <w:p w14:paraId="1615F46A" w14:textId="77777777" w:rsidR="009E61A1" w:rsidRDefault="009E61A1" w:rsidP="00B51B8C">
      <w:pPr>
        <w:spacing w:line="360" w:lineRule="auto"/>
        <w:ind w:firstLineChars="250" w:firstLine="600"/>
        <w:jc w:val="left"/>
        <w:rPr>
          <w:rFonts w:asciiTheme="minorEastAsia" w:hAnsiTheme="minorEastAsia"/>
          <w:sz w:val="24"/>
          <w:szCs w:val="24"/>
        </w:rPr>
      </w:pPr>
    </w:p>
    <w:p w14:paraId="634E4F56" w14:textId="77777777" w:rsidR="009E61A1" w:rsidRDefault="00467E37" w:rsidP="009E61A1">
      <w:pPr>
        <w:pStyle w:val="2"/>
        <w:rPr>
          <w:rFonts w:asciiTheme="minorEastAsia" w:eastAsiaTheme="minorEastAsia" w:hAnsiTheme="minorEastAsia"/>
        </w:rPr>
      </w:pPr>
      <w:r>
        <w:rPr>
          <w:noProof/>
        </w:rPr>
        <w:lastRenderedPageBreak/>
        <w:object w:dxaOrig="1440" w:dyaOrig="1440" w14:anchorId="51E073D4">
          <v:shape id="_x0000_s1030" type="#_x0000_t75" style="position:absolute;left:0;text-align:left;margin-left:-13.2pt;margin-top:-10.8pt;width:415.2pt;height:361.8pt;z-index:251661312">
            <v:imagedata r:id="rId26" o:title=""/>
            <w10:wrap type="square"/>
          </v:shape>
          <o:OLEObject Type="Embed" ProgID="Visio.Drawing.15" ShapeID="_x0000_s1030" DrawAspect="Content" ObjectID="_1564031052" r:id="rId27"/>
        </w:object>
      </w:r>
      <w:r w:rsidR="009E61A1">
        <w:rPr>
          <w:rFonts w:asciiTheme="minorEastAsia" w:eastAsiaTheme="minorEastAsia" w:hAnsiTheme="minorEastAsia" w:hint="eastAsia"/>
        </w:rPr>
        <w:t>余利宝主要</w:t>
      </w:r>
      <w:r w:rsidR="009E61A1">
        <w:rPr>
          <w:rFonts w:asciiTheme="minorEastAsia" w:eastAsiaTheme="minorEastAsia" w:hAnsiTheme="minorEastAsia"/>
        </w:rPr>
        <w:t>业务场景流程</w:t>
      </w:r>
    </w:p>
    <w:p w14:paraId="4E46855C" w14:textId="2B626466" w:rsidR="009E61A1" w:rsidRDefault="009E61A1" w:rsidP="009E61A1">
      <w:pPr>
        <w:pStyle w:val="3"/>
      </w:pPr>
      <w:r>
        <w:rPr>
          <w:rFonts w:hint="eastAsia"/>
        </w:rPr>
        <w:t>余利宝</w:t>
      </w:r>
      <w:r>
        <w:t>申购</w:t>
      </w:r>
      <w:r w:rsidR="0009109D" w:rsidRPr="00116F66">
        <w:rPr>
          <w:rFonts w:hint="eastAsia"/>
          <w:color w:val="FF0000"/>
          <w:sz w:val="28"/>
        </w:rPr>
        <w:t>（</w:t>
      </w:r>
      <w:r w:rsidR="004E692F" w:rsidRPr="00116F66">
        <w:rPr>
          <w:rFonts w:hint="eastAsia"/>
          <w:color w:val="FF0000"/>
          <w:sz w:val="28"/>
        </w:rPr>
        <w:t>如非网商银行提出，</w:t>
      </w:r>
      <w:r w:rsidR="0009109D" w:rsidRPr="00116F66">
        <w:rPr>
          <w:rFonts w:hint="eastAsia"/>
          <w:color w:val="FF0000"/>
          <w:sz w:val="28"/>
        </w:rPr>
        <w:t>合作方无须关注本流程）</w:t>
      </w:r>
    </w:p>
    <w:p w14:paraId="02770294" w14:textId="77777777" w:rsidR="009E61A1" w:rsidRPr="00D74C97" w:rsidRDefault="009E61A1" w:rsidP="009E61A1">
      <w:pPr>
        <w:spacing w:line="360" w:lineRule="auto"/>
        <w:ind w:firstLine="420"/>
        <w:rPr>
          <w:sz w:val="24"/>
          <w:szCs w:val="24"/>
        </w:rPr>
      </w:pPr>
      <w:r w:rsidRPr="00D74C97">
        <w:rPr>
          <w:rFonts w:hint="eastAsia"/>
          <w:sz w:val="24"/>
          <w:szCs w:val="24"/>
        </w:rPr>
        <w:t>通过</w:t>
      </w:r>
      <w:r w:rsidRPr="00D74C97">
        <w:rPr>
          <w:sz w:val="24"/>
          <w:szCs w:val="24"/>
        </w:rPr>
        <w:t>网商银行</w:t>
      </w:r>
      <w:r w:rsidRPr="00D74C97">
        <w:rPr>
          <w:rFonts w:hint="eastAsia"/>
          <w:sz w:val="24"/>
          <w:szCs w:val="24"/>
        </w:rPr>
        <w:t>收单，</w:t>
      </w:r>
      <w:r w:rsidRPr="00D74C97">
        <w:rPr>
          <w:sz w:val="24"/>
          <w:szCs w:val="24"/>
        </w:rPr>
        <w:t>收单资金</w:t>
      </w:r>
      <w:r w:rsidRPr="00D74C97">
        <w:rPr>
          <w:rFonts w:hint="eastAsia"/>
          <w:sz w:val="24"/>
          <w:szCs w:val="24"/>
        </w:rPr>
        <w:t>进入</w:t>
      </w:r>
      <w:r w:rsidRPr="00D74C97">
        <w:rPr>
          <w:sz w:val="24"/>
          <w:szCs w:val="24"/>
        </w:rPr>
        <w:t>余利宝账户由银行</w:t>
      </w:r>
      <w:r w:rsidRPr="00D74C97">
        <w:rPr>
          <w:rFonts w:hint="eastAsia"/>
          <w:sz w:val="24"/>
          <w:szCs w:val="24"/>
        </w:rPr>
        <w:t>进行</w:t>
      </w:r>
      <w:r w:rsidRPr="00D74C97">
        <w:rPr>
          <w:sz w:val="24"/>
          <w:szCs w:val="24"/>
        </w:rPr>
        <w:t>申购处理。此处</w:t>
      </w:r>
      <w:r w:rsidRPr="00D74C97">
        <w:rPr>
          <w:rFonts w:hint="eastAsia"/>
          <w:sz w:val="24"/>
          <w:szCs w:val="24"/>
        </w:rPr>
        <w:t>提到需</w:t>
      </w:r>
      <w:r w:rsidRPr="00D74C97">
        <w:rPr>
          <w:sz w:val="24"/>
          <w:szCs w:val="24"/>
        </w:rPr>
        <w:t>合作方进行处理的余利宝申购，</w:t>
      </w:r>
      <w:r w:rsidRPr="00D74C97">
        <w:rPr>
          <w:rFonts w:hint="eastAsia"/>
          <w:sz w:val="24"/>
          <w:szCs w:val="24"/>
        </w:rPr>
        <w:t>主要是：</w:t>
      </w:r>
    </w:p>
    <w:p w14:paraId="2AAA8750" w14:textId="77777777" w:rsidR="009E61A1" w:rsidRPr="00D74C97" w:rsidRDefault="009E61A1" w:rsidP="006A0DBC">
      <w:pPr>
        <w:pStyle w:val="a6"/>
        <w:numPr>
          <w:ilvl w:val="0"/>
          <w:numId w:val="11"/>
        </w:numPr>
        <w:spacing w:line="360" w:lineRule="auto"/>
        <w:ind w:firstLineChars="0"/>
        <w:rPr>
          <w:sz w:val="24"/>
          <w:szCs w:val="24"/>
        </w:rPr>
      </w:pPr>
      <w:r w:rsidRPr="00D74C97">
        <w:rPr>
          <w:rFonts w:hint="eastAsia"/>
          <w:sz w:val="24"/>
          <w:szCs w:val="24"/>
        </w:rPr>
        <w:t>通过</w:t>
      </w:r>
      <w:r w:rsidRPr="00D74C97">
        <w:rPr>
          <w:sz w:val="24"/>
          <w:szCs w:val="24"/>
        </w:rPr>
        <w:t>其他银行收单，收单资金进入网商银行账户后，须由合作方主动发起</w:t>
      </w:r>
      <w:r w:rsidRPr="00D74C97">
        <w:rPr>
          <w:rFonts w:hint="eastAsia"/>
          <w:sz w:val="24"/>
          <w:szCs w:val="24"/>
        </w:rPr>
        <w:t>余利宝</w:t>
      </w:r>
      <w:r w:rsidRPr="00D74C97">
        <w:rPr>
          <w:sz w:val="24"/>
          <w:szCs w:val="24"/>
        </w:rPr>
        <w:t>申购</w:t>
      </w:r>
      <w:r w:rsidRPr="00D74C97">
        <w:rPr>
          <w:rFonts w:hint="eastAsia"/>
          <w:sz w:val="24"/>
          <w:szCs w:val="24"/>
        </w:rPr>
        <w:t>。</w:t>
      </w:r>
    </w:p>
    <w:p w14:paraId="6B15CD99" w14:textId="77777777" w:rsidR="009E61A1" w:rsidRPr="00D74C97" w:rsidRDefault="009E61A1" w:rsidP="006A0DBC">
      <w:pPr>
        <w:pStyle w:val="a6"/>
        <w:numPr>
          <w:ilvl w:val="0"/>
          <w:numId w:val="11"/>
        </w:numPr>
        <w:spacing w:line="360" w:lineRule="auto"/>
        <w:ind w:firstLineChars="0"/>
        <w:rPr>
          <w:sz w:val="24"/>
          <w:szCs w:val="24"/>
        </w:rPr>
      </w:pPr>
      <w:r w:rsidRPr="00D74C97">
        <w:rPr>
          <w:rFonts w:hint="eastAsia"/>
          <w:sz w:val="24"/>
          <w:szCs w:val="24"/>
        </w:rPr>
        <w:t>合作方把</w:t>
      </w:r>
      <w:r w:rsidRPr="00D74C97">
        <w:rPr>
          <w:sz w:val="24"/>
          <w:szCs w:val="24"/>
        </w:rPr>
        <w:t>银行账户及余利宝账户均</w:t>
      </w:r>
      <w:r w:rsidRPr="00D74C97">
        <w:rPr>
          <w:rFonts w:hint="eastAsia"/>
          <w:sz w:val="24"/>
          <w:szCs w:val="24"/>
        </w:rPr>
        <w:t>在</w:t>
      </w:r>
      <w:r w:rsidRPr="00D74C97">
        <w:rPr>
          <w:sz w:val="24"/>
          <w:szCs w:val="24"/>
        </w:rPr>
        <w:t>交易端为</w:t>
      </w:r>
      <w:r w:rsidRPr="00D74C97">
        <w:rPr>
          <w:rFonts w:hint="eastAsia"/>
          <w:sz w:val="24"/>
          <w:szCs w:val="24"/>
        </w:rPr>
        <w:t>商</w:t>
      </w:r>
      <w:r w:rsidRPr="00D74C97">
        <w:rPr>
          <w:sz w:val="24"/>
          <w:szCs w:val="24"/>
        </w:rPr>
        <w:t>户展示</w:t>
      </w:r>
      <w:r w:rsidRPr="00D74C97">
        <w:rPr>
          <w:rFonts w:hint="eastAsia"/>
          <w:sz w:val="24"/>
          <w:szCs w:val="24"/>
        </w:rPr>
        <w:t>，</w:t>
      </w:r>
      <w:r w:rsidRPr="00D74C97">
        <w:rPr>
          <w:sz w:val="24"/>
          <w:szCs w:val="24"/>
        </w:rPr>
        <w:t>提供</w:t>
      </w:r>
      <w:r w:rsidRPr="00D74C97">
        <w:rPr>
          <w:rFonts w:hint="eastAsia"/>
          <w:sz w:val="24"/>
          <w:szCs w:val="24"/>
        </w:rPr>
        <w:t>申购</w:t>
      </w:r>
      <w:r w:rsidRPr="00D74C97">
        <w:rPr>
          <w:sz w:val="24"/>
          <w:szCs w:val="24"/>
        </w:rPr>
        <w:t>及赎回的功能由客户自主完成</w:t>
      </w:r>
      <w:r w:rsidRPr="00D74C97">
        <w:rPr>
          <w:rFonts w:hint="eastAsia"/>
          <w:sz w:val="24"/>
          <w:szCs w:val="24"/>
        </w:rPr>
        <w:t>申购</w:t>
      </w:r>
      <w:r w:rsidRPr="00D74C97">
        <w:rPr>
          <w:sz w:val="24"/>
          <w:szCs w:val="24"/>
        </w:rPr>
        <w:t>余利宝。</w:t>
      </w:r>
    </w:p>
    <w:p w14:paraId="3E7D46A4" w14:textId="77777777" w:rsidR="009E61A1" w:rsidRDefault="009E61A1" w:rsidP="009E61A1">
      <w:pPr>
        <w:spacing w:line="360" w:lineRule="auto"/>
        <w:ind w:left="420"/>
        <w:rPr>
          <w:sz w:val="24"/>
          <w:szCs w:val="24"/>
        </w:rPr>
      </w:pPr>
      <w:r w:rsidRPr="00D74C97">
        <w:rPr>
          <w:rFonts w:hint="eastAsia"/>
          <w:sz w:val="24"/>
          <w:szCs w:val="24"/>
        </w:rPr>
        <w:t>一般</w:t>
      </w:r>
      <w:r w:rsidRPr="00D74C97">
        <w:rPr>
          <w:sz w:val="24"/>
          <w:szCs w:val="24"/>
        </w:rPr>
        <w:t>而言，</w:t>
      </w:r>
      <w:r w:rsidRPr="00D74C97">
        <w:rPr>
          <w:rFonts w:hint="eastAsia"/>
          <w:sz w:val="24"/>
          <w:szCs w:val="24"/>
        </w:rPr>
        <w:t>情况</w:t>
      </w:r>
      <w:r w:rsidRPr="00D74C97">
        <w:rPr>
          <w:rFonts w:hint="eastAsia"/>
          <w:sz w:val="24"/>
          <w:szCs w:val="24"/>
        </w:rPr>
        <w:t>2</w:t>
      </w:r>
      <w:r w:rsidRPr="00D74C97">
        <w:rPr>
          <w:rFonts w:hint="eastAsia"/>
          <w:sz w:val="24"/>
          <w:szCs w:val="24"/>
        </w:rPr>
        <w:t>）客户须搞</w:t>
      </w:r>
      <w:r w:rsidRPr="00D74C97">
        <w:rPr>
          <w:sz w:val="24"/>
          <w:szCs w:val="24"/>
        </w:rPr>
        <w:t>清楚两个账户之间的关系，理解成本较高，建</w:t>
      </w:r>
    </w:p>
    <w:p w14:paraId="670BD652" w14:textId="77777777" w:rsidR="009E61A1" w:rsidRPr="00D74C97" w:rsidRDefault="009E61A1" w:rsidP="009E61A1">
      <w:pPr>
        <w:spacing w:line="360" w:lineRule="auto"/>
        <w:rPr>
          <w:sz w:val="24"/>
          <w:szCs w:val="24"/>
        </w:rPr>
      </w:pPr>
      <w:r w:rsidRPr="00D74C97">
        <w:rPr>
          <w:sz w:val="24"/>
          <w:szCs w:val="24"/>
        </w:rPr>
        <w:t>议</w:t>
      </w:r>
      <w:r w:rsidRPr="00D74C97">
        <w:rPr>
          <w:rFonts w:hint="eastAsia"/>
          <w:sz w:val="24"/>
          <w:szCs w:val="24"/>
        </w:rPr>
        <w:t>直接</w:t>
      </w:r>
      <w:r w:rsidRPr="00D74C97">
        <w:rPr>
          <w:sz w:val="24"/>
          <w:szCs w:val="24"/>
        </w:rPr>
        <w:t>将余利宝账户作为客户的</w:t>
      </w:r>
      <w:r w:rsidRPr="00D74C97">
        <w:rPr>
          <w:rFonts w:hint="eastAsia"/>
          <w:sz w:val="24"/>
          <w:szCs w:val="24"/>
        </w:rPr>
        <w:t>收单</w:t>
      </w:r>
      <w:r w:rsidRPr="00D74C97">
        <w:rPr>
          <w:sz w:val="24"/>
          <w:szCs w:val="24"/>
        </w:rPr>
        <w:t>资金账户。</w:t>
      </w:r>
    </w:p>
    <w:p w14:paraId="4C29F256" w14:textId="77777777" w:rsidR="009E61A1" w:rsidRDefault="009E61A1" w:rsidP="009E61A1">
      <w:pPr>
        <w:ind w:firstLineChars="200" w:firstLine="480"/>
        <w:rPr>
          <w:sz w:val="24"/>
          <w:szCs w:val="24"/>
        </w:rPr>
      </w:pPr>
      <w:r w:rsidRPr="00D74C97">
        <w:rPr>
          <w:rFonts w:hint="eastAsia"/>
          <w:sz w:val="24"/>
          <w:szCs w:val="24"/>
        </w:rPr>
        <w:t>以</w:t>
      </w:r>
      <w:r w:rsidRPr="00D74C97">
        <w:rPr>
          <w:sz w:val="24"/>
          <w:szCs w:val="24"/>
        </w:rPr>
        <w:t>情况</w:t>
      </w:r>
      <w:r w:rsidRPr="00D74C97">
        <w:rPr>
          <w:sz w:val="24"/>
          <w:szCs w:val="24"/>
        </w:rPr>
        <w:t>1</w:t>
      </w:r>
      <w:r w:rsidRPr="00D74C97">
        <w:rPr>
          <w:rFonts w:hint="eastAsia"/>
          <w:sz w:val="24"/>
          <w:szCs w:val="24"/>
        </w:rPr>
        <w:t>为例</w:t>
      </w:r>
      <w:r w:rsidRPr="00D74C97">
        <w:rPr>
          <w:sz w:val="24"/>
          <w:szCs w:val="24"/>
        </w:rPr>
        <w:t>说明余利宝申购的交互逻辑。</w:t>
      </w:r>
    </w:p>
    <w:p w14:paraId="0042B253" w14:textId="77777777" w:rsidR="009E61A1" w:rsidRDefault="009E61A1" w:rsidP="009E61A1">
      <w:pPr>
        <w:ind w:firstLineChars="200" w:firstLine="420"/>
      </w:pPr>
      <w:r>
        <w:object w:dxaOrig="6432" w:dyaOrig="4764" w14:anchorId="2AC87F1B">
          <v:shape id="_x0000_i1026" type="#_x0000_t75" style="width:324pt;height:240pt" o:ole="">
            <v:imagedata r:id="rId28" o:title=""/>
          </v:shape>
          <o:OLEObject Type="Embed" ProgID="Visio.Drawing.15" ShapeID="_x0000_i1026" DrawAspect="Content" ObjectID="_1564031043" r:id="rId29"/>
        </w:object>
      </w:r>
    </w:p>
    <w:p w14:paraId="19BFCEE8" w14:textId="77777777" w:rsidR="009E61A1" w:rsidRDefault="009E61A1" w:rsidP="009E61A1">
      <w:pPr>
        <w:pStyle w:val="3"/>
      </w:pPr>
      <w:r>
        <w:rPr>
          <w:rFonts w:hint="eastAsia"/>
        </w:rPr>
        <w:t>余利宝</w:t>
      </w:r>
      <w:r>
        <w:t>赎回</w:t>
      </w:r>
    </w:p>
    <w:p w14:paraId="6E7148F6" w14:textId="1758967D" w:rsidR="009E61A1" w:rsidRDefault="007741EE" w:rsidP="009E61A1">
      <w:pPr>
        <w:spacing w:line="360" w:lineRule="auto"/>
        <w:ind w:firstLine="420"/>
        <w:rPr>
          <w:sz w:val="24"/>
          <w:szCs w:val="24"/>
        </w:rPr>
      </w:pPr>
      <w:r>
        <w:rPr>
          <w:rFonts w:hint="eastAsia"/>
          <w:noProof/>
          <w:sz w:val="24"/>
          <w:szCs w:val="24"/>
        </w:rPr>
        <mc:AlternateContent>
          <mc:Choice Requires="wpg">
            <w:drawing>
              <wp:anchor distT="0" distB="0" distL="114300" distR="114300" simplePos="0" relativeHeight="251656192" behindDoc="0" locked="0" layoutInCell="1" allowOverlap="1" wp14:anchorId="1788AD57" wp14:editId="7CC13EF4">
                <wp:simplePos x="0" y="0"/>
                <wp:positionH relativeFrom="column">
                  <wp:posOffset>-978877</wp:posOffset>
                </wp:positionH>
                <wp:positionV relativeFrom="paragraph">
                  <wp:posOffset>1185594</wp:posOffset>
                </wp:positionV>
                <wp:extent cx="2728937" cy="3114040"/>
                <wp:effectExtent l="0" t="0" r="0" b="0"/>
                <wp:wrapNone/>
                <wp:docPr id="10" name="组合 10"/>
                <wp:cNvGraphicFramePr/>
                <a:graphic xmlns:a="http://schemas.openxmlformats.org/drawingml/2006/main">
                  <a:graphicData uri="http://schemas.microsoft.com/office/word/2010/wordprocessingGroup">
                    <wpg:wgp>
                      <wpg:cNvGrpSpPr/>
                      <wpg:grpSpPr>
                        <a:xfrm>
                          <a:off x="0" y="0"/>
                          <a:ext cx="2728937" cy="3114040"/>
                          <a:chOff x="0" y="0"/>
                          <a:chExt cx="2728937" cy="3114040"/>
                        </a:xfrm>
                      </wpg:grpSpPr>
                      <pic:pic xmlns:pic="http://schemas.openxmlformats.org/drawingml/2006/picture">
                        <pic:nvPicPr>
                          <pic:cNvPr id="2050" name="Picture 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978877" y="0"/>
                            <a:ext cx="1750060" cy="31140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Lst>
                        </pic:spPr>
                      </pic:pic>
                      <wps:wsp>
                        <wps:cNvPr id="7" name="直接箭头连接符 7"/>
                        <wps:cNvCnPr/>
                        <wps:spPr>
                          <a:xfrm flipH="1" flipV="1">
                            <a:off x="744415" y="638908"/>
                            <a:ext cx="66294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文本框 8"/>
                        <wps:cNvSpPr txBox="1"/>
                        <wps:spPr>
                          <a:xfrm>
                            <a:off x="0" y="416169"/>
                            <a:ext cx="769620" cy="388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E23309" w14:textId="77777777" w:rsidR="00467E37" w:rsidRPr="009E61A1" w:rsidRDefault="00467E37">
                              <w:pPr>
                                <w:rPr>
                                  <w:sz w:val="18"/>
                                </w:rPr>
                              </w:pPr>
                              <w:r w:rsidRPr="009E61A1">
                                <w:rPr>
                                  <w:rFonts w:hint="eastAsia"/>
                                  <w:sz w:val="18"/>
                                </w:rPr>
                                <w:t>余利宝</w:t>
                              </w:r>
                              <w:r>
                                <w:rPr>
                                  <w:rFonts w:hint="eastAsia"/>
                                  <w:sz w:val="18"/>
                                </w:rPr>
                                <w:t>份</w:t>
                              </w:r>
                              <w:r w:rsidRPr="009E61A1">
                                <w:rPr>
                                  <w:sz w:val="18"/>
                                </w:rPr>
                                <w:t>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88AD57" id="组合 10" o:spid="_x0000_s1026" style="position:absolute;left:0;text-align:left;margin-left:-77.1pt;margin-top:93.35pt;width:214.9pt;height:245.2pt;z-index:251656192" coordsize="27289,31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">
                <v:shape id="Picture 2" o:spid="_x0000_s1027" type="#_x0000_t75" style="position:absolute;left:9788;width:17501;height:31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Vd+i8AAAA3QAAAA8AAABkcnMvZG93bnJldi54bWxET0sKwjAQ3QveIYzgTlMVRatRRBTc+sH1&#10;0IxNazMpTdR6e7MQXD7ef7VpbSVe1PjCsYLRMAFBnDldcK7gejkM5iB8QNZYOSYFH/KwWXc7K0y1&#10;e/OJXueQixjCPkUFJoQ6ldJnhiz6oauJI3d3jcUQYZNL3eA7httKjpNkJi0WHBsM1rQzlD3OT6ug&#10;KM22NIewuE1KeTR7P9f1yCvV77XbJYhAbfiLf+6jVjBOpnF/fBOf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EFXfovAAAAN0AAAAPAAAAAAAAAAAAAAAAAJ8CAABkcnMv&#10;ZG93bnJldi54bWxQSwUGAAAAAAQABAD3AAAAiAMAAAAA&#10;">
                  <v:imagedata r:id="rId31" o:title=""/>
                  <v:path arrowok="t"/>
                </v:shape>
                <v:shapetype id="_x0000_t32" coordsize="21600,21600" o:spt="32" o:oned="t" path="m,l21600,21600e" filled="f">
                  <v:path arrowok="t" fillok="f" o:connecttype="none"/>
                  <o:lock v:ext="edit" shapetype="t"/>
                </v:shapetype>
                <v:shape id="直接箭头连接符 7" o:spid="_x0000_s1028" type="#_x0000_t32" style="position:absolute;left:7444;top:6389;width:6629;height: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3Z8IAAADaAAAADwAAAGRycy9kb3ducmV2LnhtbESP3YrCMBSE7xd8h3AE79bUxVWpRlFh&#10;6d6Ivw9waI5tsTkpSar17TcLgpfDzHzDLFadqcWdnK8sKxgNExDEudUVFwou55/PGQgfkDXWlknB&#10;kzyslr2PBabaPvhI91MoRISwT1FBGUKTSunzkgz6oW2Io3e1zmCI0hVSO3xEuKnlV5JMpMGK40KJ&#10;DW1Lym+n1ihos8ml2Xy78/6QjXf7Xbadte6p1KDfrecgAnXhHX61f7WCKfxfiT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g3Z8IAAADaAAAADwAAAAAAAAAAAAAA&#10;AAChAgAAZHJzL2Rvd25yZXYueG1sUEsFBgAAAAAEAAQA+QAAAJADAAAAAA==&#10;" strokecolor="#5b9bd5 [3204]" strokeweight=".5pt">
                  <v:stroke endarrow="block" joinstyle="miter"/>
                </v:shape>
                <v:shapetype id="_x0000_t202" coordsize="21600,21600" o:spt="202" path="m,l,21600r21600,l21600,xe">
                  <v:stroke joinstyle="miter"/>
                  <v:path gradientshapeok="t" o:connecttype="rect"/>
                </v:shapetype>
                <v:shape id="文本框 8" o:spid="_x0000_s1029" type="#_x0000_t202" style="position:absolute;top:4161;width:7696;height:3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14:paraId="12E23309" w14:textId="77777777" w:rsidR="00467E37" w:rsidRPr="009E61A1" w:rsidRDefault="00467E37">
                        <w:pPr>
                          <w:rPr>
                            <w:sz w:val="18"/>
                          </w:rPr>
                        </w:pPr>
                        <w:r w:rsidRPr="009E61A1">
                          <w:rPr>
                            <w:rFonts w:hint="eastAsia"/>
                            <w:sz w:val="18"/>
                          </w:rPr>
                          <w:t>余利宝</w:t>
                        </w:r>
                        <w:r>
                          <w:rPr>
                            <w:rFonts w:hint="eastAsia"/>
                            <w:sz w:val="18"/>
                          </w:rPr>
                          <w:t>份</w:t>
                        </w:r>
                        <w:r w:rsidRPr="009E61A1">
                          <w:rPr>
                            <w:sz w:val="18"/>
                          </w:rPr>
                          <w:t>额</w:t>
                        </w:r>
                      </w:p>
                    </w:txbxContent>
                  </v:textbox>
                </v:shape>
              </v:group>
            </w:pict>
          </mc:Fallback>
        </mc:AlternateContent>
      </w:r>
      <w:r w:rsidR="009E61A1">
        <w:rPr>
          <w:rFonts w:hint="eastAsia"/>
          <w:sz w:val="24"/>
          <w:szCs w:val="24"/>
        </w:rPr>
        <w:t>当合作方</w:t>
      </w:r>
      <w:r w:rsidR="009E61A1">
        <w:rPr>
          <w:sz w:val="24"/>
          <w:szCs w:val="24"/>
        </w:rPr>
        <w:t>的商户需要使用资金，</w:t>
      </w:r>
      <w:r w:rsidR="009E61A1">
        <w:rPr>
          <w:rFonts w:hint="eastAsia"/>
          <w:sz w:val="24"/>
          <w:szCs w:val="24"/>
        </w:rPr>
        <w:t>须</w:t>
      </w:r>
      <w:r w:rsidR="009E61A1">
        <w:rPr>
          <w:sz w:val="24"/>
          <w:szCs w:val="24"/>
        </w:rPr>
        <w:t>从余利宝</w:t>
      </w:r>
      <w:r w:rsidR="009E61A1">
        <w:rPr>
          <w:rFonts w:hint="eastAsia"/>
          <w:sz w:val="24"/>
          <w:szCs w:val="24"/>
        </w:rPr>
        <w:t>份额中</w:t>
      </w:r>
      <w:r w:rsidR="009E61A1">
        <w:rPr>
          <w:sz w:val="24"/>
          <w:szCs w:val="24"/>
        </w:rPr>
        <w:t>赎回</w:t>
      </w:r>
      <w:r w:rsidR="009E61A1">
        <w:rPr>
          <w:rFonts w:hint="eastAsia"/>
          <w:sz w:val="24"/>
          <w:szCs w:val="24"/>
        </w:rPr>
        <w:t>，</w:t>
      </w:r>
      <w:r w:rsidR="009E61A1">
        <w:rPr>
          <w:sz w:val="24"/>
          <w:szCs w:val="24"/>
        </w:rPr>
        <w:t>目前</w:t>
      </w:r>
      <w:r w:rsidR="009E61A1">
        <w:rPr>
          <w:rFonts w:hint="eastAsia"/>
          <w:sz w:val="24"/>
          <w:szCs w:val="24"/>
        </w:rPr>
        <w:t>合作方</w:t>
      </w:r>
      <w:r w:rsidR="009E61A1">
        <w:rPr>
          <w:sz w:val="24"/>
          <w:szCs w:val="24"/>
        </w:rPr>
        <w:t>发起余利宝赎回，</w:t>
      </w:r>
      <w:r w:rsidR="009E61A1">
        <w:rPr>
          <w:rFonts w:hint="eastAsia"/>
          <w:sz w:val="24"/>
          <w:szCs w:val="24"/>
        </w:rPr>
        <w:t>只</w:t>
      </w:r>
      <w:r w:rsidR="009E61A1">
        <w:rPr>
          <w:sz w:val="24"/>
          <w:szCs w:val="24"/>
        </w:rPr>
        <w:t>支持</w:t>
      </w:r>
      <w:r w:rsidR="009E61A1">
        <w:rPr>
          <w:rFonts w:hint="eastAsia"/>
          <w:sz w:val="24"/>
          <w:szCs w:val="24"/>
        </w:rPr>
        <w:t>赎回</w:t>
      </w:r>
      <w:r w:rsidR="009E61A1">
        <w:rPr>
          <w:sz w:val="24"/>
          <w:szCs w:val="24"/>
        </w:rPr>
        <w:t>资金直接</w:t>
      </w:r>
      <w:r w:rsidR="009E61A1">
        <w:rPr>
          <w:rFonts w:hint="eastAsia"/>
          <w:sz w:val="24"/>
          <w:szCs w:val="24"/>
        </w:rPr>
        <w:t>提现</w:t>
      </w:r>
      <w:r w:rsidR="009E61A1">
        <w:rPr>
          <w:sz w:val="24"/>
          <w:szCs w:val="24"/>
        </w:rPr>
        <w:t>至</w:t>
      </w:r>
      <w:r w:rsidR="009E61A1">
        <w:rPr>
          <w:rFonts w:hint="eastAsia"/>
          <w:sz w:val="24"/>
          <w:szCs w:val="24"/>
        </w:rPr>
        <w:t>商户</w:t>
      </w:r>
      <w:r w:rsidR="009E61A1">
        <w:rPr>
          <w:sz w:val="24"/>
          <w:szCs w:val="24"/>
        </w:rPr>
        <w:t>绑定的银行卡</w:t>
      </w:r>
      <w:r w:rsidR="009E61A1">
        <w:rPr>
          <w:rFonts w:hint="eastAsia"/>
          <w:sz w:val="24"/>
          <w:szCs w:val="24"/>
        </w:rPr>
        <w:t>，</w:t>
      </w:r>
      <w:r w:rsidR="009E61A1">
        <w:rPr>
          <w:sz w:val="24"/>
          <w:szCs w:val="24"/>
        </w:rPr>
        <w:t>不支持赎回资金</w:t>
      </w:r>
      <w:r w:rsidR="009E61A1">
        <w:rPr>
          <w:rFonts w:hint="eastAsia"/>
          <w:sz w:val="24"/>
          <w:szCs w:val="24"/>
        </w:rPr>
        <w:t>提现</w:t>
      </w:r>
      <w:r w:rsidR="009E61A1">
        <w:rPr>
          <w:sz w:val="24"/>
          <w:szCs w:val="24"/>
        </w:rPr>
        <w:t>至网商银行账户。</w:t>
      </w:r>
      <w:r w:rsidR="00C36E86">
        <w:rPr>
          <w:rFonts w:hint="eastAsia"/>
          <w:sz w:val="24"/>
          <w:szCs w:val="24"/>
        </w:rPr>
        <w:t>日累计</w:t>
      </w:r>
      <w:r w:rsidR="00C36E86">
        <w:rPr>
          <w:sz w:val="24"/>
          <w:szCs w:val="24"/>
        </w:rPr>
        <w:t>在</w:t>
      </w:r>
      <w:r w:rsidR="00C36E86">
        <w:rPr>
          <w:rFonts w:hint="eastAsia"/>
          <w:sz w:val="24"/>
          <w:szCs w:val="24"/>
        </w:rPr>
        <w:t>100</w:t>
      </w:r>
      <w:r w:rsidR="00C36E86">
        <w:rPr>
          <w:rFonts w:hint="eastAsia"/>
          <w:sz w:val="24"/>
          <w:szCs w:val="24"/>
        </w:rPr>
        <w:t>万</w:t>
      </w:r>
      <w:r w:rsidR="00C36E86">
        <w:rPr>
          <w:sz w:val="24"/>
          <w:szCs w:val="24"/>
        </w:rPr>
        <w:t>内的赎回</w:t>
      </w:r>
      <w:r w:rsidR="00C36E86">
        <w:rPr>
          <w:rFonts w:hint="eastAsia"/>
          <w:sz w:val="24"/>
          <w:szCs w:val="24"/>
        </w:rPr>
        <w:t>金额</w:t>
      </w:r>
      <w:r w:rsidR="00C36E86">
        <w:rPr>
          <w:sz w:val="24"/>
          <w:szCs w:val="24"/>
        </w:rPr>
        <w:t>实时到</w:t>
      </w:r>
      <w:r w:rsidR="00C36E86">
        <w:rPr>
          <w:rFonts w:hint="eastAsia"/>
          <w:sz w:val="24"/>
          <w:szCs w:val="24"/>
        </w:rPr>
        <w:t>银行卡</w:t>
      </w:r>
      <w:r w:rsidR="00C36E86">
        <w:rPr>
          <w:sz w:val="24"/>
          <w:szCs w:val="24"/>
        </w:rPr>
        <w:t>。</w:t>
      </w:r>
    </w:p>
    <w:p w14:paraId="0B08F3CC" w14:textId="5FFFFBAE" w:rsidR="009E61A1" w:rsidRDefault="001046DF" w:rsidP="001046DF">
      <w:pPr>
        <w:spacing w:line="360" w:lineRule="auto"/>
        <w:ind w:firstLine="420"/>
        <w:rPr>
          <w:sz w:val="24"/>
          <w:szCs w:val="24"/>
        </w:rPr>
      </w:pPr>
      <w:r w:rsidRPr="009E61A1">
        <w:rPr>
          <w:noProof/>
        </w:rPr>
        <w:drawing>
          <wp:anchor distT="0" distB="0" distL="114300" distR="114300" simplePos="0" relativeHeight="251655168" behindDoc="0" locked="0" layoutInCell="1" allowOverlap="1" wp14:anchorId="68C108A5" wp14:editId="1C990EE7">
            <wp:simplePos x="0" y="0"/>
            <wp:positionH relativeFrom="column">
              <wp:posOffset>3733800</wp:posOffset>
            </wp:positionH>
            <wp:positionV relativeFrom="paragraph">
              <wp:posOffset>287020</wp:posOffset>
            </wp:positionV>
            <wp:extent cx="1750060" cy="3114040"/>
            <wp:effectExtent l="0" t="0" r="2540" b="0"/>
            <wp:wrapSquare wrapText="bothSides"/>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0060" cy="31140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Lst>
                  </pic:spPr>
                </pic:pic>
              </a:graphicData>
            </a:graphic>
          </wp:anchor>
        </w:drawing>
      </w:r>
      <w:r w:rsidR="009E61A1">
        <w:rPr>
          <w:rFonts w:hint="eastAsia"/>
          <w:sz w:val="24"/>
          <w:szCs w:val="24"/>
        </w:rPr>
        <w:t>业面</w:t>
      </w:r>
      <w:r w:rsidR="009E61A1">
        <w:rPr>
          <w:sz w:val="24"/>
          <w:szCs w:val="24"/>
        </w:rPr>
        <w:t>交互图：</w:t>
      </w:r>
      <w:r w:rsidRPr="009E61A1">
        <w:rPr>
          <w:noProof/>
        </w:rPr>
        <w:drawing>
          <wp:anchor distT="0" distB="0" distL="114300" distR="114300" simplePos="0" relativeHeight="251654144" behindDoc="0" locked="0" layoutInCell="1" allowOverlap="1" wp14:anchorId="4AA0E536" wp14:editId="36DD7BED">
            <wp:simplePos x="0" y="0"/>
            <wp:positionH relativeFrom="column">
              <wp:posOffset>1874520</wp:posOffset>
            </wp:positionH>
            <wp:positionV relativeFrom="paragraph">
              <wp:posOffset>279400</wp:posOffset>
            </wp:positionV>
            <wp:extent cx="1746885" cy="3107055"/>
            <wp:effectExtent l="0" t="0" r="5715" b="0"/>
            <wp:wrapSquare wrapText="bothSides"/>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6885" cy="31070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Lst>
                  </pic:spPr>
                </pic:pic>
              </a:graphicData>
            </a:graphic>
          </wp:anchor>
        </w:drawing>
      </w:r>
    </w:p>
    <w:p w14:paraId="717D8A7C" w14:textId="210430CA" w:rsidR="009E61A1" w:rsidRDefault="009E61A1" w:rsidP="001046DF">
      <w:pPr>
        <w:spacing w:line="360" w:lineRule="auto"/>
      </w:pPr>
    </w:p>
    <w:p w14:paraId="7836ABC8" w14:textId="2FEF8BFD" w:rsidR="001046DF" w:rsidRDefault="008F5FC3" w:rsidP="001046DF">
      <w:pPr>
        <w:spacing w:line="360" w:lineRule="auto"/>
      </w:pPr>
      <w:r>
        <w:object w:dxaOrig="10344" w:dyaOrig="7680" w14:anchorId="5B9848CB">
          <v:shape id="_x0000_i1027" type="#_x0000_t75" style="width:414pt;height:306.5pt" o:ole="">
            <v:imagedata r:id="rId34" o:title=""/>
          </v:shape>
          <o:OLEObject Type="Embed" ProgID="Visio.Drawing.15" ShapeID="_x0000_i1027" DrawAspect="Content" ObjectID="_1564031044" r:id="rId35"/>
        </w:object>
      </w:r>
    </w:p>
    <w:p w14:paraId="406A1C52" w14:textId="52EECEB1" w:rsidR="00C36E86" w:rsidRDefault="00C36E86" w:rsidP="00467E37">
      <w:pPr>
        <w:pStyle w:val="3"/>
      </w:pPr>
      <w:r>
        <w:rPr>
          <w:rFonts w:hint="eastAsia"/>
        </w:rPr>
        <w:lastRenderedPageBreak/>
        <w:t>余利</w:t>
      </w:r>
      <w:r>
        <w:t>宝收益计算规则</w:t>
      </w:r>
    </w:p>
    <w:p w14:paraId="2E7C47C0" w14:textId="03A223A2" w:rsidR="00C36E86" w:rsidRPr="00C36E86" w:rsidRDefault="00C36E86" w:rsidP="00467E37">
      <w:r>
        <w:rPr>
          <w:rFonts w:hint="eastAsia"/>
        </w:rPr>
        <w:t xml:space="preserve">    </w:t>
      </w:r>
      <w:r>
        <w:rPr>
          <w:noProof/>
        </w:rPr>
        <w:drawing>
          <wp:inline distT="0" distB="0" distL="0" distR="0" wp14:anchorId="7E3DB7D8" wp14:editId="20C2C9F0">
            <wp:extent cx="4733925" cy="4533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4533900"/>
                    </a:xfrm>
                    <a:prstGeom prst="rect">
                      <a:avLst/>
                    </a:prstGeom>
                  </pic:spPr>
                </pic:pic>
              </a:graphicData>
            </a:graphic>
          </wp:inline>
        </w:drawing>
      </w:r>
    </w:p>
    <w:p w14:paraId="34C7B973" w14:textId="645853DB" w:rsidR="00AD57EF" w:rsidRDefault="00AD57EF">
      <w:pPr>
        <w:pStyle w:val="1"/>
      </w:pPr>
      <w:r>
        <w:rPr>
          <w:rFonts w:hint="eastAsia"/>
        </w:rPr>
        <w:t>业务</w:t>
      </w:r>
      <w:r>
        <w:t>对接</w:t>
      </w:r>
      <w:r w:rsidR="008373B3">
        <w:rPr>
          <w:rFonts w:hint="eastAsia"/>
        </w:rPr>
        <w:t>模式</w:t>
      </w:r>
      <w:r w:rsidR="008373B3">
        <w:t>及接口</w:t>
      </w:r>
      <w:r>
        <w:rPr>
          <w:rFonts w:hint="eastAsia"/>
        </w:rPr>
        <w:t>选用建议</w:t>
      </w:r>
      <w:r w:rsidR="00412C90">
        <w:rPr>
          <w:rFonts w:hint="eastAsia"/>
        </w:rPr>
        <w:t>（</w:t>
      </w:r>
      <w:r w:rsidR="00412C90">
        <w:t>重要！！）</w:t>
      </w:r>
    </w:p>
    <w:tbl>
      <w:tblPr>
        <w:tblStyle w:val="a9"/>
        <w:tblW w:w="0" w:type="auto"/>
        <w:tblLook w:val="04A0" w:firstRow="1" w:lastRow="0" w:firstColumn="1" w:lastColumn="0" w:noHBand="0" w:noVBand="1"/>
      </w:tblPr>
      <w:tblGrid>
        <w:gridCol w:w="1357"/>
        <w:gridCol w:w="3582"/>
        <w:gridCol w:w="3357"/>
      </w:tblGrid>
      <w:tr w:rsidR="00AD57EF" w:rsidRPr="0009109D" w14:paraId="032CD399" w14:textId="77777777" w:rsidTr="00116F66">
        <w:tc>
          <w:tcPr>
            <w:tcW w:w="1384" w:type="dxa"/>
          </w:tcPr>
          <w:p w14:paraId="25621A5E" w14:textId="5E440E76" w:rsidR="00AD57EF" w:rsidRPr="00116F66" w:rsidRDefault="00AD57EF" w:rsidP="00116F66">
            <w:pPr>
              <w:jc w:val="center"/>
              <w:rPr>
                <w:b/>
                <w:sz w:val="28"/>
                <w:szCs w:val="28"/>
              </w:rPr>
            </w:pPr>
            <w:r w:rsidRPr="00116F66">
              <w:rPr>
                <w:rFonts w:hint="eastAsia"/>
                <w:b/>
                <w:sz w:val="28"/>
                <w:szCs w:val="28"/>
              </w:rPr>
              <w:t>模式</w:t>
            </w:r>
          </w:p>
        </w:tc>
        <w:tc>
          <w:tcPr>
            <w:tcW w:w="3686" w:type="dxa"/>
          </w:tcPr>
          <w:p w14:paraId="3F9A3FAC" w14:textId="35DA61E3" w:rsidR="00AD57EF" w:rsidRPr="00116F66" w:rsidRDefault="00AD57EF" w:rsidP="00116F66">
            <w:pPr>
              <w:jc w:val="center"/>
              <w:rPr>
                <w:b/>
                <w:sz w:val="28"/>
                <w:szCs w:val="28"/>
              </w:rPr>
            </w:pPr>
            <w:r w:rsidRPr="00116F66">
              <w:rPr>
                <w:rFonts w:hint="eastAsia"/>
                <w:b/>
                <w:sz w:val="28"/>
                <w:szCs w:val="28"/>
              </w:rPr>
              <w:t>模式说明</w:t>
            </w:r>
          </w:p>
        </w:tc>
        <w:tc>
          <w:tcPr>
            <w:tcW w:w="3452" w:type="dxa"/>
          </w:tcPr>
          <w:p w14:paraId="1B8973D1" w14:textId="22BE68A0" w:rsidR="00AD57EF" w:rsidRPr="00116F66" w:rsidRDefault="00AD57EF" w:rsidP="00116F66">
            <w:pPr>
              <w:jc w:val="center"/>
              <w:rPr>
                <w:b/>
                <w:sz w:val="28"/>
                <w:szCs w:val="28"/>
              </w:rPr>
            </w:pPr>
            <w:r w:rsidRPr="00116F66">
              <w:rPr>
                <w:rFonts w:hint="eastAsia"/>
                <w:b/>
                <w:sz w:val="28"/>
                <w:szCs w:val="28"/>
              </w:rPr>
              <w:t>接口选择</w:t>
            </w:r>
            <w:r w:rsidR="00673F65">
              <w:rPr>
                <w:rFonts w:hint="eastAsia"/>
                <w:b/>
                <w:sz w:val="28"/>
                <w:szCs w:val="28"/>
              </w:rPr>
              <w:t>及</w:t>
            </w:r>
            <w:r w:rsidR="00673F65">
              <w:rPr>
                <w:b/>
                <w:sz w:val="28"/>
                <w:szCs w:val="28"/>
              </w:rPr>
              <w:t>联调顺序建议</w:t>
            </w:r>
          </w:p>
        </w:tc>
      </w:tr>
      <w:tr w:rsidR="00AD57EF" w14:paraId="2647DB83" w14:textId="77777777" w:rsidTr="00116F66">
        <w:tc>
          <w:tcPr>
            <w:tcW w:w="1384" w:type="dxa"/>
          </w:tcPr>
          <w:p w14:paraId="632C1990" w14:textId="77777777" w:rsidR="00AD57EF" w:rsidRPr="00116F66" w:rsidRDefault="00AD57EF" w:rsidP="00AD57EF">
            <w:pPr>
              <w:rPr>
                <w:sz w:val="24"/>
                <w:szCs w:val="24"/>
              </w:rPr>
            </w:pPr>
            <w:r w:rsidRPr="00116F66">
              <w:rPr>
                <w:rFonts w:hint="eastAsia"/>
                <w:sz w:val="24"/>
                <w:szCs w:val="24"/>
              </w:rPr>
              <w:t>模式一：</w:t>
            </w:r>
          </w:p>
          <w:p w14:paraId="69BE50AC" w14:textId="025534C9" w:rsidR="00AD57EF" w:rsidRPr="00116F66" w:rsidRDefault="00AD57EF" w:rsidP="00AD57EF">
            <w:pPr>
              <w:rPr>
                <w:sz w:val="24"/>
                <w:szCs w:val="24"/>
              </w:rPr>
            </w:pPr>
            <w:r w:rsidRPr="00116F66">
              <w:rPr>
                <w:rFonts w:hint="eastAsia"/>
                <w:sz w:val="24"/>
                <w:szCs w:val="24"/>
              </w:rPr>
              <w:t>纯收单模式</w:t>
            </w:r>
          </w:p>
        </w:tc>
        <w:tc>
          <w:tcPr>
            <w:tcW w:w="3686" w:type="dxa"/>
          </w:tcPr>
          <w:p w14:paraId="30C1457C" w14:textId="1E1A56B8" w:rsidR="00AD57EF" w:rsidRPr="00116F66" w:rsidRDefault="00AD57EF" w:rsidP="00116F66">
            <w:pPr>
              <w:pStyle w:val="a6"/>
              <w:numPr>
                <w:ilvl w:val="0"/>
                <w:numId w:val="91"/>
              </w:numPr>
              <w:ind w:firstLineChars="0"/>
              <w:rPr>
                <w:sz w:val="24"/>
                <w:szCs w:val="24"/>
              </w:rPr>
            </w:pPr>
            <w:r w:rsidRPr="00116F66">
              <w:rPr>
                <w:rFonts w:hint="eastAsia"/>
                <w:sz w:val="24"/>
                <w:szCs w:val="24"/>
              </w:rPr>
              <w:t>入驻商户仅支持线下收单业务</w:t>
            </w:r>
          </w:p>
          <w:p w14:paraId="4529CA40" w14:textId="4286DA66" w:rsidR="00AD57EF" w:rsidRPr="00116F66" w:rsidRDefault="00AD57EF" w:rsidP="00116F66">
            <w:pPr>
              <w:pStyle w:val="a6"/>
              <w:numPr>
                <w:ilvl w:val="0"/>
                <w:numId w:val="91"/>
              </w:numPr>
              <w:ind w:firstLineChars="0"/>
              <w:rPr>
                <w:sz w:val="24"/>
                <w:szCs w:val="24"/>
              </w:rPr>
            </w:pPr>
            <w:r w:rsidRPr="00116F66">
              <w:rPr>
                <w:rFonts w:hint="eastAsia"/>
                <w:sz w:val="24"/>
                <w:szCs w:val="24"/>
              </w:rPr>
              <w:t>收单资金</w:t>
            </w:r>
            <w:r w:rsidRPr="00116F66">
              <w:rPr>
                <w:sz w:val="24"/>
                <w:szCs w:val="24"/>
              </w:rPr>
              <w:t>T+1</w:t>
            </w:r>
            <w:r w:rsidRPr="00116F66">
              <w:rPr>
                <w:rFonts w:hint="eastAsia"/>
                <w:sz w:val="24"/>
                <w:szCs w:val="24"/>
              </w:rPr>
              <w:t>日清算至绑定的银行卡</w:t>
            </w:r>
            <w:r w:rsidR="00412C90">
              <w:rPr>
                <w:rFonts w:hint="eastAsia"/>
                <w:sz w:val="24"/>
                <w:szCs w:val="24"/>
              </w:rPr>
              <w:t>，</w:t>
            </w:r>
            <w:r w:rsidR="00412C90">
              <w:rPr>
                <w:sz w:val="24"/>
                <w:szCs w:val="24"/>
              </w:rPr>
              <w:t>不支持</w:t>
            </w:r>
            <w:r w:rsidR="00412C90">
              <w:rPr>
                <w:sz w:val="24"/>
                <w:szCs w:val="24"/>
              </w:rPr>
              <w:t>T+0</w:t>
            </w:r>
            <w:r w:rsidR="00412C90">
              <w:rPr>
                <w:rFonts w:hint="eastAsia"/>
                <w:sz w:val="24"/>
                <w:szCs w:val="24"/>
              </w:rPr>
              <w:t>清算</w:t>
            </w:r>
          </w:p>
        </w:tc>
        <w:tc>
          <w:tcPr>
            <w:tcW w:w="3452" w:type="dxa"/>
          </w:tcPr>
          <w:p w14:paraId="27EB1875" w14:textId="31A86EAF" w:rsidR="00AD57EF" w:rsidRPr="00116F66" w:rsidRDefault="00673F65" w:rsidP="00116F66">
            <w:pPr>
              <w:pStyle w:val="a6"/>
              <w:numPr>
                <w:ilvl w:val="0"/>
                <w:numId w:val="93"/>
              </w:numPr>
              <w:ind w:firstLineChars="0"/>
              <w:rPr>
                <w:sz w:val="24"/>
                <w:szCs w:val="24"/>
              </w:rPr>
            </w:pPr>
            <w:r w:rsidRPr="00116F66">
              <w:rPr>
                <w:rFonts w:hint="eastAsia"/>
                <w:sz w:val="24"/>
                <w:szCs w:val="24"/>
              </w:rPr>
              <w:t>短信</w:t>
            </w:r>
            <w:r w:rsidR="0009413E" w:rsidRPr="00116F66">
              <w:rPr>
                <w:rFonts w:hint="eastAsia"/>
                <w:sz w:val="24"/>
                <w:szCs w:val="24"/>
              </w:rPr>
              <w:t>验证码发送接口</w:t>
            </w:r>
          </w:p>
          <w:p w14:paraId="54F38A3E" w14:textId="0551587E" w:rsidR="0009413E" w:rsidRDefault="0009413E" w:rsidP="00116F66">
            <w:pPr>
              <w:pStyle w:val="a6"/>
              <w:numPr>
                <w:ilvl w:val="0"/>
                <w:numId w:val="93"/>
              </w:numPr>
              <w:ind w:firstLineChars="0"/>
              <w:rPr>
                <w:sz w:val="24"/>
                <w:szCs w:val="24"/>
              </w:rPr>
            </w:pPr>
            <w:r>
              <w:rPr>
                <w:rFonts w:hint="eastAsia"/>
                <w:sz w:val="24"/>
                <w:szCs w:val="24"/>
              </w:rPr>
              <w:t>图片</w:t>
            </w:r>
            <w:r>
              <w:rPr>
                <w:sz w:val="24"/>
                <w:szCs w:val="24"/>
              </w:rPr>
              <w:t>上传接口</w:t>
            </w:r>
          </w:p>
          <w:p w14:paraId="1CBC841C" w14:textId="026CB9C8" w:rsidR="0009413E" w:rsidRDefault="0009413E" w:rsidP="00116F66">
            <w:pPr>
              <w:pStyle w:val="a6"/>
              <w:numPr>
                <w:ilvl w:val="0"/>
                <w:numId w:val="93"/>
              </w:numPr>
              <w:ind w:firstLineChars="0"/>
              <w:rPr>
                <w:sz w:val="24"/>
                <w:szCs w:val="24"/>
              </w:rPr>
            </w:pPr>
            <w:r>
              <w:rPr>
                <w:rFonts w:hint="eastAsia"/>
                <w:sz w:val="24"/>
                <w:szCs w:val="24"/>
              </w:rPr>
              <w:t>商户</w:t>
            </w:r>
            <w:r>
              <w:rPr>
                <w:sz w:val="24"/>
                <w:szCs w:val="24"/>
              </w:rPr>
              <w:t>入驻申请接口</w:t>
            </w:r>
            <w:r w:rsidR="00855F03">
              <w:rPr>
                <w:rFonts w:hint="eastAsia"/>
                <w:sz w:val="24"/>
                <w:szCs w:val="24"/>
              </w:rPr>
              <w:t>（不</w:t>
            </w:r>
            <w:r w:rsidR="00855F03">
              <w:rPr>
                <w:sz w:val="24"/>
                <w:szCs w:val="24"/>
              </w:rPr>
              <w:t>开</w:t>
            </w:r>
            <w:r w:rsidR="00855F03">
              <w:rPr>
                <w:rFonts w:hint="eastAsia"/>
                <w:sz w:val="24"/>
                <w:szCs w:val="24"/>
              </w:rPr>
              <w:t>银行</w:t>
            </w:r>
            <w:r w:rsidR="00855F03">
              <w:rPr>
                <w:sz w:val="24"/>
                <w:szCs w:val="24"/>
              </w:rPr>
              <w:t>账户）</w:t>
            </w:r>
          </w:p>
          <w:p w14:paraId="3069D6AC" w14:textId="0F976F36" w:rsidR="0009413E" w:rsidRDefault="0009413E" w:rsidP="00116F66">
            <w:pPr>
              <w:pStyle w:val="a6"/>
              <w:numPr>
                <w:ilvl w:val="0"/>
                <w:numId w:val="93"/>
              </w:numPr>
              <w:ind w:firstLineChars="0"/>
              <w:rPr>
                <w:sz w:val="24"/>
                <w:szCs w:val="24"/>
              </w:rPr>
            </w:pPr>
            <w:r>
              <w:rPr>
                <w:rFonts w:hint="eastAsia"/>
                <w:sz w:val="24"/>
                <w:szCs w:val="24"/>
              </w:rPr>
              <w:t>商户</w:t>
            </w:r>
            <w:r>
              <w:rPr>
                <w:sz w:val="24"/>
                <w:szCs w:val="24"/>
              </w:rPr>
              <w:t>入驻结果查询接口</w:t>
            </w:r>
          </w:p>
          <w:p w14:paraId="3F9226C9" w14:textId="609C1F18" w:rsidR="0009413E" w:rsidRDefault="0009413E" w:rsidP="00116F66">
            <w:pPr>
              <w:pStyle w:val="a6"/>
              <w:numPr>
                <w:ilvl w:val="0"/>
                <w:numId w:val="93"/>
              </w:numPr>
              <w:ind w:firstLineChars="0"/>
              <w:rPr>
                <w:sz w:val="24"/>
                <w:szCs w:val="24"/>
              </w:rPr>
            </w:pPr>
            <w:r>
              <w:rPr>
                <w:rFonts w:hint="eastAsia"/>
                <w:sz w:val="24"/>
                <w:szCs w:val="24"/>
              </w:rPr>
              <w:t>商户</w:t>
            </w:r>
            <w:r>
              <w:rPr>
                <w:sz w:val="24"/>
                <w:szCs w:val="24"/>
              </w:rPr>
              <w:t>信息修改接口</w:t>
            </w:r>
          </w:p>
          <w:p w14:paraId="6061C25E" w14:textId="6EF5ED8A" w:rsidR="0009413E" w:rsidRDefault="0009413E" w:rsidP="00116F66">
            <w:pPr>
              <w:pStyle w:val="a6"/>
              <w:numPr>
                <w:ilvl w:val="0"/>
                <w:numId w:val="93"/>
              </w:numPr>
              <w:ind w:firstLineChars="0"/>
              <w:rPr>
                <w:sz w:val="24"/>
                <w:szCs w:val="24"/>
              </w:rPr>
            </w:pPr>
            <w:r>
              <w:rPr>
                <w:rFonts w:hint="eastAsia"/>
                <w:sz w:val="24"/>
                <w:szCs w:val="24"/>
              </w:rPr>
              <w:t>商户</w:t>
            </w:r>
            <w:r>
              <w:rPr>
                <w:sz w:val="24"/>
                <w:szCs w:val="24"/>
              </w:rPr>
              <w:t>信息查询接口</w:t>
            </w:r>
          </w:p>
          <w:p w14:paraId="6BA6BF64" w14:textId="20BC64A0" w:rsidR="0009413E" w:rsidRDefault="0009413E" w:rsidP="00116F66">
            <w:pPr>
              <w:pStyle w:val="a6"/>
              <w:numPr>
                <w:ilvl w:val="0"/>
                <w:numId w:val="93"/>
              </w:numPr>
              <w:ind w:firstLineChars="0"/>
              <w:rPr>
                <w:sz w:val="24"/>
                <w:szCs w:val="24"/>
              </w:rPr>
            </w:pPr>
            <w:r>
              <w:rPr>
                <w:rFonts w:hint="eastAsia"/>
                <w:sz w:val="24"/>
                <w:szCs w:val="24"/>
              </w:rPr>
              <w:t>商户</w:t>
            </w:r>
            <w:r>
              <w:rPr>
                <w:sz w:val="24"/>
                <w:szCs w:val="24"/>
              </w:rPr>
              <w:t>关闭接口</w:t>
            </w:r>
          </w:p>
          <w:p w14:paraId="766D12C2" w14:textId="4CC331E9" w:rsidR="0009413E" w:rsidRDefault="0009413E" w:rsidP="00116F66">
            <w:pPr>
              <w:pStyle w:val="a6"/>
              <w:numPr>
                <w:ilvl w:val="0"/>
                <w:numId w:val="93"/>
              </w:numPr>
              <w:ind w:firstLineChars="0"/>
              <w:rPr>
                <w:sz w:val="24"/>
                <w:szCs w:val="24"/>
              </w:rPr>
            </w:pPr>
            <w:r>
              <w:rPr>
                <w:rFonts w:hint="eastAsia"/>
                <w:sz w:val="24"/>
                <w:szCs w:val="24"/>
              </w:rPr>
              <w:t>商户</w:t>
            </w:r>
            <w:r>
              <w:rPr>
                <w:sz w:val="24"/>
                <w:szCs w:val="24"/>
              </w:rPr>
              <w:t>开启接口</w:t>
            </w:r>
          </w:p>
          <w:p w14:paraId="775EA4D0" w14:textId="5CAB0648" w:rsidR="0009413E" w:rsidRDefault="0009413E" w:rsidP="00116F66">
            <w:pPr>
              <w:pStyle w:val="a6"/>
              <w:numPr>
                <w:ilvl w:val="0"/>
                <w:numId w:val="93"/>
              </w:numPr>
              <w:ind w:firstLineChars="0"/>
              <w:rPr>
                <w:sz w:val="24"/>
                <w:szCs w:val="24"/>
              </w:rPr>
            </w:pPr>
            <w:r>
              <w:rPr>
                <w:rFonts w:hint="eastAsia"/>
                <w:sz w:val="24"/>
                <w:szCs w:val="24"/>
              </w:rPr>
              <w:t>移动</w:t>
            </w:r>
            <w:r>
              <w:rPr>
                <w:sz w:val="24"/>
                <w:szCs w:val="24"/>
              </w:rPr>
              <w:t>刷卡支付接口</w:t>
            </w:r>
          </w:p>
          <w:p w14:paraId="281CE268" w14:textId="703E0772" w:rsidR="0009413E" w:rsidRPr="00116F66" w:rsidRDefault="0009413E">
            <w:pPr>
              <w:rPr>
                <w:sz w:val="24"/>
                <w:szCs w:val="24"/>
              </w:rPr>
            </w:pPr>
            <w:r>
              <w:rPr>
                <w:sz w:val="24"/>
                <w:szCs w:val="24"/>
              </w:rPr>
              <w:t>10</w:t>
            </w:r>
            <w:r>
              <w:rPr>
                <w:rFonts w:hint="eastAsia"/>
                <w:sz w:val="24"/>
                <w:szCs w:val="24"/>
              </w:rPr>
              <w:t>、</w:t>
            </w:r>
            <w:r w:rsidRPr="00116F66">
              <w:rPr>
                <w:sz w:val="24"/>
                <w:szCs w:val="24"/>
              </w:rPr>
              <w:t>H5</w:t>
            </w:r>
            <w:r w:rsidRPr="00116F66">
              <w:rPr>
                <w:rFonts w:hint="eastAsia"/>
                <w:sz w:val="24"/>
                <w:szCs w:val="24"/>
              </w:rPr>
              <w:t>支付创建订单接口</w:t>
            </w:r>
          </w:p>
          <w:p w14:paraId="1983DBB8" w14:textId="07AEA59B" w:rsidR="0009413E" w:rsidRDefault="0009413E">
            <w:pPr>
              <w:rPr>
                <w:sz w:val="24"/>
                <w:szCs w:val="24"/>
              </w:rPr>
            </w:pPr>
            <w:r>
              <w:rPr>
                <w:rFonts w:hint="eastAsia"/>
                <w:sz w:val="24"/>
                <w:szCs w:val="24"/>
              </w:rPr>
              <w:t>11</w:t>
            </w:r>
            <w:r>
              <w:rPr>
                <w:rFonts w:hint="eastAsia"/>
                <w:sz w:val="24"/>
                <w:szCs w:val="24"/>
              </w:rPr>
              <w:t>、</w:t>
            </w:r>
            <w:r>
              <w:rPr>
                <w:sz w:val="24"/>
                <w:szCs w:val="24"/>
              </w:rPr>
              <w:t>创建订单结果通知接口</w:t>
            </w:r>
          </w:p>
          <w:p w14:paraId="5213E228" w14:textId="20F773C0" w:rsidR="0009413E" w:rsidRDefault="0009413E">
            <w:pPr>
              <w:rPr>
                <w:sz w:val="24"/>
                <w:szCs w:val="24"/>
              </w:rPr>
            </w:pPr>
            <w:r>
              <w:rPr>
                <w:rFonts w:hint="eastAsia"/>
                <w:sz w:val="24"/>
                <w:szCs w:val="24"/>
              </w:rPr>
              <w:lastRenderedPageBreak/>
              <w:t>12</w:t>
            </w:r>
            <w:r>
              <w:rPr>
                <w:rFonts w:hint="eastAsia"/>
                <w:sz w:val="24"/>
                <w:szCs w:val="24"/>
              </w:rPr>
              <w:t>、</w:t>
            </w:r>
            <w:r>
              <w:rPr>
                <w:sz w:val="24"/>
                <w:szCs w:val="24"/>
              </w:rPr>
              <w:t>订单查询接口</w:t>
            </w:r>
          </w:p>
          <w:p w14:paraId="50204AB7" w14:textId="372D11E6" w:rsidR="0009413E" w:rsidRDefault="0009413E">
            <w:pPr>
              <w:rPr>
                <w:sz w:val="24"/>
                <w:szCs w:val="24"/>
              </w:rPr>
            </w:pPr>
            <w:r>
              <w:rPr>
                <w:rFonts w:hint="eastAsia"/>
                <w:sz w:val="24"/>
                <w:szCs w:val="24"/>
              </w:rPr>
              <w:t>13</w:t>
            </w:r>
            <w:r>
              <w:rPr>
                <w:rFonts w:hint="eastAsia"/>
                <w:sz w:val="24"/>
                <w:szCs w:val="24"/>
              </w:rPr>
              <w:t>、订单</w:t>
            </w:r>
            <w:r>
              <w:rPr>
                <w:sz w:val="24"/>
                <w:szCs w:val="24"/>
              </w:rPr>
              <w:t>关闭接口</w:t>
            </w:r>
          </w:p>
          <w:p w14:paraId="57147FF7" w14:textId="12B2336E" w:rsidR="0009413E" w:rsidRDefault="0009413E">
            <w:pPr>
              <w:rPr>
                <w:sz w:val="24"/>
                <w:szCs w:val="24"/>
              </w:rPr>
            </w:pPr>
            <w:r>
              <w:rPr>
                <w:rFonts w:hint="eastAsia"/>
                <w:sz w:val="24"/>
                <w:szCs w:val="24"/>
              </w:rPr>
              <w:t>1</w:t>
            </w:r>
            <w:r>
              <w:rPr>
                <w:sz w:val="24"/>
                <w:szCs w:val="24"/>
              </w:rPr>
              <w:t>4</w:t>
            </w:r>
            <w:r>
              <w:rPr>
                <w:rFonts w:hint="eastAsia"/>
                <w:sz w:val="24"/>
                <w:szCs w:val="24"/>
              </w:rPr>
              <w:t>、</w:t>
            </w:r>
            <w:r>
              <w:rPr>
                <w:sz w:val="24"/>
                <w:szCs w:val="24"/>
              </w:rPr>
              <w:t>订单撤销接口</w:t>
            </w:r>
          </w:p>
          <w:p w14:paraId="596BC5F2" w14:textId="59B97584" w:rsidR="0009413E" w:rsidRDefault="0009413E">
            <w:pPr>
              <w:rPr>
                <w:sz w:val="24"/>
                <w:szCs w:val="24"/>
              </w:rPr>
            </w:pPr>
            <w:r>
              <w:rPr>
                <w:rFonts w:hint="eastAsia"/>
                <w:sz w:val="24"/>
                <w:szCs w:val="24"/>
              </w:rPr>
              <w:t>15</w:t>
            </w:r>
            <w:r>
              <w:rPr>
                <w:rFonts w:hint="eastAsia"/>
                <w:sz w:val="24"/>
                <w:szCs w:val="24"/>
              </w:rPr>
              <w:t>、</w:t>
            </w:r>
            <w:r>
              <w:rPr>
                <w:sz w:val="24"/>
                <w:szCs w:val="24"/>
              </w:rPr>
              <w:t>退款接口</w:t>
            </w:r>
          </w:p>
          <w:p w14:paraId="3ADE3453" w14:textId="4B48D0F0" w:rsidR="0009413E" w:rsidRDefault="0009413E">
            <w:pPr>
              <w:rPr>
                <w:sz w:val="24"/>
                <w:szCs w:val="24"/>
              </w:rPr>
            </w:pPr>
            <w:r>
              <w:rPr>
                <w:rFonts w:hint="eastAsia"/>
                <w:sz w:val="24"/>
                <w:szCs w:val="24"/>
              </w:rPr>
              <w:t>16</w:t>
            </w:r>
            <w:r>
              <w:rPr>
                <w:rFonts w:hint="eastAsia"/>
                <w:sz w:val="24"/>
                <w:szCs w:val="24"/>
              </w:rPr>
              <w:t>、退款</w:t>
            </w:r>
            <w:r>
              <w:rPr>
                <w:sz w:val="24"/>
                <w:szCs w:val="24"/>
              </w:rPr>
              <w:t>查询接口</w:t>
            </w:r>
          </w:p>
          <w:p w14:paraId="4384526A" w14:textId="334C93FA" w:rsidR="0009413E" w:rsidRPr="00116F66" w:rsidRDefault="0009413E">
            <w:pPr>
              <w:rPr>
                <w:sz w:val="24"/>
                <w:szCs w:val="24"/>
              </w:rPr>
            </w:pPr>
            <w:r>
              <w:rPr>
                <w:rFonts w:hint="eastAsia"/>
                <w:sz w:val="24"/>
                <w:szCs w:val="24"/>
              </w:rPr>
              <w:t>17</w:t>
            </w:r>
            <w:r>
              <w:rPr>
                <w:rFonts w:hint="eastAsia"/>
                <w:sz w:val="24"/>
                <w:szCs w:val="24"/>
              </w:rPr>
              <w:t>、</w:t>
            </w:r>
            <w:r>
              <w:rPr>
                <w:sz w:val="24"/>
                <w:szCs w:val="24"/>
              </w:rPr>
              <w:t>对账文件下载</w:t>
            </w:r>
          </w:p>
          <w:p w14:paraId="6F40DC14" w14:textId="77777777" w:rsidR="00AD57EF" w:rsidRPr="00116F66" w:rsidRDefault="00AD57EF" w:rsidP="00AD57EF">
            <w:pPr>
              <w:rPr>
                <w:sz w:val="24"/>
                <w:szCs w:val="24"/>
              </w:rPr>
            </w:pPr>
          </w:p>
        </w:tc>
      </w:tr>
      <w:tr w:rsidR="00AD57EF" w14:paraId="3E8E427A" w14:textId="77777777" w:rsidTr="00116F66">
        <w:tc>
          <w:tcPr>
            <w:tcW w:w="1384" w:type="dxa"/>
          </w:tcPr>
          <w:p w14:paraId="3400BF43" w14:textId="77777777" w:rsidR="00AD57EF" w:rsidRPr="00116F66" w:rsidRDefault="00AD57EF" w:rsidP="00AD57EF">
            <w:pPr>
              <w:rPr>
                <w:sz w:val="24"/>
                <w:szCs w:val="24"/>
              </w:rPr>
            </w:pPr>
            <w:r w:rsidRPr="00116F66">
              <w:rPr>
                <w:rFonts w:hint="eastAsia"/>
                <w:sz w:val="24"/>
                <w:szCs w:val="24"/>
              </w:rPr>
              <w:lastRenderedPageBreak/>
              <w:t>模式二：</w:t>
            </w:r>
          </w:p>
          <w:p w14:paraId="2DBCE7F7" w14:textId="566E3532" w:rsidR="00AD57EF" w:rsidRPr="00116F66" w:rsidRDefault="00AD57EF" w:rsidP="00AD57EF">
            <w:pPr>
              <w:rPr>
                <w:sz w:val="24"/>
                <w:szCs w:val="24"/>
              </w:rPr>
            </w:pPr>
            <w:r w:rsidRPr="00116F66">
              <w:rPr>
                <w:rFonts w:hint="eastAsia"/>
                <w:sz w:val="24"/>
                <w:szCs w:val="24"/>
              </w:rPr>
              <w:t>收单</w:t>
            </w:r>
            <w:r w:rsidRPr="00116F66">
              <w:rPr>
                <w:sz w:val="24"/>
                <w:szCs w:val="24"/>
              </w:rPr>
              <w:t>+</w:t>
            </w:r>
            <w:r w:rsidRPr="00116F66">
              <w:rPr>
                <w:rFonts w:hint="eastAsia"/>
                <w:sz w:val="24"/>
                <w:szCs w:val="24"/>
              </w:rPr>
              <w:t>余利宝模式</w:t>
            </w:r>
          </w:p>
        </w:tc>
        <w:tc>
          <w:tcPr>
            <w:tcW w:w="3686" w:type="dxa"/>
          </w:tcPr>
          <w:p w14:paraId="77092C92" w14:textId="31116524" w:rsidR="00AD57EF" w:rsidRPr="00116F66" w:rsidRDefault="00AD57EF" w:rsidP="00116F66">
            <w:pPr>
              <w:pStyle w:val="a6"/>
              <w:numPr>
                <w:ilvl w:val="0"/>
                <w:numId w:val="92"/>
              </w:numPr>
              <w:ind w:firstLineChars="0"/>
              <w:rPr>
                <w:sz w:val="24"/>
                <w:szCs w:val="24"/>
              </w:rPr>
            </w:pPr>
            <w:r w:rsidRPr="00116F66">
              <w:rPr>
                <w:rFonts w:hint="eastAsia"/>
                <w:sz w:val="24"/>
                <w:szCs w:val="24"/>
              </w:rPr>
              <w:t>入驻商户</w:t>
            </w:r>
            <w:r w:rsidR="0009109D" w:rsidRPr="00116F66">
              <w:rPr>
                <w:rFonts w:hint="eastAsia"/>
                <w:sz w:val="24"/>
                <w:szCs w:val="24"/>
              </w:rPr>
              <w:t>支持线下收单业务及收单资金余利宝理财服务</w:t>
            </w:r>
          </w:p>
          <w:p w14:paraId="65879FE4" w14:textId="77777777" w:rsidR="0009109D" w:rsidRPr="00116F66" w:rsidRDefault="0009109D" w:rsidP="00116F66">
            <w:pPr>
              <w:pStyle w:val="a6"/>
              <w:numPr>
                <w:ilvl w:val="0"/>
                <w:numId w:val="92"/>
              </w:numPr>
              <w:ind w:firstLineChars="0"/>
              <w:rPr>
                <w:sz w:val="24"/>
                <w:szCs w:val="24"/>
              </w:rPr>
            </w:pPr>
            <w:r w:rsidRPr="00116F66">
              <w:rPr>
                <w:rFonts w:hint="eastAsia"/>
                <w:sz w:val="24"/>
                <w:szCs w:val="24"/>
              </w:rPr>
              <w:t>收单资金可选择</w:t>
            </w:r>
            <w:r w:rsidRPr="00116F66">
              <w:rPr>
                <w:sz w:val="24"/>
                <w:szCs w:val="24"/>
              </w:rPr>
              <w:t>T+0</w:t>
            </w:r>
            <w:r w:rsidRPr="00116F66">
              <w:rPr>
                <w:rFonts w:hint="eastAsia"/>
                <w:sz w:val="24"/>
                <w:szCs w:val="24"/>
              </w:rPr>
              <w:t>或</w:t>
            </w:r>
            <w:r w:rsidRPr="00116F66">
              <w:rPr>
                <w:sz w:val="24"/>
                <w:szCs w:val="24"/>
              </w:rPr>
              <w:t>T+1</w:t>
            </w:r>
            <w:r w:rsidRPr="00116F66">
              <w:rPr>
                <w:rFonts w:hint="eastAsia"/>
                <w:sz w:val="24"/>
                <w:szCs w:val="24"/>
              </w:rPr>
              <w:t>清算至余利宝账户</w:t>
            </w:r>
          </w:p>
          <w:p w14:paraId="431BAB1F" w14:textId="21F218FC" w:rsidR="0009109D" w:rsidRPr="00116F66" w:rsidRDefault="0009109D" w:rsidP="00116F66">
            <w:pPr>
              <w:pStyle w:val="a6"/>
              <w:numPr>
                <w:ilvl w:val="0"/>
                <w:numId w:val="92"/>
              </w:numPr>
              <w:ind w:firstLineChars="0"/>
              <w:rPr>
                <w:sz w:val="24"/>
                <w:szCs w:val="24"/>
              </w:rPr>
            </w:pPr>
            <w:r w:rsidRPr="00116F66">
              <w:rPr>
                <w:rFonts w:hint="eastAsia"/>
                <w:sz w:val="24"/>
                <w:szCs w:val="24"/>
              </w:rPr>
              <w:t>同步开通网商银行账户作为余利宝基金</w:t>
            </w:r>
          </w:p>
        </w:tc>
        <w:tc>
          <w:tcPr>
            <w:tcW w:w="3452" w:type="dxa"/>
          </w:tcPr>
          <w:p w14:paraId="1DB52C81" w14:textId="77777777" w:rsidR="0009413E" w:rsidRPr="00872A9E" w:rsidRDefault="0009413E" w:rsidP="00116F66">
            <w:pPr>
              <w:pStyle w:val="a6"/>
              <w:numPr>
                <w:ilvl w:val="0"/>
                <w:numId w:val="94"/>
              </w:numPr>
              <w:ind w:firstLineChars="0"/>
              <w:rPr>
                <w:sz w:val="24"/>
                <w:szCs w:val="24"/>
              </w:rPr>
            </w:pPr>
            <w:r w:rsidRPr="00872A9E">
              <w:rPr>
                <w:rFonts w:hint="eastAsia"/>
                <w:sz w:val="24"/>
                <w:szCs w:val="24"/>
              </w:rPr>
              <w:t>短信验证码</w:t>
            </w:r>
            <w:r w:rsidRPr="00872A9E">
              <w:rPr>
                <w:sz w:val="24"/>
                <w:szCs w:val="24"/>
              </w:rPr>
              <w:t>发送接口</w:t>
            </w:r>
          </w:p>
          <w:p w14:paraId="4A791BB7" w14:textId="77777777" w:rsidR="0009413E" w:rsidRDefault="0009413E" w:rsidP="00116F66">
            <w:pPr>
              <w:pStyle w:val="a6"/>
              <w:numPr>
                <w:ilvl w:val="0"/>
                <w:numId w:val="94"/>
              </w:numPr>
              <w:ind w:firstLineChars="0"/>
              <w:rPr>
                <w:sz w:val="24"/>
                <w:szCs w:val="24"/>
              </w:rPr>
            </w:pPr>
            <w:r>
              <w:rPr>
                <w:rFonts w:hint="eastAsia"/>
                <w:sz w:val="24"/>
                <w:szCs w:val="24"/>
              </w:rPr>
              <w:t>图片</w:t>
            </w:r>
            <w:r>
              <w:rPr>
                <w:sz w:val="24"/>
                <w:szCs w:val="24"/>
              </w:rPr>
              <w:t>上传接口</w:t>
            </w:r>
          </w:p>
          <w:p w14:paraId="62B5B8BA" w14:textId="7309DDA5" w:rsidR="00855F03" w:rsidRPr="00467E37" w:rsidRDefault="0009413E" w:rsidP="00855F03">
            <w:pPr>
              <w:pStyle w:val="a6"/>
              <w:numPr>
                <w:ilvl w:val="0"/>
                <w:numId w:val="94"/>
              </w:numPr>
              <w:ind w:firstLineChars="0"/>
              <w:rPr>
                <w:sz w:val="24"/>
                <w:szCs w:val="24"/>
              </w:rPr>
            </w:pPr>
            <w:r>
              <w:rPr>
                <w:rFonts w:hint="eastAsia"/>
                <w:sz w:val="24"/>
                <w:szCs w:val="24"/>
              </w:rPr>
              <w:t>商户</w:t>
            </w:r>
            <w:r>
              <w:rPr>
                <w:sz w:val="24"/>
                <w:szCs w:val="24"/>
              </w:rPr>
              <w:t>入驻申请接口</w:t>
            </w:r>
            <w:r w:rsidR="00855F03">
              <w:rPr>
                <w:rFonts w:hint="eastAsia"/>
                <w:sz w:val="24"/>
                <w:szCs w:val="24"/>
              </w:rPr>
              <w:t>（</w:t>
            </w:r>
            <w:r w:rsidR="00855F03">
              <w:rPr>
                <w:sz w:val="24"/>
                <w:szCs w:val="24"/>
              </w:rPr>
              <w:t>同时开</w:t>
            </w:r>
            <w:r w:rsidR="00855F03">
              <w:rPr>
                <w:rFonts w:hint="eastAsia"/>
                <w:sz w:val="24"/>
                <w:szCs w:val="24"/>
              </w:rPr>
              <w:t>银行</w:t>
            </w:r>
            <w:r w:rsidR="00855F03">
              <w:rPr>
                <w:sz w:val="24"/>
                <w:szCs w:val="24"/>
              </w:rPr>
              <w:t>账户）</w:t>
            </w:r>
          </w:p>
          <w:p w14:paraId="4EC58120" w14:textId="74F0069D" w:rsidR="0009413E" w:rsidRPr="00467E37" w:rsidRDefault="0009413E" w:rsidP="00855F03">
            <w:pPr>
              <w:pStyle w:val="a6"/>
              <w:numPr>
                <w:ilvl w:val="0"/>
                <w:numId w:val="94"/>
              </w:numPr>
              <w:ind w:firstLineChars="0"/>
              <w:rPr>
                <w:sz w:val="24"/>
                <w:szCs w:val="24"/>
              </w:rPr>
            </w:pPr>
            <w:r>
              <w:rPr>
                <w:rFonts w:hint="eastAsia"/>
                <w:sz w:val="24"/>
                <w:szCs w:val="24"/>
              </w:rPr>
              <w:t>商户</w:t>
            </w:r>
            <w:r>
              <w:rPr>
                <w:sz w:val="24"/>
                <w:szCs w:val="24"/>
              </w:rPr>
              <w:t>入驻结果查询接口</w:t>
            </w:r>
          </w:p>
          <w:p w14:paraId="3A9C233C" w14:textId="0A8CAD8D" w:rsidR="0009413E" w:rsidRPr="00116F66" w:rsidRDefault="0009413E" w:rsidP="00116F66">
            <w:pPr>
              <w:pStyle w:val="a6"/>
              <w:numPr>
                <w:ilvl w:val="0"/>
                <w:numId w:val="94"/>
              </w:numPr>
              <w:ind w:firstLineChars="0"/>
              <w:rPr>
                <w:sz w:val="24"/>
                <w:szCs w:val="24"/>
              </w:rPr>
            </w:pPr>
            <w:r>
              <w:rPr>
                <w:rFonts w:hint="eastAsia"/>
                <w:sz w:val="24"/>
                <w:szCs w:val="24"/>
              </w:rPr>
              <w:t>余利宝</w:t>
            </w:r>
            <w:r>
              <w:rPr>
                <w:sz w:val="24"/>
                <w:szCs w:val="24"/>
              </w:rPr>
              <w:t>签约接口</w:t>
            </w:r>
          </w:p>
          <w:p w14:paraId="02A50891" w14:textId="77777777" w:rsidR="0009413E" w:rsidRDefault="0009413E" w:rsidP="00116F66">
            <w:pPr>
              <w:pStyle w:val="a6"/>
              <w:numPr>
                <w:ilvl w:val="0"/>
                <w:numId w:val="94"/>
              </w:numPr>
              <w:ind w:firstLineChars="0"/>
              <w:rPr>
                <w:sz w:val="24"/>
                <w:szCs w:val="24"/>
              </w:rPr>
            </w:pPr>
            <w:r>
              <w:rPr>
                <w:rFonts w:hint="eastAsia"/>
                <w:sz w:val="24"/>
                <w:szCs w:val="24"/>
              </w:rPr>
              <w:t>商户</w:t>
            </w:r>
            <w:r>
              <w:rPr>
                <w:sz w:val="24"/>
                <w:szCs w:val="24"/>
              </w:rPr>
              <w:t>信息修改接口</w:t>
            </w:r>
          </w:p>
          <w:p w14:paraId="104655DB" w14:textId="77777777" w:rsidR="0009413E" w:rsidRDefault="0009413E" w:rsidP="00116F66">
            <w:pPr>
              <w:pStyle w:val="a6"/>
              <w:numPr>
                <w:ilvl w:val="0"/>
                <w:numId w:val="94"/>
              </w:numPr>
              <w:ind w:firstLineChars="0"/>
              <w:rPr>
                <w:sz w:val="24"/>
                <w:szCs w:val="24"/>
              </w:rPr>
            </w:pPr>
            <w:r>
              <w:rPr>
                <w:rFonts w:hint="eastAsia"/>
                <w:sz w:val="24"/>
                <w:szCs w:val="24"/>
              </w:rPr>
              <w:t>商户</w:t>
            </w:r>
            <w:r>
              <w:rPr>
                <w:sz w:val="24"/>
                <w:szCs w:val="24"/>
              </w:rPr>
              <w:t>信息查询接口</w:t>
            </w:r>
          </w:p>
          <w:p w14:paraId="7558685B" w14:textId="77777777" w:rsidR="0009413E" w:rsidRDefault="0009413E" w:rsidP="00116F66">
            <w:pPr>
              <w:pStyle w:val="a6"/>
              <w:numPr>
                <w:ilvl w:val="0"/>
                <w:numId w:val="94"/>
              </w:numPr>
              <w:ind w:firstLineChars="0"/>
              <w:rPr>
                <w:sz w:val="24"/>
                <w:szCs w:val="24"/>
              </w:rPr>
            </w:pPr>
            <w:r>
              <w:rPr>
                <w:rFonts w:hint="eastAsia"/>
                <w:sz w:val="24"/>
                <w:szCs w:val="24"/>
              </w:rPr>
              <w:t>商户</w:t>
            </w:r>
            <w:r>
              <w:rPr>
                <w:sz w:val="24"/>
                <w:szCs w:val="24"/>
              </w:rPr>
              <w:t>关闭接口</w:t>
            </w:r>
          </w:p>
          <w:p w14:paraId="5BA86BEF" w14:textId="4593EE6A" w:rsidR="0009413E" w:rsidRPr="00116F66" w:rsidRDefault="0009413E" w:rsidP="00116F66">
            <w:pPr>
              <w:rPr>
                <w:sz w:val="24"/>
                <w:szCs w:val="24"/>
              </w:rPr>
            </w:pPr>
            <w:r>
              <w:rPr>
                <w:rFonts w:hint="eastAsia"/>
                <w:sz w:val="24"/>
                <w:szCs w:val="24"/>
              </w:rPr>
              <w:t>10</w:t>
            </w:r>
            <w:r>
              <w:rPr>
                <w:rFonts w:hint="eastAsia"/>
                <w:sz w:val="24"/>
                <w:szCs w:val="24"/>
              </w:rPr>
              <w:t>、</w:t>
            </w:r>
            <w:r w:rsidRPr="00116F66">
              <w:rPr>
                <w:rFonts w:hint="eastAsia"/>
                <w:sz w:val="24"/>
                <w:szCs w:val="24"/>
              </w:rPr>
              <w:t>商户开启接口</w:t>
            </w:r>
          </w:p>
          <w:p w14:paraId="674199D8" w14:textId="2379448E" w:rsidR="0009413E" w:rsidRPr="00116F66" w:rsidRDefault="0009413E" w:rsidP="00116F66">
            <w:pPr>
              <w:rPr>
                <w:sz w:val="24"/>
                <w:szCs w:val="24"/>
              </w:rPr>
            </w:pPr>
            <w:r>
              <w:rPr>
                <w:rFonts w:hint="eastAsia"/>
                <w:sz w:val="24"/>
                <w:szCs w:val="24"/>
              </w:rPr>
              <w:t>11</w:t>
            </w:r>
            <w:r>
              <w:rPr>
                <w:rFonts w:hint="eastAsia"/>
                <w:sz w:val="24"/>
                <w:szCs w:val="24"/>
              </w:rPr>
              <w:t>、</w:t>
            </w:r>
            <w:r w:rsidRPr="00116F66">
              <w:rPr>
                <w:rFonts w:hint="eastAsia"/>
                <w:sz w:val="24"/>
                <w:szCs w:val="24"/>
              </w:rPr>
              <w:t>移动刷卡支付接口</w:t>
            </w:r>
          </w:p>
          <w:p w14:paraId="5AB7F47E" w14:textId="23C5546E" w:rsidR="0009413E" w:rsidRPr="00872A9E" w:rsidRDefault="0009413E" w:rsidP="0009413E">
            <w:pPr>
              <w:rPr>
                <w:sz w:val="24"/>
                <w:szCs w:val="24"/>
              </w:rPr>
            </w:pPr>
            <w:r>
              <w:rPr>
                <w:sz w:val="24"/>
                <w:szCs w:val="24"/>
              </w:rPr>
              <w:t>12</w:t>
            </w:r>
            <w:r>
              <w:rPr>
                <w:rFonts w:hint="eastAsia"/>
                <w:sz w:val="24"/>
                <w:szCs w:val="24"/>
              </w:rPr>
              <w:t>、</w:t>
            </w:r>
            <w:r w:rsidRPr="00872A9E">
              <w:rPr>
                <w:rFonts w:hint="eastAsia"/>
                <w:sz w:val="24"/>
                <w:szCs w:val="24"/>
              </w:rPr>
              <w:t>H5</w:t>
            </w:r>
            <w:r w:rsidRPr="00872A9E">
              <w:rPr>
                <w:rFonts w:hint="eastAsia"/>
                <w:sz w:val="24"/>
                <w:szCs w:val="24"/>
              </w:rPr>
              <w:t>支付</w:t>
            </w:r>
            <w:r w:rsidRPr="00872A9E">
              <w:rPr>
                <w:sz w:val="24"/>
                <w:szCs w:val="24"/>
              </w:rPr>
              <w:t>创建订单接口</w:t>
            </w:r>
          </w:p>
          <w:p w14:paraId="5E2B7DBB" w14:textId="3B231BAB" w:rsidR="0009413E" w:rsidRDefault="0009413E" w:rsidP="0009413E">
            <w:pPr>
              <w:rPr>
                <w:sz w:val="24"/>
                <w:szCs w:val="24"/>
              </w:rPr>
            </w:pPr>
            <w:r>
              <w:rPr>
                <w:rFonts w:hint="eastAsia"/>
                <w:sz w:val="24"/>
                <w:szCs w:val="24"/>
              </w:rPr>
              <w:t>13</w:t>
            </w:r>
            <w:r>
              <w:rPr>
                <w:rFonts w:hint="eastAsia"/>
                <w:sz w:val="24"/>
                <w:szCs w:val="24"/>
              </w:rPr>
              <w:t>、</w:t>
            </w:r>
            <w:r>
              <w:rPr>
                <w:sz w:val="24"/>
                <w:szCs w:val="24"/>
              </w:rPr>
              <w:t>创建订单结果通知接口</w:t>
            </w:r>
          </w:p>
          <w:p w14:paraId="458367B8" w14:textId="2E2205B6" w:rsidR="0009413E" w:rsidRDefault="0009413E" w:rsidP="0009413E">
            <w:pPr>
              <w:rPr>
                <w:sz w:val="24"/>
                <w:szCs w:val="24"/>
              </w:rPr>
            </w:pPr>
            <w:r>
              <w:rPr>
                <w:rFonts w:hint="eastAsia"/>
                <w:sz w:val="24"/>
                <w:szCs w:val="24"/>
              </w:rPr>
              <w:t>14</w:t>
            </w:r>
            <w:r>
              <w:rPr>
                <w:rFonts w:hint="eastAsia"/>
                <w:sz w:val="24"/>
                <w:szCs w:val="24"/>
              </w:rPr>
              <w:t>、</w:t>
            </w:r>
            <w:r>
              <w:rPr>
                <w:sz w:val="24"/>
                <w:szCs w:val="24"/>
              </w:rPr>
              <w:t>订单查询接口</w:t>
            </w:r>
          </w:p>
          <w:p w14:paraId="5D2ED030" w14:textId="7C6FD392" w:rsidR="0009413E" w:rsidRDefault="0009413E" w:rsidP="0009413E">
            <w:pPr>
              <w:rPr>
                <w:sz w:val="24"/>
                <w:szCs w:val="24"/>
              </w:rPr>
            </w:pPr>
            <w:r>
              <w:rPr>
                <w:rFonts w:hint="eastAsia"/>
                <w:sz w:val="24"/>
                <w:szCs w:val="24"/>
              </w:rPr>
              <w:t>15</w:t>
            </w:r>
            <w:r>
              <w:rPr>
                <w:rFonts w:hint="eastAsia"/>
                <w:sz w:val="24"/>
                <w:szCs w:val="24"/>
              </w:rPr>
              <w:t>、订单</w:t>
            </w:r>
            <w:r>
              <w:rPr>
                <w:sz w:val="24"/>
                <w:szCs w:val="24"/>
              </w:rPr>
              <w:t>关闭接口</w:t>
            </w:r>
          </w:p>
          <w:p w14:paraId="67F5B32D" w14:textId="55A42E49" w:rsidR="0009413E" w:rsidRDefault="0009413E" w:rsidP="0009413E">
            <w:pPr>
              <w:rPr>
                <w:sz w:val="24"/>
                <w:szCs w:val="24"/>
              </w:rPr>
            </w:pPr>
            <w:r>
              <w:rPr>
                <w:rFonts w:hint="eastAsia"/>
                <w:sz w:val="24"/>
                <w:szCs w:val="24"/>
              </w:rPr>
              <w:t>1</w:t>
            </w:r>
            <w:r>
              <w:rPr>
                <w:sz w:val="24"/>
                <w:szCs w:val="24"/>
              </w:rPr>
              <w:t>6</w:t>
            </w:r>
            <w:r>
              <w:rPr>
                <w:rFonts w:hint="eastAsia"/>
                <w:sz w:val="24"/>
                <w:szCs w:val="24"/>
              </w:rPr>
              <w:t>、</w:t>
            </w:r>
            <w:r>
              <w:rPr>
                <w:sz w:val="24"/>
                <w:szCs w:val="24"/>
              </w:rPr>
              <w:t>订单撤销接口</w:t>
            </w:r>
          </w:p>
          <w:p w14:paraId="57E7BB35" w14:textId="4012012C" w:rsidR="0009413E" w:rsidRDefault="0009413E" w:rsidP="0009413E">
            <w:pPr>
              <w:rPr>
                <w:sz w:val="24"/>
                <w:szCs w:val="24"/>
              </w:rPr>
            </w:pPr>
            <w:r>
              <w:rPr>
                <w:rFonts w:hint="eastAsia"/>
                <w:sz w:val="24"/>
                <w:szCs w:val="24"/>
              </w:rPr>
              <w:t>17</w:t>
            </w:r>
            <w:r>
              <w:rPr>
                <w:rFonts w:hint="eastAsia"/>
                <w:sz w:val="24"/>
                <w:szCs w:val="24"/>
              </w:rPr>
              <w:t>、</w:t>
            </w:r>
            <w:r>
              <w:rPr>
                <w:sz w:val="24"/>
                <w:szCs w:val="24"/>
              </w:rPr>
              <w:t>退款接口</w:t>
            </w:r>
          </w:p>
          <w:p w14:paraId="7005D5BD" w14:textId="2C18E3DE" w:rsidR="0009413E" w:rsidRDefault="0009413E" w:rsidP="0009413E">
            <w:pPr>
              <w:rPr>
                <w:sz w:val="24"/>
                <w:szCs w:val="24"/>
              </w:rPr>
            </w:pPr>
            <w:r>
              <w:rPr>
                <w:rFonts w:hint="eastAsia"/>
                <w:sz w:val="24"/>
                <w:szCs w:val="24"/>
              </w:rPr>
              <w:t>18</w:t>
            </w:r>
            <w:r>
              <w:rPr>
                <w:rFonts w:hint="eastAsia"/>
                <w:sz w:val="24"/>
                <w:szCs w:val="24"/>
              </w:rPr>
              <w:t>、退款</w:t>
            </w:r>
            <w:r>
              <w:rPr>
                <w:sz w:val="24"/>
                <w:szCs w:val="24"/>
              </w:rPr>
              <w:t>查询接口</w:t>
            </w:r>
          </w:p>
          <w:p w14:paraId="5287056D" w14:textId="2F281193" w:rsidR="00AD57EF" w:rsidRDefault="0009413E" w:rsidP="0009413E">
            <w:pPr>
              <w:rPr>
                <w:sz w:val="24"/>
                <w:szCs w:val="24"/>
              </w:rPr>
            </w:pPr>
            <w:r>
              <w:rPr>
                <w:rFonts w:hint="eastAsia"/>
                <w:sz w:val="24"/>
                <w:szCs w:val="24"/>
              </w:rPr>
              <w:t>19</w:t>
            </w:r>
            <w:r>
              <w:rPr>
                <w:rFonts w:hint="eastAsia"/>
                <w:sz w:val="24"/>
                <w:szCs w:val="24"/>
              </w:rPr>
              <w:t>、</w:t>
            </w:r>
            <w:r>
              <w:rPr>
                <w:sz w:val="24"/>
                <w:szCs w:val="24"/>
              </w:rPr>
              <w:t>对账文件下载</w:t>
            </w:r>
          </w:p>
          <w:p w14:paraId="4F28C6BC" w14:textId="683A0F39" w:rsidR="0009413E" w:rsidRDefault="0009413E" w:rsidP="0009413E">
            <w:pPr>
              <w:rPr>
                <w:sz w:val="24"/>
                <w:szCs w:val="24"/>
              </w:rPr>
            </w:pPr>
            <w:r>
              <w:rPr>
                <w:rFonts w:hint="eastAsia"/>
                <w:sz w:val="24"/>
                <w:szCs w:val="24"/>
              </w:rPr>
              <w:t>20</w:t>
            </w:r>
            <w:r>
              <w:rPr>
                <w:rFonts w:hint="eastAsia"/>
                <w:sz w:val="24"/>
                <w:szCs w:val="24"/>
              </w:rPr>
              <w:t>、商户</w:t>
            </w:r>
            <w:r>
              <w:rPr>
                <w:sz w:val="24"/>
                <w:szCs w:val="24"/>
              </w:rPr>
              <w:t>账户换绑卡接口</w:t>
            </w:r>
          </w:p>
          <w:p w14:paraId="1666EC74" w14:textId="77777777" w:rsidR="0009413E" w:rsidRDefault="0009413E" w:rsidP="0009413E">
            <w:pPr>
              <w:rPr>
                <w:sz w:val="24"/>
                <w:szCs w:val="24"/>
              </w:rPr>
            </w:pPr>
            <w:r>
              <w:rPr>
                <w:rFonts w:hint="eastAsia"/>
                <w:sz w:val="24"/>
                <w:szCs w:val="24"/>
              </w:rPr>
              <w:t>21</w:t>
            </w:r>
            <w:r>
              <w:rPr>
                <w:rFonts w:hint="eastAsia"/>
                <w:sz w:val="24"/>
                <w:szCs w:val="24"/>
              </w:rPr>
              <w:t>、</w:t>
            </w:r>
            <w:r>
              <w:rPr>
                <w:sz w:val="24"/>
                <w:szCs w:val="24"/>
              </w:rPr>
              <w:t>商户账户换绑</w:t>
            </w:r>
            <w:r>
              <w:rPr>
                <w:rFonts w:hint="eastAsia"/>
                <w:sz w:val="24"/>
                <w:szCs w:val="24"/>
              </w:rPr>
              <w:t>手机</w:t>
            </w:r>
            <w:r>
              <w:rPr>
                <w:sz w:val="24"/>
                <w:szCs w:val="24"/>
              </w:rPr>
              <w:t>接口</w:t>
            </w:r>
          </w:p>
          <w:p w14:paraId="044E1DCA" w14:textId="77777777" w:rsidR="0009413E" w:rsidRDefault="0009413E" w:rsidP="0009413E">
            <w:pPr>
              <w:rPr>
                <w:sz w:val="24"/>
                <w:szCs w:val="24"/>
              </w:rPr>
            </w:pPr>
            <w:r>
              <w:rPr>
                <w:rFonts w:hint="eastAsia"/>
                <w:sz w:val="24"/>
                <w:szCs w:val="24"/>
              </w:rPr>
              <w:t>22</w:t>
            </w:r>
            <w:r>
              <w:rPr>
                <w:rFonts w:hint="eastAsia"/>
                <w:sz w:val="24"/>
                <w:szCs w:val="24"/>
              </w:rPr>
              <w:t>、余利宝</w:t>
            </w:r>
            <w:r>
              <w:rPr>
                <w:sz w:val="24"/>
                <w:szCs w:val="24"/>
              </w:rPr>
              <w:t>签约查询接口</w:t>
            </w:r>
          </w:p>
          <w:p w14:paraId="2F24EFA0" w14:textId="77777777" w:rsidR="0009413E" w:rsidRDefault="0009413E" w:rsidP="0009413E">
            <w:pPr>
              <w:rPr>
                <w:sz w:val="24"/>
                <w:szCs w:val="24"/>
              </w:rPr>
            </w:pPr>
            <w:r>
              <w:rPr>
                <w:rFonts w:hint="eastAsia"/>
                <w:sz w:val="24"/>
                <w:szCs w:val="24"/>
              </w:rPr>
              <w:t>23</w:t>
            </w:r>
            <w:r>
              <w:rPr>
                <w:rFonts w:hint="eastAsia"/>
                <w:sz w:val="24"/>
                <w:szCs w:val="24"/>
              </w:rPr>
              <w:t>、</w:t>
            </w:r>
            <w:r>
              <w:rPr>
                <w:sz w:val="24"/>
                <w:szCs w:val="24"/>
              </w:rPr>
              <w:t>余利宝赎回预算接口</w:t>
            </w:r>
          </w:p>
          <w:p w14:paraId="04880AEA" w14:textId="77777777" w:rsidR="0009413E" w:rsidRDefault="0009413E" w:rsidP="0009413E">
            <w:pPr>
              <w:rPr>
                <w:sz w:val="24"/>
                <w:szCs w:val="24"/>
              </w:rPr>
            </w:pPr>
            <w:r>
              <w:rPr>
                <w:rFonts w:hint="eastAsia"/>
                <w:sz w:val="24"/>
                <w:szCs w:val="24"/>
              </w:rPr>
              <w:t>24</w:t>
            </w:r>
            <w:r>
              <w:rPr>
                <w:rFonts w:hint="eastAsia"/>
                <w:sz w:val="24"/>
                <w:szCs w:val="24"/>
              </w:rPr>
              <w:t>、余利宝</w:t>
            </w:r>
            <w:r>
              <w:rPr>
                <w:sz w:val="24"/>
                <w:szCs w:val="24"/>
              </w:rPr>
              <w:t>赎回到绑定卡接口</w:t>
            </w:r>
          </w:p>
          <w:p w14:paraId="6C842840" w14:textId="77777777" w:rsidR="0009413E" w:rsidRDefault="0009413E" w:rsidP="0009413E">
            <w:pPr>
              <w:rPr>
                <w:sz w:val="24"/>
                <w:szCs w:val="24"/>
              </w:rPr>
            </w:pPr>
            <w:r>
              <w:rPr>
                <w:rFonts w:hint="eastAsia"/>
                <w:sz w:val="24"/>
                <w:szCs w:val="24"/>
              </w:rPr>
              <w:t>25</w:t>
            </w:r>
            <w:r>
              <w:rPr>
                <w:rFonts w:hint="eastAsia"/>
                <w:sz w:val="24"/>
                <w:szCs w:val="24"/>
              </w:rPr>
              <w:t>、</w:t>
            </w:r>
            <w:r>
              <w:rPr>
                <w:sz w:val="24"/>
                <w:szCs w:val="24"/>
              </w:rPr>
              <w:t>余利宝账户收益查询接口</w:t>
            </w:r>
          </w:p>
          <w:p w14:paraId="5A2FF124" w14:textId="77777777" w:rsidR="0009413E" w:rsidRDefault="0009413E" w:rsidP="0009413E">
            <w:pPr>
              <w:rPr>
                <w:sz w:val="24"/>
                <w:szCs w:val="24"/>
              </w:rPr>
            </w:pPr>
            <w:r>
              <w:rPr>
                <w:rFonts w:hint="eastAsia"/>
                <w:sz w:val="24"/>
                <w:szCs w:val="24"/>
              </w:rPr>
              <w:t>26</w:t>
            </w:r>
            <w:r>
              <w:rPr>
                <w:rFonts w:hint="eastAsia"/>
                <w:sz w:val="24"/>
                <w:szCs w:val="24"/>
              </w:rPr>
              <w:t>、余利宝</w:t>
            </w:r>
            <w:r>
              <w:rPr>
                <w:sz w:val="24"/>
                <w:szCs w:val="24"/>
              </w:rPr>
              <w:t>交易历史查询接口</w:t>
            </w:r>
          </w:p>
          <w:p w14:paraId="1780AD8A" w14:textId="39DD590E" w:rsidR="0009413E" w:rsidRPr="00116F66" w:rsidRDefault="0009413E" w:rsidP="0009413E">
            <w:pPr>
              <w:rPr>
                <w:sz w:val="24"/>
                <w:szCs w:val="24"/>
              </w:rPr>
            </w:pPr>
            <w:r>
              <w:rPr>
                <w:rFonts w:hint="eastAsia"/>
                <w:sz w:val="24"/>
                <w:szCs w:val="24"/>
              </w:rPr>
              <w:t>2</w:t>
            </w:r>
            <w:r>
              <w:rPr>
                <w:sz w:val="24"/>
                <w:szCs w:val="24"/>
              </w:rPr>
              <w:t>7</w:t>
            </w:r>
            <w:r>
              <w:rPr>
                <w:rFonts w:hint="eastAsia"/>
                <w:sz w:val="24"/>
                <w:szCs w:val="24"/>
              </w:rPr>
              <w:t>、</w:t>
            </w:r>
            <w:r>
              <w:rPr>
                <w:sz w:val="24"/>
                <w:szCs w:val="24"/>
              </w:rPr>
              <w:t>余利宝行情信息查询接口</w:t>
            </w:r>
          </w:p>
        </w:tc>
      </w:tr>
      <w:tr w:rsidR="00AD57EF" w14:paraId="6585019E" w14:textId="77777777" w:rsidTr="00116F66">
        <w:tc>
          <w:tcPr>
            <w:tcW w:w="1384" w:type="dxa"/>
          </w:tcPr>
          <w:p w14:paraId="729916C3" w14:textId="77777777" w:rsidR="00AD57EF" w:rsidRPr="00116F66" w:rsidRDefault="00AD57EF" w:rsidP="00AD57EF">
            <w:pPr>
              <w:rPr>
                <w:sz w:val="24"/>
                <w:szCs w:val="24"/>
              </w:rPr>
            </w:pPr>
          </w:p>
        </w:tc>
        <w:tc>
          <w:tcPr>
            <w:tcW w:w="3686" w:type="dxa"/>
          </w:tcPr>
          <w:p w14:paraId="760B2BE0" w14:textId="77777777" w:rsidR="00AD57EF" w:rsidRPr="00116F66" w:rsidRDefault="00AD57EF" w:rsidP="00AD57EF">
            <w:pPr>
              <w:rPr>
                <w:sz w:val="24"/>
                <w:szCs w:val="24"/>
              </w:rPr>
            </w:pPr>
          </w:p>
        </w:tc>
        <w:tc>
          <w:tcPr>
            <w:tcW w:w="3452" w:type="dxa"/>
          </w:tcPr>
          <w:p w14:paraId="259F2617" w14:textId="77777777" w:rsidR="00AD57EF" w:rsidRPr="00116F66" w:rsidRDefault="00AD57EF" w:rsidP="00AD57EF">
            <w:pPr>
              <w:rPr>
                <w:sz w:val="24"/>
                <w:szCs w:val="24"/>
              </w:rPr>
            </w:pPr>
          </w:p>
        </w:tc>
      </w:tr>
      <w:tr w:rsidR="00AD57EF" w14:paraId="20B4DE7D" w14:textId="77777777" w:rsidTr="00116F66">
        <w:tc>
          <w:tcPr>
            <w:tcW w:w="1384" w:type="dxa"/>
          </w:tcPr>
          <w:p w14:paraId="3A9BEC41" w14:textId="77777777" w:rsidR="00AD57EF" w:rsidRPr="00116F66" w:rsidRDefault="00AD57EF" w:rsidP="00AD57EF">
            <w:pPr>
              <w:rPr>
                <w:sz w:val="24"/>
                <w:szCs w:val="24"/>
              </w:rPr>
            </w:pPr>
          </w:p>
        </w:tc>
        <w:tc>
          <w:tcPr>
            <w:tcW w:w="3686" w:type="dxa"/>
          </w:tcPr>
          <w:p w14:paraId="0AC35BFF" w14:textId="77777777" w:rsidR="00AD57EF" w:rsidRPr="00116F66" w:rsidRDefault="00AD57EF" w:rsidP="00AD57EF">
            <w:pPr>
              <w:rPr>
                <w:sz w:val="24"/>
                <w:szCs w:val="24"/>
              </w:rPr>
            </w:pPr>
          </w:p>
        </w:tc>
        <w:tc>
          <w:tcPr>
            <w:tcW w:w="3452" w:type="dxa"/>
          </w:tcPr>
          <w:p w14:paraId="03AD0C13" w14:textId="77777777" w:rsidR="00AD57EF" w:rsidRPr="00116F66" w:rsidRDefault="00AD57EF" w:rsidP="00AD57EF">
            <w:pPr>
              <w:rPr>
                <w:sz w:val="24"/>
                <w:szCs w:val="24"/>
              </w:rPr>
            </w:pPr>
          </w:p>
        </w:tc>
      </w:tr>
      <w:tr w:rsidR="00AD57EF" w14:paraId="07360030" w14:textId="77777777" w:rsidTr="00116F66">
        <w:tc>
          <w:tcPr>
            <w:tcW w:w="1384" w:type="dxa"/>
          </w:tcPr>
          <w:p w14:paraId="55C833FB" w14:textId="77777777" w:rsidR="00AD57EF" w:rsidRPr="00116F66" w:rsidRDefault="00AD57EF" w:rsidP="00AD57EF">
            <w:pPr>
              <w:rPr>
                <w:sz w:val="24"/>
                <w:szCs w:val="24"/>
              </w:rPr>
            </w:pPr>
          </w:p>
        </w:tc>
        <w:tc>
          <w:tcPr>
            <w:tcW w:w="3686" w:type="dxa"/>
          </w:tcPr>
          <w:p w14:paraId="7C7F0477" w14:textId="77777777" w:rsidR="00AD57EF" w:rsidRPr="00116F66" w:rsidRDefault="00AD57EF" w:rsidP="00AD57EF">
            <w:pPr>
              <w:rPr>
                <w:sz w:val="24"/>
                <w:szCs w:val="24"/>
              </w:rPr>
            </w:pPr>
          </w:p>
        </w:tc>
        <w:tc>
          <w:tcPr>
            <w:tcW w:w="3452" w:type="dxa"/>
          </w:tcPr>
          <w:p w14:paraId="2FDB32BB" w14:textId="77777777" w:rsidR="00AD57EF" w:rsidRPr="00116F66" w:rsidRDefault="00AD57EF" w:rsidP="00AD57EF">
            <w:pPr>
              <w:rPr>
                <w:sz w:val="24"/>
                <w:szCs w:val="24"/>
              </w:rPr>
            </w:pPr>
          </w:p>
        </w:tc>
      </w:tr>
      <w:tr w:rsidR="00AD57EF" w14:paraId="1CB5441E" w14:textId="77777777" w:rsidTr="00116F66">
        <w:tc>
          <w:tcPr>
            <w:tcW w:w="1384" w:type="dxa"/>
          </w:tcPr>
          <w:p w14:paraId="3DB1D328" w14:textId="77777777" w:rsidR="00AD57EF" w:rsidRPr="00116F66" w:rsidRDefault="00AD57EF" w:rsidP="00AD57EF">
            <w:pPr>
              <w:rPr>
                <w:sz w:val="24"/>
                <w:szCs w:val="24"/>
              </w:rPr>
            </w:pPr>
          </w:p>
        </w:tc>
        <w:tc>
          <w:tcPr>
            <w:tcW w:w="3686" w:type="dxa"/>
          </w:tcPr>
          <w:p w14:paraId="69FE7554" w14:textId="77777777" w:rsidR="00AD57EF" w:rsidRPr="00116F66" w:rsidRDefault="00AD57EF" w:rsidP="00AD57EF">
            <w:pPr>
              <w:rPr>
                <w:sz w:val="24"/>
                <w:szCs w:val="24"/>
              </w:rPr>
            </w:pPr>
          </w:p>
        </w:tc>
        <w:tc>
          <w:tcPr>
            <w:tcW w:w="3452" w:type="dxa"/>
          </w:tcPr>
          <w:p w14:paraId="61E80283" w14:textId="77777777" w:rsidR="00AD57EF" w:rsidRPr="00116F66" w:rsidRDefault="00AD57EF" w:rsidP="00AD57EF">
            <w:pPr>
              <w:rPr>
                <w:sz w:val="24"/>
                <w:szCs w:val="24"/>
              </w:rPr>
            </w:pPr>
          </w:p>
        </w:tc>
      </w:tr>
    </w:tbl>
    <w:p w14:paraId="370B25C1" w14:textId="77777777" w:rsidR="00AD57EF" w:rsidRPr="0082772F" w:rsidRDefault="00AD57EF" w:rsidP="00116F66"/>
    <w:p w14:paraId="646917DB" w14:textId="77777777" w:rsidR="001046DF" w:rsidRDefault="001046DF" w:rsidP="001046DF">
      <w:pPr>
        <w:pStyle w:val="1"/>
      </w:pPr>
      <w:r>
        <w:rPr>
          <w:rFonts w:hint="eastAsia"/>
        </w:rPr>
        <w:lastRenderedPageBreak/>
        <w:t>系统接口</w:t>
      </w:r>
      <w:r>
        <w:t>说明</w:t>
      </w:r>
    </w:p>
    <w:p w14:paraId="2EC524AC" w14:textId="77777777" w:rsidR="001046DF" w:rsidRDefault="001046DF" w:rsidP="001046DF">
      <w:pPr>
        <w:pStyle w:val="2"/>
      </w:pPr>
      <w:r>
        <w:rPr>
          <w:rFonts w:hint="eastAsia"/>
        </w:rPr>
        <w:t>交易</w:t>
      </w:r>
      <w:r>
        <w:t>辅助功能</w:t>
      </w:r>
      <w:r>
        <w:rPr>
          <w:rFonts w:hint="eastAsia"/>
        </w:rPr>
        <w:t>部分</w:t>
      </w:r>
    </w:p>
    <w:p w14:paraId="5C1C947A" w14:textId="77777777" w:rsidR="001046DF" w:rsidRDefault="001046DF" w:rsidP="001046DF">
      <w:pPr>
        <w:pStyle w:val="3"/>
        <w:jc w:val="left"/>
      </w:pPr>
      <w:r>
        <w:rPr>
          <w:rFonts w:hint="eastAsia"/>
        </w:rPr>
        <w:t>短信</w:t>
      </w:r>
      <w:r>
        <w:t>验证码发送</w:t>
      </w:r>
      <w:r>
        <w:rPr>
          <w:rFonts w:hint="eastAsia"/>
        </w:rPr>
        <w:t>接口</w:t>
      </w:r>
      <w:r w:rsidRPr="001046DF">
        <w:rPr>
          <w:sz w:val="24"/>
        </w:rPr>
        <w:t>&lt;ant.mybank.merchantprod.sendsmscode&gt;</w:t>
      </w:r>
    </w:p>
    <w:p w14:paraId="4F78FCC9" w14:textId="77777777" w:rsidR="001046DF" w:rsidRDefault="001046DF" w:rsidP="001046DF">
      <w:pPr>
        <w:spacing w:line="360" w:lineRule="auto"/>
        <w:ind w:firstLineChars="200" w:firstLine="480"/>
        <w:rPr>
          <w:sz w:val="24"/>
          <w:szCs w:val="24"/>
        </w:rPr>
      </w:pPr>
      <w:r>
        <w:rPr>
          <w:rFonts w:hint="eastAsia"/>
          <w:sz w:val="24"/>
          <w:szCs w:val="24"/>
        </w:rPr>
        <w:t>合作方在商户</w:t>
      </w:r>
      <w:r>
        <w:rPr>
          <w:sz w:val="24"/>
          <w:szCs w:val="24"/>
        </w:rPr>
        <w:t>进驻、</w:t>
      </w:r>
      <w:r>
        <w:rPr>
          <w:rFonts w:hint="eastAsia"/>
          <w:sz w:val="24"/>
          <w:szCs w:val="24"/>
        </w:rPr>
        <w:t>开通银行</w:t>
      </w:r>
      <w:r>
        <w:rPr>
          <w:sz w:val="24"/>
          <w:szCs w:val="24"/>
        </w:rPr>
        <w:t>账户、更换绑定银行卡、更换手机号</w:t>
      </w:r>
      <w:r>
        <w:rPr>
          <w:rFonts w:hint="eastAsia"/>
          <w:sz w:val="24"/>
          <w:szCs w:val="24"/>
        </w:rPr>
        <w:t>、</w:t>
      </w:r>
      <w:r>
        <w:rPr>
          <w:sz w:val="24"/>
          <w:szCs w:val="24"/>
        </w:rPr>
        <w:t>账户或余利宝提现</w:t>
      </w:r>
      <w:r>
        <w:rPr>
          <w:rFonts w:hint="eastAsia"/>
          <w:sz w:val="24"/>
          <w:szCs w:val="24"/>
        </w:rPr>
        <w:t>等</w:t>
      </w:r>
      <w:r>
        <w:rPr>
          <w:sz w:val="24"/>
          <w:szCs w:val="24"/>
        </w:rPr>
        <w:t>流程</w:t>
      </w:r>
      <w:r>
        <w:rPr>
          <w:rFonts w:hint="eastAsia"/>
          <w:sz w:val="24"/>
          <w:szCs w:val="24"/>
        </w:rPr>
        <w:t>中，基于</w:t>
      </w:r>
      <w:r>
        <w:rPr>
          <w:sz w:val="24"/>
          <w:szCs w:val="24"/>
        </w:rPr>
        <w:t>风险</w:t>
      </w:r>
      <w:r>
        <w:rPr>
          <w:rFonts w:hint="eastAsia"/>
          <w:sz w:val="24"/>
          <w:szCs w:val="24"/>
        </w:rPr>
        <w:t>控制</w:t>
      </w:r>
      <w:r>
        <w:rPr>
          <w:sz w:val="24"/>
          <w:szCs w:val="24"/>
        </w:rPr>
        <w:t>的需要，需要</w:t>
      </w:r>
      <w:r>
        <w:rPr>
          <w:rFonts w:hint="eastAsia"/>
          <w:sz w:val="24"/>
          <w:szCs w:val="24"/>
        </w:rPr>
        <w:t>客户</w:t>
      </w:r>
      <w:r>
        <w:rPr>
          <w:sz w:val="24"/>
          <w:szCs w:val="24"/>
        </w:rPr>
        <w:t>触发网商短信验证</w:t>
      </w:r>
      <w:r>
        <w:rPr>
          <w:rFonts w:hint="eastAsia"/>
          <w:sz w:val="24"/>
          <w:szCs w:val="24"/>
        </w:rPr>
        <w:t>码</w:t>
      </w:r>
      <w:r>
        <w:rPr>
          <w:sz w:val="24"/>
          <w:szCs w:val="24"/>
        </w:rPr>
        <w:t>校验的机制</w:t>
      </w:r>
      <w:r w:rsidRPr="00820707">
        <w:rPr>
          <w:rFonts w:hint="eastAsia"/>
          <w:sz w:val="24"/>
          <w:szCs w:val="24"/>
        </w:rPr>
        <w:t>。</w:t>
      </w:r>
      <w:r>
        <w:rPr>
          <w:rFonts w:hint="eastAsia"/>
          <w:sz w:val="24"/>
          <w:szCs w:val="24"/>
        </w:rPr>
        <w:t>合作方</w:t>
      </w:r>
      <w:r>
        <w:rPr>
          <w:sz w:val="24"/>
          <w:szCs w:val="24"/>
        </w:rPr>
        <w:t>可通过</w:t>
      </w:r>
      <w:r>
        <w:rPr>
          <w:rFonts w:hint="eastAsia"/>
          <w:sz w:val="24"/>
          <w:szCs w:val="24"/>
        </w:rPr>
        <w:t>调用</w:t>
      </w:r>
      <w:r>
        <w:rPr>
          <w:sz w:val="24"/>
          <w:szCs w:val="24"/>
        </w:rPr>
        <w:t>本接口</w:t>
      </w:r>
      <w:r>
        <w:rPr>
          <w:rFonts w:hint="eastAsia"/>
          <w:sz w:val="24"/>
          <w:szCs w:val="24"/>
        </w:rPr>
        <w:t>触发</w:t>
      </w:r>
      <w:r>
        <w:rPr>
          <w:sz w:val="24"/>
          <w:szCs w:val="24"/>
        </w:rPr>
        <w:t>短信验证码</w:t>
      </w:r>
      <w:r>
        <w:rPr>
          <w:rFonts w:hint="eastAsia"/>
          <w:sz w:val="24"/>
          <w:szCs w:val="24"/>
        </w:rPr>
        <w:t>，</w:t>
      </w:r>
      <w:r>
        <w:rPr>
          <w:sz w:val="24"/>
          <w:szCs w:val="24"/>
        </w:rPr>
        <w:t>并在</w:t>
      </w:r>
      <w:r>
        <w:rPr>
          <w:rFonts w:hint="eastAsia"/>
          <w:sz w:val="24"/>
          <w:szCs w:val="24"/>
        </w:rPr>
        <w:t>其他</w:t>
      </w:r>
      <w:r>
        <w:rPr>
          <w:sz w:val="24"/>
          <w:szCs w:val="24"/>
        </w:rPr>
        <w:t>交易中</w:t>
      </w:r>
      <w:r>
        <w:rPr>
          <w:rFonts w:hint="eastAsia"/>
          <w:sz w:val="24"/>
          <w:szCs w:val="24"/>
        </w:rPr>
        <w:t>上送</w:t>
      </w:r>
      <w:r>
        <w:rPr>
          <w:sz w:val="24"/>
          <w:szCs w:val="24"/>
        </w:rPr>
        <w:t>此验证码。</w:t>
      </w:r>
    </w:p>
    <w:p w14:paraId="6F869D82" w14:textId="77777777" w:rsidR="001046DF" w:rsidRDefault="001046DF" w:rsidP="001046DF">
      <w:pPr>
        <w:spacing w:line="360" w:lineRule="auto"/>
        <w:ind w:firstLineChars="200" w:firstLine="480"/>
        <w:rPr>
          <w:sz w:val="24"/>
          <w:szCs w:val="24"/>
        </w:rPr>
      </w:pPr>
      <w:r>
        <w:rPr>
          <w:rFonts w:hint="eastAsia"/>
          <w:sz w:val="24"/>
          <w:szCs w:val="24"/>
        </w:rPr>
        <w:t>短信</w:t>
      </w:r>
      <w:r>
        <w:rPr>
          <w:sz w:val="24"/>
          <w:szCs w:val="24"/>
        </w:rPr>
        <w:t>发送有并发数量限制，须大量请求请提前报备。</w:t>
      </w:r>
    </w:p>
    <w:p w14:paraId="1A55730C" w14:textId="77777777" w:rsidR="001046DF" w:rsidRDefault="001046DF" w:rsidP="001046DF">
      <w:pPr>
        <w:pStyle w:val="4"/>
        <w:numPr>
          <w:ilvl w:val="0"/>
          <w:numId w:val="0"/>
        </w:numPr>
        <w:ind w:left="864" w:hanging="864"/>
      </w:pPr>
      <w:r>
        <w:rPr>
          <w:rFonts w:hint="eastAsia"/>
        </w:rPr>
        <w:t>请求报文</w:t>
      </w:r>
    </w:p>
    <w:tbl>
      <w:tblPr>
        <w:tblStyle w:val="a9"/>
        <w:tblW w:w="5000" w:type="pct"/>
        <w:tblLayout w:type="fixed"/>
        <w:tblLook w:val="04A0" w:firstRow="1" w:lastRow="0" w:firstColumn="1" w:lastColumn="0" w:noHBand="0" w:noVBand="1"/>
      </w:tblPr>
      <w:tblGrid>
        <w:gridCol w:w="417"/>
        <w:gridCol w:w="1217"/>
        <w:gridCol w:w="2189"/>
        <w:gridCol w:w="1134"/>
        <w:gridCol w:w="567"/>
        <w:gridCol w:w="708"/>
        <w:gridCol w:w="2064"/>
      </w:tblGrid>
      <w:tr w:rsidR="001046DF" w:rsidRPr="00CB1278" w14:paraId="38AD4982" w14:textId="77777777" w:rsidTr="00AA2783">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2B5FB6" w14:textId="77777777" w:rsidR="001046DF" w:rsidRPr="00BC504A" w:rsidRDefault="001046DF" w:rsidP="00AA2783">
            <w:pPr>
              <w:rPr>
                <w:rFonts w:asciiTheme="minorEastAsia" w:eastAsiaTheme="minorEastAsia" w:hAnsiTheme="minorEastAsia"/>
                <w:b/>
              </w:rPr>
            </w:pPr>
            <w:r>
              <w:rPr>
                <w:rFonts w:asciiTheme="minorEastAsia" w:eastAsiaTheme="minorEastAsia" w:hAnsiTheme="minorEastAsia" w:hint="eastAsia"/>
                <w:b/>
              </w:rPr>
              <w:t>序号</w:t>
            </w:r>
          </w:p>
        </w:tc>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03A67B" w14:textId="77777777" w:rsidR="001046DF" w:rsidRPr="00BC504A" w:rsidRDefault="001046DF" w:rsidP="00AA2783">
            <w:pPr>
              <w:rPr>
                <w:rFonts w:asciiTheme="minorEastAsia" w:eastAsiaTheme="minorEastAsia" w:hAnsiTheme="minorEastAsia"/>
                <w:b/>
              </w:rPr>
            </w:pPr>
            <w:r w:rsidRPr="00BC504A">
              <w:rPr>
                <w:rFonts w:asciiTheme="minorEastAsia" w:eastAsiaTheme="minorEastAsia" w:hAnsiTheme="minorEastAsia" w:hint="eastAsia"/>
                <w:b/>
              </w:rPr>
              <w:t>参数名</w:t>
            </w:r>
          </w:p>
        </w:tc>
        <w:tc>
          <w:tcPr>
            <w:tcW w:w="13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167C98"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6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6D11A"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3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8BEA"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84760F"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24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B2066D"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1046DF" w:rsidRPr="00CB1278" w14:paraId="5DB8849F" w14:textId="77777777" w:rsidTr="00AA2783">
        <w:trPr>
          <w:trHeight w:val="287"/>
        </w:trPr>
        <w:tc>
          <w:tcPr>
            <w:tcW w:w="251" w:type="pct"/>
          </w:tcPr>
          <w:p w14:paraId="6AE9C5C2" w14:textId="77777777" w:rsidR="001046DF" w:rsidRPr="00BC504A" w:rsidRDefault="001046DF" w:rsidP="006A0DBC">
            <w:pPr>
              <w:pStyle w:val="a6"/>
              <w:numPr>
                <w:ilvl w:val="0"/>
                <w:numId w:val="12"/>
              </w:numPr>
              <w:ind w:firstLineChars="0"/>
              <w:rPr>
                <w:rFonts w:asciiTheme="minorEastAsia" w:eastAsiaTheme="minorEastAsia" w:hAnsiTheme="minorEastAsia"/>
                <w:sz w:val="18"/>
                <w:szCs w:val="18"/>
              </w:rPr>
            </w:pPr>
          </w:p>
        </w:tc>
        <w:tc>
          <w:tcPr>
            <w:tcW w:w="733" w:type="pct"/>
            <w:shd w:val="clear" w:color="auto" w:fill="auto"/>
          </w:tcPr>
          <w:p w14:paraId="255492E6" w14:textId="77777777" w:rsidR="001046DF" w:rsidRPr="00BA7A82"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I</w:t>
            </w:r>
            <w:r w:rsidRPr="00991833">
              <w:rPr>
                <w:rFonts w:asciiTheme="minorEastAsia" w:eastAsiaTheme="minorEastAsia" w:hAnsiTheme="minorEastAsia" w:hint="eastAsia"/>
                <w:color w:val="000000"/>
                <w:sz w:val="18"/>
                <w:szCs w:val="18"/>
              </w:rPr>
              <w:t>svOrgId</w:t>
            </w:r>
          </w:p>
        </w:tc>
        <w:tc>
          <w:tcPr>
            <w:tcW w:w="1319" w:type="pct"/>
            <w:shd w:val="clear" w:color="auto" w:fill="auto"/>
          </w:tcPr>
          <w:p w14:paraId="389438ED" w14:textId="77777777" w:rsidR="001046DF" w:rsidRPr="00CB1278"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合作方机构号（网商银行分配）</w:t>
            </w:r>
          </w:p>
        </w:tc>
        <w:tc>
          <w:tcPr>
            <w:tcW w:w="683" w:type="pct"/>
            <w:tcBorders>
              <w:top w:val="single" w:sz="4" w:space="0" w:color="auto"/>
              <w:left w:val="single" w:sz="4" w:space="0" w:color="auto"/>
              <w:bottom w:val="single" w:sz="4" w:space="0" w:color="auto"/>
              <w:right w:val="single" w:sz="4" w:space="0" w:color="auto"/>
            </w:tcBorders>
          </w:tcPr>
          <w:p w14:paraId="2958BEDB" w14:textId="77777777" w:rsidR="001046DF" w:rsidRPr="00CB1278"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4C9E9A78" w14:textId="77777777" w:rsidR="001046DF" w:rsidRPr="00CB1278"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tcBorders>
              <w:top w:val="single" w:sz="4" w:space="0" w:color="auto"/>
              <w:left w:val="single" w:sz="4" w:space="0" w:color="auto"/>
              <w:bottom w:val="single" w:sz="4" w:space="0" w:color="auto"/>
              <w:right w:val="single" w:sz="4" w:space="0" w:color="auto"/>
            </w:tcBorders>
          </w:tcPr>
          <w:p w14:paraId="7B98CF4C" w14:textId="77777777" w:rsidR="001046DF" w:rsidRPr="00BA7A82"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244" w:type="pct"/>
            <w:tcBorders>
              <w:top w:val="single" w:sz="4" w:space="0" w:color="auto"/>
              <w:left w:val="single" w:sz="4" w:space="0" w:color="auto"/>
              <w:bottom w:val="single" w:sz="4" w:space="0" w:color="auto"/>
              <w:right w:val="single" w:sz="4" w:space="0" w:color="auto"/>
            </w:tcBorders>
          </w:tcPr>
          <w:p w14:paraId="3055916B" w14:textId="77777777" w:rsidR="001046DF" w:rsidRPr="00AA4538" w:rsidRDefault="001046DF" w:rsidP="00AA2783">
            <w:pPr>
              <w:rPr>
                <w:rFonts w:asciiTheme="minorHAnsi" w:eastAsiaTheme="minorEastAsia" w:hAnsiTheme="minorHAnsi"/>
                <w:sz w:val="18"/>
                <w:szCs w:val="18"/>
              </w:rPr>
            </w:pPr>
            <w:r w:rsidRPr="003542DC">
              <w:rPr>
                <w:rFonts w:asciiTheme="minorHAnsi" w:eastAsiaTheme="minorEastAsia" w:hAnsiTheme="minorHAnsi"/>
                <w:sz w:val="18"/>
                <w:szCs w:val="18"/>
              </w:rPr>
              <w:t>202210000000000001025</w:t>
            </w:r>
          </w:p>
        </w:tc>
      </w:tr>
      <w:tr w:rsidR="001046DF" w:rsidRPr="00CB1278" w14:paraId="09F1CCCD" w14:textId="77777777" w:rsidTr="00AA2783">
        <w:trPr>
          <w:trHeight w:val="287"/>
        </w:trPr>
        <w:tc>
          <w:tcPr>
            <w:tcW w:w="251" w:type="pct"/>
          </w:tcPr>
          <w:p w14:paraId="0AC49DEF" w14:textId="77777777" w:rsidR="001046DF" w:rsidRPr="00BC504A" w:rsidRDefault="001046DF" w:rsidP="006A0DBC">
            <w:pPr>
              <w:pStyle w:val="a6"/>
              <w:numPr>
                <w:ilvl w:val="0"/>
                <w:numId w:val="12"/>
              </w:numPr>
              <w:ind w:firstLineChars="0"/>
              <w:rPr>
                <w:rFonts w:asciiTheme="minorEastAsia" w:eastAsiaTheme="minorEastAsia" w:hAnsiTheme="minorEastAsia"/>
                <w:sz w:val="18"/>
                <w:szCs w:val="18"/>
              </w:rPr>
            </w:pPr>
          </w:p>
        </w:tc>
        <w:tc>
          <w:tcPr>
            <w:tcW w:w="733" w:type="pct"/>
            <w:shd w:val="clear" w:color="auto" w:fill="auto"/>
          </w:tcPr>
          <w:p w14:paraId="33EB88F5"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B</w:t>
            </w:r>
            <w:r>
              <w:rPr>
                <w:rFonts w:asciiTheme="minorEastAsia" w:eastAsiaTheme="minorEastAsia" w:hAnsiTheme="minorEastAsia"/>
                <w:sz w:val="18"/>
                <w:szCs w:val="18"/>
              </w:rPr>
              <w:t>izType</w:t>
            </w:r>
          </w:p>
        </w:tc>
        <w:tc>
          <w:tcPr>
            <w:tcW w:w="1319" w:type="pct"/>
            <w:shd w:val="clear" w:color="auto" w:fill="auto"/>
          </w:tcPr>
          <w:p w14:paraId="6DF1DC25" w14:textId="77777777" w:rsidR="001046DF" w:rsidRDefault="001046DF"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短信业务类型。本短信</w:t>
            </w:r>
            <w:r>
              <w:rPr>
                <w:rFonts w:asciiTheme="minorEastAsia" w:eastAsiaTheme="minorEastAsia" w:hAnsiTheme="minorEastAsia"/>
                <w:sz w:val="18"/>
                <w:szCs w:val="18"/>
              </w:rPr>
              <w:t>验证码对应的业务。</w:t>
            </w:r>
            <w:r>
              <w:rPr>
                <w:rFonts w:asciiTheme="minorEastAsia" w:eastAsiaTheme="minorEastAsia" w:hAnsiTheme="minorEastAsia" w:hint="eastAsia"/>
                <w:sz w:val="18"/>
                <w:szCs w:val="18"/>
              </w:rPr>
              <w:t>可选值</w:t>
            </w:r>
            <w:r>
              <w:rPr>
                <w:rFonts w:asciiTheme="minorEastAsia" w:eastAsiaTheme="minorEastAsia" w:hAnsiTheme="minorEastAsia"/>
                <w:sz w:val="18"/>
                <w:szCs w:val="18"/>
              </w:rPr>
              <w:t>：</w:t>
            </w:r>
          </w:p>
          <w:p w14:paraId="729759AB" w14:textId="77777777" w:rsidR="001046DF" w:rsidRDefault="001046DF"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01：</w:t>
            </w:r>
            <w:r w:rsidRPr="00437BDD">
              <w:rPr>
                <w:rFonts w:asciiTheme="minorEastAsia" w:eastAsiaTheme="minorEastAsia" w:hAnsiTheme="minorEastAsia" w:hint="eastAsia"/>
                <w:sz w:val="18"/>
                <w:szCs w:val="18"/>
              </w:rPr>
              <w:t>开通</w:t>
            </w:r>
            <w:r>
              <w:rPr>
                <w:rFonts w:asciiTheme="minorEastAsia" w:eastAsiaTheme="minorEastAsia" w:hAnsiTheme="minorEastAsia" w:hint="eastAsia"/>
                <w:sz w:val="18"/>
                <w:szCs w:val="18"/>
              </w:rPr>
              <w:t>银行</w:t>
            </w:r>
            <w:r w:rsidRPr="00437BDD">
              <w:rPr>
                <w:rFonts w:asciiTheme="minorEastAsia" w:eastAsiaTheme="minorEastAsia" w:hAnsiTheme="minorEastAsia" w:hint="eastAsia"/>
                <w:sz w:val="18"/>
                <w:szCs w:val="18"/>
              </w:rPr>
              <w:t xml:space="preserve">账户 </w:t>
            </w:r>
          </w:p>
          <w:p w14:paraId="3357FA6B" w14:textId="77777777" w:rsidR="001046DF" w:rsidRDefault="001046DF"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02：</w:t>
            </w:r>
            <w:r w:rsidRPr="00437BDD">
              <w:rPr>
                <w:rFonts w:asciiTheme="minorEastAsia" w:eastAsiaTheme="minorEastAsia" w:hAnsiTheme="minorEastAsia" w:hint="eastAsia"/>
                <w:sz w:val="18"/>
                <w:szCs w:val="18"/>
              </w:rPr>
              <w:t xml:space="preserve">换绑银行卡 </w:t>
            </w:r>
          </w:p>
          <w:p w14:paraId="512EBA1B" w14:textId="77777777" w:rsidR="001046DF" w:rsidRDefault="001046DF"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03：更换</w:t>
            </w:r>
            <w:r>
              <w:rPr>
                <w:rFonts w:asciiTheme="minorEastAsia" w:eastAsiaTheme="minorEastAsia" w:hAnsiTheme="minorEastAsia"/>
                <w:sz w:val="18"/>
                <w:szCs w:val="18"/>
              </w:rPr>
              <w:t>银行预留</w:t>
            </w:r>
            <w:r>
              <w:rPr>
                <w:rFonts w:asciiTheme="minorEastAsia" w:eastAsiaTheme="minorEastAsia" w:hAnsiTheme="minorEastAsia" w:hint="eastAsia"/>
                <w:sz w:val="18"/>
                <w:szCs w:val="18"/>
              </w:rPr>
              <w:t>手机号</w:t>
            </w:r>
          </w:p>
          <w:p w14:paraId="08A6727B" w14:textId="77777777" w:rsidR="001046DF" w:rsidRDefault="001046DF"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0</w:t>
            </w:r>
            <w:r>
              <w:rPr>
                <w:rFonts w:asciiTheme="minorEastAsia" w:eastAsiaTheme="minorEastAsia" w:hAnsiTheme="minorEastAsia"/>
                <w:sz w:val="18"/>
                <w:szCs w:val="18"/>
              </w:rPr>
              <w:t>4</w:t>
            </w:r>
            <w:r>
              <w:rPr>
                <w:rFonts w:asciiTheme="minorEastAsia" w:eastAsiaTheme="minorEastAsia" w:hAnsiTheme="minorEastAsia" w:hint="eastAsia"/>
                <w:sz w:val="18"/>
                <w:szCs w:val="18"/>
              </w:rPr>
              <w:t>：商户入驻</w:t>
            </w:r>
            <w:r>
              <w:rPr>
                <w:rFonts w:asciiTheme="minorEastAsia" w:eastAsiaTheme="minorEastAsia" w:hAnsiTheme="minorEastAsia"/>
                <w:sz w:val="18"/>
                <w:szCs w:val="18"/>
              </w:rPr>
              <w:t>申请</w:t>
            </w:r>
          </w:p>
          <w:p w14:paraId="49FE5BC5" w14:textId="77777777" w:rsidR="001046DF" w:rsidRDefault="001046DF" w:rsidP="00AA2783">
            <w:pPr>
              <w:rPr>
                <w:rFonts w:asciiTheme="minorEastAsia" w:eastAsiaTheme="minorEastAsia" w:hAnsiTheme="minorEastAsia"/>
                <w:sz w:val="18"/>
                <w:szCs w:val="18"/>
              </w:rPr>
            </w:pPr>
            <w:r>
              <w:rPr>
                <w:rFonts w:asciiTheme="minorEastAsia" w:eastAsiaTheme="minorEastAsia" w:hAnsiTheme="minorEastAsia"/>
                <w:sz w:val="18"/>
                <w:szCs w:val="18"/>
              </w:rPr>
              <w:t>05</w:t>
            </w:r>
            <w:r>
              <w:rPr>
                <w:rFonts w:asciiTheme="minorEastAsia" w:eastAsiaTheme="minorEastAsia" w:hAnsiTheme="minorEastAsia" w:hint="eastAsia"/>
                <w:sz w:val="18"/>
                <w:szCs w:val="18"/>
              </w:rPr>
              <w:t>：余利宝</w:t>
            </w:r>
            <w:r>
              <w:rPr>
                <w:rFonts w:asciiTheme="minorEastAsia" w:eastAsiaTheme="minorEastAsia" w:hAnsiTheme="minorEastAsia"/>
                <w:sz w:val="18"/>
                <w:szCs w:val="18"/>
              </w:rPr>
              <w:t>提现</w:t>
            </w:r>
          </w:p>
          <w:p w14:paraId="748295E6" w14:textId="06A156ED" w:rsidR="006F2925" w:rsidRPr="00991833" w:rsidRDefault="006F2925"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06：</w:t>
            </w:r>
            <w:r>
              <w:rPr>
                <w:rFonts w:asciiTheme="minorEastAsia" w:eastAsiaTheme="minorEastAsia" w:hAnsiTheme="minorEastAsia"/>
                <w:sz w:val="18"/>
                <w:szCs w:val="18"/>
              </w:rPr>
              <w:t>商户入驻及开通</w:t>
            </w:r>
            <w:r>
              <w:rPr>
                <w:rFonts w:asciiTheme="minorEastAsia" w:eastAsiaTheme="minorEastAsia" w:hAnsiTheme="minorEastAsia" w:hint="eastAsia"/>
                <w:sz w:val="18"/>
                <w:szCs w:val="18"/>
              </w:rPr>
              <w:t>银行</w:t>
            </w:r>
            <w:r>
              <w:rPr>
                <w:rFonts w:asciiTheme="minorEastAsia" w:eastAsiaTheme="minorEastAsia" w:hAnsiTheme="minorEastAsia"/>
                <w:sz w:val="18"/>
                <w:szCs w:val="18"/>
              </w:rPr>
              <w:t>账户</w:t>
            </w:r>
          </w:p>
        </w:tc>
        <w:tc>
          <w:tcPr>
            <w:tcW w:w="683" w:type="pct"/>
            <w:tcBorders>
              <w:top w:val="single" w:sz="4" w:space="0" w:color="auto"/>
              <w:left w:val="single" w:sz="4" w:space="0" w:color="auto"/>
              <w:bottom w:val="single" w:sz="4" w:space="0" w:color="auto"/>
              <w:right w:val="single" w:sz="4" w:space="0" w:color="auto"/>
            </w:tcBorders>
          </w:tcPr>
          <w:p w14:paraId="50BD81C1"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1127A3DB"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8</w:t>
            </w:r>
          </w:p>
        </w:tc>
        <w:tc>
          <w:tcPr>
            <w:tcW w:w="427" w:type="pct"/>
            <w:tcBorders>
              <w:top w:val="single" w:sz="4" w:space="0" w:color="auto"/>
              <w:left w:val="single" w:sz="4" w:space="0" w:color="auto"/>
              <w:bottom w:val="single" w:sz="4" w:space="0" w:color="auto"/>
              <w:right w:val="single" w:sz="4" w:space="0" w:color="auto"/>
            </w:tcBorders>
          </w:tcPr>
          <w:p w14:paraId="38C5BAC3"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244" w:type="pct"/>
            <w:tcBorders>
              <w:top w:val="single" w:sz="4" w:space="0" w:color="auto"/>
              <w:left w:val="single" w:sz="4" w:space="0" w:color="auto"/>
              <w:bottom w:val="single" w:sz="4" w:space="0" w:color="auto"/>
              <w:right w:val="single" w:sz="4" w:space="0" w:color="auto"/>
            </w:tcBorders>
          </w:tcPr>
          <w:p w14:paraId="149A9925" w14:textId="77777777" w:rsidR="001046DF" w:rsidRPr="003542DC" w:rsidRDefault="001046DF" w:rsidP="00AA2783">
            <w:pPr>
              <w:rPr>
                <w:rFonts w:asciiTheme="minorHAnsi" w:eastAsiaTheme="minorEastAsia" w:hAnsiTheme="minorHAnsi"/>
                <w:sz w:val="18"/>
                <w:szCs w:val="18"/>
              </w:rPr>
            </w:pPr>
            <w:r>
              <w:rPr>
                <w:rFonts w:asciiTheme="minorHAnsi" w:eastAsiaTheme="minorEastAsia" w:hAnsiTheme="minorHAnsi" w:hint="eastAsia"/>
                <w:sz w:val="18"/>
                <w:szCs w:val="18"/>
              </w:rPr>
              <w:t>0</w:t>
            </w:r>
            <w:r w:rsidRPr="00AA4538">
              <w:rPr>
                <w:rFonts w:asciiTheme="minorHAnsi" w:eastAsiaTheme="minorEastAsia" w:hAnsiTheme="minorHAnsi" w:hint="eastAsia"/>
                <w:sz w:val="18"/>
                <w:szCs w:val="18"/>
              </w:rPr>
              <w:t>1</w:t>
            </w:r>
          </w:p>
        </w:tc>
      </w:tr>
      <w:tr w:rsidR="001046DF" w:rsidRPr="00CB1278" w14:paraId="5B163F75" w14:textId="77777777" w:rsidTr="00AA2783">
        <w:trPr>
          <w:trHeight w:val="287"/>
        </w:trPr>
        <w:tc>
          <w:tcPr>
            <w:tcW w:w="251" w:type="pct"/>
          </w:tcPr>
          <w:p w14:paraId="1C4A9C55" w14:textId="77777777" w:rsidR="001046DF" w:rsidRPr="00BC504A" w:rsidRDefault="001046DF" w:rsidP="006A0DBC">
            <w:pPr>
              <w:pStyle w:val="a6"/>
              <w:numPr>
                <w:ilvl w:val="0"/>
                <w:numId w:val="12"/>
              </w:numPr>
              <w:ind w:firstLineChars="0"/>
              <w:rPr>
                <w:rFonts w:asciiTheme="minorEastAsia" w:eastAsiaTheme="minorEastAsia" w:hAnsiTheme="minorEastAsia"/>
                <w:sz w:val="18"/>
                <w:szCs w:val="18"/>
              </w:rPr>
            </w:pPr>
          </w:p>
        </w:tc>
        <w:tc>
          <w:tcPr>
            <w:tcW w:w="733" w:type="pct"/>
            <w:shd w:val="clear" w:color="auto" w:fill="auto"/>
          </w:tcPr>
          <w:p w14:paraId="755C23C5"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MerchantId</w:t>
            </w:r>
          </w:p>
        </w:tc>
        <w:tc>
          <w:tcPr>
            <w:tcW w:w="1319" w:type="pct"/>
            <w:shd w:val="clear" w:color="auto" w:fill="auto"/>
          </w:tcPr>
          <w:p w14:paraId="6AD533ED" w14:textId="1E7A3A52" w:rsidR="001046DF" w:rsidRPr="00991833"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商户号。网商为</w:t>
            </w:r>
            <w:r>
              <w:rPr>
                <w:rFonts w:asciiTheme="minorEastAsia" w:eastAsiaTheme="minorEastAsia" w:hAnsiTheme="minorEastAsia"/>
                <w:color w:val="000000"/>
                <w:sz w:val="18"/>
                <w:szCs w:val="18"/>
              </w:rPr>
              <w:t>商户分配的</w:t>
            </w: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号</w:t>
            </w:r>
            <w:r w:rsidR="00B52F88">
              <w:rPr>
                <w:rFonts w:asciiTheme="minorEastAsia" w:eastAsiaTheme="minorEastAsia" w:hAnsiTheme="minorEastAsia" w:hint="eastAsia"/>
                <w:color w:val="000000"/>
                <w:sz w:val="18"/>
                <w:szCs w:val="18"/>
              </w:rPr>
              <w:t>，</w:t>
            </w:r>
            <w:r w:rsidR="00B52F88">
              <w:rPr>
                <w:rFonts w:asciiTheme="minorEastAsia" w:eastAsiaTheme="minorEastAsia" w:hAnsiTheme="minorEastAsia"/>
                <w:color w:val="000000"/>
                <w:sz w:val="18"/>
                <w:szCs w:val="18"/>
              </w:rPr>
              <w:t>通过商户入驻</w:t>
            </w:r>
            <w:r w:rsidR="00B52F88">
              <w:rPr>
                <w:rFonts w:asciiTheme="minorEastAsia" w:eastAsiaTheme="minorEastAsia" w:hAnsiTheme="minorEastAsia" w:hint="eastAsia"/>
                <w:color w:val="000000"/>
                <w:sz w:val="18"/>
                <w:szCs w:val="18"/>
              </w:rPr>
              <w:t>结果</w:t>
            </w:r>
            <w:r w:rsidR="00B52F88">
              <w:rPr>
                <w:rFonts w:asciiTheme="minorEastAsia" w:eastAsiaTheme="minorEastAsia" w:hAnsiTheme="minorEastAsia"/>
                <w:color w:val="000000"/>
                <w:sz w:val="18"/>
                <w:szCs w:val="18"/>
              </w:rPr>
              <w:t>查询</w:t>
            </w:r>
            <w:r w:rsidR="00B52F88">
              <w:rPr>
                <w:rFonts w:asciiTheme="minorEastAsia" w:eastAsiaTheme="minorEastAsia" w:hAnsiTheme="minorEastAsia" w:hint="eastAsia"/>
                <w:color w:val="000000"/>
                <w:sz w:val="18"/>
                <w:szCs w:val="18"/>
              </w:rPr>
              <w:t>接口</w:t>
            </w:r>
            <w:r w:rsidR="00B52F88">
              <w:rPr>
                <w:rFonts w:asciiTheme="minorEastAsia" w:eastAsiaTheme="minorEastAsia" w:hAnsiTheme="minorEastAsia"/>
                <w:color w:val="000000"/>
                <w:sz w:val="18"/>
                <w:szCs w:val="18"/>
              </w:rPr>
              <w:t>获取</w:t>
            </w:r>
            <w:r>
              <w:rPr>
                <w:rFonts w:asciiTheme="minorEastAsia" w:eastAsiaTheme="minorEastAsia" w:hAnsiTheme="minorEastAsia"/>
                <w:color w:val="000000"/>
                <w:sz w:val="18"/>
                <w:szCs w:val="18"/>
              </w:rPr>
              <w:t>。当</w:t>
            </w:r>
            <w:r>
              <w:rPr>
                <w:rFonts w:asciiTheme="minorHAnsi" w:eastAsiaTheme="minorEastAsia" w:hAnsiTheme="minorHAnsi" w:hint="eastAsia"/>
                <w:sz w:val="18"/>
                <w:szCs w:val="18"/>
              </w:rPr>
              <w:t>BizType</w:t>
            </w:r>
            <w:r>
              <w:rPr>
                <w:rFonts w:asciiTheme="minorHAnsi" w:eastAsiaTheme="minorEastAsia" w:hAnsiTheme="minorHAnsi" w:hint="eastAsia"/>
                <w:sz w:val="18"/>
                <w:szCs w:val="18"/>
              </w:rPr>
              <w:t>为</w:t>
            </w:r>
            <w:r>
              <w:rPr>
                <w:rFonts w:asciiTheme="minorHAnsi" w:eastAsiaTheme="minorEastAsia" w:hAnsiTheme="minorHAnsi" w:hint="eastAsia"/>
                <w:sz w:val="18"/>
                <w:szCs w:val="18"/>
              </w:rPr>
              <w:t>02</w:t>
            </w:r>
            <w:r>
              <w:rPr>
                <w:rFonts w:asciiTheme="minorHAnsi" w:eastAsiaTheme="minorEastAsia" w:hAnsiTheme="minorHAnsi" w:hint="eastAsia"/>
                <w:sz w:val="18"/>
                <w:szCs w:val="18"/>
              </w:rPr>
              <w:t>、</w:t>
            </w:r>
            <w:r>
              <w:rPr>
                <w:rFonts w:asciiTheme="minorHAnsi" w:eastAsiaTheme="minorEastAsia" w:hAnsiTheme="minorHAnsi" w:hint="eastAsia"/>
                <w:sz w:val="18"/>
                <w:szCs w:val="18"/>
              </w:rPr>
              <w:t>03</w:t>
            </w:r>
            <w:r>
              <w:rPr>
                <w:rFonts w:asciiTheme="minorHAnsi" w:eastAsiaTheme="minorEastAsia" w:hAnsiTheme="minorHAnsi" w:hint="eastAsia"/>
                <w:sz w:val="18"/>
                <w:szCs w:val="18"/>
              </w:rPr>
              <w:t>、</w:t>
            </w:r>
            <w:r>
              <w:rPr>
                <w:rFonts w:asciiTheme="minorHAnsi" w:eastAsiaTheme="minorEastAsia" w:hAnsiTheme="minorHAnsi" w:hint="eastAsia"/>
                <w:sz w:val="18"/>
                <w:szCs w:val="18"/>
              </w:rPr>
              <w:t>05</w:t>
            </w:r>
            <w:r>
              <w:rPr>
                <w:rFonts w:asciiTheme="minorHAnsi" w:eastAsiaTheme="minorEastAsia" w:hAnsiTheme="minorHAnsi" w:hint="eastAsia"/>
                <w:sz w:val="18"/>
                <w:szCs w:val="18"/>
              </w:rPr>
              <w:t>时必填</w:t>
            </w:r>
            <w:r w:rsidR="00E235DC">
              <w:rPr>
                <w:rFonts w:asciiTheme="minorHAnsi" w:eastAsiaTheme="minorEastAsia" w:hAnsiTheme="minorHAnsi" w:hint="eastAsia"/>
                <w:sz w:val="18"/>
                <w:szCs w:val="18"/>
              </w:rPr>
              <w:t>，</w:t>
            </w:r>
            <w:r w:rsidR="00E235DC">
              <w:rPr>
                <w:rFonts w:asciiTheme="minorHAnsi" w:eastAsiaTheme="minorEastAsia" w:hAnsiTheme="minorHAnsi"/>
                <w:sz w:val="18"/>
                <w:szCs w:val="18"/>
              </w:rPr>
              <w:t>其余情况不可填。</w:t>
            </w:r>
          </w:p>
        </w:tc>
        <w:tc>
          <w:tcPr>
            <w:tcW w:w="683" w:type="pct"/>
            <w:tcBorders>
              <w:top w:val="single" w:sz="4" w:space="0" w:color="auto"/>
              <w:left w:val="single" w:sz="4" w:space="0" w:color="auto"/>
              <w:bottom w:val="single" w:sz="4" w:space="0" w:color="auto"/>
              <w:right w:val="single" w:sz="4" w:space="0" w:color="auto"/>
            </w:tcBorders>
          </w:tcPr>
          <w:p w14:paraId="1035F294"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00A7C567"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tcBorders>
              <w:top w:val="single" w:sz="4" w:space="0" w:color="auto"/>
              <w:left w:val="single" w:sz="4" w:space="0" w:color="auto"/>
              <w:bottom w:val="single" w:sz="4" w:space="0" w:color="auto"/>
              <w:right w:val="single" w:sz="4" w:space="0" w:color="auto"/>
            </w:tcBorders>
          </w:tcPr>
          <w:p w14:paraId="3F4CA548"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1244" w:type="pct"/>
            <w:tcBorders>
              <w:top w:val="single" w:sz="4" w:space="0" w:color="auto"/>
              <w:left w:val="single" w:sz="4" w:space="0" w:color="auto"/>
              <w:bottom w:val="single" w:sz="4" w:space="0" w:color="auto"/>
              <w:right w:val="single" w:sz="4" w:space="0" w:color="auto"/>
            </w:tcBorders>
          </w:tcPr>
          <w:p w14:paraId="7A6DA314" w14:textId="651F2F7A" w:rsidR="001046DF" w:rsidRPr="003542DC" w:rsidRDefault="00B52F88" w:rsidP="00AA2783">
            <w:pPr>
              <w:rPr>
                <w:rFonts w:asciiTheme="minorHAnsi" w:eastAsiaTheme="minorEastAsia" w:hAnsiTheme="minorHAnsi"/>
                <w:sz w:val="18"/>
                <w:szCs w:val="18"/>
              </w:rPr>
            </w:pPr>
            <w:r w:rsidRPr="00B52F88">
              <w:rPr>
                <w:rFonts w:asciiTheme="minorHAnsi" w:eastAsiaTheme="minorEastAsia" w:hAnsiTheme="minorHAnsi"/>
                <w:sz w:val="18"/>
                <w:szCs w:val="18"/>
              </w:rPr>
              <w:t>226801000000002315934</w:t>
            </w:r>
            <w:r w:rsidRPr="00B52F88" w:rsidDel="00B52F88">
              <w:rPr>
                <w:rFonts w:asciiTheme="minorHAnsi" w:eastAsiaTheme="minorEastAsia" w:hAnsiTheme="minorHAnsi" w:hint="eastAsia"/>
                <w:sz w:val="18"/>
                <w:szCs w:val="18"/>
              </w:rPr>
              <w:t xml:space="preserve"> </w:t>
            </w:r>
          </w:p>
        </w:tc>
      </w:tr>
      <w:tr w:rsidR="001046DF" w:rsidRPr="003D09B9" w14:paraId="3E055804" w14:textId="77777777" w:rsidTr="00AA2783">
        <w:trPr>
          <w:trHeight w:val="287"/>
        </w:trPr>
        <w:tc>
          <w:tcPr>
            <w:tcW w:w="251" w:type="pct"/>
          </w:tcPr>
          <w:p w14:paraId="7F8D5BD1" w14:textId="77777777" w:rsidR="001046DF" w:rsidRPr="00BC504A" w:rsidRDefault="001046DF" w:rsidP="006A0DBC">
            <w:pPr>
              <w:pStyle w:val="a6"/>
              <w:numPr>
                <w:ilvl w:val="0"/>
                <w:numId w:val="12"/>
              </w:numPr>
              <w:ind w:firstLineChars="0"/>
              <w:rPr>
                <w:rFonts w:asciiTheme="minorEastAsia" w:eastAsiaTheme="minorEastAsia" w:hAnsiTheme="minorEastAsia"/>
                <w:sz w:val="18"/>
                <w:szCs w:val="18"/>
              </w:rPr>
            </w:pPr>
          </w:p>
        </w:tc>
        <w:tc>
          <w:tcPr>
            <w:tcW w:w="733" w:type="pct"/>
          </w:tcPr>
          <w:p w14:paraId="6D086BD7" w14:textId="77777777" w:rsidR="001046DF" w:rsidRPr="003D09B9" w:rsidRDefault="001046DF"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Mobile</w:t>
            </w:r>
          </w:p>
        </w:tc>
        <w:tc>
          <w:tcPr>
            <w:tcW w:w="1319" w:type="pct"/>
          </w:tcPr>
          <w:p w14:paraId="771E0E50" w14:textId="34ED4074" w:rsidR="001046DF" w:rsidRPr="003D09B9" w:rsidRDefault="001046DF"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手机号。</w:t>
            </w:r>
            <w:r>
              <w:rPr>
                <w:rFonts w:asciiTheme="minorEastAsia" w:eastAsiaTheme="minorEastAsia" w:hAnsiTheme="minorEastAsia"/>
                <w:sz w:val="18"/>
                <w:szCs w:val="18"/>
              </w:rPr>
              <w:t>短信验证码接受手机号。当</w:t>
            </w:r>
            <w:r>
              <w:rPr>
                <w:rFonts w:asciiTheme="minorHAnsi" w:eastAsiaTheme="minorEastAsia" w:hAnsiTheme="minorHAnsi" w:hint="eastAsia"/>
                <w:sz w:val="18"/>
                <w:szCs w:val="18"/>
              </w:rPr>
              <w:t>BizType</w:t>
            </w:r>
            <w:r>
              <w:rPr>
                <w:rFonts w:asciiTheme="minorHAnsi" w:eastAsiaTheme="minorEastAsia" w:hAnsiTheme="minorHAnsi" w:hint="eastAsia"/>
                <w:sz w:val="18"/>
                <w:szCs w:val="18"/>
              </w:rPr>
              <w:t>为</w:t>
            </w:r>
            <w:r>
              <w:rPr>
                <w:rFonts w:asciiTheme="minorHAnsi" w:eastAsiaTheme="minorEastAsia" w:hAnsiTheme="minorHAnsi" w:hint="eastAsia"/>
                <w:sz w:val="18"/>
                <w:szCs w:val="18"/>
              </w:rPr>
              <w:t>01</w:t>
            </w:r>
            <w:r>
              <w:rPr>
                <w:rFonts w:asciiTheme="minorHAnsi" w:eastAsiaTheme="minorEastAsia" w:hAnsiTheme="minorHAnsi" w:hint="eastAsia"/>
                <w:sz w:val="18"/>
                <w:szCs w:val="18"/>
              </w:rPr>
              <w:t>、</w:t>
            </w:r>
            <w:r>
              <w:rPr>
                <w:rFonts w:asciiTheme="minorHAnsi" w:eastAsiaTheme="minorEastAsia" w:hAnsiTheme="minorHAnsi" w:hint="eastAsia"/>
                <w:sz w:val="18"/>
                <w:szCs w:val="18"/>
              </w:rPr>
              <w:t>03</w:t>
            </w:r>
            <w:r>
              <w:rPr>
                <w:rFonts w:asciiTheme="minorHAnsi" w:eastAsiaTheme="minorEastAsia" w:hAnsiTheme="minorHAnsi" w:hint="eastAsia"/>
                <w:sz w:val="18"/>
                <w:szCs w:val="18"/>
              </w:rPr>
              <w:t>、</w:t>
            </w:r>
            <w:r>
              <w:rPr>
                <w:rFonts w:asciiTheme="minorHAnsi" w:eastAsiaTheme="minorEastAsia" w:hAnsiTheme="minorHAnsi" w:hint="eastAsia"/>
                <w:sz w:val="18"/>
                <w:szCs w:val="18"/>
              </w:rPr>
              <w:t>04</w:t>
            </w:r>
            <w:r w:rsidR="000A1B60">
              <w:rPr>
                <w:rFonts w:asciiTheme="minorHAnsi" w:eastAsiaTheme="minorEastAsia" w:hAnsiTheme="minorHAnsi" w:hint="eastAsia"/>
                <w:sz w:val="18"/>
                <w:szCs w:val="18"/>
              </w:rPr>
              <w:t>、</w:t>
            </w:r>
            <w:r w:rsidR="000A1B60">
              <w:rPr>
                <w:rFonts w:asciiTheme="minorHAnsi" w:eastAsiaTheme="minorEastAsia" w:hAnsiTheme="minorHAnsi" w:hint="eastAsia"/>
                <w:sz w:val="18"/>
                <w:szCs w:val="18"/>
              </w:rPr>
              <w:t>06</w:t>
            </w:r>
            <w:r>
              <w:rPr>
                <w:rFonts w:asciiTheme="minorHAnsi" w:eastAsiaTheme="minorEastAsia" w:hAnsiTheme="minorHAnsi" w:hint="eastAsia"/>
                <w:sz w:val="18"/>
                <w:szCs w:val="18"/>
              </w:rPr>
              <w:t>时必填</w:t>
            </w:r>
            <w:r w:rsidR="00E235DC">
              <w:rPr>
                <w:rFonts w:asciiTheme="minorHAnsi" w:eastAsiaTheme="minorEastAsia" w:hAnsiTheme="minorHAnsi" w:hint="eastAsia"/>
                <w:sz w:val="18"/>
                <w:szCs w:val="18"/>
              </w:rPr>
              <w:t>，其余</w:t>
            </w:r>
            <w:r w:rsidR="00E235DC">
              <w:rPr>
                <w:rFonts w:asciiTheme="minorHAnsi" w:eastAsiaTheme="minorEastAsia" w:hAnsiTheme="minorHAnsi"/>
                <w:sz w:val="18"/>
                <w:szCs w:val="18"/>
              </w:rPr>
              <w:t>情况不可填</w:t>
            </w:r>
            <w:r w:rsidR="00E235DC">
              <w:rPr>
                <w:rFonts w:asciiTheme="minorHAnsi" w:eastAsiaTheme="minorEastAsia" w:hAnsiTheme="minorHAnsi" w:hint="eastAsia"/>
                <w:sz w:val="18"/>
                <w:szCs w:val="18"/>
              </w:rPr>
              <w:t>。</w:t>
            </w:r>
          </w:p>
        </w:tc>
        <w:tc>
          <w:tcPr>
            <w:tcW w:w="683" w:type="pct"/>
          </w:tcPr>
          <w:p w14:paraId="571812F7" w14:textId="77777777" w:rsidR="001046DF" w:rsidRPr="003D09B9" w:rsidRDefault="001046DF"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String</w:t>
            </w:r>
          </w:p>
        </w:tc>
        <w:tc>
          <w:tcPr>
            <w:tcW w:w="342" w:type="pct"/>
          </w:tcPr>
          <w:p w14:paraId="519C69F7" w14:textId="77777777" w:rsidR="001046DF" w:rsidRPr="003D09B9" w:rsidRDefault="001046DF" w:rsidP="00AA2783">
            <w:pPr>
              <w:rPr>
                <w:rFonts w:asciiTheme="minorEastAsia" w:eastAsiaTheme="minorEastAsia" w:hAnsiTheme="minorEastAsia"/>
                <w:bCs/>
                <w:sz w:val="18"/>
                <w:szCs w:val="18"/>
              </w:rPr>
            </w:pPr>
            <w:r>
              <w:rPr>
                <w:rFonts w:asciiTheme="minorEastAsia" w:eastAsiaTheme="minorEastAsia" w:hAnsiTheme="minorEastAsia"/>
                <w:sz w:val="18"/>
                <w:szCs w:val="18"/>
              </w:rPr>
              <w:t>32</w:t>
            </w:r>
          </w:p>
        </w:tc>
        <w:tc>
          <w:tcPr>
            <w:tcW w:w="427" w:type="pct"/>
          </w:tcPr>
          <w:p w14:paraId="789A1992" w14:textId="77777777" w:rsidR="001046DF" w:rsidRPr="003D09B9" w:rsidRDefault="001046DF"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C</w:t>
            </w:r>
          </w:p>
        </w:tc>
        <w:tc>
          <w:tcPr>
            <w:tcW w:w="1244" w:type="pct"/>
          </w:tcPr>
          <w:p w14:paraId="4AD3E502" w14:textId="77777777" w:rsidR="001046DF" w:rsidRPr="00AA4538" w:rsidRDefault="001046DF" w:rsidP="00AA2783">
            <w:pPr>
              <w:rPr>
                <w:rFonts w:asciiTheme="minorHAnsi" w:eastAsiaTheme="minorEastAsia" w:hAnsiTheme="minorHAnsi"/>
                <w:sz w:val="18"/>
                <w:szCs w:val="18"/>
              </w:rPr>
            </w:pPr>
            <w:r w:rsidRPr="00AA4538">
              <w:rPr>
                <w:rFonts w:asciiTheme="minorHAnsi" w:eastAsiaTheme="minorEastAsia" w:hAnsiTheme="minorHAnsi" w:hint="eastAsia"/>
                <w:sz w:val="18"/>
                <w:szCs w:val="18"/>
              </w:rPr>
              <w:t>13345670987</w:t>
            </w:r>
          </w:p>
        </w:tc>
      </w:tr>
      <w:tr w:rsidR="001046DF" w:rsidRPr="003D09B9" w14:paraId="4C45D44F" w14:textId="77777777" w:rsidTr="00AA2783">
        <w:trPr>
          <w:trHeight w:val="287"/>
        </w:trPr>
        <w:tc>
          <w:tcPr>
            <w:tcW w:w="251" w:type="pct"/>
          </w:tcPr>
          <w:p w14:paraId="6E0E6692" w14:textId="77777777" w:rsidR="001046DF" w:rsidRPr="00BC504A" w:rsidRDefault="001046DF" w:rsidP="006A0DBC">
            <w:pPr>
              <w:pStyle w:val="a6"/>
              <w:numPr>
                <w:ilvl w:val="0"/>
                <w:numId w:val="12"/>
              </w:numPr>
              <w:ind w:firstLineChars="0"/>
              <w:rPr>
                <w:rFonts w:asciiTheme="minorEastAsia" w:eastAsiaTheme="minorEastAsia" w:hAnsiTheme="minorEastAsia"/>
                <w:sz w:val="18"/>
                <w:szCs w:val="18"/>
              </w:rPr>
            </w:pPr>
          </w:p>
        </w:tc>
        <w:tc>
          <w:tcPr>
            <w:tcW w:w="733" w:type="pct"/>
          </w:tcPr>
          <w:p w14:paraId="3981D611" w14:textId="77777777" w:rsidR="001046DF" w:rsidRDefault="001046DF"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O</w:t>
            </w:r>
            <w:r w:rsidRPr="00991833">
              <w:rPr>
                <w:rFonts w:asciiTheme="minorEastAsia" w:eastAsiaTheme="minorEastAsia" w:hAnsiTheme="minorEastAsia" w:hint="eastAsia"/>
                <w:color w:val="000000"/>
                <w:sz w:val="18"/>
                <w:szCs w:val="18"/>
              </w:rPr>
              <w:t>utTradeNo</w:t>
            </w:r>
          </w:p>
        </w:tc>
        <w:tc>
          <w:tcPr>
            <w:tcW w:w="1319" w:type="pct"/>
          </w:tcPr>
          <w:p w14:paraId="44FE1AB9" w14:textId="77777777" w:rsidR="001046DF" w:rsidRPr="00437BDD" w:rsidRDefault="001046DF" w:rsidP="00AA2783">
            <w:pPr>
              <w:rPr>
                <w:rFonts w:asciiTheme="minorEastAsia" w:eastAsiaTheme="minorEastAsia" w:hAnsiTheme="minorEastAsia"/>
                <w:bCs/>
                <w:sz w:val="18"/>
                <w:szCs w:val="18"/>
              </w:rPr>
            </w:pPr>
            <w:r w:rsidRPr="00991833">
              <w:rPr>
                <w:rFonts w:asciiTheme="minorEastAsia" w:eastAsiaTheme="minorEastAsia" w:hAnsiTheme="minorEastAsia" w:hint="eastAsia"/>
                <w:color w:val="000000"/>
                <w:sz w:val="18"/>
                <w:szCs w:val="18"/>
              </w:rPr>
              <w:t>外部交易号</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合作方系统</w:t>
            </w:r>
            <w:r>
              <w:rPr>
                <w:rFonts w:asciiTheme="minorEastAsia" w:eastAsiaTheme="minorEastAsia" w:hAnsiTheme="minorEastAsia"/>
                <w:color w:val="000000"/>
                <w:sz w:val="18"/>
                <w:szCs w:val="18"/>
              </w:rPr>
              <w:lastRenderedPageBreak/>
              <w:t>生成的外部交易号，</w:t>
            </w:r>
            <w:r>
              <w:rPr>
                <w:rFonts w:asciiTheme="minorEastAsia" w:eastAsiaTheme="minorEastAsia" w:hAnsiTheme="minorEastAsia" w:hint="eastAsia"/>
                <w:color w:val="000000"/>
                <w:sz w:val="18"/>
                <w:szCs w:val="18"/>
              </w:rPr>
              <w:t>同一</w:t>
            </w:r>
            <w:r>
              <w:rPr>
                <w:rFonts w:asciiTheme="minorEastAsia" w:eastAsiaTheme="minorEastAsia" w:hAnsiTheme="minorEastAsia"/>
                <w:color w:val="000000"/>
                <w:sz w:val="18"/>
                <w:szCs w:val="18"/>
              </w:rPr>
              <w:t>交易号被视为同一笔交易</w:t>
            </w:r>
            <w:r>
              <w:rPr>
                <w:rFonts w:asciiTheme="minorEastAsia" w:eastAsiaTheme="minorEastAsia" w:hAnsiTheme="minorEastAsia" w:hint="eastAsia"/>
                <w:color w:val="000000"/>
                <w:sz w:val="18"/>
                <w:szCs w:val="18"/>
              </w:rPr>
              <w:t>。</w:t>
            </w:r>
          </w:p>
        </w:tc>
        <w:tc>
          <w:tcPr>
            <w:tcW w:w="683" w:type="pct"/>
          </w:tcPr>
          <w:p w14:paraId="63540F29"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String</w:t>
            </w:r>
          </w:p>
        </w:tc>
        <w:tc>
          <w:tcPr>
            <w:tcW w:w="342" w:type="pct"/>
          </w:tcPr>
          <w:p w14:paraId="2AD67D93" w14:textId="77777777" w:rsidR="001046DF" w:rsidRDefault="001046DF" w:rsidP="00AA2783">
            <w:pPr>
              <w:rPr>
                <w:rFonts w:asciiTheme="minorEastAsia" w:eastAsiaTheme="minorEastAsia" w:hAnsiTheme="minorEastAsia"/>
                <w:bCs/>
                <w:sz w:val="18"/>
                <w:szCs w:val="18"/>
              </w:rPr>
            </w:pPr>
            <w:r>
              <w:rPr>
                <w:rFonts w:asciiTheme="minorEastAsia" w:eastAsiaTheme="minorEastAsia" w:hAnsiTheme="minorEastAsia"/>
                <w:color w:val="000000"/>
                <w:sz w:val="18"/>
                <w:szCs w:val="18"/>
              </w:rPr>
              <w:t>64</w:t>
            </w:r>
          </w:p>
        </w:tc>
        <w:tc>
          <w:tcPr>
            <w:tcW w:w="427" w:type="pct"/>
          </w:tcPr>
          <w:p w14:paraId="019C368A" w14:textId="77777777" w:rsidR="001046DF" w:rsidRDefault="001046DF" w:rsidP="00AA2783">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ME</w:t>
            </w:r>
          </w:p>
        </w:tc>
        <w:tc>
          <w:tcPr>
            <w:tcW w:w="1244" w:type="pct"/>
          </w:tcPr>
          <w:p w14:paraId="60E50035" w14:textId="77777777" w:rsidR="001046DF" w:rsidRPr="003D09B9" w:rsidRDefault="001046DF" w:rsidP="00AA2783">
            <w:pPr>
              <w:rPr>
                <w:rFonts w:asciiTheme="minorEastAsia" w:eastAsiaTheme="minorEastAsia" w:hAnsiTheme="minorEastAsia"/>
                <w:bCs/>
                <w:sz w:val="18"/>
                <w:szCs w:val="18"/>
              </w:rPr>
            </w:pPr>
            <w:r w:rsidRPr="00123A3A">
              <w:rPr>
                <w:rFonts w:asciiTheme="minorHAnsi" w:eastAsiaTheme="minorEastAsia" w:hAnsiTheme="minorHAnsi" w:hint="eastAsia"/>
                <w:sz w:val="18"/>
                <w:szCs w:val="18"/>
              </w:rPr>
              <w:t>20151229113030000000</w:t>
            </w:r>
            <w:r w:rsidRPr="00123A3A">
              <w:rPr>
                <w:rFonts w:asciiTheme="minorHAnsi" w:eastAsiaTheme="minorEastAsia" w:hAnsiTheme="minorHAnsi" w:hint="eastAsia"/>
                <w:sz w:val="18"/>
                <w:szCs w:val="18"/>
              </w:rPr>
              <w:lastRenderedPageBreak/>
              <w:t>000000000001</w:t>
            </w:r>
          </w:p>
        </w:tc>
      </w:tr>
    </w:tbl>
    <w:p w14:paraId="2DEEC4F3" w14:textId="77777777" w:rsidR="001046DF" w:rsidRPr="00325EF0" w:rsidRDefault="001046DF" w:rsidP="001046DF"/>
    <w:p w14:paraId="3C06677C" w14:textId="77777777" w:rsidR="001046DF" w:rsidRDefault="001046DF" w:rsidP="001046DF">
      <w:pPr>
        <w:pStyle w:val="4"/>
        <w:numPr>
          <w:ilvl w:val="0"/>
          <w:numId w:val="0"/>
        </w:numPr>
      </w:pPr>
      <w:r>
        <w:rPr>
          <w:rFonts w:hint="eastAsia"/>
        </w:rPr>
        <w:t>应答</w:t>
      </w:r>
      <w:r>
        <w:t>报文</w:t>
      </w:r>
    </w:p>
    <w:tbl>
      <w:tblPr>
        <w:tblStyle w:val="a9"/>
        <w:tblW w:w="5000" w:type="pct"/>
        <w:tblLook w:val="04A0" w:firstRow="1" w:lastRow="0" w:firstColumn="1" w:lastColumn="0" w:noHBand="0" w:noVBand="1"/>
      </w:tblPr>
      <w:tblGrid>
        <w:gridCol w:w="417"/>
        <w:gridCol w:w="1116"/>
        <w:gridCol w:w="2017"/>
        <w:gridCol w:w="756"/>
        <w:gridCol w:w="427"/>
        <w:gridCol w:w="427"/>
        <w:gridCol w:w="3136"/>
      </w:tblGrid>
      <w:tr w:rsidR="001046DF" w:rsidRPr="00CB1278" w14:paraId="6754582C" w14:textId="77777777" w:rsidTr="000A050D">
        <w:trPr>
          <w:trHeight w:val="324"/>
        </w:trPr>
        <w:tc>
          <w:tcPr>
            <w:tcW w:w="24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BCC547" w14:textId="77777777" w:rsidR="001046DF" w:rsidRPr="00B55BC7" w:rsidRDefault="001046DF" w:rsidP="00AA2783">
            <w:pPr>
              <w:rPr>
                <w:rFonts w:asciiTheme="minorEastAsia" w:eastAsiaTheme="minorEastAsia" w:hAnsiTheme="minorEastAsia"/>
                <w:b/>
              </w:rPr>
            </w:pPr>
            <w:r>
              <w:rPr>
                <w:rFonts w:asciiTheme="minorEastAsia" w:eastAsiaTheme="minorEastAsia" w:hAnsiTheme="minorEastAsia" w:hint="eastAsia"/>
                <w:b/>
              </w:rPr>
              <w:t>序号</w:t>
            </w:r>
          </w:p>
        </w:tc>
        <w:tc>
          <w:tcPr>
            <w:tcW w:w="65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E92EB3"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13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1772D"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44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35AD45"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452B8D"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A480E2"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F154F1" w14:textId="77777777" w:rsidR="001046DF" w:rsidRPr="00B55BC7" w:rsidRDefault="001046DF"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1046DF" w:rsidRPr="00CB1278" w14:paraId="797ED955" w14:textId="77777777" w:rsidTr="000A050D">
        <w:trPr>
          <w:trHeight w:val="354"/>
        </w:trPr>
        <w:tc>
          <w:tcPr>
            <w:tcW w:w="245" w:type="pct"/>
          </w:tcPr>
          <w:p w14:paraId="29C779C9" w14:textId="77777777" w:rsidR="001046DF" w:rsidRPr="00FD5012" w:rsidRDefault="001046DF" w:rsidP="006A0DBC">
            <w:pPr>
              <w:pStyle w:val="a6"/>
              <w:numPr>
                <w:ilvl w:val="0"/>
                <w:numId w:val="13"/>
              </w:numPr>
              <w:ind w:firstLineChars="0"/>
              <w:rPr>
                <w:rFonts w:asciiTheme="minorEastAsia" w:eastAsiaTheme="minorEastAsia" w:hAnsiTheme="minorEastAsia"/>
                <w:sz w:val="18"/>
                <w:szCs w:val="18"/>
              </w:rPr>
            </w:pPr>
          </w:p>
        </w:tc>
        <w:tc>
          <w:tcPr>
            <w:tcW w:w="655" w:type="pct"/>
            <w:shd w:val="clear" w:color="auto" w:fill="auto"/>
          </w:tcPr>
          <w:p w14:paraId="6497D9C7" w14:textId="77777777" w:rsidR="001046DF" w:rsidRPr="004D02B2" w:rsidRDefault="001046DF" w:rsidP="00AA2783">
            <w:pPr>
              <w:rPr>
                <w:rFonts w:asciiTheme="minorEastAsia" w:eastAsiaTheme="minorEastAsia" w:hAnsiTheme="minorEastAsia"/>
                <w:bCs/>
                <w:sz w:val="18"/>
                <w:szCs w:val="18"/>
              </w:rPr>
            </w:pPr>
            <w:r>
              <w:rPr>
                <w:rFonts w:ascii="宋体" w:hAnsi="宋体" w:hint="eastAsia"/>
              </w:rPr>
              <w:t>R</w:t>
            </w:r>
            <w:r w:rsidRPr="00F561BB">
              <w:rPr>
                <w:rFonts w:ascii="宋体" w:hAnsi="宋体"/>
              </w:rPr>
              <w:t>espInfo</w:t>
            </w:r>
          </w:p>
        </w:tc>
        <w:tc>
          <w:tcPr>
            <w:tcW w:w="1316" w:type="pct"/>
            <w:shd w:val="clear" w:color="auto" w:fill="auto"/>
          </w:tcPr>
          <w:p w14:paraId="308A8541" w14:textId="77777777" w:rsidR="001046DF" w:rsidRPr="004D02B2" w:rsidRDefault="001046DF"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返回码组件</w:t>
            </w:r>
          </w:p>
        </w:tc>
        <w:tc>
          <w:tcPr>
            <w:tcW w:w="444" w:type="pct"/>
            <w:tcBorders>
              <w:top w:val="single" w:sz="4" w:space="0" w:color="auto"/>
              <w:left w:val="single" w:sz="4" w:space="0" w:color="auto"/>
              <w:bottom w:val="single" w:sz="4" w:space="0" w:color="auto"/>
              <w:right w:val="single" w:sz="4" w:space="0" w:color="auto"/>
            </w:tcBorders>
          </w:tcPr>
          <w:p w14:paraId="4D26DFE9" w14:textId="77777777" w:rsidR="001046DF" w:rsidRPr="004D02B2" w:rsidRDefault="001046DF"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[返回码]对象</w:t>
            </w:r>
          </w:p>
        </w:tc>
        <w:tc>
          <w:tcPr>
            <w:tcW w:w="251" w:type="pct"/>
            <w:tcBorders>
              <w:top w:val="single" w:sz="4" w:space="0" w:color="auto"/>
              <w:left w:val="single" w:sz="4" w:space="0" w:color="auto"/>
              <w:bottom w:val="single" w:sz="4" w:space="0" w:color="auto"/>
              <w:right w:val="single" w:sz="4" w:space="0" w:color="auto"/>
            </w:tcBorders>
          </w:tcPr>
          <w:p w14:paraId="6768CA8E" w14:textId="77777777" w:rsidR="001046DF" w:rsidRDefault="001046DF" w:rsidP="00AA2783">
            <w:pPr>
              <w:rPr>
                <w:rFonts w:asciiTheme="minorEastAsia" w:eastAsiaTheme="minorEastAsia" w:hAnsiTheme="minorEastAsia"/>
                <w:bCs/>
                <w:sz w:val="18"/>
                <w:szCs w:val="18"/>
              </w:rPr>
            </w:pPr>
          </w:p>
        </w:tc>
        <w:tc>
          <w:tcPr>
            <w:tcW w:w="251" w:type="pct"/>
          </w:tcPr>
          <w:p w14:paraId="3A2F8C6B" w14:textId="77777777" w:rsidR="001046DF" w:rsidRPr="004D02B2" w:rsidRDefault="001046DF"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4D2AAEC0" w14:textId="77777777" w:rsidR="001046DF" w:rsidRPr="004D02B2" w:rsidRDefault="001046DF" w:rsidP="00AA2783">
            <w:pPr>
              <w:rPr>
                <w:rFonts w:asciiTheme="minorEastAsia" w:eastAsiaTheme="minorEastAsia" w:hAnsiTheme="minorEastAsia"/>
                <w:bCs/>
                <w:sz w:val="18"/>
                <w:szCs w:val="18"/>
              </w:rPr>
            </w:pPr>
          </w:p>
        </w:tc>
      </w:tr>
      <w:tr w:rsidR="001046DF" w:rsidRPr="00CB1278" w14:paraId="27AA626F" w14:textId="77777777" w:rsidTr="000A050D">
        <w:trPr>
          <w:trHeight w:val="354"/>
        </w:trPr>
        <w:tc>
          <w:tcPr>
            <w:tcW w:w="245" w:type="pct"/>
          </w:tcPr>
          <w:p w14:paraId="12648D10" w14:textId="77777777" w:rsidR="001046DF" w:rsidRPr="00FD5012" w:rsidRDefault="001046DF" w:rsidP="006A0DBC">
            <w:pPr>
              <w:pStyle w:val="a6"/>
              <w:numPr>
                <w:ilvl w:val="0"/>
                <w:numId w:val="13"/>
              </w:numPr>
              <w:ind w:firstLineChars="0"/>
              <w:rPr>
                <w:rFonts w:asciiTheme="minorEastAsia" w:eastAsiaTheme="minorEastAsia" w:hAnsiTheme="minorEastAsia"/>
                <w:sz w:val="18"/>
                <w:szCs w:val="18"/>
              </w:rPr>
            </w:pPr>
          </w:p>
        </w:tc>
        <w:tc>
          <w:tcPr>
            <w:tcW w:w="655" w:type="pct"/>
            <w:shd w:val="clear" w:color="auto" w:fill="auto"/>
          </w:tcPr>
          <w:p w14:paraId="368469F7" w14:textId="77777777" w:rsidR="001046DF" w:rsidRPr="00F561BB" w:rsidRDefault="001046DF" w:rsidP="00AA2783">
            <w:pPr>
              <w:rPr>
                <w:rFonts w:ascii="宋体" w:hAnsi="宋体"/>
              </w:rPr>
            </w:pPr>
            <w:r>
              <w:rPr>
                <w:rFonts w:asciiTheme="minorEastAsia" w:eastAsiaTheme="minorEastAsia" w:hAnsiTheme="minorEastAsia" w:hint="eastAsia"/>
                <w:color w:val="000000"/>
                <w:sz w:val="18"/>
                <w:szCs w:val="18"/>
              </w:rPr>
              <w:t>O</w:t>
            </w:r>
            <w:r w:rsidRPr="00991833">
              <w:rPr>
                <w:rFonts w:asciiTheme="minorEastAsia" w:eastAsiaTheme="minorEastAsia" w:hAnsiTheme="minorEastAsia" w:hint="eastAsia"/>
                <w:color w:val="000000"/>
                <w:sz w:val="18"/>
                <w:szCs w:val="18"/>
              </w:rPr>
              <w:t>utTradeNo</w:t>
            </w:r>
          </w:p>
        </w:tc>
        <w:tc>
          <w:tcPr>
            <w:tcW w:w="1316" w:type="pct"/>
            <w:shd w:val="clear" w:color="auto" w:fill="auto"/>
          </w:tcPr>
          <w:p w14:paraId="10E209B1" w14:textId="77777777" w:rsidR="001046DF" w:rsidRDefault="001046DF" w:rsidP="00AA2783">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外部交易号</w:t>
            </w:r>
          </w:p>
        </w:tc>
        <w:tc>
          <w:tcPr>
            <w:tcW w:w="444" w:type="pct"/>
            <w:tcBorders>
              <w:top w:val="single" w:sz="4" w:space="0" w:color="auto"/>
              <w:left w:val="single" w:sz="4" w:space="0" w:color="auto"/>
              <w:bottom w:val="single" w:sz="4" w:space="0" w:color="auto"/>
              <w:right w:val="single" w:sz="4" w:space="0" w:color="auto"/>
            </w:tcBorders>
          </w:tcPr>
          <w:p w14:paraId="4A9A806D" w14:textId="77777777" w:rsidR="001046DF" w:rsidRDefault="001046DF"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51" w:type="pct"/>
            <w:tcBorders>
              <w:top w:val="single" w:sz="4" w:space="0" w:color="auto"/>
              <w:left w:val="single" w:sz="4" w:space="0" w:color="auto"/>
              <w:bottom w:val="single" w:sz="4" w:space="0" w:color="auto"/>
              <w:right w:val="single" w:sz="4" w:space="0" w:color="auto"/>
            </w:tcBorders>
          </w:tcPr>
          <w:p w14:paraId="243DA71F" w14:textId="77777777" w:rsidR="001046DF" w:rsidRDefault="001046DF" w:rsidP="00AA2783">
            <w:pPr>
              <w:rPr>
                <w:rFonts w:asciiTheme="minorEastAsia" w:eastAsiaTheme="minorEastAsia" w:hAnsiTheme="minorEastAsia"/>
                <w:bCs/>
                <w:sz w:val="18"/>
                <w:szCs w:val="18"/>
              </w:rPr>
            </w:pPr>
            <w:r>
              <w:rPr>
                <w:rFonts w:asciiTheme="minorEastAsia" w:eastAsiaTheme="minorEastAsia" w:hAnsiTheme="minorEastAsia"/>
                <w:color w:val="000000"/>
                <w:sz w:val="18"/>
                <w:szCs w:val="18"/>
              </w:rPr>
              <w:t>64</w:t>
            </w:r>
          </w:p>
        </w:tc>
        <w:tc>
          <w:tcPr>
            <w:tcW w:w="251" w:type="pct"/>
          </w:tcPr>
          <w:p w14:paraId="6C411BB6" w14:textId="77777777" w:rsidR="001046DF" w:rsidRDefault="001046DF" w:rsidP="00AA2783">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ME</w:t>
            </w:r>
          </w:p>
        </w:tc>
        <w:tc>
          <w:tcPr>
            <w:tcW w:w="1840" w:type="pct"/>
            <w:tcBorders>
              <w:top w:val="single" w:sz="4" w:space="0" w:color="auto"/>
              <w:left w:val="single" w:sz="4" w:space="0" w:color="auto"/>
              <w:bottom w:val="single" w:sz="4" w:space="0" w:color="auto"/>
              <w:right w:val="single" w:sz="4" w:space="0" w:color="auto"/>
            </w:tcBorders>
          </w:tcPr>
          <w:p w14:paraId="18D111F3" w14:textId="77777777" w:rsidR="001046DF" w:rsidRPr="004D02B2" w:rsidRDefault="001046DF" w:rsidP="00AA2783">
            <w:pPr>
              <w:rPr>
                <w:rFonts w:asciiTheme="minorEastAsia" w:eastAsiaTheme="minorEastAsia" w:hAnsiTheme="minorEastAsia"/>
                <w:bCs/>
                <w:sz w:val="18"/>
                <w:szCs w:val="18"/>
              </w:rPr>
            </w:pPr>
            <w:r w:rsidRPr="00123A3A">
              <w:rPr>
                <w:rFonts w:asciiTheme="minorHAnsi" w:eastAsiaTheme="minorEastAsia" w:hAnsiTheme="minorHAnsi" w:hint="eastAsia"/>
                <w:sz w:val="18"/>
                <w:szCs w:val="18"/>
              </w:rPr>
              <w:t>20151229113030000000000000000001</w:t>
            </w:r>
          </w:p>
        </w:tc>
      </w:tr>
    </w:tbl>
    <w:p w14:paraId="30755073" w14:textId="77777777" w:rsidR="000A050D" w:rsidRPr="001756A3" w:rsidRDefault="000A050D" w:rsidP="000A050D">
      <w:pPr>
        <w:pStyle w:val="4"/>
        <w:numPr>
          <w:ilvl w:val="0"/>
          <w:numId w:val="0"/>
        </w:numPr>
        <w:ind w:left="864" w:hanging="864"/>
      </w:pPr>
      <w:r w:rsidRPr="001756A3">
        <w:rPr>
          <w:rFonts w:hint="eastAsia"/>
        </w:rPr>
        <w:t>报文返回码</w:t>
      </w:r>
    </w:p>
    <w:tbl>
      <w:tblPr>
        <w:tblStyle w:val="a9"/>
        <w:tblW w:w="7196" w:type="dxa"/>
        <w:tblLook w:val="04A0" w:firstRow="1" w:lastRow="0" w:firstColumn="1" w:lastColumn="0" w:noHBand="0" w:noVBand="1"/>
      </w:tblPr>
      <w:tblGrid>
        <w:gridCol w:w="3995"/>
        <w:gridCol w:w="3201"/>
      </w:tblGrid>
      <w:tr w:rsidR="000A050D" w:rsidRPr="00F561BB" w14:paraId="2DE291F6" w14:textId="77777777" w:rsidTr="00A43EF8">
        <w:tc>
          <w:tcPr>
            <w:tcW w:w="39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9C18E2" w14:textId="77777777" w:rsidR="000A050D" w:rsidRPr="00F561BB" w:rsidRDefault="000A050D" w:rsidP="00F32D02">
            <w:pPr>
              <w:rPr>
                <w:rFonts w:ascii="宋体" w:hAnsi="宋体" w:cs="Courier New"/>
                <w:sz w:val="21"/>
              </w:rPr>
            </w:pPr>
            <w:r w:rsidRPr="00F561BB">
              <w:rPr>
                <w:rFonts w:ascii="宋体" w:hAnsi="宋体" w:cs="Courier New" w:hint="eastAsia"/>
                <w:sz w:val="21"/>
              </w:rPr>
              <w:t>返回码</w:t>
            </w:r>
          </w:p>
        </w:tc>
        <w:tc>
          <w:tcPr>
            <w:tcW w:w="3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73460E" w14:textId="669EC905" w:rsidR="000A050D" w:rsidRPr="00F561BB" w:rsidRDefault="000A050D" w:rsidP="000A050D">
            <w:pPr>
              <w:rPr>
                <w:rFonts w:ascii="宋体" w:hAnsi="宋体" w:cs="Courier New"/>
                <w:sz w:val="21"/>
              </w:rPr>
            </w:pPr>
            <w:r>
              <w:rPr>
                <w:rFonts w:ascii="宋体" w:hAnsi="宋体" w:hint="eastAsia"/>
                <w:color w:val="000000"/>
                <w:sz w:val="21"/>
              </w:rPr>
              <w:t>中文</w:t>
            </w:r>
            <w:r>
              <w:rPr>
                <w:rFonts w:ascii="宋体" w:hAnsi="宋体"/>
                <w:color w:val="000000"/>
                <w:sz w:val="21"/>
              </w:rPr>
              <w:t>描述</w:t>
            </w:r>
          </w:p>
        </w:tc>
      </w:tr>
      <w:tr w:rsidR="000A050D" w:rsidRPr="00F561BB" w14:paraId="0606BA02" w14:textId="77777777" w:rsidTr="00A43EF8">
        <w:tc>
          <w:tcPr>
            <w:tcW w:w="3995" w:type="dxa"/>
            <w:tcBorders>
              <w:top w:val="single" w:sz="4" w:space="0" w:color="auto"/>
              <w:left w:val="single" w:sz="4" w:space="0" w:color="auto"/>
              <w:bottom w:val="single" w:sz="4" w:space="0" w:color="auto"/>
              <w:right w:val="single" w:sz="4" w:space="0" w:color="auto"/>
            </w:tcBorders>
            <w:vAlign w:val="bottom"/>
          </w:tcPr>
          <w:p w14:paraId="6806622E" w14:textId="3DAE086D" w:rsidR="000A050D" w:rsidRPr="00F561BB" w:rsidRDefault="000A050D" w:rsidP="000A050D">
            <w:pPr>
              <w:rPr>
                <w:rFonts w:ascii="宋体" w:hAnsi="宋体"/>
                <w:sz w:val="21"/>
              </w:rPr>
            </w:pPr>
            <w:r>
              <w:rPr>
                <w:rFonts w:hint="eastAsia"/>
                <w:color w:val="000000"/>
              </w:rPr>
              <w:t>BKMP_ILLEGAL_PARAM</w:t>
            </w:r>
          </w:p>
        </w:tc>
        <w:tc>
          <w:tcPr>
            <w:tcW w:w="3201" w:type="dxa"/>
            <w:tcBorders>
              <w:top w:val="single" w:sz="4" w:space="0" w:color="auto"/>
              <w:left w:val="single" w:sz="4" w:space="0" w:color="auto"/>
              <w:bottom w:val="single" w:sz="4" w:space="0" w:color="auto"/>
              <w:right w:val="single" w:sz="4" w:space="0" w:color="auto"/>
            </w:tcBorders>
            <w:vAlign w:val="bottom"/>
          </w:tcPr>
          <w:p w14:paraId="57F17A6B" w14:textId="07149E82" w:rsidR="000A050D" w:rsidRPr="00F561BB" w:rsidRDefault="000A050D" w:rsidP="000A050D">
            <w:pPr>
              <w:rPr>
                <w:rFonts w:ascii="宋体" w:hAnsi="宋体"/>
                <w:sz w:val="21"/>
              </w:rPr>
            </w:pPr>
            <w:r>
              <w:rPr>
                <w:rFonts w:hint="eastAsia"/>
                <w:color w:val="000000"/>
              </w:rPr>
              <w:t>参数非法</w:t>
            </w:r>
          </w:p>
        </w:tc>
      </w:tr>
      <w:tr w:rsidR="000A050D" w:rsidRPr="00F561BB" w14:paraId="3F9529B8" w14:textId="77777777" w:rsidTr="00A43EF8">
        <w:tc>
          <w:tcPr>
            <w:tcW w:w="3995" w:type="dxa"/>
            <w:tcBorders>
              <w:top w:val="single" w:sz="4" w:space="0" w:color="auto"/>
              <w:left w:val="single" w:sz="4" w:space="0" w:color="auto"/>
              <w:bottom w:val="single" w:sz="4" w:space="0" w:color="auto"/>
              <w:right w:val="single" w:sz="4" w:space="0" w:color="auto"/>
            </w:tcBorders>
            <w:vAlign w:val="bottom"/>
          </w:tcPr>
          <w:p w14:paraId="4B1A9799" w14:textId="58861DE1" w:rsidR="000A050D" w:rsidRPr="00F561BB" w:rsidRDefault="000A050D" w:rsidP="000A050D">
            <w:pPr>
              <w:rPr>
                <w:rFonts w:ascii="宋体" w:hAnsi="宋体"/>
                <w:sz w:val="21"/>
              </w:rPr>
            </w:pPr>
            <w:r>
              <w:rPr>
                <w:rFonts w:hint="eastAsia"/>
                <w:color w:val="000000"/>
              </w:rPr>
              <w:t>BKMP_IDEMPOTENCY_ERROR</w:t>
            </w:r>
          </w:p>
        </w:tc>
        <w:tc>
          <w:tcPr>
            <w:tcW w:w="3201" w:type="dxa"/>
            <w:tcBorders>
              <w:top w:val="single" w:sz="4" w:space="0" w:color="auto"/>
              <w:left w:val="single" w:sz="4" w:space="0" w:color="auto"/>
              <w:bottom w:val="single" w:sz="4" w:space="0" w:color="auto"/>
              <w:right w:val="single" w:sz="4" w:space="0" w:color="auto"/>
            </w:tcBorders>
            <w:vAlign w:val="bottom"/>
          </w:tcPr>
          <w:p w14:paraId="56369D40" w14:textId="68C45511" w:rsidR="000A050D" w:rsidRPr="00F561BB" w:rsidRDefault="000A050D" w:rsidP="000A050D">
            <w:pPr>
              <w:rPr>
                <w:rFonts w:ascii="宋体" w:hAnsi="宋体"/>
                <w:sz w:val="21"/>
              </w:rPr>
            </w:pPr>
            <w:r>
              <w:rPr>
                <w:rFonts w:hint="eastAsia"/>
                <w:color w:val="000000"/>
              </w:rPr>
              <w:t>幂等性错误</w:t>
            </w:r>
          </w:p>
        </w:tc>
      </w:tr>
      <w:tr w:rsidR="000A050D" w:rsidRPr="00F561BB" w14:paraId="4094F1AA" w14:textId="77777777" w:rsidTr="00A43EF8">
        <w:tc>
          <w:tcPr>
            <w:tcW w:w="3995" w:type="dxa"/>
            <w:tcBorders>
              <w:top w:val="single" w:sz="4" w:space="0" w:color="auto"/>
              <w:left w:val="single" w:sz="4" w:space="0" w:color="auto"/>
              <w:bottom w:val="single" w:sz="4" w:space="0" w:color="auto"/>
              <w:right w:val="single" w:sz="4" w:space="0" w:color="auto"/>
            </w:tcBorders>
            <w:vAlign w:val="bottom"/>
          </w:tcPr>
          <w:p w14:paraId="586E507C" w14:textId="2C352A3D" w:rsidR="000A050D" w:rsidRDefault="000A050D" w:rsidP="000A050D">
            <w:pPr>
              <w:rPr>
                <w:rFonts w:ascii="宋体" w:hAnsi="宋体"/>
              </w:rPr>
            </w:pPr>
            <w:r>
              <w:rPr>
                <w:rFonts w:hint="eastAsia"/>
                <w:color w:val="000000"/>
              </w:rPr>
              <w:t>BKMP_SMS_SEND_OVER_TIME_LIMIT</w:t>
            </w:r>
          </w:p>
        </w:tc>
        <w:tc>
          <w:tcPr>
            <w:tcW w:w="3201" w:type="dxa"/>
            <w:tcBorders>
              <w:top w:val="single" w:sz="4" w:space="0" w:color="auto"/>
              <w:left w:val="single" w:sz="4" w:space="0" w:color="auto"/>
              <w:bottom w:val="single" w:sz="4" w:space="0" w:color="auto"/>
              <w:right w:val="single" w:sz="4" w:space="0" w:color="auto"/>
            </w:tcBorders>
            <w:vAlign w:val="bottom"/>
          </w:tcPr>
          <w:p w14:paraId="1B127A51" w14:textId="5AF8BBDF" w:rsidR="000A050D" w:rsidRPr="00BC5151" w:rsidRDefault="000A050D" w:rsidP="000A050D">
            <w:pPr>
              <w:rPr>
                <w:rFonts w:ascii="宋体" w:hAnsi="宋体"/>
              </w:rPr>
            </w:pPr>
            <w:r>
              <w:rPr>
                <w:rFonts w:hint="eastAsia"/>
                <w:color w:val="000000"/>
              </w:rPr>
              <w:t>验证码发送时间间隔过短</w:t>
            </w:r>
          </w:p>
        </w:tc>
      </w:tr>
      <w:tr w:rsidR="000A050D" w:rsidRPr="00F561BB" w14:paraId="5B845784" w14:textId="77777777" w:rsidTr="00A43EF8">
        <w:tc>
          <w:tcPr>
            <w:tcW w:w="3995" w:type="dxa"/>
            <w:tcBorders>
              <w:top w:val="single" w:sz="4" w:space="0" w:color="auto"/>
              <w:left w:val="single" w:sz="4" w:space="0" w:color="auto"/>
              <w:bottom w:val="single" w:sz="4" w:space="0" w:color="auto"/>
              <w:right w:val="single" w:sz="4" w:space="0" w:color="auto"/>
            </w:tcBorders>
            <w:vAlign w:val="bottom"/>
          </w:tcPr>
          <w:p w14:paraId="2D07E984" w14:textId="0EA23669" w:rsidR="000A050D" w:rsidRDefault="000A050D" w:rsidP="000A050D">
            <w:pPr>
              <w:rPr>
                <w:rFonts w:ascii="宋体" w:hAnsi="宋体"/>
              </w:rPr>
            </w:pPr>
            <w:r>
              <w:rPr>
                <w:rFonts w:hint="eastAsia"/>
                <w:color w:val="000000"/>
              </w:rPr>
              <w:t>BKMP_SMS_SEND_OVER_COUNT_LIMIT</w:t>
            </w:r>
          </w:p>
        </w:tc>
        <w:tc>
          <w:tcPr>
            <w:tcW w:w="3201" w:type="dxa"/>
            <w:tcBorders>
              <w:top w:val="single" w:sz="4" w:space="0" w:color="auto"/>
              <w:left w:val="single" w:sz="4" w:space="0" w:color="auto"/>
              <w:bottom w:val="single" w:sz="4" w:space="0" w:color="auto"/>
              <w:right w:val="single" w:sz="4" w:space="0" w:color="auto"/>
            </w:tcBorders>
            <w:vAlign w:val="bottom"/>
          </w:tcPr>
          <w:p w14:paraId="23962FDE" w14:textId="6E7957D6" w:rsidR="000A050D" w:rsidRPr="00BC5151" w:rsidRDefault="000A050D" w:rsidP="000A050D">
            <w:pPr>
              <w:rPr>
                <w:rFonts w:ascii="宋体" w:hAnsi="宋体"/>
              </w:rPr>
            </w:pPr>
            <w:r>
              <w:rPr>
                <w:rFonts w:hint="eastAsia"/>
                <w:color w:val="000000"/>
              </w:rPr>
              <w:t>验证码发送次数超限</w:t>
            </w:r>
          </w:p>
        </w:tc>
      </w:tr>
      <w:tr w:rsidR="000A050D" w:rsidRPr="00F561BB" w14:paraId="2DD0E3F5" w14:textId="77777777" w:rsidTr="00A43EF8">
        <w:tc>
          <w:tcPr>
            <w:tcW w:w="3995" w:type="dxa"/>
            <w:tcBorders>
              <w:top w:val="single" w:sz="4" w:space="0" w:color="auto"/>
              <w:left w:val="single" w:sz="4" w:space="0" w:color="auto"/>
              <w:bottom w:val="single" w:sz="4" w:space="0" w:color="auto"/>
              <w:right w:val="single" w:sz="4" w:space="0" w:color="auto"/>
            </w:tcBorders>
            <w:vAlign w:val="bottom"/>
          </w:tcPr>
          <w:p w14:paraId="7F1E5883" w14:textId="000E223B" w:rsidR="000A050D" w:rsidRDefault="000A050D" w:rsidP="000A050D">
            <w:pPr>
              <w:rPr>
                <w:rFonts w:ascii="宋体" w:hAnsi="宋体"/>
              </w:rPr>
            </w:pPr>
            <w:r>
              <w:rPr>
                <w:rFonts w:hint="eastAsia"/>
                <w:color w:val="000000"/>
              </w:rPr>
              <w:t>BKMP_REG_MOBILE_ILLEGAL</w:t>
            </w:r>
          </w:p>
        </w:tc>
        <w:tc>
          <w:tcPr>
            <w:tcW w:w="3201" w:type="dxa"/>
            <w:tcBorders>
              <w:top w:val="single" w:sz="4" w:space="0" w:color="auto"/>
              <w:left w:val="single" w:sz="4" w:space="0" w:color="auto"/>
              <w:bottom w:val="single" w:sz="4" w:space="0" w:color="auto"/>
              <w:right w:val="single" w:sz="4" w:space="0" w:color="auto"/>
            </w:tcBorders>
            <w:vAlign w:val="bottom"/>
          </w:tcPr>
          <w:p w14:paraId="4A369991" w14:textId="6693B1DD" w:rsidR="000A050D" w:rsidRPr="00BC5151" w:rsidRDefault="000A050D" w:rsidP="000A050D">
            <w:pPr>
              <w:rPr>
                <w:rFonts w:ascii="宋体" w:hAnsi="宋体"/>
              </w:rPr>
            </w:pPr>
            <w:r>
              <w:rPr>
                <w:rFonts w:hint="eastAsia"/>
                <w:color w:val="000000"/>
              </w:rPr>
              <w:t>商户未绑定手机号</w:t>
            </w:r>
          </w:p>
        </w:tc>
      </w:tr>
    </w:tbl>
    <w:p w14:paraId="4E8EF6EB" w14:textId="77777777" w:rsidR="001046DF" w:rsidRDefault="001046DF" w:rsidP="001046DF"/>
    <w:p w14:paraId="5DA370DB" w14:textId="05E9F53B" w:rsidR="001046DF" w:rsidRDefault="00EC3CB9" w:rsidP="00B03BD6">
      <w:pPr>
        <w:pStyle w:val="3"/>
        <w:rPr>
          <w:sz w:val="22"/>
        </w:rPr>
      </w:pPr>
      <w:r>
        <w:rPr>
          <w:rFonts w:hint="eastAsia"/>
        </w:rPr>
        <w:t>图片</w:t>
      </w:r>
      <w:r>
        <w:t>上传</w:t>
      </w:r>
      <w:r>
        <w:rPr>
          <w:rFonts w:hint="eastAsia"/>
        </w:rPr>
        <w:t>接口</w:t>
      </w:r>
      <w:r w:rsidRPr="006E6F02">
        <w:rPr>
          <w:sz w:val="22"/>
        </w:rPr>
        <w:t>&lt;</w:t>
      </w:r>
      <w:r w:rsidR="00B03BD6" w:rsidRPr="00B03BD6">
        <w:rPr>
          <w:sz w:val="22"/>
        </w:rPr>
        <w:t xml:space="preserve">ant.mybank.merchantprod.merchant.uploadphoto </w:t>
      </w:r>
      <w:r w:rsidRPr="006E6F02">
        <w:rPr>
          <w:sz w:val="22"/>
        </w:rPr>
        <w:t>&gt;</w:t>
      </w:r>
    </w:p>
    <w:p w14:paraId="622D7971" w14:textId="4D009BD6" w:rsidR="00EC3CB9" w:rsidRDefault="00EC3CB9" w:rsidP="00EC3CB9">
      <w:pPr>
        <w:spacing w:line="360" w:lineRule="auto"/>
        <w:ind w:firstLineChars="200" w:firstLine="420"/>
        <w:rPr>
          <w:sz w:val="24"/>
          <w:szCs w:val="24"/>
        </w:rPr>
      </w:pPr>
      <w:r>
        <w:rPr>
          <w:rFonts w:hint="eastAsia"/>
        </w:rPr>
        <w:t xml:space="preserve"> </w:t>
      </w:r>
      <w:r w:rsidRPr="003438C4">
        <w:rPr>
          <w:rFonts w:hint="eastAsia"/>
          <w:sz w:val="24"/>
          <w:szCs w:val="24"/>
        </w:rPr>
        <w:t>该</w:t>
      </w:r>
      <w:r w:rsidRPr="003438C4">
        <w:rPr>
          <w:sz w:val="24"/>
          <w:szCs w:val="24"/>
        </w:rPr>
        <w:t>接口为</w:t>
      </w:r>
      <w:r w:rsidRPr="003438C4">
        <w:rPr>
          <w:rFonts w:hint="eastAsia"/>
          <w:sz w:val="24"/>
          <w:szCs w:val="24"/>
        </w:rPr>
        <w:t>合作方</w:t>
      </w:r>
      <w:r>
        <w:rPr>
          <w:sz w:val="24"/>
          <w:szCs w:val="24"/>
        </w:rPr>
        <w:t>提供上传商户入驻</w:t>
      </w:r>
      <w:r>
        <w:rPr>
          <w:rFonts w:hint="eastAsia"/>
          <w:sz w:val="24"/>
          <w:szCs w:val="24"/>
        </w:rPr>
        <w:t>过程</w:t>
      </w:r>
      <w:r>
        <w:rPr>
          <w:sz w:val="24"/>
          <w:szCs w:val="24"/>
        </w:rPr>
        <w:t>中</w:t>
      </w:r>
      <w:r w:rsidRPr="003438C4">
        <w:rPr>
          <w:sz w:val="24"/>
          <w:szCs w:val="24"/>
        </w:rPr>
        <w:t>所需要</w:t>
      </w:r>
      <w:r>
        <w:rPr>
          <w:rFonts w:hint="eastAsia"/>
          <w:sz w:val="24"/>
          <w:szCs w:val="24"/>
        </w:rPr>
        <w:t>的</w:t>
      </w:r>
      <w:r w:rsidRPr="003438C4">
        <w:rPr>
          <w:sz w:val="24"/>
          <w:szCs w:val="24"/>
        </w:rPr>
        <w:t>图片的能力。</w:t>
      </w:r>
      <w:r w:rsidR="00F3735D" w:rsidRPr="00FC3C80">
        <w:rPr>
          <w:rFonts w:hint="eastAsia"/>
          <w:color w:val="FF0000"/>
          <w:sz w:val="24"/>
          <w:szCs w:val="24"/>
        </w:rPr>
        <w:t>注意：该</w:t>
      </w:r>
      <w:r w:rsidRPr="00FC3C80">
        <w:rPr>
          <w:color w:val="FF0000"/>
          <w:sz w:val="24"/>
          <w:szCs w:val="24"/>
        </w:rPr>
        <w:t>接口以</w:t>
      </w:r>
      <w:r w:rsidRPr="00FC3C80">
        <w:rPr>
          <w:rFonts w:hint="eastAsia"/>
          <w:color w:val="FF0000"/>
          <w:sz w:val="24"/>
          <w:szCs w:val="24"/>
        </w:rPr>
        <w:t>POST</w:t>
      </w:r>
      <w:r w:rsidRPr="00FC3C80">
        <w:rPr>
          <w:rFonts w:hint="eastAsia"/>
          <w:color w:val="FF0000"/>
          <w:sz w:val="24"/>
          <w:szCs w:val="24"/>
        </w:rPr>
        <w:t>方式</w:t>
      </w:r>
      <w:r w:rsidRPr="00FC3C80">
        <w:rPr>
          <w:color w:val="FF0000"/>
          <w:sz w:val="24"/>
          <w:szCs w:val="24"/>
        </w:rPr>
        <w:t>提交表单，格式为</w:t>
      </w:r>
      <w:r w:rsidRPr="00FC3C80">
        <w:rPr>
          <w:color w:val="FF0000"/>
          <w:sz w:val="24"/>
          <w:szCs w:val="24"/>
        </w:rPr>
        <w:t>multipart/form-data</w:t>
      </w:r>
      <w:r w:rsidR="00F3735D" w:rsidRPr="00960C8A">
        <w:rPr>
          <w:rFonts w:hint="eastAsia"/>
          <w:color w:val="FF0000"/>
          <w:sz w:val="24"/>
          <w:szCs w:val="24"/>
        </w:rPr>
        <w:t>，</w:t>
      </w:r>
      <w:r w:rsidR="00960C8A" w:rsidRPr="005B35CD">
        <w:rPr>
          <w:rFonts w:hint="eastAsia"/>
          <w:color w:val="FF0000"/>
          <w:sz w:val="24"/>
          <w:szCs w:val="24"/>
        </w:rPr>
        <w:t>并</w:t>
      </w:r>
      <w:r w:rsidR="00960C8A" w:rsidRPr="00FC3C80">
        <w:rPr>
          <w:rFonts w:hint="eastAsia"/>
          <w:color w:val="FF0000"/>
          <w:sz w:val="24"/>
          <w:szCs w:val="24"/>
        </w:rPr>
        <w:t>非以报文的形式提交</w:t>
      </w:r>
      <w:r>
        <w:rPr>
          <w:rFonts w:hint="eastAsia"/>
          <w:sz w:val="24"/>
          <w:szCs w:val="24"/>
        </w:rPr>
        <w:t>。</w:t>
      </w:r>
      <w:r>
        <w:rPr>
          <w:sz w:val="24"/>
          <w:szCs w:val="24"/>
        </w:rPr>
        <w:t>提交成功后，网商银行将返回</w:t>
      </w:r>
      <w:r>
        <w:rPr>
          <w:rFonts w:hint="eastAsia"/>
          <w:sz w:val="24"/>
          <w:szCs w:val="24"/>
        </w:rPr>
        <w:t>图片</w:t>
      </w:r>
      <w:r>
        <w:rPr>
          <w:sz w:val="24"/>
          <w:szCs w:val="24"/>
        </w:rPr>
        <w:t>文件路径。合作方</w:t>
      </w:r>
      <w:r>
        <w:rPr>
          <w:rFonts w:hint="eastAsia"/>
          <w:sz w:val="24"/>
          <w:szCs w:val="24"/>
        </w:rPr>
        <w:t>须</w:t>
      </w:r>
      <w:r>
        <w:rPr>
          <w:sz w:val="24"/>
          <w:szCs w:val="24"/>
        </w:rPr>
        <w:t>在</w:t>
      </w:r>
      <w:r>
        <w:rPr>
          <w:rFonts w:hint="eastAsia"/>
          <w:sz w:val="24"/>
          <w:szCs w:val="24"/>
        </w:rPr>
        <w:t>商户</w:t>
      </w:r>
      <w:r>
        <w:rPr>
          <w:sz w:val="24"/>
          <w:szCs w:val="24"/>
        </w:rPr>
        <w:t>入驻接口上将图片文件路径一并上送</w:t>
      </w:r>
      <w:r>
        <w:rPr>
          <w:rFonts w:hint="eastAsia"/>
          <w:sz w:val="24"/>
          <w:szCs w:val="24"/>
        </w:rPr>
        <w:t>。</w:t>
      </w:r>
    </w:p>
    <w:p w14:paraId="0598D5DF" w14:textId="77777777" w:rsidR="00EC3CB9" w:rsidRDefault="00EC3CB9" w:rsidP="00EC3CB9">
      <w:pPr>
        <w:spacing w:line="360" w:lineRule="auto"/>
        <w:ind w:firstLineChars="200" w:firstLine="480"/>
        <w:rPr>
          <w:sz w:val="24"/>
          <w:szCs w:val="24"/>
        </w:rPr>
      </w:pPr>
      <w:r>
        <w:rPr>
          <w:rFonts w:hint="eastAsia"/>
          <w:sz w:val="24"/>
          <w:szCs w:val="24"/>
        </w:rPr>
        <w:t>图片</w:t>
      </w:r>
      <w:r>
        <w:rPr>
          <w:sz w:val="24"/>
          <w:szCs w:val="24"/>
        </w:rPr>
        <w:t>大小限制在</w:t>
      </w:r>
      <w:r>
        <w:rPr>
          <w:sz w:val="24"/>
          <w:szCs w:val="24"/>
        </w:rPr>
        <w:t>10M</w:t>
      </w:r>
      <w:r>
        <w:rPr>
          <w:rFonts w:hint="eastAsia"/>
          <w:sz w:val="24"/>
          <w:szCs w:val="24"/>
        </w:rPr>
        <w:t>以内。</w:t>
      </w:r>
    </w:p>
    <w:p w14:paraId="53517C1D" w14:textId="77777777" w:rsidR="00EC3CB9" w:rsidRDefault="00EC3CB9" w:rsidP="00EC3CB9">
      <w:pPr>
        <w:ind w:firstLineChars="200" w:firstLine="480"/>
        <w:rPr>
          <w:sz w:val="24"/>
          <w:szCs w:val="24"/>
        </w:rPr>
      </w:pPr>
      <w:r>
        <w:rPr>
          <w:rFonts w:hint="eastAsia"/>
          <w:sz w:val="24"/>
          <w:szCs w:val="24"/>
        </w:rPr>
        <w:t>图片</w:t>
      </w:r>
      <w:r>
        <w:rPr>
          <w:sz w:val="24"/>
          <w:szCs w:val="24"/>
        </w:rPr>
        <w:t>上传</w:t>
      </w:r>
      <w:r>
        <w:rPr>
          <w:rFonts w:hint="eastAsia"/>
          <w:sz w:val="24"/>
          <w:szCs w:val="24"/>
        </w:rPr>
        <w:t>请求</w:t>
      </w:r>
      <w:r>
        <w:rPr>
          <w:sz w:val="24"/>
          <w:szCs w:val="24"/>
        </w:rPr>
        <w:t>有并发数量限制，须大量请求请提前报备。</w:t>
      </w:r>
    </w:p>
    <w:p w14:paraId="781355E6" w14:textId="77777777" w:rsidR="00EC3CB9" w:rsidRDefault="00EC3CB9" w:rsidP="00EC3CB9">
      <w:pPr>
        <w:pStyle w:val="4"/>
        <w:numPr>
          <w:ilvl w:val="0"/>
          <w:numId w:val="0"/>
        </w:numPr>
        <w:ind w:left="864" w:hanging="864"/>
      </w:pPr>
      <w:r>
        <w:rPr>
          <w:rFonts w:hint="eastAsia"/>
        </w:rPr>
        <w:t>请求</w:t>
      </w:r>
      <w:r>
        <w:t>报文</w:t>
      </w:r>
    </w:p>
    <w:tbl>
      <w:tblPr>
        <w:tblStyle w:val="a9"/>
        <w:tblW w:w="5000" w:type="pct"/>
        <w:tblLayout w:type="fixed"/>
        <w:tblLook w:val="04A0" w:firstRow="1" w:lastRow="0" w:firstColumn="1" w:lastColumn="0" w:noHBand="0" w:noVBand="1"/>
      </w:tblPr>
      <w:tblGrid>
        <w:gridCol w:w="331"/>
        <w:gridCol w:w="1293"/>
        <w:gridCol w:w="2057"/>
        <w:gridCol w:w="992"/>
        <w:gridCol w:w="426"/>
        <w:gridCol w:w="710"/>
        <w:gridCol w:w="566"/>
        <w:gridCol w:w="1921"/>
      </w:tblGrid>
      <w:tr w:rsidR="00EC3CB9" w:rsidRPr="002223E2" w14:paraId="1F121CA5" w14:textId="77777777" w:rsidTr="00116F66">
        <w:trPr>
          <w:trHeight w:val="324"/>
        </w:trPr>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351F1" w14:textId="77777777" w:rsidR="00EC3CB9" w:rsidRPr="002223E2" w:rsidRDefault="00EC3CB9" w:rsidP="00AA2783">
            <w:pPr>
              <w:rPr>
                <w:rFonts w:asciiTheme="minorEastAsia" w:eastAsiaTheme="minorEastAsia" w:hAnsiTheme="minorEastAsia"/>
                <w:b/>
              </w:rPr>
            </w:pPr>
            <w:r w:rsidRPr="002223E2">
              <w:rPr>
                <w:rFonts w:asciiTheme="minorEastAsia" w:eastAsiaTheme="minorEastAsia" w:hAnsiTheme="minorEastAsia" w:hint="eastAsia"/>
                <w:b/>
              </w:rPr>
              <w:t>序</w:t>
            </w:r>
            <w:r w:rsidRPr="002223E2">
              <w:rPr>
                <w:rFonts w:asciiTheme="minorEastAsia" w:eastAsiaTheme="minorEastAsia" w:hAnsiTheme="minorEastAsia" w:hint="eastAsia"/>
                <w:b/>
              </w:rPr>
              <w:lastRenderedPageBreak/>
              <w:t>号</w:t>
            </w:r>
          </w:p>
        </w:tc>
        <w:tc>
          <w:tcPr>
            <w:tcW w:w="77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FB47EA" w14:textId="77777777" w:rsidR="00EC3CB9" w:rsidRPr="002223E2" w:rsidRDefault="00EC3CB9" w:rsidP="00AA2783">
            <w:pPr>
              <w:rPr>
                <w:rFonts w:asciiTheme="minorEastAsia" w:eastAsiaTheme="minorEastAsia" w:hAnsiTheme="minorEastAsia"/>
                <w:b/>
                <w:sz w:val="21"/>
              </w:rPr>
            </w:pPr>
            <w:r w:rsidRPr="002223E2">
              <w:rPr>
                <w:rFonts w:asciiTheme="minorEastAsia" w:eastAsiaTheme="minorEastAsia" w:hAnsiTheme="minorEastAsia" w:hint="eastAsia"/>
                <w:b/>
                <w:sz w:val="21"/>
              </w:rPr>
              <w:lastRenderedPageBreak/>
              <w:t>参数名</w:t>
            </w:r>
          </w:p>
        </w:tc>
        <w:tc>
          <w:tcPr>
            <w:tcW w:w="12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02D325" w14:textId="77777777" w:rsidR="00EC3CB9" w:rsidRPr="002223E2" w:rsidRDefault="00EC3CB9" w:rsidP="00AA2783">
            <w:pPr>
              <w:rPr>
                <w:rFonts w:asciiTheme="minorEastAsia" w:eastAsiaTheme="minorEastAsia" w:hAnsiTheme="minorEastAsia"/>
                <w:b/>
                <w:sz w:val="21"/>
              </w:rPr>
            </w:pPr>
            <w:r w:rsidRPr="002223E2">
              <w:rPr>
                <w:rFonts w:asciiTheme="minorEastAsia" w:eastAsiaTheme="minorEastAsia" w:hAnsiTheme="minorEastAsia" w:hint="eastAsia"/>
                <w:b/>
                <w:sz w:val="21"/>
              </w:rPr>
              <w:t>参数描述</w:t>
            </w:r>
          </w:p>
        </w:tc>
        <w:tc>
          <w:tcPr>
            <w:tcW w:w="59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6B0517" w14:textId="77777777" w:rsidR="00EC3CB9" w:rsidRPr="002223E2" w:rsidRDefault="00EC3CB9" w:rsidP="00AA2783">
            <w:pPr>
              <w:rPr>
                <w:rFonts w:asciiTheme="minorEastAsia" w:eastAsiaTheme="minorEastAsia" w:hAnsiTheme="minorEastAsia"/>
                <w:b/>
                <w:sz w:val="21"/>
              </w:rPr>
            </w:pPr>
            <w:r w:rsidRPr="002223E2">
              <w:rPr>
                <w:rFonts w:asciiTheme="minorEastAsia" w:eastAsiaTheme="minorEastAsia" w:hAnsiTheme="minorEastAsia" w:hint="eastAsia"/>
                <w:b/>
                <w:sz w:val="21"/>
              </w:rPr>
              <w:t>数据类</w:t>
            </w:r>
            <w:r w:rsidRPr="002223E2">
              <w:rPr>
                <w:rFonts w:asciiTheme="minorEastAsia" w:eastAsiaTheme="minorEastAsia" w:hAnsiTheme="minorEastAsia" w:hint="eastAsia"/>
                <w:b/>
                <w:sz w:val="21"/>
              </w:rPr>
              <w:lastRenderedPageBreak/>
              <w:t>型</w:t>
            </w:r>
          </w:p>
        </w:tc>
        <w:tc>
          <w:tcPr>
            <w:tcW w:w="2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AF043E" w14:textId="77777777" w:rsidR="00EC3CB9" w:rsidRPr="002223E2" w:rsidRDefault="00EC3CB9" w:rsidP="00AA2783">
            <w:pPr>
              <w:rPr>
                <w:rFonts w:asciiTheme="minorEastAsia" w:eastAsiaTheme="minorEastAsia" w:hAnsiTheme="minorEastAsia"/>
                <w:b/>
                <w:sz w:val="21"/>
              </w:rPr>
            </w:pPr>
            <w:r w:rsidRPr="002223E2">
              <w:rPr>
                <w:rFonts w:asciiTheme="minorEastAsia" w:eastAsiaTheme="minorEastAsia" w:hAnsiTheme="minorEastAsia" w:hint="eastAsia"/>
                <w:b/>
                <w:sz w:val="21"/>
              </w:rPr>
              <w:lastRenderedPageBreak/>
              <w:t>长</w:t>
            </w:r>
            <w:r w:rsidRPr="002223E2">
              <w:rPr>
                <w:rFonts w:asciiTheme="minorEastAsia" w:eastAsiaTheme="minorEastAsia" w:hAnsiTheme="minorEastAsia" w:hint="eastAsia"/>
                <w:b/>
                <w:sz w:val="21"/>
              </w:rPr>
              <w:lastRenderedPageBreak/>
              <w:t>度</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42A3E7" w14:textId="77777777" w:rsidR="00EC3CB9" w:rsidRPr="002223E2" w:rsidRDefault="00EC3CB9" w:rsidP="00AA2783">
            <w:pPr>
              <w:rPr>
                <w:rFonts w:asciiTheme="minorEastAsia" w:eastAsiaTheme="minorEastAsia" w:hAnsiTheme="minorEastAsia"/>
                <w:b/>
                <w:sz w:val="21"/>
              </w:rPr>
            </w:pPr>
            <w:r w:rsidRPr="002223E2">
              <w:rPr>
                <w:rFonts w:asciiTheme="minorEastAsia" w:eastAsiaTheme="minorEastAsia" w:hAnsiTheme="minorEastAsia" w:hint="eastAsia"/>
                <w:b/>
                <w:sz w:val="21"/>
              </w:rPr>
              <w:lastRenderedPageBreak/>
              <w:t>出现</w:t>
            </w:r>
            <w:r w:rsidRPr="002223E2">
              <w:rPr>
                <w:rFonts w:asciiTheme="minorEastAsia" w:eastAsiaTheme="minorEastAsia" w:hAnsiTheme="minorEastAsia" w:hint="eastAsia"/>
                <w:b/>
                <w:sz w:val="21"/>
              </w:rPr>
              <w:lastRenderedPageBreak/>
              <w:t>要求</w:t>
            </w:r>
          </w:p>
        </w:tc>
        <w:tc>
          <w:tcPr>
            <w:tcW w:w="34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96A58A" w14:textId="77777777" w:rsidR="00EC3CB9" w:rsidRPr="002223E2" w:rsidRDefault="00EC3CB9" w:rsidP="00AA2783">
            <w:pPr>
              <w:rPr>
                <w:rFonts w:asciiTheme="minorEastAsia" w:hAnsiTheme="minorEastAsia"/>
                <w:b/>
              </w:rPr>
            </w:pPr>
            <w:r>
              <w:rPr>
                <w:rFonts w:asciiTheme="minorEastAsia" w:hAnsiTheme="minorEastAsia" w:hint="eastAsia"/>
                <w:b/>
              </w:rPr>
              <w:lastRenderedPageBreak/>
              <w:t>参</w:t>
            </w:r>
            <w:r>
              <w:rPr>
                <w:rFonts w:asciiTheme="minorEastAsia" w:hAnsiTheme="minorEastAsia" w:hint="eastAsia"/>
                <w:b/>
              </w:rPr>
              <w:lastRenderedPageBreak/>
              <w:t>与</w:t>
            </w:r>
            <w:r>
              <w:rPr>
                <w:rFonts w:asciiTheme="minorEastAsia" w:hAnsiTheme="minorEastAsia"/>
                <w:b/>
              </w:rPr>
              <w:t>签名</w:t>
            </w:r>
          </w:p>
        </w:tc>
        <w:tc>
          <w:tcPr>
            <w:tcW w:w="115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598A0E" w14:textId="77777777" w:rsidR="00EC3CB9" w:rsidRPr="002223E2" w:rsidRDefault="00EC3CB9" w:rsidP="00AA2783">
            <w:pPr>
              <w:rPr>
                <w:rFonts w:asciiTheme="minorEastAsia" w:eastAsiaTheme="minorEastAsia" w:hAnsiTheme="minorEastAsia"/>
                <w:b/>
                <w:sz w:val="21"/>
              </w:rPr>
            </w:pPr>
            <w:r w:rsidRPr="002223E2">
              <w:rPr>
                <w:rFonts w:asciiTheme="minorEastAsia" w:eastAsiaTheme="minorEastAsia" w:hAnsiTheme="minorEastAsia" w:hint="eastAsia"/>
                <w:b/>
                <w:sz w:val="21"/>
              </w:rPr>
              <w:lastRenderedPageBreak/>
              <w:t>示例</w:t>
            </w:r>
          </w:p>
        </w:tc>
      </w:tr>
      <w:tr w:rsidR="00EC3CB9" w:rsidRPr="002223E2" w14:paraId="30A74E70" w14:textId="77777777" w:rsidTr="00AA2783">
        <w:trPr>
          <w:trHeight w:val="214"/>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E1AC9A" w14:textId="77777777" w:rsidR="00EC3CB9" w:rsidRPr="002223E2" w:rsidRDefault="00EC3CB9" w:rsidP="00AA2783">
            <w:pPr>
              <w:rPr>
                <w:rFonts w:asciiTheme="majorEastAsia" w:eastAsiaTheme="majorEastAsia" w:hAnsiTheme="majorEastAsia"/>
                <w:b/>
                <w:color w:val="000000"/>
                <w:sz w:val="21"/>
              </w:rPr>
            </w:pPr>
            <w:r w:rsidRPr="002223E2">
              <w:rPr>
                <w:rFonts w:asciiTheme="majorEastAsia" w:eastAsiaTheme="majorEastAsia" w:hAnsiTheme="majorEastAsia" w:hint="eastAsia"/>
                <w:b/>
                <w:color w:val="000000"/>
                <w:sz w:val="21"/>
              </w:rPr>
              <w:t>基本参数</w:t>
            </w:r>
          </w:p>
        </w:tc>
      </w:tr>
      <w:tr w:rsidR="00EC3CB9" w:rsidRPr="002223E2" w14:paraId="66EE7908" w14:textId="77777777" w:rsidTr="00116F66">
        <w:trPr>
          <w:trHeight w:val="287"/>
        </w:trPr>
        <w:tc>
          <w:tcPr>
            <w:tcW w:w="199" w:type="pct"/>
          </w:tcPr>
          <w:p w14:paraId="1D78E4E6" w14:textId="77777777" w:rsidR="00EC3CB9" w:rsidRPr="002223E2" w:rsidRDefault="00EC3CB9" w:rsidP="006A0DBC">
            <w:pPr>
              <w:pStyle w:val="a6"/>
              <w:numPr>
                <w:ilvl w:val="0"/>
                <w:numId w:val="14"/>
              </w:numPr>
              <w:ind w:firstLineChars="0"/>
              <w:rPr>
                <w:rFonts w:asciiTheme="minorEastAsia" w:eastAsiaTheme="minorEastAsia" w:hAnsiTheme="minorEastAsia"/>
                <w:sz w:val="18"/>
                <w:szCs w:val="18"/>
              </w:rPr>
            </w:pPr>
          </w:p>
        </w:tc>
        <w:tc>
          <w:tcPr>
            <w:tcW w:w="779" w:type="pct"/>
            <w:shd w:val="clear" w:color="auto" w:fill="auto"/>
            <w:hideMark/>
          </w:tcPr>
          <w:p w14:paraId="41F20699"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I</w:t>
            </w:r>
            <w:r w:rsidRPr="00CB1278">
              <w:rPr>
                <w:rFonts w:asciiTheme="minorEastAsia" w:eastAsiaTheme="minorEastAsia" w:hAnsiTheme="minorEastAsia" w:hint="eastAsia"/>
                <w:color w:val="000000"/>
                <w:sz w:val="18"/>
                <w:szCs w:val="18"/>
              </w:rPr>
              <w:t>svOrgId</w:t>
            </w:r>
          </w:p>
        </w:tc>
        <w:tc>
          <w:tcPr>
            <w:tcW w:w="1240" w:type="pct"/>
            <w:shd w:val="clear" w:color="auto" w:fill="auto"/>
            <w:hideMark/>
          </w:tcPr>
          <w:p w14:paraId="7CF3FA83"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合作方机构号（网商银行分配）</w:t>
            </w:r>
          </w:p>
        </w:tc>
        <w:tc>
          <w:tcPr>
            <w:tcW w:w="598" w:type="pct"/>
            <w:tcBorders>
              <w:top w:val="single" w:sz="4" w:space="0" w:color="auto"/>
              <w:left w:val="single" w:sz="4" w:space="0" w:color="auto"/>
              <w:bottom w:val="single" w:sz="4" w:space="0" w:color="auto"/>
              <w:right w:val="single" w:sz="4" w:space="0" w:color="auto"/>
            </w:tcBorders>
            <w:hideMark/>
          </w:tcPr>
          <w:p w14:paraId="36DE791D"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57" w:type="pct"/>
            <w:tcBorders>
              <w:top w:val="single" w:sz="4" w:space="0" w:color="auto"/>
              <w:left w:val="single" w:sz="4" w:space="0" w:color="auto"/>
              <w:bottom w:val="single" w:sz="4" w:space="0" w:color="auto"/>
              <w:right w:val="single" w:sz="4" w:space="0" w:color="auto"/>
            </w:tcBorders>
            <w:hideMark/>
          </w:tcPr>
          <w:p w14:paraId="0FD91B64"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428" w:type="pct"/>
            <w:tcBorders>
              <w:top w:val="single" w:sz="4" w:space="0" w:color="auto"/>
              <w:left w:val="single" w:sz="4" w:space="0" w:color="auto"/>
              <w:bottom w:val="single" w:sz="4" w:space="0" w:color="auto"/>
              <w:right w:val="single" w:sz="4" w:space="0" w:color="auto"/>
            </w:tcBorders>
            <w:hideMark/>
          </w:tcPr>
          <w:p w14:paraId="16FC743E" w14:textId="77777777" w:rsidR="00EC3CB9" w:rsidRPr="002223E2" w:rsidRDefault="00EC3CB9" w:rsidP="00AA2783">
            <w:pPr>
              <w:rPr>
                <w:rFonts w:asciiTheme="minorEastAsia" w:eastAsiaTheme="minorEastAsia" w:hAnsiTheme="minorEastAsia"/>
                <w:bCs/>
                <w:sz w:val="18"/>
                <w:szCs w:val="18"/>
              </w:rPr>
            </w:pPr>
            <w:r w:rsidRPr="002223E2">
              <w:rPr>
                <w:rFonts w:asciiTheme="minorEastAsia" w:eastAsiaTheme="minorEastAsia" w:hAnsiTheme="minorEastAsia" w:hint="eastAsia"/>
                <w:sz w:val="18"/>
                <w:szCs w:val="18"/>
              </w:rPr>
              <w:t>M</w:t>
            </w:r>
          </w:p>
        </w:tc>
        <w:tc>
          <w:tcPr>
            <w:tcW w:w="341" w:type="pct"/>
            <w:tcBorders>
              <w:top w:val="single" w:sz="4" w:space="0" w:color="auto"/>
              <w:left w:val="single" w:sz="4" w:space="0" w:color="auto"/>
              <w:bottom w:val="single" w:sz="4" w:space="0" w:color="auto"/>
              <w:right w:val="single" w:sz="4" w:space="0" w:color="auto"/>
            </w:tcBorders>
          </w:tcPr>
          <w:p w14:paraId="6E0428BE" w14:textId="16883686" w:rsidR="00EC3CB9" w:rsidRPr="003542DC" w:rsidRDefault="00512782" w:rsidP="00AA2783">
            <w:pPr>
              <w:rPr>
                <w:sz w:val="18"/>
                <w:szCs w:val="18"/>
              </w:rPr>
            </w:pPr>
            <w:r>
              <w:rPr>
                <w:rFonts w:asciiTheme="minorEastAsia" w:hAnsiTheme="minorEastAsia" w:hint="eastAsia"/>
                <w:bCs/>
                <w:sz w:val="18"/>
                <w:szCs w:val="18"/>
              </w:rPr>
              <w:t>Y</w:t>
            </w:r>
          </w:p>
        </w:tc>
        <w:tc>
          <w:tcPr>
            <w:tcW w:w="1158" w:type="pct"/>
            <w:tcBorders>
              <w:top w:val="single" w:sz="4" w:space="0" w:color="auto"/>
              <w:left w:val="single" w:sz="4" w:space="0" w:color="auto"/>
              <w:bottom w:val="single" w:sz="4" w:space="0" w:color="auto"/>
              <w:right w:val="single" w:sz="4" w:space="0" w:color="auto"/>
            </w:tcBorders>
            <w:hideMark/>
          </w:tcPr>
          <w:p w14:paraId="309BE009" w14:textId="77777777" w:rsidR="00EC3CB9" w:rsidRPr="002223E2" w:rsidRDefault="00EC3CB9" w:rsidP="00AA2783">
            <w:pPr>
              <w:rPr>
                <w:rFonts w:asciiTheme="minorEastAsia" w:eastAsiaTheme="minorEastAsia" w:hAnsiTheme="minorEastAsia"/>
                <w:bCs/>
                <w:sz w:val="18"/>
                <w:szCs w:val="18"/>
              </w:rPr>
            </w:pPr>
            <w:r w:rsidRPr="003542DC">
              <w:rPr>
                <w:rFonts w:asciiTheme="minorHAnsi" w:eastAsiaTheme="minorEastAsia" w:hAnsiTheme="minorHAnsi"/>
                <w:sz w:val="18"/>
                <w:szCs w:val="18"/>
              </w:rPr>
              <w:t>202210000000000001025</w:t>
            </w:r>
          </w:p>
        </w:tc>
      </w:tr>
      <w:tr w:rsidR="00EC3CB9" w:rsidRPr="002223E2" w14:paraId="491FBA21" w14:textId="77777777" w:rsidTr="00116F66">
        <w:trPr>
          <w:trHeight w:val="287"/>
        </w:trPr>
        <w:tc>
          <w:tcPr>
            <w:tcW w:w="199" w:type="pct"/>
          </w:tcPr>
          <w:p w14:paraId="65A617D9" w14:textId="77777777" w:rsidR="00EC3CB9" w:rsidRPr="002223E2" w:rsidRDefault="00EC3CB9" w:rsidP="006A0DBC">
            <w:pPr>
              <w:pStyle w:val="a6"/>
              <w:numPr>
                <w:ilvl w:val="0"/>
                <w:numId w:val="14"/>
              </w:numPr>
              <w:ind w:firstLineChars="0"/>
              <w:rPr>
                <w:rFonts w:asciiTheme="minorEastAsia" w:eastAsiaTheme="minorEastAsia" w:hAnsiTheme="minorEastAsia"/>
                <w:sz w:val="18"/>
                <w:szCs w:val="18"/>
              </w:rPr>
            </w:pPr>
          </w:p>
        </w:tc>
        <w:tc>
          <w:tcPr>
            <w:tcW w:w="779" w:type="pct"/>
            <w:shd w:val="clear" w:color="auto" w:fill="auto"/>
          </w:tcPr>
          <w:p w14:paraId="2FEDC7E9"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p>
        </w:tc>
        <w:tc>
          <w:tcPr>
            <w:tcW w:w="1240" w:type="pct"/>
            <w:shd w:val="clear" w:color="auto" w:fill="auto"/>
          </w:tcPr>
          <w:p w14:paraId="501AF495" w14:textId="77777777" w:rsidR="00EC3CB9" w:rsidRDefault="00EC3CB9" w:rsidP="00AA2783">
            <w:pPr>
              <w:rPr>
                <w:rFonts w:asciiTheme="minorEastAsia" w:eastAsiaTheme="minorEastAsia" w:hAnsiTheme="minorEastAsia"/>
                <w:sz w:val="18"/>
                <w:szCs w:val="18"/>
              </w:rPr>
            </w:pPr>
            <w:r w:rsidRPr="002223E2">
              <w:rPr>
                <w:rFonts w:asciiTheme="minorEastAsia" w:eastAsiaTheme="minorEastAsia" w:hAnsiTheme="minorEastAsia" w:hint="eastAsia"/>
                <w:sz w:val="18"/>
                <w:szCs w:val="18"/>
              </w:rPr>
              <w:t>图片类型</w:t>
            </w:r>
            <w:r>
              <w:rPr>
                <w:rFonts w:asciiTheme="minorEastAsia" w:eastAsiaTheme="minorEastAsia" w:hAnsiTheme="minorEastAsia" w:hint="eastAsia"/>
                <w:sz w:val="18"/>
                <w:szCs w:val="18"/>
              </w:rPr>
              <w:t>。可选值</w:t>
            </w:r>
            <w:r>
              <w:rPr>
                <w:rFonts w:asciiTheme="minorEastAsia" w:eastAsiaTheme="minorEastAsia" w:hAnsiTheme="minorEastAsia"/>
                <w:sz w:val="18"/>
                <w:szCs w:val="18"/>
              </w:rPr>
              <w:t>：</w:t>
            </w:r>
          </w:p>
          <w:p w14:paraId="3525E826" w14:textId="77777777" w:rsidR="00EC3CB9" w:rsidRDefault="00EC3CB9"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0</w:t>
            </w:r>
            <w:r w:rsidRPr="002223E2">
              <w:rPr>
                <w:rFonts w:asciiTheme="minorEastAsia" w:eastAsiaTheme="minorEastAsia" w:hAnsiTheme="minorEastAsia" w:hint="eastAsia"/>
                <w:sz w:val="18"/>
                <w:szCs w:val="18"/>
              </w:rPr>
              <w:t>1 身份证</w:t>
            </w:r>
            <w:r>
              <w:rPr>
                <w:rFonts w:asciiTheme="minorEastAsia" w:eastAsiaTheme="minorEastAsia" w:hAnsiTheme="minorEastAsia" w:hint="eastAsia"/>
                <w:sz w:val="18"/>
                <w:szCs w:val="18"/>
              </w:rPr>
              <w:t xml:space="preserve">正面 </w:t>
            </w:r>
          </w:p>
          <w:p w14:paraId="0A47C27D" w14:textId="77777777" w:rsidR="00EC3CB9" w:rsidRDefault="00EC3CB9"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02 身份证反面 </w:t>
            </w:r>
          </w:p>
          <w:p w14:paraId="7DFCF03A" w14:textId="77777777" w:rsidR="00EC3CB9" w:rsidRDefault="00EC3CB9"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03</w:t>
            </w:r>
            <w:r w:rsidRPr="002223E2">
              <w:rPr>
                <w:rFonts w:asciiTheme="minorEastAsia" w:eastAsiaTheme="minorEastAsia" w:hAnsiTheme="minorEastAsia" w:hint="eastAsia"/>
                <w:sz w:val="18"/>
                <w:szCs w:val="18"/>
              </w:rPr>
              <w:t xml:space="preserve"> 营业执照</w:t>
            </w:r>
            <w:r>
              <w:rPr>
                <w:rFonts w:asciiTheme="minorEastAsia" w:eastAsiaTheme="minorEastAsia" w:hAnsiTheme="minorEastAsia" w:hint="eastAsia"/>
                <w:sz w:val="18"/>
                <w:szCs w:val="18"/>
              </w:rPr>
              <w:t xml:space="preserve"> </w:t>
            </w:r>
          </w:p>
          <w:p w14:paraId="0CCE69C7" w14:textId="77777777" w:rsidR="000A1B60" w:rsidRDefault="00EC3CB9"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04组织机</w:t>
            </w:r>
            <w:r>
              <w:rPr>
                <w:rFonts w:asciiTheme="minorEastAsia" w:eastAsiaTheme="minorEastAsia" w:hAnsiTheme="minorEastAsia"/>
                <w:sz w:val="18"/>
                <w:szCs w:val="18"/>
              </w:rPr>
              <w:t>构代码证</w:t>
            </w:r>
            <w:r>
              <w:rPr>
                <w:rFonts w:asciiTheme="minorEastAsia" w:eastAsiaTheme="minorEastAsia" w:hAnsiTheme="minorEastAsia" w:hint="eastAsia"/>
                <w:sz w:val="18"/>
                <w:szCs w:val="18"/>
              </w:rPr>
              <w:t xml:space="preserve"> </w:t>
            </w:r>
          </w:p>
          <w:p w14:paraId="6B98D176" w14:textId="65BC9D48" w:rsidR="00EC3CB9" w:rsidRDefault="00EC3CB9"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05</w:t>
            </w:r>
            <w:r w:rsidRPr="002223E2">
              <w:rPr>
                <w:rFonts w:asciiTheme="minorEastAsia" w:eastAsiaTheme="minorEastAsia" w:hAnsiTheme="minorEastAsia" w:hint="eastAsia"/>
                <w:sz w:val="18"/>
                <w:szCs w:val="18"/>
              </w:rPr>
              <w:t xml:space="preserve"> </w:t>
            </w:r>
            <w:r>
              <w:rPr>
                <w:rFonts w:asciiTheme="minorEastAsia" w:eastAsiaTheme="minorEastAsia" w:hAnsiTheme="minorEastAsia" w:hint="eastAsia"/>
                <w:sz w:val="18"/>
                <w:szCs w:val="18"/>
              </w:rPr>
              <w:t>开户</w:t>
            </w:r>
            <w:r w:rsidRPr="002223E2">
              <w:rPr>
                <w:rFonts w:asciiTheme="minorEastAsia" w:eastAsiaTheme="minorEastAsia" w:hAnsiTheme="minorEastAsia" w:hint="eastAsia"/>
                <w:sz w:val="18"/>
                <w:szCs w:val="18"/>
              </w:rPr>
              <w:t xml:space="preserve">许可证 </w:t>
            </w:r>
          </w:p>
          <w:p w14:paraId="60A88763" w14:textId="77777777" w:rsidR="00EC3CB9" w:rsidRDefault="00EC3CB9" w:rsidP="00AA2783">
            <w:pPr>
              <w:rPr>
                <w:rFonts w:asciiTheme="minorEastAsia" w:eastAsiaTheme="minorEastAsia" w:hAnsiTheme="minorEastAsia"/>
                <w:sz w:val="18"/>
                <w:szCs w:val="18"/>
              </w:rPr>
            </w:pPr>
            <w:r>
              <w:rPr>
                <w:rFonts w:asciiTheme="minorEastAsia" w:eastAsiaTheme="minorEastAsia" w:hAnsiTheme="minorEastAsia" w:hint="eastAsia"/>
                <w:sz w:val="18"/>
                <w:szCs w:val="18"/>
              </w:rPr>
              <w:t>0</w:t>
            </w:r>
            <w:r w:rsidRPr="002223E2">
              <w:rPr>
                <w:rFonts w:asciiTheme="minorEastAsia" w:eastAsiaTheme="minorEastAsia" w:hAnsiTheme="minorEastAsia" w:hint="eastAsia"/>
                <w:sz w:val="18"/>
                <w:szCs w:val="18"/>
              </w:rPr>
              <w:t xml:space="preserve">6 </w:t>
            </w:r>
            <w:r>
              <w:rPr>
                <w:rFonts w:asciiTheme="minorEastAsia" w:eastAsiaTheme="minorEastAsia" w:hAnsiTheme="minorEastAsia" w:hint="eastAsia"/>
                <w:sz w:val="18"/>
                <w:szCs w:val="18"/>
              </w:rPr>
              <w:t xml:space="preserve">门头照 </w:t>
            </w:r>
          </w:p>
          <w:p w14:paraId="3C5ED3FB"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07</w:t>
            </w:r>
            <w:r>
              <w:rPr>
                <w:rFonts w:asciiTheme="minorEastAsia" w:eastAsiaTheme="minorEastAsia" w:hAnsiTheme="minorEastAsia"/>
                <w:sz w:val="18"/>
                <w:szCs w:val="18"/>
              </w:rPr>
              <w:t xml:space="preserve"> </w:t>
            </w:r>
            <w:r w:rsidRPr="002223E2">
              <w:rPr>
                <w:rFonts w:asciiTheme="minorEastAsia" w:eastAsiaTheme="minorEastAsia" w:hAnsiTheme="minorEastAsia" w:hint="eastAsia"/>
                <w:sz w:val="18"/>
                <w:szCs w:val="18"/>
              </w:rPr>
              <w:t>其他</w:t>
            </w:r>
          </w:p>
        </w:tc>
        <w:tc>
          <w:tcPr>
            <w:tcW w:w="598" w:type="pct"/>
            <w:tcBorders>
              <w:top w:val="single" w:sz="4" w:space="0" w:color="auto"/>
              <w:left w:val="single" w:sz="4" w:space="0" w:color="auto"/>
              <w:bottom w:val="single" w:sz="4" w:space="0" w:color="auto"/>
              <w:right w:val="single" w:sz="4" w:space="0" w:color="auto"/>
            </w:tcBorders>
          </w:tcPr>
          <w:p w14:paraId="1CF7170F"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4E3C49E1"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8</w:t>
            </w:r>
          </w:p>
        </w:tc>
        <w:tc>
          <w:tcPr>
            <w:tcW w:w="428" w:type="pct"/>
            <w:tcBorders>
              <w:top w:val="single" w:sz="4" w:space="0" w:color="auto"/>
              <w:left w:val="single" w:sz="4" w:space="0" w:color="auto"/>
              <w:bottom w:val="single" w:sz="4" w:space="0" w:color="auto"/>
              <w:right w:val="single" w:sz="4" w:space="0" w:color="auto"/>
            </w:tcBorders>
          </w:tcPr>
          <w:p w14:paraId="79EB15C0" w14:textId="77777777" w:rsidR="00EC3CB9" w:rsidRPr="002223E2" w:rsidRDefault="00EC3CB9" w:rsidP="00AA2783">
            <w:pPr>
              <w:rPr>
                <w:rFonts w:asciiTheme="minorEastAsia" w:eastAsiaTheme="minorEastAsia" w:hAnsiTheme="minorEastAsia"/>
                <w:bCs/>
                <w:sz w:val="18"/>
                <w:szCs w:val="18"/>
              </w:rPr>
            </w:pPr>
            <w:r w:rsidRPr="002223E2">
              <w:rPr>
                <w:rFonts w:asciiTheme="minorEastAsia" w:eastAsiaTheme="minorEastAsia" w:hAnsiTheme="minorEastAsia" w:hint="eastAsia"/>
                <w:sz w:val="18"/>
                <w:szCs w:val="18"/>
              </w:rPr>
              <w:t>M</w:t>
            </w:r>
          </w:p>
        </w:tc>
        <w:tc>
          <w:tcPr>
            <w:tcW w:w="341" w:type="pct"/>
            <w:tcBorders>
              <w:top w:val="single" w:sz="4" w:space="0" w:color="auto"/>
              <w:left w:val="single" w:sz="4" w:space="0" w:color="auto"/>
              <w:bottom w:val="single" w:sz="4" w:space="0" w:color="auto"/>
              <w:right w:val="single" w:sz="4" w:space="0" w:color="auto"/>
            </w:tcBorders>
          </w:tcPr>
          <w:p w14:paraId="4AAE5EDC" w14:textId="77777777" w:rsidR="00EC3CB9" w:rsidRPr="002223E2" w:rsidRDefault="00EC3CB9" w:rsidP="00AA2783">
            <w:pPr>
              <w:rPr>
                <w:rFonts w:asciiTheme="minorEastAsia" w:hAnsiTheme="minorEastAsia"/>
                <w:bCs/>
                <w:sz w:val="18"/>
                <w:szCs w:val="18"/>
              </w:rPr>
            </w:pPr>
            <w:r>
              <w:rPr>
                <w:rFonts w:asciiTheme="minorEastAsia" w:hAnsiTheme="minorEastAsia" w:hint="eastAsia"/>
                <w:bCs/>
                <w:sz w:val="18"/>
                <w:szCs w:val="18"/>
              </w:rPr>
              <w:t>Y</w:t>
            </w:r>
          </w:p>
        </w:tc>
        <w:tc>
          <w:tcPr>
            <w:tcW w:w="1158" w:type="pct"/>
            <w:tcBorders>
              <w:top w:val="single" w:sz="4" w:space="0" w:color="auto"/>
              <w:left w:val="single" w:sz="4" w:space="0" w:color="auto"/>
              <w:bottom w:val="single" w:sz="4" w:space="0" w:color="auto"/>
              <w:right w:val="single" w:sz="4" w:space="0" w:color="auto"/>
            </w:tcBorders>
          </w:tcPr>
          <w:p w14:paraId="1E79FE5B" w14:textId="77777777" w:rsidR="00EC3CB9" w:rsidRPr="002223E2" w:rsidRDefault="00EC3CB9" w:rsidP="00AA2783">
            <w:pPr>
              <w:rPr>
                <w:rFonts w:asciiTheme="minorEastAsia" w:eastAsiaTheme="minorEastAsia" w:hAnsiTheme="minorEastAsia"/>
                <w:bCs/>
                <w:sz w:val="18"/>
                <w:szCs w:val="18"/>
              </w:rPr>
            </w:pPr>
          </w:p>
        </w:tc>
      </w:tr>
      <w:tr w:rsidR="00EC3CB9" w:rsidRPr="002223E2" w14:paraId="2DD49A60" w14:textId="77777777" w:rsidTr="00116F66">
        <w:trPr>
          <w:trHeight w:val="287"/>
        </w:trPr>
        <w:tc>
          <w:tcPr>
            <w:tcW w:w="199" w:type="pct"/>
          </w:tcPr>
          <w:p w14:paraId="6134725B" w14:textId="77777777" w:rsidR="00EC3CB9" w:rsidRPr="002223E2" w:rsidRDefault="00EC3CB9" w:rsidP="006A0DBC">
            <w:pPr>
              <w:pStyle w:val="a6"/>
              <w:numPr>
                <w:ilvl w:val="0"/>
                <w:numId w:val="14"/>
              </w:numPr>
              <w:ind w:firstLineChars="0"/>
              <w:rPr>
                <w:rFonts w:asciiTheme="minorEastAsia" w:eastAsiaTheme="minorEastAsia" w:hAnsiTheme="minorEastAsia"/>
                <w:sz w:val="18"/>
                <w:szCs w:val="18"/>
              </w:rPr>
            </w:pPr>
          </w:p>
        </w:tc>
        <w:tc>
          <w:tcPr>
            <w:tcW w:w="779" w:type="pct"/>
            <w:shd w:val="clear" w:color="auto" w:fill="auto"/>
          </w:tcPr>
          <w:p w14:paraId="3413FC41"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r w:rsidRPr="002223E2">
              <w:rPr>
                <w:rFonts w:asciiTheme="minorEastAsia" w:eastAsiaTheme="minorEastAsia" w:hAnsiTheme="minorEastAsia" w:hint="eastAsia"/>
                <w:sz w:val="18"/>
                <w:szCs w:val="18"/>
              </w:rPr>
              <w:t>utTradeNo</w:t>
            </w:r>
          </w:p>
        </w:tc>
        <w:tc>
          <w:tcPr>
            <w:tcW w:w="1240" w:type="pct"/>
            <w:shd w:val="clear" w:color="auto" w:fill="auto"/>
          </w:tcPr>
          <w:p w14:paraId="7DC1125D" w14:textId="77777777" w:rsidR="00EC3CB9" w:rsidRPr="002223E2" w:rsidRDefault="00EC3CB9" w:rsidP="00AA2783">
            <w:pPr>
              <w:rPr>
                <w:rFonts w:asciiTheme="minorEastAsia" w:eastAsiaTheme="minorEastAsia" w:hAnsiTheme="minorEastAsia"/>
                <w:bCs/>
                <w:sz w:val="18"/>
                <w:szCs w:val="18"/>
              </w:rPr>
            </w:pPr>
            <w:r w:rsidRPr="002223E2">
              <w:rPr>
                <w:rFonts w:asciiTheme="minorEastAsia" w:eastAsiaTheme="minorEastAsia" w:hAnsiTheme="minorEastAsia" w:hint="eastAsia"/>
                <w:sz w:val="18"/>
                <w:szCs w:val="18"/>
              </w:rPr>
              <w:t>外部交易号</w:t>
            </w:r>
          </w:p>
        </w:tc>
        <w:tc>
          <w:tcPr>
            <w:tcW w:w="598" w:type="pct"/>
            <w:tcBorders>
              <w:top w:val="single" w:sz="4" w:space="0" w:color="auto"/>
              <w:left w:val="single" w:sz="4" w:space="0" w:color="auto"/>
              <w:bottom w:val="single" w:sz="4" w:space="0" w:color="auto"/>
              <w:right w:val="single" w:sz="4" w:space="0" w:color="auto"/>
            </w:tcBorders>
          </w:tcPr>
          <w:p w14:paraId="72EA884C"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2A7BB808"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28" w:type="pct"/>
            <w:tcBorders>
              <w:top w:val="single" w:sz="4" w:space="0" w:color="auto"/>
              <w:left w:val="single" w:sz="4" w:space="0" w:color="auto"/>
              <w:bottom w:val="single" w:sz="4" w:space="0" w:color="auto"/>
              <w:right w:val="single" w:sz="4" w:space="0" w:color="auto"/>
            </w:tcBorders>
          </w:tcPr>
          <w:p w14:paraId="674FDE73" w14:textId="77777777" w:rsidR="00EC3CB9" w:rsidRPr="002223E2" w:rsidRDefault="00EC3CB9" w:rsidP="00AA2783">
            <w:pPr>
              <w:rPr>
                <w:rFonts w:asciiTheme="minorEastAsia" w:eastAsiaTheme="minorEastAsia" w:hAnsiTheme="minorEastAsia"/>
                <w:bCs/>
                <w:sz w:val="18"/>
                <w:szCs w:val="18"/>
              </w:rPr>
            </w:pPr>
            <w:r w:rsidRPr="002223E2">
              <w:rPr>
                <w:rFonts w:asciiTheme="minorEastAsia" w:eastAsiaTheme="minorEastAsia" w:hAnsiTheme="minorEastAsia" w:hint="eastAsia"/>
                <w:sz w:val="18"/>
                <w:szCs w:val="18"/>
              </w:rPr>
              <w:t>ME</w:t>
            </w:r>
          </w:p>
        </w:tc>
        <w:tc>
          <w:tcPr>
            <w:tcW w:w="341" w:type="pct"/>
            <w:tcBorders>
              <w:top w:val="single" w:sz="4" w:space="0" w:color="auto"/>
              <w:left w:val="single" w:sz="4" w:space="0" w:color="auto"/>
              <w:bottom w:val="single" w:sz="4" w:space="0" w:color="auto"/>
              <w:right w:val="single" w:sz="4" w:space="0" w:color="auto"/>
            </w:tcBorders>
          </w:tcPr>
          <w:p w14:paraId="7E15CFEB" w14:textId="02A06290" w:rsidR="00EC3CB9" w:rsidRPr="00454386" w:rsidRDefault="00512782" w:rsidP="00AA2783">
            <w:pPr>
              <w:rPr>
                <w:rFonts w:ascii="Consolas" w:hAnsi="Consolas"/>
                <w:sz w:val="17"/>
                <w:szCs w:val="17"/>
              </w:rPr>
            </w:pPr>
            <w:r>
              <w:rPr>
                <w:rFonts w:asciiTheme="minorEastAsia" w:hAnsiTheme="minorEastAsia" w:hint="eastAsia"/>
                <w:bCs/>
                <w:sz w:val="18"/>
                <w:szCs w:val="18"/>
              </w:rPr>
              <w:t>Y</w:t>
            </w:r>
          </w:p>
        </w:tc>
        <w:tc>
          <w:tcPr>
            <w:tcW w:w="1158" w:type="pct"/>
            <w:tcBorders>
              <w:top w:val="single" w:sz="4" w:space="0" w:color="auto"/>
              <w:left w:val="single" w:sz="4" w:space="0" w:color="auto"/>
              <w:bottom w:val="single" w:sz="4" w:space="0" w:color="auto"/>
              <w:right w:val="single" w:sz="4" w:space="0" w:color="auto"/>
            </w:tcBorders>
          </w:tcPr>
          <w:p w14:paraId="25D66B06" w14:textId="77777777" w:rsidR="00EC3CB9" w:rsidRPr="002223E2" w:rsidRDefault="00EC3CB9" w:rsidP="00AA2783">
            <w:pPr>
              <w:rPr>
                <w:rFonts w:asciiTheme="minorEastAsia" w:eastAsiaTheme="minorEastAsia" w:hAnsiTheme="minorEastAsia"/>
                <w:bCs/>
                <w:sz w:val="18"/>
                <w:szCs w:val="18"/>
              </w:rPr>
            </w:pPr>
            <w:r w:rsidRPr="00454386">
              <w:rPr>
                <w:rFonts w:ascii="Consolas" w:eastAsiaTheme="minorEastAsia" w:hAnsi="Consolas"/>
                <w:sz w:val="17"/>
                <w:szCs w:val="17"/>
              </w:rPr>
              <w:t>20151229113030000000000000000001</w:t>
            </w:r>
          </w:p>
        </w:tc>
      </w:tr>
      <w:tr w:rsidR="00EC3CB9" w:rsidRPr="002223E2" w14:paraId="54166CA4" w14:textId="77777777" w:rsidTr="00116F66">
        <w:trPr>
          <w:trHeight w:val="287"/>
        </w:trPr>
        <w:tc>
          <w:tcPr>
            <w:tcW w:w="199" w:type="pct"/>
          </w:tcPr>
          <w:p w14:paraId="50331C81" w14:textId="77777777" w:rsidR="00EC3CB9" w:rsidRPr="00691B4F" w:rsidRDefault="00EC3CB9" w:rsidP="00AA2783">
            <w:pPr>
              <w:rPr>
                <w:rFonts w:asciiTheme="minorEastAsia" w:eastAsiaTheme="minorEastAsia" w:hAnsiTheme="minorEastAsia"/>
                <w:bCs/>
                <w:sz w:val="18"/>
                <w:szCs w:val="18"/>
              </w:rPr>
            </w:pPr>
            <w:r>
              <w:rPr>
                <w:rFonts w:asciiTheme="minorEastAsia" w:eastAsiaTheme="minorEastAsia" w:hAnsiTheme="minorEastAsia"/>
                <w:sz w:val="18"/>
                <w:szCs w:val="18"/>
              </w:rPr>
              <w:t>4.</w:t>
            </w:r>
          </w:p>
        </w:tc>
        <w:tc>
          <w:tcPr>
            <w:tcW w:w="779" w:type="pct"/>
            <w:shd w:val="clear" w:color="auto" w:fill="auto"/>
          </w:tcPr>
          <w:p w14:paraId="53D97394" w14:textId="77777777" w:rsidR="00EC3CB9" w:rsidRDefault="00EC3CB9" w:rsidP="00AA2783">
            <w:pPr>
              <w:rPr>
                <w:rFonts w:asciiTheme="minorEastAsia" w:eastAsiaTheme="minorEastAsia" w:hAnsiTheme="minorEastAsia"/>
                <w:bCs/>
                <w:sz w:val="18"/>
                <w:szCs w:val="18"/>
              </w:rPr>
            </w:pPr>
            <w:r>
              <w:rPr>
                <w:rFonts w:asciiTheme="minorEastAsia" w:eastAsiaTheme="minorEastAsia" w:hAnsiTheme="minorEastAsia"/>
                <w:sz w:val="18"/>
                <w:szCs w:val="18"/>
              </w:rPr>
              <w:t>Picture</w:t>
            </w:r>
          </w:p>
        </w:tc>
        <w:tc>
          <w:tcPr>
            <w:tcW w:w="1240" w:type="pct"/>
            <w:shd w:val="clear" w:color="auto" w:fill="auto"/>
          </w:tcPr>
          <w:p w14:paraId="5833D220"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图片。</w:t>
            </w:r>
            <w:r w:rsidRPr="00BC6C0B">
              <w:rPr>
                <w:rFonts w:asciiTheme="minorEastAsia" w:eastAsiaTheme="minorEastAsia" w:hAnsiTheme="minorEastAsia" w:hint="eastAsia"/>
                <w:sz w:val="18"/>
                <w:szCs w:val="18"/>
              </w:rPr>
              <w:t>上传照片的文件名以及图片的内容（在发送请求时，图片内容以二进制数据流的形式发送，见下面的请求示例），注意照片名称不能超过30个字符。</w:t>
            </w:r>
          </w:p>
        </w:tc>
        <w:tc>
          <w:tcPr>
            <w:tcW w:w="598" w:type="pct"/>
            <w:tcBorders>
              <w:top w:val="single" w:sz="4" w:space="0" w:color="auto"/>
              <w:left w:val="single" w:sz="4" w:space="0" w:color="auto"/>
              <w:bottom w:val="single" w:sz="4" w:space="0" w:color="auto"/>
              <w:right w:val="single" w:sz="4" w:space="0" w:color="auto"/>
            </w:tcBorders>
          </w:tcPr>
          <w:p w14:paraId="5710FBE7"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419CA46F" w14:textId="77777777" w:rsidR="00EC3CB9" w:rsidRDefault="00EC3CB9" w:rsidP="00AA2783">
            <w:pPr>
              <w:rPr>
                <w:rFonts w:asciiTheme="minorEastAsia" w:eastAsiaTheme="minorEastAsia" w:hAnsiTheme="minorEastAsia"/>
                <w:bCs/>
                <w:sz w:val="18"/>
                <w:szCs w:val="18"/>
              </w:rPr>
            </w:pPr>
          </w:p>
        </w:tc>
        <w:tc>
          <w:tcPr>
            <w:tcW w:w="428" w:type="pct"/>
            <w:tcBorders>
              <w:top w:val="single" w:sz="4" w:space="0" w:color="auto"/>
              <w:left w:val="single" w:sz="4" w:space="0" w:color="auto"/>
              <w:bottom w:val="single" w:sz="4" w:space="0" w:color="auto"/>
              <w:right w:val="single" w:sz="4" w:space="0" w:color="auto"/>
            </w:tcBorders>
          </w:tcPr>
          <w:p w14:paraId="315D1629" w14:textId="77777777" w:rsidR="00EC3CB9" w:rsidRPr="002223E2" w:rsidRDefault="00EC3CB9" w:rsidP="00AA2783">
            <w:pPr>
              <w:rPr>
                <w:rFonts w:asciiTheme="minorEastAsia" w:eastAsiaTheme="minorEastAsia" w:hAnsiTheme="minorEastAsia"/>
                <w:bCs/>
                <w:sz w:val="18"/>
                <w:szCs w:val="18"/>
              </w:rPr>
            </w:pPr>
            <w:r>
              <w:rPr>
                <w:rFonts w:asciiTheme="minorEastAsia" w:eastAsiaTheme="minorEastAsia" w:hAnsiTheme="minorEastAsia"/>
                <w:sz w:val="18"/>
                <w:szCs w:val="18"/>
              </w:rPr>
              <w:t>M</w:t>
            </w:r>
          </w:p>
        </w:tc>
        <w:tc>
          <w:tcPr>
            <w:tcW w:w="341" w:type="pct"/>
            <w:tcBorders>
              <w:top w:val="single" w:sz="4" w:space="0" w:color="auto"/>
              <w:left w:val="single" w:sz="4" w:space="0" w:color="auto"/>
              <w:bottom w:val="single" w:sz="4" w:space="0" w:color="auto"/>
              <w:right w:val="single" w:sz="4" w:space="0" w:color="auto"/>
            </w:tcBorders>
          </w:tcPr>
          <w:p w14:paraId="5B27E295" w14:textId="77777777" w:rsidR="00EC3CB9" w:rsidRPr="00454386" w:rsidRDefault="00EC3CB9" w:rsidP="00AA2783">
            <w:pPr>
              <w:rPr>
                <w:rFonts w:ascii="Consolas" w:hAnsi="Consolas"/>
                <w:bCs/>
                <w:sz w:val="17"/>
                <w:szCs w:val="17"/>
              </w:rPr>
            </w:pPr>
          </w:p>
        </w:tc>
        <w:tc>
          <w:tcPr>
            <w:tcW w:w="1158" w:type="pct"/>
            <w:tcBorders>
              <w:top w:val="single" w:sz="4" w:space="0" w:color="auto"/>
              <w:left w:val="single" w:sz="4" w:space="0" w:color="auto"/>
              <w:bottom w:val="single" w:sz="4" w:space="0" w:color="auto"/>
              <w:right w:val="single" w:sz="4" w:space="0" w:color="auto"/>
            </w:tcBorders>
          </w:tcPr>
          <w:p w14:paraId="242C571B" w14:textId="77777777" w:rsidR="00EC3CB9" w:rsidRPr="00454386" w:rsidRDefault="00EC3CB9" w:rsidP="00AA2783">
            <w:pPr>
              <w:rPr>
                <w:rFonts w:ascii="Consolas" w:eastAsiaTheme="minorEastAsia" w:hAnsi="Consolas"/>
                <w:bCs/>
                <w:sz w:val="17"/>
                <w:szCs w:val="17"/>
              </w:rPr>
            </w:pPr>
          </w:p>
        </w:tc>
      </w:tr>
      <w:tr w:rsidR="0004522C" w:rsidRPr="002223E2" w14:paraId="7FCFCB0C" w14:textId="77777777" w:rsidTr="00116F66">
        <w:trPr>
          <w:trHeight w:val="287"/>
        </w:trPr>
        <w:tc>
          <w:tcPr>
            <w:tcW w:w="199" w:type="pct"/>
          </w:tcPr>
          <w:p w14:paraId="4B4D63DF" w14:textId="32C92DF4" w:rsidR="0004522C" w:rsidRDefault="0004522C" w:rsidP="00AA2783">
            <w:pPr>
              <w:rPr>
                <w:rFonts w:asciiTheme="minorEastAsia" w:hAnsiTheme="minorEastAsia"/>
                <w:sz w:val="18"/>
                <w:szCs w:val="18"/>
              </w:rPr>
            </w:pPr>
            <w:r>
              <w:rPr>
                <w:rFonts w:asciiTheme="minorEastAsia" w:hAnsiTheme="minorEastAsia" w:hint="eastAsia"/>
                <w:sz w:val="18"/>
                <w:szCs w:val="18"/>
              </w:rPr>
              <w:t>5</w:t>
            </w:r>
          </w:p>
        </w:tc>
        <w:tc>
          <w:tcPr>
            <w:tcW w:w="779" w:type="pct"/>
            <w:shd w:val="clear" w:color="auto" w:fill="auto"/>
          </w:tcPr>
          <w:p w14:paraId="72FD51E0" w14:textId="0B25975D" w:rsidR="0004522C" w:rsidRDefault="0004522C" w:rsidP="00AA2783">
            <w:pPr>
              <w:rPr>
                <w:rFonts w:asciiTheme="minorEastAsia" w:hAnsiTheme="minorEastAsia"/>
                <w:sz w:val="18"/>
                <w:szCs w:val="18"/>
              </w:rPr>
            </w:pPr>
            <w:r w:rsidRPr="0004522C">
              <w:rPr>
                <w:rFonts w:asciiTheme="minorEastAsia" w:hAnsiTheme="minorEastAsia"/>
                <w:sz w:val="18"/>
                <w:szCs w:val="18"/>
              </w:rPr>
              <w:t>Function</w:t>
            </w:r>
          </w:p>
        </w:tc>
        <w:tc>
          <w:tcPr>
            <w:tcW w:w="1240" w:type="pct"/>
            <w:shd w:val="clear" w:color="auto" w:fill="auto"/>
          </w:tcPr>
          <w:p w14:paraId="7B3B05D8" w14:textId="43A48FCE" w:rsidR="0004522C" w:rsidRDefault="0004522C" w:rsidP="00AA2783">
            <w:pPr>
              <w:rPr>
                <w:rFonts w:asciiTheme="minorEastAsia" w:hAnsiTheme="minorEastAsia"/>
                <w:sz w:val="18"/>
                <w:szCs w:val="18"/>
              </w:rPr>
            </w:pPr>
            <w:r>
              <w:rPr>
                <w:rFonts w:asciiTheme="minorEastAsia" w:hAnsiTheme="minorEastAsia" w:hint="eastAsia"/>
                <w:sz w:val="18"/>
                <w:szCs w:val="18"/>
              </w:rPr>
              <w:t>接口名称</w:t>
            </w:r>
          </w:p>
        </w:tc>
        <w:tc>
          <w:tcPr>
            <w:tcW w:w="598" w:type="pct"/>
            <w:tcBorders>
              <w:top w:val="single" w:sz="4" w:space="0" w:color="auto"/>
              <w:left w:val="single" w:sz="4" w:space="0" w:color="auto"/>
              <w:bottom w:val="single" w:sz="4" w:space="0" w:color="auto"/>
              <w:right w:val="single" w:sz="4" w:space="0" w:color="auto"/>
            </w:tcBorders>
          </w:tcPr>
          <w:p w14:paraId="225C18E5" w14:textId="457D1AEB" w:rsidR="0004522C" w:rsidRDefault="0004522C" w:rsidP="00AA2783">
            <w:pPr>
              <w:rPr>
                <w:rFonts w:asciiTheme="minorEastAsia" w:hAnsiTheme="minorEastAsia"/>
                <w:sz w:val="18"/>
                <w:szCs w:val="18"/>
              </w:rPr>
            </w:pPr>
            <w:r>
              <w:rPr>
                <w:rFonts w:asciiTheme="minorEastAsia" w:hAnsiTheme="minorEastAsia" w:hint="eastAsia"/>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4233D28C" w14:textId="27FCDF9A" w:rsidR="0004522C" w:rsidRDefault="0004522C" w:rsidP="00AA2783">
            <w:pPr>
              <w:rPr>
                <w:rFonts w:asciiTheme="minorEastAsia" w:hAnsiTheme="minorEastAsia"/>
                <w:bCs/>
                <w:sz w:val="18"/>
                <w:szCs w:val="18"/>
              </w:rPr>
            </w:pPr>
            <w:r>
              <w:rPr>
                <w:rFonts w:asciiTheme="minorEastAsia" w:hAnsiTheme="minorEastAsia" w:hint="eastAsia"/>
                <w:bCs/>
                <w:sz w:val="18"/>
                <w:szCs w:val="18"/>
              </w:rPr>
              <w:t>64</w:t>
            </w:r>
          </w:p>
        </w:tc>
        <w:tc>
          <w:tcPr>
            <w:tcW w:w="428" w:type="pct"/>
            <w:tcBorders>
              <w:top w:val="single" w:sz="4" w:space="0" w:color="auto"/>
              <w:left w:val="single" w:sz="4" w:space="0" w:color="auto"/>
              <w:bottom w:val="single" w:sz="4" w:space="0" w:color="auto"/>
              <w:right w:val="single" w:sz="4" w:space="0" w:color="auto"/>
            </w:tcBorders>
          </w:tcPr>
          <w:p w14:paraId="59211807" w14:textId="5E2DFE92" w:rsidR="0004522C" w:rsidRDefault="0004522C" w:rsidP="00AA2783">
            <w:pPr>
              <w:rPr>
                <w:rFonts w:asciiTheme="minorEastAsia" w:hAnsiTheme="minorEastAsia"/>
                <w:sz w:val="18"/>
                <w:szCs w:val="18"/>
              </w:rPr>
            </w:pPr>
            <w:r>
              <w:rPr>
                <w:rFonts w:asciiTheme="minorEastAsia" w:hAnsiTheme="minorEastAsia" w:hint="eastAsia"/>
                <w:sz w:val="18"/>
                <w:szCs w:val="18"/>
              </w:rPr>
              <w:t>M</w:t>
            </w:r>
          </w:p>
        </w:tc>
        <w:tc>
          <w:tcPr>
            <w:tcW w:w="341" w:type="pct"/>
            <w:tcBorders>
              <w:top w:val="single" w:sz="4" w:space="0" w:color="auto"/>
              <w:left w:val="single" w:sz="4" w:space="0" w:color="auto"/>
              <w:bottom w:val="single" w:sz="4" w:space="0" w:color="auto"/>
              <w:right w:val="single" w:sz="4" w:space="0" w:color="auto"/>
            </w:tcBorders>
          </w:tcPr>
          <w:p w14:paraId="65A3B635" w14:textId="5DF1E469" w:rsidR="0004522C" w:rsidRPr="00454386" w:rsidRDefault="00512782" w:rsidP="00AA2783">
            <w:pPr>
              <w:rPr>
                <w:rFonts w:ascii="Consolas" w:hAnsi="Consolas"/>
                <w:bCs/>
                <w:sz w:val="17"/>
                <w:szCs w:val="17"/>
              </w:rPr>
            </w:pPr>
            <w:r>
              <w:rPr>
                <w:rFonts w:asciiTheme="minorEastAsia" w:hAnsiTheme="minorEastAsia" w:hint="eastAsia"/>
                <w:bCs/>
                <w:sz w:val="18"/>
                <w:szCs w:val="18"/>
              </w:rPr>
              <w:t>Y</w:t>
            </w:r>
          </w:p>
        </w:tc>
        <w:tc>
          <w:tcPr>
            <w:tcW w:w="1158" w:type="pct"/>
            <w:tcBorders>
              <w:top w:val="single" w:sz="4" w:space="0" w:color="auto"/>
              <w:left w:val="single" w:sz="4" w:space="0" w:color="auto"/>
              <w:bottom w:val="single" w:sz="4" w:space="0" w:color="auto"/>
              <w:right w:val="single" w:sz="4" w:space="0" w:color="auto"/>
            </w:tcBorders>
          </w:tcPr>
          <w:p w14:paraId="5491FE26" w14:textId="6D0CBC5A" w:rsidR="0004522C" w:rsidRPr="00454386" w:rsidRDefault="0004522C" w:rsidP="00AA2783">
            <w:pPr>
              <w:rPr>
                <w:rFonts w:ascii="Consolas" w:hAnsi="Consolas"/>
                <w:bCs/>
                <w:sz w:val="17"/>
                <w:szCs w:val="17"/>
              </w:rPr>
            </w:pPr>
            <w:r w:rsidRPr="0004522C">
              <w:rPr>
                <w:rFonts w:ascii="Consolas" w:hAnsi="Consolas"/>
                <w:bCs/>
                <w:sz w:val="17"/>
                <w:szCs w:val="17"/>
              </w:rPr>
              <w:t>ant.mybank.merchantprod.merchant.uploadphoto</w:t>
            </w:r>
          </w:p>
        </w:tc>
      </w:tr>
      <w:tr w:rsidR="0004522C" w:rsidRPr="002223E2" w14:paraId="2C671206" w14:textId="77777777" w:rsidTr="00116F66">
        <w:trPr>
          <w:trHeight w:val="287"/>
        </w:trPr>
        <w:tc>
          <w:tcPr>
            <w:tcW w:w="199" w:type="pct"/>
          </w:tcPr>
          <w:p w14:paraId="3879BA54" w14:textId="6AF4B2EB" w:rsidR="0004522C" w:rsidRDefault="0004522C" w:rsidP="00AA2783">
            <w:pPr>
              <w:rPr>
                <w:rFonts w:asciiTheme="minorEastAsia" w:hAnsiTheme="minorEastAsia"/>
                <w:sz w:val="18"/>
                <w:szCs w:val="18"/>
              </w:rPr>
            </w:pPr>
            <w:r>
              <w:rPr>
                <w:rFonts w:asciiTheme="minorEastAsia" w:hAnsiTheme="minorEastAsia" w:hint="eastAsia"/>
                <w:sz w:val="18"/>
                <w:szCs w:val="18"/>
              </w:rPr>
              <w:t>6</w:t>
            </w:r>
          </w:p>
        </w:tc>
        <w:tc>
          <w:tcPr>
            <w:tcW w:w="779" w:type="pct"/>
            <w:shd w:val="clear" w:color="auto" w:fill="auto"/>
          </w:tcPr>
          <w:p w14:paraId="30EDF970" w14:textId="74322669" w:rsidR="0004522C" w:rsidRDefault="0004522C" w:rsidP="00AA2783">
            <w:pPr>
              <w:rPr>
                <w:rFonts w:asciiTheme="minorEastAsia" w:hAnsiTheme="minorEastAsia"/>
                <w:sz w:val="18"/>
                <w:szCs w:val="18"/>
              </w:rPr>
            </w:pPr>
            <w:r w:rsidRPr="0004522C">
              <w:rPr>
                <w:rFonts w:asciiTheme="minorEastAsia" w:hAnsiTheme="minorEastAsia"/>
                <w:sz w:val="18"/>
                <w:szCs w:val="18"/>
              </w:rPr>
              <w:t>Version</w:t>
            </w:r>
          </w:p>
        </w:tc>
        <w:tc>
          <w:tcPr>
            <w:tcW w:w="1240" w:type="pct"/>
            <w:shd w:val="clear" w:color="auto" w:fill="auto"/>
          </w:tcPr>
          <w:p w14:paraId="34871E1F" w14:textId="3FEF56BD" w:rsidR="0004522C" w:rsidRDefault="0004522C" w:rsidP="00AA2783">
            <w:pPr>
              <w:rPr>
                <w:rFonts w:asciiTheme="minorEastAsia" w:hAnsiTheme="minorEastAsia"/>
                <w:sz w:val="18"/>
                <w:szCs w:val="18"/>
              </w:rPr>
            </w:pPr>
            <w:r>
              <w:rPr>
                <w:rFonts w:asciiTheme="minorEastAsia" w:hAnsiTheme="minorEastAsia" w:hint="eastAsia"/>
                <w:sz w:val="18"/>
                <w:szCs w:val="18"/>
              </w:rPr>
              <w:t>接口版本</w:t>
            </w:r>
          </w:p>
        </w:tc>
        <w:tc>
          <w:tcPr>
            <w:tcW w:w="598" w:type="pct"/>
            <w:tcBorders>
              <w:top w:val="single" w:sz="4" w:space="0" w:color="auto"/>
              <w:left w:val="single" w:sz="4" w:space="0" w:color="auto"/>
              <w:bottom w:val="single" w:sz="4" w:space="0" w:color="auto"/>
              <w:right w:val="single" w:sz="4" w:space="0" w:color="auto"/>
            </w:tcBorders>
          </w:tcPr>
          <w:p w14:paraId="3E9B5C56" w14:textId="4841F095" w:rsidR="0004522C" w:rsidRDefault="0004522C" w:rsidP="00AA2783">
            <w:pPr>
              <w:rPr>
                <w:rFonts w:asciiTheme="minorEastAsia" w:hAnsiTheme="minorEastAsia"/>
                <w:sz w:val="18"/>
                <w:szCs w:val="18"/>
              </w:rPr>
            </w:pPr>
            <w:r>
              <w:rPr>
                <w:rFonts w:asciiTheme="minorEastAsia" w:hAnsiTheme="minorEastAsia" w:hint="eastAsia"/>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6932173F" w14:textId="35097E60" w:rsidR="0004522C" w:rsidRDefault="0004522C" w:rsidP="00AA2783">
            <w:pPr>
              <w:rPr>
                <w:rFonts w:asciiTheme="minorEastAsia" w:hAnsiTheme="minorEastAsia"/>
                <w:bCs/>
                <w:sz w:val="18"/>
                <w:szCs w:val="18"/>
              </w:rPr>
            </w:pPr>
            <w:r>
              <w:rPr>
                <w:rFonts w:asciiTheme="minorEastAsia" w:hAnsiTheme="minorEastAsia" w:hint="eastAsia"/>
                <w:bCs/>
                <w:sz w:val="18"/>
                <w:szCs w:val="18"/>
              </w:rPr>
              <w:t>8</w:t>
            </w:r>
          </w:p>
        </w:tc>
        <w:tc>
          <w:tcPr>
            <w:tcW w:w="428" w:type="pct"/>
            <w:tcBorders>
              <w:top w:val="single" w:sz="4" w:space="0" w:color="auto"/>
              <w:left w:val="single" w:sz="4" w:space="0" w:color="auto"/>
              <w:bottom w:val="single" w:sz="4" w:space="0" w:color="auto"/>
              <w:right w:val="single" w:sz="4" w:space="0" w:color="auto"/>
            </w:tcBorders>
          </w:tcPr>
          <w:p w14:paraId="41B2BB15" w14:textId="3B728FF5" w:rsidR="0004522C" w:rsidRDefault="0004522C" w:rsidP="00AA2783">
            <w:pPr>
              <w:rPr>
                <w:rFonts w:asciiTheme="minorEastAsia" w:hAnsiTheme="minorEastAsia"/>
                <w:sz w:val="18"/>
                <w:szCs w:val="18"/>
              </w:rPr>
            </w:pPr>
            <w:r>
              <w:rPr>
                <w:rFonts w:asciiTheme="minorEastAsia" w:hAnsiTheme="minorEastAsia" w:hint="eastAsia"/>
                <w:sz w:val="18"/>
                <w:szCs w:val="18"/>
              </w:rPr>
              <w:t>M</w:t>
            </w:r>
          </w:p>
        </w:tc>
        <w:tc>
          <w:tcPr>
            <w:tcW w:w="341" w:type="pct"/>
            <w:tcBorders>
              <w:top w:val="single" w:sz="4" w:space="0" w:color="auto"/>
              <w:left w:val="single" w:sz="4" w:space="0" w:color="auto"/>
              <w:bottom w:val="single" w:sz="4" w:space="0" w:color="auto"/>
              <w:right w:val="single" w:sz="4" w:space="0" w:color="auto"/>
            </w:tcBorders>
          </w:tcPr>
          <w:p w14:paraId="00BFDD63" w14:textId="23D46F88" w:rsidR="0004522C" w:rsidRPr="00454386" w:rsidRDefault="00512782" w:rsidP="00AA2783">
            <w:pPr>
              <w:rPr>
                <w:rFonts w:ascii="Consolas" w:hAnsi="Consolas"/>
                <w:bCs/>
                <w:sz w:val="17"/>
                <w:szCs w:val="17"/>
              </w:rPr>
            </w:pPr>
            <w:r>
              <w:rPr>
                <w:rFonts w:asciiTheme="minorEastAsia" w:hAnsiTheme="minorEastAsia" w:hint="eastAsia"/>
                <w:bCs/>
                <w:sz w:val="18"/>
                <w:szCs w:val="18"/>
              </w:rPr>
              <w:t>Y</w:t>
            </w:r>
          </w:p>
        </w:tc>
        <w:tc>
          <w:tcPr>
            <w:tcW w:w="1158" w:type="pct"/>
            <w:tcBorders>
              <w:top w:val="single" w:sz="4" w:space="0" w:color="auto"/>
              <w:left w:val="single" w:sz="4" w:space="0" w:color="auto"/>
              <w:bottom w:val="single" w:sz="4" w:space="0" w:color="auto"/>
              <w:right w:val="single" w:sz="4" w:space="0" w:color="auto"/>
            </w:tcBorders>
          </w:tcPr>
          <w:p w14:paraId="5B9CE0C0" w14:textId="241F0215" w:rsidR="0004522C" w:rsidRPr="00454386" w:rsidRDefault="0004522C" w:rsidP="00AA2783">
            <w:pPr>
              <w:rPr>
                <w:rFonts w:ascii="Consolas" w:hAnsi="Consolas"/>
                <w:bCs/>
                <w:sz w:val="17"/>
                <w:szCs w:val="17"/>
              </w:rPr>
            </w:pPr>
            <w:r>
              <w:rPr>
                <w:rFonts w:ascii="Consolas" w:hAnsi="Consolas" w:hint="eastAsia"/>
                <w:bCs/>
                <w:sz w:val="17"/>
                <w:szCs w:val="17"/>
              </w:rPr>
              <w:t>1.0.0</w:t>
            </w:r>
            <w:r w:rsidR="00844EFB">
              <w:rPr>
                <w:rFonts w:ascii="Consolas" w:hAnsi="Consolas" w:hint="eastAsia"/>
                <w:bCs/>
                <w:sz w:val="17"/>
                <w:szCs w:val="17"/>
              </w:rPr>
              <w:t>．联调</w:t>
            </w:r>
            <w:r w:rsidR="00844EFB">
              <w:rPr>
                <w:rFonts w:ascii="Consolas" w:hAnsi="Consolas"/>
                <w:bCs/>
                <w:sz w:val="17"/>
                <w:szCs w:val="17"/>
              </w:rPr>
              <w:t>阶段使用</w:t>
            </w:r>
            <w:r w:rsidR="00844EFB">
              <w:rPr>
                <w:rFonts w:ascii="Consolas" w:hAnsi="Consolas"/>
                <w:bCs/>
                <w:sz w:val="17"/>
                <w:szCs w:val="17"/>
              </w:rPr>
              <w:t>1.0.0</w:t>
            </w:r>
            <w:r w:rsidR="00844EFB">
              <w:rPr>
                <w:rFonts w:ascii="Consolas" w:hAnsi="Consolas" w:hint="eastAsia"/>
                <w:bCs/>
                <w:sz w:val="17"/>
                <w:szCs w:val="17"/>
              </w:rPr>
              <w:t>的版本</w:t>
            </w:r>
            <w:r w:rsidR="00844EFB">
              <w:rPr>
                <w:rFonts w:ascii="Consolas" w:hAnsi="Consolas"/>
                <w:bCs/>
                <w:sz w:val="17"/>
                <w:szCs w:val="17"/>
              </w:rPr>
              <w:t>，上线前需要</w:t>
            </w:r>
            <w:r w:rsidR="00844EFB">
              <w:rPr>
                <w:rFonts w:ascii="Consolas" w:hAnsi="Consolas" w:hint="eastAsia"/>
                <w:bCs/>
                <w:sz w:val="17"/>
                <w:szCs w:val="17"/>
              </w:rPr>
              <w:t>根据</w:t>
            </w:r>
            <w:r w:rsidR="00844EFB">
              <w:rPr>
                <w:rFonts w:ascii="Consolas" w:hAnsi="Consolas"/>
                <w:bCs/>
                <w:sz w:val="17"/>
                <w:szCs w:val="17"/>
              </w:rPr>
              <w:t>情况重新配置。</w:t>
            </w:r>
          </w:p>
        </w:tc>
      </w:tr>
      <w:tr w:rsidR="00EC3CB9" w:rsidRPr="002223E2" w14:paraId="753015D4" w14:textId="77777777" w:rsidTr="00116F66">
        <w:trPr>
          <w:trHeight w:val="287"/>
        </w:trPr>
        <w:tc>
          <w:tcPr>
            <w:tcW w:w="199" w:type="pct"/>
          </w:tcPr>
          <w:p w14:paraId="7B52B481" w14:textId="7B719978" w:rsidR="00EC3CB9" w:rsidRDefault="0004522C" w:rsidP="00AA2783">
            <w:pPr>
              <w:rPr>
                <w:rFonts w:asciiTheme="minorEastAsia" w:hAnsiTheme="minorEastAsia"/>
                <w:sz w:val="18"/>
                <w:szCs w:val="18"/>
              </w:rPr>
            </w:pPr>
            <w:r>
              <w:rPr>
                <w:rFonts w:asciiTheme="minorEastAsia" w:hAnsiTheme="minorEastAsia" w:hint="eastAsia"/>
                <w:sz w:val="18"/>
                <w:szCs w:val="18"/>
              </w:rPr>
              <w:t>7</w:t>
            </w:r>
          </w:p>
        </w:tc>
        <w:tc>
          <w:tcPr>
            <w:tcW w:w="779" w:type="pct"/>
            <w:shd w:val="clear" w:color="auto" w:fill="auto"/>
          </w:tcPr>
          <w:p w14:paraId="2EE3AC67" w14:textId="77777777" w:rsidR="00EC3CB9" w:rsidRDefault="00EC3CB9" w:rsidP="00AA2783">
            <w:pPr>
              <w:rPr>
                <w:rFonts w:asciiTheme="minorEastAsia" w:hAnsiTheme="minorEastAsia"/>
                <w:sz w:val="18"/>
                <w:szCs w:val="18"/>
              </w:rPr>
            </w:pPr>
            <w:r>
              <w:rPr>
                <w:rFonts w:asciiTheme="minorEastAsia" w:eastAsiaTheme="minorEastAsia" w:hAnsiTheme="minorEastAsia" w:hint="eastAsia"/>
                <w:sz w:val="18"/>
                <w:szCs w:val="18"/>
              </w:rPr>
              <w:t>AppI</w:t>
            </w:r>
            <w:r w:rsidRPr="00D870F7">
              <w:rPr>
                <w:rFonts w:asciiTheme="minorEastAsia" w:eastAsiaTheme="minorEastAsia" w:hAnsiTheme="minorEastAsia" w:hint="eastAsia"/>
                <w:sz w:val="18"/>
                <w:szCs w:val="18"/>
              </w:rPr>
              <w:t>d</w:t>
            </w:r>
          </w:p>
        </w:tc>
        <w:tc>
          <w:tcPr>
            <w:tcW w:w="1240" w:type="pct"/>
            <w:shd w:val="clear" w:color="auto" w:fill="auto"/>
          </w:tcPr>
          <w:p w14:paraId="6F59C8DA" w14:textId="25E00378" w:rsidR="00EC3CB9" w:rsidRDefault="00EC3CB9" w:rsidP="00AA2783">
            <w:pPr>
              <w:rPr>
                <w:rFonts w:asciiTheme="minorEastAsia" w:hAnsiTheme="minorEastAsia"/>
                <w:sz w:val="18"/>
                <w:szCs w:val="18"/>
              </w:rPr>
            </w:pPr>
            <w:r>
              <w:rPr>
                <w:rFonts w:asciiTheme="minorEastAsia" w:eastAsiaTheme="minorEastAsia" w:hAnsiTheme="minorEastAsia" w:hint="eastAsia"/>
                <w:sz w:val="18"/>
                <w:szCs w:val="18"/>
              </w:rPr>
              <w:t>应用ID。</w:t>
            </w:r>
            <w:r w:rsidRPr="00D870F7">
              <w:rPr>
                <w:rFonts w:asciiTheme="minorEastAsia" w:eastAsiaTheme="minorEastAsia" w:hAnsiTheme="minorEastAsia" w:hint="eastAsia"/>
                <w:sz w:val="18"/>
                <w:szCs w:val="18"/>
              </w:rPr>
              <w:t>由</w:t>
            </w:r>
            <w:r>
              <w:rPr>
                <w:rFonts w:asciiTheme="minorEastAsia" w:eastAsiaTheme="minorEastAsia" w:hAnsiTheme="minorEastAsia" w:hint="eastAsia"/>
                <w:sz w:val="18"/>
                <w:szCs w:val="18"/>
              </w:rPr>
              <w:t>浙江网商银行</w:t>
            </w:r>
            <w:r w:rsidRPr="00D870F7">
              <w:rPr>
                <w:rFonts w:asciiTheme="minorEastAsia" w:eastAsiaTheme="minorEastAsia" w:hAnsiTheme="minorEastAsia" w:hint="eastAsia"/>
                <w:sz w:val="18"/>
                <w:szCs w:val="18"/>
              </w:rPr>
              <w:t>统一分配,用于识别合作伙伴应用系统，即对端系统编号</w:t>
            </w:r>
            <w:r w:rsidR="003024FD">
              <w:rPr>
                <w:rFonts w:asciiTheme="minorEastAsia" w:eastAsiaTheme="minorEastAsia" w:hAnsiTheme="minorEastAsia" w:hint="eastAsia"/>
                <w:sz w:val="18"/>
                <w:szCs w:val="18"/>
              </w:rPr>
              <w:t>。</w:t>
            </w:r>
            <w:r w:rsidR="003024FD">
              <w:rPr>
                <w:rFonts w:asciiTheme="minorEastAsia" w:eastAsiaTheme="minorEastAsia" w:hAnsiTheme="minorEastAsia"/>
                <w:sz w:val="18"/>
                <w:szCs w:val="18"/>
              </w:rPr>
              <w:t>注意</w:t>
            </w:r>
            <w:r w:rsidR="003024FD">
              <w:rPr>
                <w:rFonts w:asciiTheme="minorEastAsia" w:eastAsiaTheme="minorEastAsia" w:hAnsiTheme="minorEastAsia" w:hint="eastAsia"/>
                <w:sz w:val="18"/>
                <w:szCs w:val="18"/>
              </w:rPr>
              <w:t>此</w:t>
            </w:r>
            <w:r w:rsidR="003024FD">
              <w:rPr>
                <w:rFonts w:asciiTheme="minorEastAsia" w:eastAsiaTheme="minorEastAsia" w:hAnsiTheme="minorEastAsia"/>
                <w:sz w:val="18"/>
                <w:szCs w:val="18"/>
              </w:rPr>
              <w:t>字段的大小写</w:t>
            </w:r>
            <w:r w:rsidR="003024FD">
              <w:rPr>
                <w:rFonts w:asciiTheme="minorEastAsia" w:eastAsiaTheme="minorEastAsia" w:hAnsiTheme="minorEastAsia" w:hint="eastAsia"/>
                <w:sz w:val="18"/>
                <w:szCs w:val="18"/>
              </w:rPr>
              <w:t>要求</w:t>
            </w:r>
            <w:r w:rsidR="003024FD">
              <w:rPr>
                <w:rFonts w:asciiTheme="minorEastAsia" w:eastAsiaTheme="minorEastAsia" w:hAnsiTheme="minorEastAsia"/>
                <w:sz w:val="18"/>
                <w:szCs w:val="18"/>
              </w:rPr>
              <w:t>。</w:t>
            </w:r>
          </w:p>
        </w:tc>
        <w:tc>
          <w:tcPr>
            <w:tcW w:w="598" w:type="pct"/>
            <w:tcBorders>
              <w:top w:val="single" w:sz="4" w:space="0" w:color="auto"/>
              <w:left w:val="single" w:sz="4" w:space="0" w:color="auto"/>
              <w:bottom w:val="single" w:sz="4" w:space="0" w:color="auto"/>
              <w:right w:val="single" w:sz="4" w:space="0" w:color="auto"/>
            </w:tcBorders>
          </w:tcPr>
          <w:p w14:paraId="627B4070" w14:textId="77777777" w:rsidR="00EC3CB9" w:rsidRDefault="00EC3CB9" w:rsidP="00AA2783">
            <w:pPr>
              <w:rPr>
                <w:rFonts w:asciiTheme="minorEastAsia" w:hAnsiTheme="minorEastAsia"/>
                <w:sz w:val="18"/>
                <w:szCs w:val="18"/>
              </w:rPr>
            </w:pPr>
            <w:r>
              <w:rPr>
                <w:rFonts w:asciiTheme="minorEastAsia" w:eastAsiaTheme="minorEastAsia" w:hAnsiTheme="minorEastAsia" w:hint="eastAsia"/>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2D640299" w14:textId="77777777" w:rsidR="00EC3CB9" w:rsidRDefault="00EC3CB9" w:rsidP="00AA2783">
            <w:pPr>
              <w:rPr>
                <w:rFonts w:asciiTheme="minorEastAsia" w:hAnsiTheme="minorEastAsia"/>
                <w:bCs/>
                <w:sz w:val="18"/>
                <w:szCs w:val="18"/>
              </w:rPr>
            </w:pPr>
            <w:r w:rsidRPr="00D870F7">
              <w:rPr>
                <w:rFonts w:asciiTheme="minorEastAsia" w:eastAsiaTheme="minorEastAsia" w:hAnsiTheme="minorEastAsia" w:hint="eastAsia"/>
                <w:sz w:val="18"/>
                <w:szCs w:val="18"/>
              </w:rPr>
              <w:t>32</w:t>
            </w:r>
          </w:p>
        </w:tc>
        <w:tc>
          <w:tcPr>
            <w:tcW w:w="428" w:type="pct"/>
            <w:tcBorders>
              <w:top w:val="single" w:sz="4" w:space="0" w:color="auto"/>
              <w:left w:val="single" w:sz="4" w:space="0" w:color="auto"/>
              <w:bottom w:val="single" w:sz="4" w:space="0" w:color="auto"/>
              <w:right w:val="single" w:sz="4" w:space="0" w:color="auto"/>
            </w:tcBorders>
          </w:tcPr>
          <w:p w14:paraId="70C46F5C" w14:textId="501983E8" w:rsidR="00EC3CB9" w:rsidRDefault="00EC3CB9" w:rsidP="00AA2783">
            <w:pPr>
              <w:rPr>
                <w:rFonts w:asciiTheme="minorEastAsia" w:hAnsiTheme="minorEastAsia"/>
                <w:sz w:val="18"/>
                <w:szCs w:val="18"/>
              </w:rPr>
            </w:pPr>
            <w:r w:rsidRPr="00D870F7">
              <w:rPr>
                <w:rFonts w:asciiTheme="minorEastAsia" w:eastAsiaTheme="minorEastAsia" w:hAnsiTheme="minorEastAsia" w:hint="eastAsia"/>
                <w:sz w:val="18"/>
                <w:szCs w:val="18"/>
              </w:rPr>
              <w:t>M</w:t>
            </w:r>
          </w:p>
        </w:tc>
        <w:tc>
          <w:tcPr>
            <w:tcW w:w="341" w:type="pct"/>
            <w:tcBorders>
              <w:top w:val="single" w:sz="4" w:space="0" w:color="auto"/>
              <w:left w:val="single" w:sz="4" w:space="0" w:color="auto"/>
              <w:bottom w:val="single" w:sz="4" w:space="0" w:color="auto"/>
              <w:right w:val="single" w:sz="4" w:space="0" w:color="auto"/>
            </w:tcBorders>
          </w:tcPr>
          <w:p w14:paraId="3AF11D13" w14:textId="27C787A7" w:rsidR="00EC3CB9" w:rsidRPr="00454386" w:rsidRDefault="00512782" w:rsidP="00AA2783">
            <w:pPr>
              <w:rPr>
                <w:rFonts w:ascii="Consolas" w:hAnsi="Consolas"/>
                <w:bCs/>
                <w:sz w:val="17"/>
                <w:szCs w:val="17"/>
              </w:rPr>
            </w:pPr>
            <w:r>
              <w:rPr>
                <w:rFonts w:asciiTheme="minorEastAsia" w:hAnsiTheme="minorEastAsia" w:hint="eastAsia"/>
                <w:bCs/>
                <w:sz w:val="18"/>
                <w:szCs w:val="18"/>
              </w:rPr>
              <w:t>Y</w:t>
            </w:r>
          </w:p>
        </w:tc>
        <w:tc>
          <w:tcPr>
            <w:tcW w:w="1158" w:type="pct"/>
            <w:tcBorders>
              <w:top w:val="single" w:sz="4" w:space="0" w:color="auto"/>
              <w:left w:val="single" w:sz="4" w:space="0" w:color="auto"/>
              <w:bottom w:val="single" w:sz="4" w:space="0" w:color="auto"/>
              <w:right w:val="single" w:sz="4" w:space="0" w:color="auto"/>
            </w:tcBorders>
          </w:tcPr>
          <w:p w14:paraId="4EF53718" w14:textId="77777777" w:rsidR="00EC3CB9" w:rsidRPr="00D870F7" w:rsidRDefault="00EC3CB9" w:rsidP="00AA2783">
            <w:pPr>
              <w:rPr>
                <w:rFonts w:asciiTheme="minorEastAsia" w:eastAsiaTheme="minorEastAsia" w:hAnsiTheme="minorEastAsia"/>
                <w:sz w:val="18"/>
                <w:szCs w:val="18"/>
              </w:rPr>
            </w:pPr>
            <w:r w:rsidRPr="00D870F7">
              <w:rPr>
                <w:rFonts w:asciiTheme="minorEastAsia" w:eastAsiaTheme="minorEastAsia" w:hAnsiTheme="minorEastAsia" w:hint="eastAsia"/>
                <w:sz w:val="18"/>
                <w:szCs w:val="18"/>
              </w:rPr>
              <w:t>2014000014442</w:t>
            </w:r>
          </w:p>
          <w:p w14:paraId="304F81B7" w14:textId="77777777" w:rsidR="00EC3CB9" w:rsidRPr="00454386" w:rsidRDefault="00EC3CB9" w:rsidP="00AA2783">
            <w:pPr>
              <w:rPr>
                <w:rFonts w:ascii="Consolas" w:hAnsi="Consolas"/>
                <w:bCs/>
                <w:sz w:val="17"/>
                <w:szCs w:val="17"/>
              </w:rPr>
            </w:pPr>
          </w:p>
        </w:tc>
      </w:tr>
      <w:tr w:rsidR="00EC3CB9" w:rsidRPr="002223E2" w14:paraId="32C4A7BE" w14:textId="77777777" w:rsidTr="00116F66">
        <w:trPr>
          <w:trHeight w:val="287"/>
        </w:trPr>
        <w:tc>
          <w:tcPr>
            <w:tcW w:w="199" w:type="pct"/>
          </w:tcPr>
          <w:p w14:paraId="50C269BD" w14:textId="7DE64A19" w:rsidR="00EC3CB9" w:rsidRDefault="0004522C" w:rsidP="00AA2783">
            <w:pPr>
              <w:rPr>
                <w:rFonts w:asciiTheme="minorEastAsia" w:hAnsiTheme="minorEastAsia"/>
                <w:sz w:val="18"/>
                <w:szCs w:val="18"/>
              </w:rPr>
            </w:pPr>
            <w:r>
              <w:rPr>
                <w:rFonts w:asciiTheme="minorEastAsia" w:hAnsiTheme="minorEastAsia" w:hint="eastAsia"/>
                <w:sz w:val="18"/>
                <w:szCs w:val="18"/>
              </w:rPr>
              <w:t>8</w:t>
            </w:r>
          </w:p>
        </w:tc>
        <w:tc>
          <w:tcPr>
            <w:tcW w:w="779" w:type="pct"/>
            <w:shd w:val="clear" w:color="auto" w:fill="auto"/>
          </w:tcPr>
          <w:p w14:paraId="4D5F5E16" w14:textId="77777777" w:rsidR="00EC3CB9" w:rsidRDefault="00EC3CB9" w:rsidP="00AA2783">
            <w:pPr>
              <w:rPr>
                <w:rFonts w:asciiTheme="minorEastAsia" w:hAnsiTheme="minorEastAsia"/>
                <w:sz w:val="18"/>
                <w:szCs w:val="18"/>
              </w:rPr>
            </w:pPr>
            <w:r>
              <w:rPr>
                <w:rFonts w:asciiTheme="minorEastAsia" w:eastAsiaTheme="minorEastAsia" w:hAnsiTheme="minorEastAsia" w:hint="eastAsia"/>
                <w:sz w:val="18"/>
                <w:szCs w:val="18"/>
              </w:rPr>
              <w:t>R</w:t>
            </w:r>
            <w:r w:rsidRPr="00D870F7">
              <w:rPr>
                <w:rFonts w:asciiTheme="minorEastAsia" w:eastAsiaTheme="minorEastAsia" w:hAnsiTheme="minorEastAsia" w:hint="eastAsia"/>
                <w:sz w:val="18"/>
                <w:szCs w:val="18"/>
              </w:rPr>
              <w:t>eqTime</w:t>
            </w:r>
          </w:p>
        </w:tc>
        <w:tc>
          <w:tcPr>
            <w:tcW w:w="1240" w:type="pct"/>
            <w:shd w:val="clear" w:color="auto" w:fill="auto"/>
          </w:tcPr>
          <w:p w14:paraId="5EA95772" w14:textId="77777777" w:rsidR="00EC3CB9" w:rsidRDefault="00EC3CB9" w:rsidP="00AA2783">
            <w:pPr>
              <w:rPr>
                <w:rFonts w:asciiTheme="minorEastAsia" w:hAnsiTheme="minorEastAsia"/>
                <w:sz w:val="18"/>
                <w:szCs w:val="18"/>
              </w:rPr>
            </w:pPr>
            <w:r w:rsidRPr="00D870F7">
              <w:rPr>
                <w:rFonts w:asciiTheme="minorEastAsia" w:eastAsiaTheme="minorEastAsia" w:hAnsiTheme="minorEastAsia" w:hint="eastAsia"/>
                <w:sz w:val="18"/>
                <w:szCs w:val="18"/>
              </w:rPr>
              <w:t>发起时间</w:t>
            </w:r>
            <w:r>
              <w:rPr>
                <w:rFonts w:asciiTheme="minorEastAsia" w:eastAsiaTheme="minorEastAsia" w:hAnsiTheme="minorEastAsia" w:hint="eastAsia"/>
                <w:sz w:val="18"/>
                <w:szCs w:val="18"/>
              </w:rPr>
              <w:t>。</w:t>
            </w:r>
            <w:r w:rsidRPr="00D870F7">
              <w:rPr>
                <w:rFonts w:asciiTheme="minorEastAsia" w:eastAsiaTheme="minorEastAsia" w:hAnsiTheme="minorEastAsia" w:hint="eastAsia"/>
                <w:sz w:val="18"/>
                <w:szCs w:val="18"/>
              </w:rPr>
              <w:t>格式：yyyyMMddHHmmss，请求发起时间</w:t>
            </w:r>
          </w:p>
        </w:tc>
        <w:tc>
          <w:tcPr>
            <w:tcW w:w="598" w:type="pct"/>
            <w:tcBorders>
              <w:top w:val="single" w:sz="4" w:space="0" w:color="auto"/>
              <w:left w:val="single" w:sz="4" w:space="0" w:color="auto"/>
              <w:bottom w:val="single" w:sz="4" w:space="0" w:color="auto"/>
              <w:right w:val="single" w:sz="4" w:space="0" w:color="auto"/>
            </w:tcBorders>
          </w:tcPr>
          <w:p w14:paraId="218C8802" w14:textId="77777777" w:rsidR="00EC3CB9" w:rsidRDefault="00EC3CB9" w:rsidP="00AA2783">
            <w:pPr>
              <w:rPr>
                <w:rFonts w:asciiTheme="minorEastAsia" w:hAnsiTheme="minorEastAsia"/>
                <w:sz w:val="18"/>
                <w:szCs w:val="18"/>
              </w:rPr>
            </w:pPr>
            <w:r w:rsidRPr="00D870F7">
              <w:rPr>
                <w:rFonts w:asciiTheme="minorEastAsia" w:eastAsiaTheme="minorEastAsia" w:hAnsiTheme="minorEastAsia" w:hint="eastAsia"/>
                <w:sz w:val="18"/>
                <w:szCs w:val="18"/>
              </w:rPr>
              <w:t>Datetime</w:t>
            </w:r>
          </w:p>
        </w:tc>
        <w:tc>
          <w:tcPr>
            <w:tcW w:w="257" w:type="pct"/>
            <w:tcBorders>
              <w:top w:val="single" w:sz="4" w:space="0" w:color="auto"/>
              <w:left w:val="single" w:sz="4" w:space="0" w:color="auto"/>
              <w:bottom w:val="single" w:sz="4" w:space="0" w:color="auto"/>
              <w:right w:val="single" w:sz="4" w:space="0" w:color="auto"/>
            </w:tcBorders>
          </w:tcPr>
          <w:p w14:paraId="274A752B" w14:textId="77777777" w:rsidR="00EC3CB9" w:rsidRDefault="00EC3CB9" w:rsidP="00AA2783">
            <w:pPr>
              <w:rPr>
                <w:rFonts w:asciiTheme="minorEastAsia" w:hAnsiTheme="minorEastAsia"/>
                <w:bCs/>
                <w:sz w:val="18"/>
                <w:szCs w:val="18"/>
              </w:rPr>
            </w:pPr>
            <w:r w:rsidRPr="00D870F7">
              <w:rPr>
                <w:rFonts w:asciiTheme="minorEastAsia" w:eastAsiaTheme="minorEastAsia" w:hAnsiTheme="minorEastAsia" w:hint="eastAsia"/>
                <w:sz w:val="18"/>
                <w:szCs w:val="18"/>
              </w:rPr>
              <w:t>16</w:t>
            </w:r>
          </w:p>
        </w:tc>
        <w:tc>
          <w:tcPr>
            <w:tcW w:w="428" w:type="pct"/>
            <w:tcBorders>
              <w:top w:val="single" w:sz="4" w:space="0" w:color="auto"/>
              <w:left w:val="single" w:sz="4" w:space="0" w:color="auto"/>
              <w:bottom w:val="single" w:sz="4" w:space="0" w:color="auto"/>
              <w:right w:val="single" w:sz="4" w:space="0" w:color="auto"/>
            </w:tcBorders>
          </w:tcPr>
          <w:p w14:paraId="6E7DAE30" w14:textId="77777777" w:rsidR="00EC3CB9" w:rsidRDefault="00EC3CB9" w:rsidP="00AA2783">
            <w:pPr>
              <w:rPr>
                <w:rFonts w:asciiTheme="minorEastAsia" w:hAnsiTheme="minorEastAsia"/>
                <w:sz w:val="18"/>
                <w:szCs w:val="18"/>
              </w:rPr>
            </w:pPr>
            <w:r w:rsidRPr="00D870F7">
              <w:rPr>
                <w:rFonts w:asciiTheme="minorEastAsia" w:eastAsiaTheme="minorEastAsia" w:hAnsiTheme="minorEastAsia" w:hint="eastAsia"/>
                <w:sz w:val="18"/>
                <w:szCs w:val="18"/>
              </w:rPr>
              <w:t>M</w:t>
            </w:r>
          </w:p>
        </w:tc>
        <w:tc>
          <w:tcPr>
            <w:tcW w:w="341" w:type="pct"/>
            <w:tcBorders>
              <w:top w:val="single" w:sz="4" w:space="0" w:color="auto"/>
              <w:left w:val="single" w:sz="4" w:space="0" w:color="auto"/>
              <w:bottom w:val="single" w:sz="4" w:space="0" w:color="auto"/>
              <w:right w:val="single" w:sz="4" w:space="0" w:color="auto"/>
            </w:tcBorders>
          </w:tcPr>
          <w:p w14:paraId="669050C9" w14:textId="2CABE3F1" w:rsidR="00EC3CB9" w:rsidRPr="00454386" w:rsidRDefault="00512782" w:rsidP="00AA2783">
            <w:pPr>
              <w:rPr>
                <w:rFonts w:ascii="Consolas" w:hAnsi="Consolas"/>
                <w:bCs/>
                <w:sz w:val="17"/>
                <w:szCs w:val="17"/>
              </w:rPr>
            </w:pPr>
            <w:r>
              <w:rPr>
                <w:rFonts w:asciiTheme="minorEastAsia" w:hAnsiTheme="minorEastAsia" w:hint="eastAsia"/>
                <w:bCs/>
                <w:sz w:val="18"/>
                <w:szCs w:val="18"/>
              </w:rPr>
              <w:t>Y</w:t>
            </w:r>
          </w:p>
        </w:tc>
        <w:tc>
          <w:tcPr>
            <w:tcW w:w="1158" w:type="pct"/>
            <w:tcBorders>
              <w:top w:val="single" w:sz="4" w:space="0" w:color="auto"/>
              <w:left w:val="single" w:sz="4" w:space="0" w:color="auto"/>
              <w:bottom w:val="single" w:sz="4" w:space="0" w:color="auto"/>
              <w:right w:val="single" w:sz="4" w:space="0" w:color="auto"/>
            </w:tcBorders>
          </w:tcPr>
          <w:p w14:paraId="497817D8" w14:textId="77777777" w:rsidR="00EC3CB9" w:rsidRPr="00D870F7" w:rsidRDefault="00EC3CB9" w:rsidP="00AA2783">
            <w:pPr>
              <w:rPr>
                <w:rFonts w:asciiTheme="minorEastAsia" w:eastAsiaTheme="minorEastAsia" w:hAnsiTheme="minorEastAsia"/>
                <w:sz w:val="18"/>
                <w:szCs w:val="18"/>
              </w:rPr>
            </w:pPr>
            <w:r w:rsidRPr="00D870F7">
              <w:rPr>
                <w:rFonts w:asciiTheme="minorEastAsia" w:eastAsiaTheme="minorEastAsia" w:hAnsiTheme="minorEastAsia" w:hint="eastAsia"/>
                <w:sz w:val="18"/>
                <w:szCs w:val="18"/>
              </w:rPr>
              <w:t>20141001010000</w:t>
            </w:r>
          </w:p>
          <w:p w14:paraId="1F3797BB" w14:textId="77777777" w:rsidR="00EC3CB9" w:rsidRPr="00454386" w:rsidRDefault="00EC3CB9" w:rsidP="00AA2783">
            <w:pPr>
              <w:rPr>
                <w:rFonts w:ascii="Consolas" w:hAnsi="Consolas"/>
                <w:bCs/>
                <w:sz w:val="17"/>
                <w:szCs w:val="17"/>
              </w:rPr>
            </w:pPr>
          </w:p>
        </w:tc>
      </w:tr>
      <w:tr w:rsidR="00EC3CB9" w:rsidRPr="002223E2" w14:paraId="6DED5E2C" w14:textId="77777777" w:rsidTr="00116F66">
        <w:trPr>
          <w:trHeight w:val="287"/>
        </w:trPr>
        <w:tc>
          <w:tcPr>
            <w:tcW w:w="199" w:type="pct"/>
          </w:tcPr>
          <w:p w14:paraId="3D63F073" w14:textId="06B593BA" w:rsidR="00EC3CB9" w:rsidRDefault="0004522C" w:rsidP="00AA2783">
            <w:pPr>
              <w:rPr>
                <w:rFonts w:asciiTheme="minorEastAsia" w:hAnsiTheme="minorEastAsia"/>
                <w:sz w:val="18"/>
                <w:szCs w:val="18"/>
              </w:rPr>
            </w:pPr>
            <w:r>
              <w:rPr>
                <w:rFonts w:asciiTheme="minorEastAsia" w:hAnsiTheme="minorEastAsia" w:hint="eastAsia"/>
                <w:sz w:val="18"/>
                <w:szCs w:val="18"/>
              </w:rPr>
              <w:t>9</w:t>
            </w:r>
          </w:p>
        </w:tc>
        <w:tc>
          <w:tcPr>
            <w:tcW w:w="779" w:type="pct"/>
            <w:shd w:val="clear" w:color="auto" w:fill="auto"/>
          </w:tcPr>
          <w:p w14:paraId="3E0C501B" w14:textId="77777777" w:rsidR="00EC3CB9" w:rsidRDefault="00EC3CB9" w:rsidP="00AA2783">
            <w:pPr>
              <w:rPr>
                <w:rFonts w:asciiTheme="minorEastAsia" w:hAnsiTheme="minorEastAsia"/>
                <w:sz w:val="18"/>
                <w:szCs w:val="18"/>
              </w:rPr>
            </w:pPr>
            <w:r>
              <w:rPr>
                <w:rFonts w:asciiTheme="minorEastAsia" w:eastAsiaTheme="minorEastAsia" w:hAnsiTheme="minorEastAsia" w:hint="eastAsia"/>
                <w:sz w:val="18"/>
                <w:szCs w:val="18"/>
              </w:rPr>
              <w:t>S</w:t>
            </w:r>
            <w:r w:rsidRPr="000F473C">
              <w:rPr>
                <w:rFonts w:asciiTheme="minorEastAsia" w:eastAsiaTheme="minorEastAsia" w:hAnsiTheme="minorEastAsia"/>
                <w:sz w:val="18"/>
                <w:szCs w:val="18"/>
              </w:rPr>
              <w:t>ignature</w:t>
            </w:r>
          </w:p>
        </w:tc>
        <w:tc>
          <w:tcPr>
            <w:tcW w:w="1240" w:type="pct"/>
            <w:shd w:val="clear" w:color="auto" w:fill="auto"/>
          </w:tcPr>
          <w:p w14:paraId="7969FDF6" w14:textId="77777777" w:rsidR="00EC3CB9" w:rsidRDefault="00EC3CB9" w:rsidP="00AA2783">
            <w:pPr>
              <w:rPr>
                <w:rFonts w:asciiTheme="minorEastAsia" w:hAnsiTheme="minorEastAsia"/>
                <w:sz w:val="18"/>
                <w:szCs w:val="18"/>
              </w:rPr>
            </w:pPr>
            <w:r>
              <w:rPr>
                <w:rFonts w:asciiTheme="minorEastAsia" w:eastAsiaTheme="minorEastAsia" w:hAnsiTheme="minorEastAsia" w:hint="eastAsia"/>
                <w:sz w:val="18"/>
                <w:szCs w:val="18"/>
              </w:rPr>
              <w:t>签名。对部分字段做签名，参考下面的签名要求。</w:t>
            </w:r>
          </w:p>
        </w:tc>
        <w:tc>
          <w:tcPr>
            <w:tcW w:w="598" w:type="pct"/>
            <w:tcBorders>
              <w:top w:val="single" w:sz="4" w:space="0" w:color="auto"/>
              <w:left w:val="single" w:sz="4" w:space="0" w:color="auto"/>
              <w:bottom w:val="single" w:sz="4" w:space="0" w:color="auto"/>
              <w:right w:val="single" w:sz="4" w:space="0" w:color="auto"/>
            </w:tcBorders>
          </w:tcPr>
          <w:p w14:paraId="7240C49E" w14:textId="77777777" w:rsidR="00EC3CB9" w:rsidRDefault="00EC3CB9" w:rsidP="00AA2783">
            <w:pPr>
              <w:rPr>
                <w:rFonts w:asciiTheme="minorEastAsia" w:hAnsiTheme="minorEastAsia"/>
                <w:sz w:val="18"/>
                <w:szCs w:val="18"/>
              </w:rPr>
            </w:pPr>
            <w:r>
              <w:rPr>
                <w:rFonts w:asciiTheme="minorEastAsia" w:eastAsiaTheme="minorEastAsia" w:hAnsiTheme="minorEastAsia" w:hint="eastAsia"/>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39C3E426" w14:textId="77777777" w:rsidR="00EC3CB9" w:rsidRDefault="00EC3CB9" w:rsidP="00AA2783">
            <w:pPr>
              <w:rPr>
                <w:rFonts w:asciiTheme="minorEastAsia" w:hAnsiTheme="minorEastAsia"/>
                <w:bCs/>
                <w:sz w:val="18"/>
                <w:szCs w:val="18"/>
              </w:rPr>
            </w:pPr>
          </w:p>
        </w:tc>
        <w:tc>
          <w:tcPr>
            <w:tcW w:w="428" w:type="pct"/>
            <w:tcBorders>
              <w:top w:val="single" w:sz="4" w:space="0" w:color="auto"/>
              <w:left w:val="single" w:sz="4" w:space="0" w:color="auto"/>
              <w:bottom w:val="single" w:sz="4" w:space="0" w:color="auto"/>
              <w:right w:val="single" w:sz="4" w:space="0" w:color="auto"/>
            </w:tcBorders>
          </w:tcPr>
          <w:p w14:paraId="2B145E4C" w14:textId="77777777" w:rsidR="00EC3CB9" w:rsidRDefault="00EC3CB9" w:rsidP="00AA2783">
            <w:pPr>
              <w:rPr>
                <w:rFonts w:asciiTheme="minorEastAsia" w:hAnsiTheme="minorEastAsia"/>
                <w:sz w:val="18"/>
                <w:szCs w:val="18"/>
              </w:rPr>
            </w:pPr>
            <w:r>
              <w:rPr>
                <w:rFonts w:asciiTheme="minorEastAsia" w:eastAsiaTheme="minorEastAsia" w:hAnsiTheme="minorEastAsia" w:hint="eastAsia"/>
                <w:sz w:val="18"/>
                <w:szCs w:val="18"/>
              </w:rPr>
              <w:t>M</w:t>
            </w:r>
          </w:p>
        </w:tc>
        <w:tc>
          <w:tcPr>
            <w:tcW w:w="341" w:type="pct"/>
            <w:tcBorders>
              <w:top w:val="single" w:sz="4" w:space="0" w:color="auto"/>
              <w:left w:val="single" w:sz="4" w:space="0" w:color="auto"/>
              <w:bottom w:val="single" w:sz="4" w:space="0" w:color="auto"/>
              <w:right w:val="single" w:sz="4" w:space="0" w:color="auto"/>
            </w:tcBorders>
          </w:tcPr>
          <w:p w14:paraId="477250F1" w14:textId="77777777" w:rsidR="00EC3CB9" w:rsidRPr="00454386" w:rsidRDefault="00EC3CB9" w:rsidP="00AA2783">
            <w:pPr>
              <w:rPr>
                <w:rFonts w:ascii="Consolas" w:hAnsi="Consolas"/>
                <w:bCs/>
                <w:sz w:val="17"/>
                <w:szCs w:val="17"/>
              </w:rPr>
            </w:pPr>
          </w:p>
        </w:tc>
        <w:tc>
          <w:tcPr>
            <w:tcW w:w="1158" w:type="pct"/>
            <w:tcBorders>
              <w:top w:val="single" w:sz="4" w:space="0" w:color="auto"/>
              <w:left w:val="single" w:sz="4" w:space="0" w:color="auto"/>
              <w:bottom w:val="single" w:sz="4" w:space="0" w:color="auto"/>
              <w:right w:val="single" w:sz="4" w:space="0" w:color="auto"/>
            </w:tcBorders>
          </w:tcPr>
          <w:p w14:paraId="07980465" w14:textId="77777777" w:rsidR="00EC3CB9" w:rsidRPr="00454386" w:rsidRDefault="00EC3CB9" w:rsidP="00AA2783">
            <w:pPr>
              <w:rPr>
                <w:rFonts w:ascii="Consolas" w:hAnsi="Consolas"/>
                <w:bCs/>
                <w:sz w:val="17"/>
                <w:szCs w:val="17"/>
              </w:rPr>
            </w:pPr>
          </w:p>
        </w:tc>
      </w:tr>
    </w:tbl>
    <w:p w14:paraId="4642A2C3" w14:textId="4DFDC306" w:rsidR="00EC3CB9" w:rsidRPr="00A43EF8" w:rsidRDefault="00EC3CB9" w:rsidP="00EC3CB9">
      <w:pPr>
        <w:spacing w:line="360" w:lineRule="auto"/>
        <w:rPr>
          <w:color w:val="FF0000"/>
          <w:sz w:val="24"/>
          <w:szCs w:val="24"/>
        </w:rPr>
      </w:pPr>
      <w:r w:rsidRPr="00A43EF8">
        <w:rPr>
          <w:rFonts w:hint="eastAsia"/>
          <w:color w:val="FF0000"/>
          <w:sz w:val="24"/>
          <w:szCs w:val="24"/>
        </w:rPr>
        <w:t>备注：</w:t>
      </w:r>
      <w:r w:rsidR="007C04C4" w:rsidRPr="007741EE">
        <w:rPr>
          <w:rFonts w:hint="eastAsia"/>
          <w:color w:val="FF0000"/>
          <w:sz w:val="24"/>
          <w:szCs w:val="24"/>
        </w:rPr>
        <w:t>此接口请求采用部分签名的方式</w:t>
      </w:r>
      <w:r w:rsidR="001B2888" w:rsidRPr="00A43EF8">
        <w:rPr>
          <w:rFonts w:hint="eastAsia"/>
          <w:color w:val="FF0000"/>
          <w:sz w:val="24"/>
          <w:szCs w:val="24"/>
        </w:rPr>
        <w:t>，</w:t>
      </w:r>
      <w:r w:rsidRPr="00A43EF8">
        <w:rPr>
          <w:rFonts w:ascii="宋体" w:hAnsi="宋体" w:hint="eastAsia"/>
          <w:color w:val="FF0000"/>
          <w:sz w:val="24"/>
          <w:szCs w:val="24"/>
        </w:rPr>
        <w:t>签名要求：将表格中“参与签名”列值为</w:t>
      </w:r>
      <w:r w:rsidRPr="00A43EF8">
        <w:rPr>
          <w:rFonts w:ascii="宋体" w:hAnsi="宋体"/>
          <w:color w:val="FF0000"/>
          <w:sz w:val="24"/>
          <w:szCs w:val="24"/>
        </w:rPr>
        <w:t xml:space="preserve">Y </w:t>
      </w:r>
      <w:r w:rsidRPr="00A43EF8">
        <w:rPr>
          <w:rFonts w:ascii="宋体" w:hAnsi="宋体" w:hint="eastAsia"/>
          <w:color w:val="FF0000"/>
          <w:sz w:val="24"/>
          <w:szCs w:val="24"/>
        </w:rPr>
        <w:t>的参数按名称升序排列，形成如下格式作为签名源：</w:t>
      </w:r>
      <w:r w:rsidRPr="00A43EF8">
        <w:rPr>
          <w:rFonts w:ascii="宋体" w:hAnsi="宋体"/>
          <w:color w:val="FF0000"/>
          <w:sz w:val="24"/>
          <w:szCs w:val="24"/>
        </w:rPr>
        <w:lastRenderedPageBreak/>
        <w:t>param1=value1&amp;param2=value2…&amp;paramN=valueN</w:t>
      </w:r>
    </w:p>
    <w:p w14:paraId="6630493F" w14:textId="6C5FC32F" w:rsidR="007E597B" w:rsidRPr="00116F66" w:rsidRDefault="00EC3CB9" w:rsidP="00EC3CB9">
      <w:pPr>
        <w:spacing w:line="360" w:lineRule="auto"/>
        <w:rPr>
          <w:rFonts w:ascii="宋体" w:hAnsi="宋体"/>
          <w:color w:val="FF0000"/>
          <w:sz w:val="24"/>
          <w:szCs w:val="24"/>
        </w:rPr>
      </w:pPr>
      <w:r w:rsidRPr="00116F66">
        <w:rPr>
          <w:rFonts w:ascii="宋体" w:hAnsi="宋体" w:hint="eastAsia"/>
          <w:color w:val="FF0000"/>
          <w:sz w:val="24"/>
          <w:szCs w:val="24"/>
        </w:rPr>
        <w:t>对签名源做</w:t>
      </w:r>
      <w:r w:rsidRPr="00116F66">
        <w:rPr>
          <w:rFonts w:ascii="宋体" w:hAnsi="宋体"/>
          <w:color w:val="FF0000"/>
          <w:sz w:val="24"/>
          <w:szCs w:val="24"/>
        </w:rPr>
        <w:t>URLEncode之后做签名，签名算法和其他接口相同。</w:t>
      </w:r>
    </w:p>
    <w:p w14:paraId="30158D30" w14:textId="083EE918" w:rsidR="00305854" w:rsidRPr="00EC3CB9" w:rsidRDefault="00305854" w:rsidP="00EC3CB9">
      <w:pPr>
        <w:spacing w:line="360" w:lineRule="auto"/>
        <w:rPr>
          <w:rFonts w:ascii="宋体" w:hAnsi="宋体"/>
          <w:sz w:val="24"/>
          <w:szCs w:val="24"/>
        </w:rPr>
      </w:pPr>
      <w:r w:rsidRPr="00116F66">
        <w:rPr>
          <w:rFonts w:ascii="宋体" w:hAnsi="宋体" w:hint="eastAsia"/>
          <w:color w:val="FF0000"/>
          <w:sz w:val="24"/>
          <w:szCs w:val="24"/>
        </w:rPr>
        <w:t>附</w:t>
      </w:r>
      <w:r w:rsidRPr="00116F66">
        <w:rPr>
          <w:rFonts w:ascii="宋体" w:hAnsi="宋体"/>
          <w:color w:val="FF0000"/>
          <w:sz w:val="24"/>
          <w:szCs w:val="24"/>
        </w:rPr>
        <w:t>图片上传交易接口Demo：</w:t>
      </w:r>
      <w:r w:rsidR="00127499" w:rsidRPr="00D04CAA">
        <w:rPr>
          <w:rFonts w:ascii="宋体" w:hAnsi="宋体"/>
          <w:color w:val="FF0000"/>
          <w:sz w:val="24"/>
          <w:szCs w:val="24"/>
        </w:rPr>
        <w:object w:dxaOrig="3276" w:dyaOrig="816" w14:anchorId="7080FCE1">
          <v:shape id="_x0000_i1028" type="#_x0000_t75" style="width:163.5pt;height:41pt" o:ole="">
            <v:imagedata r:id="rId37" o:title=""/>
          </v:shape>
          <o:OLEObject Type="Embed" ProgID="Package" ShapeID="_x0000_i1028" DrawAspect="Content" ObjectID="_1564031045" r:id="rId38"/>
        </w:object>
      </w:r>
      <w:r w:rsidR="00127499" w:rsidRPr="00EC3CB9">
        <w:rPr>
          <w:rFonts w:ascii="宋体" w:hAnsi="宋体" w:hint="eastAsia"/>
          <w:sz w:val="24"/>
          <w:szCs w:val="24"/>
        </w:rPr>
        <w:t xml:space="preserve"> </w:t>
      </w:r>
    </w:p>
    <w:p w14:paraId="73CCCC72" w14:textId="77777777" w:rsidR="00EC3CB9" w:rsidRDefault="00EC3CB9" w:rsidP="00EC3CB9">
      <w:pPr>
        <w:pStyle w:val="4"/>
        <w:numPr>
          <w:ilvl w:val="0"/>
          <w:numId w:val="0"/>
        </w:numPr>
        <w:ind w:left="864" w:hanging="864"/>
      </w:pPr>
      <w:r>
        <w:rPr>
          <w:rFonts w:hint="eastAsia"/>
        </w:rPr>
        <w:t>应答</w:t>
      </w:r>
      <w:r>
        <w:t>报文</w:t>
      </w:r>
    </w:p>
    <w:tbl>
      <w:tblPr>
        <w:tblStyle w:val="a9"/>
        <w:tblW w:w="5000" w:type="pct"/>
        <w:tblLayout w:type="fixed"/>
        <w:tblLook w:val="04A0" w:firstRow="1" w:lastRow="0" w:firstColumn="1" w:lastColumn="0" w:noHBand="0" w:noVBand="1"/>
      </w:tblPr>
      <w:tblGrid>
        <w:gridCol w:w="236"/>
        <w:gridCol w:w="1114"/>
        <w:gridCol w:w="829"/>
        <w:gridCol w:w="691"/>
        <w:gridCol w:w="547"/>
        <w:gridCol w:w="972"/>
        <w:gridCol w:w="3907"/>
      </w:tblGrid>
      <w:tr w:rsidR="00EC3CB9" w:rsidRPr="00F561BB" w14:paraId="589228E8" w14:textId="77777777" w:rsidTr="00116F66">
        <w:trPr>
          <w:trHeight w:val="270"/>
        </w:trPr>
        <w:tc>
          <w:tcPr>
            <w:tcW w:w="1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CC3238" w14:textId="77777777" w:rsidR="00EC3CB9" w:rsidRPr="00A25896" w:rsidRDefault="00EC3CB9" w:rsidP="00AA2783">
            <w:pPr>
              <w:rPr>
                <w:rFonts w:asciiTheme="minorEastAsia" w:eastAsiaTheme="minorEastAsia" w:hAnsiTheme="minorEastAsia"/>
                <w:b/>
              </w:rPr>
            </w:pPr>
          </w:p>
        </w:tc>
        <w:tc>
          <w:tcPr>
            <w:tcW w:w="67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AF4B1C" w14:textId="77777777" w:rsidR="00EC3CB9" w:rsidRPr="00A25896" w:rsidRDefault="00EC3CB9"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参数名</w:t>
            </w:r>
          </w:p>
        </w:tc>
        <w:tc>
          <w:tcPr>
            <w:tcW w:w="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E156EC" w14:textId="77777777" w:rsidR="00EC3CB9" w:rsidRPr="00A25896" w:rsidRDefault="00EC3CB9"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参数描述</w:t>
            </w:r>
          </w:p>
        </w:tc>
        <w:tc>
          <w:tcPr>
            <w:tcW w:w="41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D08F34" w14:textId="77777777" w:rsidR="00EC3CB9" w:rsidRPr="00A25896" w:rsidRDefault="00EC3CB9"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数据类型</w:t>
            </w:r>
          </w:p>
        </w:tc>
        <w:tc>
          <w:tcPr>
            <w:tcW w:w="3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26DD9" w14:textId="77777777" w:rsidR="00EC3CB9" w:rsidRPr="00A25896" w:rsidRDefault="00EC3CB9"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长度</w:t>
            </w:r>
          </w:p>
        </w:tc>
        <w:tc>
          <w:tcPr>
            <w:tcW w:w="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0CDAE6" w14:textId="77777777" w:rsidR="00EC3CB9" w:rsidRPr="00A25896" w:rsidRDefault="00EC3CB9"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出现要求</w:t>
            </w:r>
          </w:p>
        </w:tc>
        <w:tc>
          <w:tcPr>
            <w:tcW w:w="235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3684D1" w14:textId="77777777" w:rsidR="00EC3CB9" w:rsidRPr="00A25896" w:rsidRDefault="00EC3CB9"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示例</w:t>
            </w:r>
          </w:p>
        </w:tc>
      </w:tr>
      <w:tr w:rsidR="00EC3CB9" w:rsidRPr="00A25896" w14:paraId="188DE4EF" w14:textId="77777777" w:rsidTr="00116F66">
        <w:trPr>
          <w:trHeight w:val="287"/>
        </w:trPr>
        <w:tc>
          <w:tcPr>
            <w:tcW w:w="140" w:type="pct"/>
            <w:tcBorders>
              <w:top w:val="single" w:sz="4" w:space="0" w:color="auto"/>
              <w:left w:val="single" w:sz="4" w:space="0" w:color="auto"/>
              <w:bottom w:val="single" w:sz="4" w:space="0" w:color="auto"/>
              <w:right w:val="single" w:sz="4" w:space="0" w:color="auto"/>
            </w:tcBorders>
          </w:tcPr>
          <w:p w14:paraId="7A382418" w14:textId="77777777" w:rsidR="00EC3CB9" w:rsidRPr="00206256" w:rsidRDefault="00EC3CB9" w:rsidP="006A0DBC">
            <w:pPr>
              <w:pStyle w:val="a6"/>
              <w:numPr>
                <w:ilvl w:val="0"/>
                <w:numId w:val="15"/>
              </w:numPr>
              <w:ind w:firstLineChars="0"/>
              <w:rPr>
                <w:rFonts w:asciiTheme="minorEastAsia" w:eastAsiaTheme="minorEastAsia" w:hAnsiTheme="minorEastAsia"/>
                <w:color w:val="000000"/>
                <w:sz w:val="18"/>
                <w:szCs w:val="18"/>
              </w:rPr>
            </w:pPr>
          </w:p>
        </w:tc>
        <w:tc>
          <w:tcPr>
            <w:tcW w:w="672" w:type="pct"/>
            <w:tcBorders>
              <w:top w:val="single" w:sz="4" w:space="0" w:color="auto"/>
              <w:left w:val="single" w:sz="4" w:space="0" w:color="auto"/>
              <w:bottom w:val="single" w:sz="4" w:space="0" w:color="auto"/>
              <w:right w:val="single" w:sz="4" w:space="0" w:color="auto"/>
            </w:tcBorders>
          </w:tcPr>
          <w:p w14:paraId="56CDA86D" w14:textId="77777777" w:rsidR="00EC3CB9" w:rsidRPr="002A1DA4" w:rsidRDefault="00EC3CB9" w:rsidP="00AA2783">
            <w:pPr>
              <w:rPr>
                <w:rFonts w:asciiTheme="minorEastAsia" w:eastAsiaTheme="minorEastAsia" w:hAnsiTheme="minorEastAsia"/>
                <w:bCs/>
                <w:color w:val="000000"/>
                <w:sz w:val="18"/>
                <w:szCs w:val="18"/>
              </w:rPr>
            </w:pPr>
            <w:r>
              <w:rPr>
                <w:rFonts w:ascii="宋体" w:hAnsi="宋体" w:hint="eastAsia"/>
              </w:rPr>
              <w:t>R</w:t>
            </w:r>
            <w:r w:rsidRPr="00F561BB">
              <w:rPr>
                <w:rFonts w:ascii="宋体" w:hAnsi="宋体"/>
              </w:rPr>
              <w:t>espInfo</w:t>
            </w:r>
          </w:p>
        </w:tc>
        <w:tc>
          <w:tcPr>
            <w:tcW w:w="500" w:type="pct"/>
            <w:tcBorders>
              <w:top w:val="single" w:sz="4" w:space="0" w:color="auto"/>
              <w:left w:val="single" w:sz="4" w:space="0" w:color="auto"/>
              <w:bottom w:val="single" w:sz="4" w:space="0" w:color="auto"/>
              <w:right w:val="single" w:sz="4" w:space="0" w:color="auto"/>
            </w:tcBorders>
          </w:tcPr>
          <w:p w14:paraId="2AC3333E" w14:textId="77777777" w:rsidR="00EC3CB9" w:rsidRPr="00352601" w:rsidRDefault="00EC3CB9"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返回码组件</w:t>
            </w:r>
          </w:p>
        </w:tc>
        <w:tc>
          <w:tcPr>
            <w:tcW w:w="417" w:type="pct"/>
            <w:tcBorders>
              <w:top w:val="single" w:sz="4" w:space="0" w:color="auto"/>
              <w:left w:val="single" w:sz="4" w:space="0" w:color="auto"/>
              <w:bottom w:val="single" w:sz="4" w:space="0" w:color="auto"/>
              <w:right w:val="single" w:sz="4" w:space="0" w:color="auto"/>
            </w:tcBorders>
          </w:tcPr>
          <w:p w14:paraId="1D919C9B" w14:textId="77777777" w:rsidR="00EC3CB9" w:rsidRPr="00A25896" w:rsidRDefault="00EC3CB9"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330" w:type="pct"/>
            <w:tcBorders>
              <w:top w:val="single" w:sz="4" w:space="0" w:color="auto"/>
              <w:left w:val="single" w:sz="4" w:space="0" w:color="auto"/>
              <w:bottom w:val="single" w:sz="4" w:space="0" w:color="auto"/>
              <w:right w:val="single" w:sz="4" w:space="0" w:color="auto"/>
            </w:tcBorders>
          </w:tcPr>
          <w:p w14:paraId="763199EE" w14:textId="77777777" w:rsidR="00EC3CB9" w:rsidRPr="00A25896" w:rsidRDefault="00EC3CB9" w:rsidP="00AA2783">
            <w:pPr>
              <w:rPr>
                <w:rFonts w:asciiTheme="minorEastAsia" w:eastAsiaTheme="minorEastAsia" w:hAnsiTheme="minorEastAsia"/>
                <w:bCs/>
                <w:color w:val="000000"/>
                <w:sz w:val="18"/>
                <w:szCs w:val="18"/>
              </w:rPr>
            </w:pPr>
          </w:p>
        </w:tc>
        <w:tc>
          <w:tcPr>
            <w:tcW w:w="586" w:type="pct"/>
            <w:tcBorders>
              <w:top w:val="single" w:sz="4" w:space="0" w:color="auto"/>
              <w:left w:val="single" w:sz="4" w:space="0" w:color="auto"/>
              <w:bottom w:val="single" w:sz="4" w:space="0" w:color="auto"/>
              <w:right w:val="single" w:sz="4" w:space="0" w:color="auto"/>
            </w:tcBorders>
          </w:tcPr>
          <w:p w14:paraId="67EB456E" w14:textId="77777777" w:rsidR="00EC3CB9" w:rsidRPr="00A25896" w:rsidRDefault="00EC3CB9"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2355" w:type="pct"/>
            <w:tcBorders>
              <w:top w:val="single" w:sz="4" w:space="0" w:color="auto"/>
              <w:left w:val="single" w:sz="4" w:space="0" w:color="auto"/>
              <w:bottom w:val="single" w:sz="4" w:space="0" w:color="auto"/>
              <w:right w:val="single" w:sz="4" w:space="0" w:color="auto"/>
            </w:tcBorders>
          </w:tcPr>
          <w:p w14:paraId="47D38479" w14:textId="77777777" w:rsidR="00EC3CB9" w:rsidRPr="00A25896" w:rsidRDefault="00EC3CB9" w:rsidP="00AA2783">
            <w:pPr>
              <w:rPr>
                <w:rFonts w:asciiTheme="minorEastAsia" w:eastAsiaTheme="minorEastAsia" w:hAnsiTheme="minorEastAsia"/>
                <w:bCs/>
                <w:color w:val="000000"/>
                <w:sz w:val="18"/>
                <w:szCs w:val="18"/>
              </w:rPr>
            </w:pPr>
          </w:p>
        </w:tc>
      </w:tr>
      <w:tr w:rsidR="00EC3CB9" w:rsidRPr="00A25896" w14:paraId="66F08B09" w14:textId="77777777" w:rsidTr="00116F66">
        <w:trPr>
          <w:trHeight w:val="352"/>
        </w:trPr>
        <w:tc>
          <w:tcPr>
            <w:tcW w:w="140" w:type="pct"/>
            <w:tcBorders>
              <w:top w:val="single" w:sz="4" w:space="0" w:color="auto"/>
              <w:left w:val="single" w:sz="4" w:space="0" w:color="auto"/>
              <w:bottom w:val="single" w:sz="4" w:space="0" w:color="auto"/>
              <w:right w:val="single" w:sz="4" w:space="0" w:color="auto"/>
            </w:tcBorders>
          </w:tcPr>
          <w:p w14:paraId="16946989" w14:textId="77777777" w:rsidR="00EC3CB9" w:rsidRPr="00206256" w:rsidRDefault="00EC3CB9" w:rsidP="006A0DBC">
            <w:pPr>
              <w:pStyle w:val="a6"/>
              <w:numPr>
                <w:ilvl w:val="0"/>
                <w:numId w:val="15"/>
              </w:numPr>
              <w:ind w:firstLineChars="0"/>
              <w:rPr>
                <w:rFonts w:asciiTheme="minorEastAsia" w:eastAsiaTheme="minorEastAsia" w:hAnsiTheme="minorEastAsia"/>
                <w:color w:val="000000"/>
                <w:sz w:val="18"/>
                <w:szCs w:val="18"/>
              </w:rPr>
            </w:pPr>
          </w:p>
        </w:tc>
        <w:tc>
          <w:tcPr>
            <w:tcW w:w="672" w:type="pct"/>
            <w:tcBorders>
              <w:top w:val="single" w:sz="4" w:space="0" w:color="auto"/>
              <w:left w:val="single" w:sz="4" w:space="0" w:color="auto"/>
              <w:bottom w:val="single" w:sz="4" w:space="0" w:color="auto"/>
              <w:right w:val="single" w:sz="4" w:space="0" w:color="auto"/>
            </w:tcBorders>
          </w:tcPr>
          <w:p w14:paraId="56A175E6" w14:textId="77777777" w:rsidR="00EC3CB9" w:rsidRPr="00A25896" w:rsidRDefault="00EC3CB9" w:rsidP="00AA2783">
            <w:pPr>
              <w:rPr>
                <w:rFonts w:asciiTheme="minorEastAsia" w:eastAsiaTheme="minorEastAsia" w:hAnsiTheme="minorEastAsia"/>
                <w:bCs/>
                <w:color w:val="000000"/>
                <w:sz w:val="18"/>
                <w:szCs w:val="18"/>
              </w:rPr>
            </w:pPr>
            <w:r>
              <w:rPr>
                <w:rFonts w:ascii="宋体" w:hAnsi="宋体" w:hint="eastAsia"/>
                <w:sz w:val="21"/>
              </w:rPr>
              <w:t>P</w:t>
            </w:r>
            <w:r w:rsidRPr="001F38B1">
              <w:rPr>
                <w:rFonts w:ascii="宋体" w:hAnsi="宋体"/>
                <w:sz w:val="21"/>
              </w:rPr>
              <w:t>hotoUrl</w:t>
            </w:r>
          </w:p>
        </w:tc>
        <w:tc>
          <w:tcPr>
            <w:tcW w:w="500" w:type="pct"/>
            <w:tcBorders>
              <w:top w:val="single" w:sz="4" w:space="0" w:color="auto"/>
              <w:left w:val="single" w:sz="4" w:space="0" w:color="auto"/>
              <w:bottom w:val="single" w:sz="4" w:space="0" w:color="auto"/>
              <w:right w:val="single" w:sz="4" w:space="0" w:color="auto"/>
            </w:tcBorders>
          </w:tcPr>
          <w:p w14:paraId="0B34DD30" w14:textId="407D8942" w:rsidR="00EC3CB9" w:rsidRPr="00A25896" w:rsidRDefault="00EC3CB9"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文件</w:t>
            </w:r>
            <w:r w:rsidR="0032289F">
              <w:rPr>
                <w:rFonts w:asciiTheme="minorEastAsia" w:eastAsiaTheme="minorEastAsia" w:hAnsiTheme="minorEastAsia" w:hint="eastAsia"/>
                <w:color w:val="000000"/>
                <w:sz w:val="18"/>
                <w:szCs w:val="18"/>
              </w:rPr>
              <w:t>唯一</w:t>
            </w:r>
            <w:r w:rsidR="0032289F">
              <w:rPr>
                <w:rFonts w:asciiTheme="minorEastAsia" w:eastAsiaTheme="minorEastAsia" w:hAnsiTheme="minorEastAsia"/>
                <w:color w:val="000000"/>
                <w:sz w:val="18"/>
                <w:szCs w:val="18"/>
              </w:rPr>
              <w:t>编号</w:t>
            </w:r>
            <w:r w:rsidR="0032289F">
              <w:rPr>
                <w:rFonts w:asciiTheme="minorEastAsia" w:eastAsiaTheme="minorEastAsia" w:hAnsiTheme="minorEastAsia" w:hint="eastAsia"/>
                <w:color w:val="000000"/>
                <w:sz w:val="18"/>
                <w:szCs w:val="18"/>
              </w:rPr>
              <w:t>，非</w:t>
            </w:r>
            <w:r w:rsidR="0032289F">
              <w:rPr>
                <w:rFonts w:asciiTheme="minorEastAsia" w:eastAsiaTheme="minorEastAsia" w:hAnsiTheme="minorEastAsia"/>
                <w:color w:val="000000"/>
                <w:sz w:val="18"/>
                <w:szCs w:val="18"/>
              </w:rPr>
              <w:t>地址，公网不可访问</w:t>
            </w:r>
          </w:p>
        </w:tc>
        <w:tc>
          <w:tcPr>
            <w:tcW w:w="417" w:type="pct"/>
            <w:tcBorders>
              <w:top w:val="single" w:sz="4" w:space="0" w:color="auto"/>
              <w:left w:val="single" w:sz="4" w:space="0" w:color="auto"/>
              <w:bottom w:val="single" w:sz="4" w:space="0" w:color="auto"/>
              <w:right w:val="single" w:sz="4" w:space="0" w:color="auto"/>
            </w:tcBorders>
          </w:tcPr>
          <w:p w14:paraId="06162BBF" w14:textId="77777777" w:rsidR="00EC3CB9" w:rsidRPr="00A25896" w:rsidRDefault="00EC3CB9"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30" w:type="pct"/>
            <w:tcBorders>
              <w:top w:val="single" w:sz="4" w:space="0" w:color="auto"/>
              <w:left w:val="single" w:sz="4" w:space="0" w:color="auto"/>
              <w:bottom w:val="single" w:sz="4" w:space="0" w:color="auto"/>
              <w:right w:val="single" w:sz="4" w:space="0" w:color="auto"/>
            </w:tcBorders>
          </w:tcPr>
          <w:p w14:paraId="1B98DF6F" w14:textId="77777777" w:rsidR="00EC3CB9" w:rsidRPr="00A25896" w:rsidRDefault="00EC3CB9"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586" w:type="pct"/>
            <w:tcBorders>
              <w:top w:val="single" w:sz="4" w:space="0" w:color="auto"/>
              <w:left w:val="single" w:sz="4" w:space="0" w:color="auto"/>
              <w:bottom w:val="single" w:sz="4" w:space="0" w:color="auto"/>
              <w:right w:val="single" w:sz="4" w:space="0" w:color="auto"/>
            </w:tcBorders>
          </w:tcPr>
          <w:p w14:paraId="52C05CC5" w14:textId="77777777" w:rsidR="00EC3CB9" w:rsidRPr="00A25896" w:rsidRDefault="00EC3CB9" w:rsidP="00AA2783">
            <w:pPr>
              <w:rPr>
                <w:rFonts w:asciiTheme="minorEastAsia" w:eastAsiaTheme="minorEastAsia" w:hAnsiTheme="minorEastAsia"/>
                <w:bCs/>
                <w:color w:val="000000"/>
                <w:sz w:val="18"/>
                <w:szCs w:val="18"/>
              </w:rPr>
            </w:pPr>
            <w:r w:rsidRPr="00A25896">
              <w:rPr>
                <w:rFonts w:asciiTheme="minorEastAsia" w:eastAsiaTheme="minorEastAsia" w:hAnsiTheme="minorEastAsia" w:hint="eastAsia"/>
                <w:color w:val="000000"/>
                <w:sz w:val="18"/>
                <w:szCs w:val="18"/>
              </w:rPr>
              <w:t>M</w:t>
            </w:r>
          </w:p>
        </w:tc>
        <w:tc>
          <w:tcPr>
            <w:tcW w:w="2355" w:type="pct"/>
            <w:tcBorders>
              <w:top w:val="single" w:sz="4" w:space="0" w:color="auto"/>
              <w:left w:val="single" w:sz="4" w:space="0" w:color="auto"/>
              <w:bottom w:val="single" w:sz="4" w:space="0" w:color="auto"/>
              <w:right w:val="single" w:sz="4" w:space="0" w:color="auto"/>
            </w:tcBorders>
          </w:tcPr>
          <w:p w14:paraId="38B3DB4A" w14:textId="5815F5E9" w:rsidR="00EC3CB9" w:rsidRPr="004D4A21" w:rsidRDefault="0032289F" w:rsidP="00AA2783">
            <w:pPr>
              <w:rPr>
                <w:rFonts w:ascii="Consolas" w:eastAsiaTheme="minorEastAsia" w:hAnsi="Consolas"/>
                <w:bCs/>
                <w:sz w:val="17"/>
                <w:szCs w:val="17"/>
              </w:rPr>
            </w:pPr>
            <w:r w:rsidRPr="0032289F">
              <w:rPr>
                <w:rFonts w:ascii="Consolas" w:eastAsiaTheme="minorEastAsia" w:hAnsi="Consolas"/>
                <w:sz w:val="17"/>
                <w:szCs w:val="17"/>
              </w:rPr>
              <w:t>afc24351-b58c-4261-950f-64571b064f36</w:t>
            </w:r>
          </w:p>
        </w:tc>
      </w:tr>
      <w:tr w:rsidR="00EC3CB9" w:rsidRPr="00A25896" w14:paraId="479E338B" w14:textId="77777777" w:rsidTr="00116F66">
        <w:trPr>
          <w:trHeight w:val="287"/>
        </w:trPr>
        <w:tc>
          <w:tcPr>
            <w:tcW w:w="140" w:type="pct"/>
            <w:tcBorders>
              <w:top w:val="single" w:sz="4" w:space="0" w:color="auto"/>
              <w:left w:val="single" w:sz="4" w:space="0" w:color="auto"/>
              <w:bottom w:val="single" w:sz="4" w:space="0" w:color="auto"/>
              <w:right w:val="single" w:sz="4" w:space="0" w:color="auto"/>
            </w:tcBorders>
          </w:tcPr>
          <w:p w14:paraId="3512BA5A" w14:textId="77777777" w:rsidR="00EC3CB9" w:rsidRPr="00206256" w:rsidRDefault="00EC3CB9" w:rsidP="006A0DBC">
            <w:pPr>
              <w:pStyle w:val="a6"/>
              <w:numPr>
                <w:ilvl w:val="0"/>
                <w:numId w:val="15"/>
              </w:numPr>
              <w:ind w:firstLineChars="0"/>
              <w:rPr>
                <w:rFonts w:hAnsi="宋体"/>
              </w:rPr>
            </w:pPr>
          </w:p>
        </w:tc>
        <w:tc>
          <w:tcPr>
            <w:tcW w:w="672" w:type="pct"/>
            <w:tcBorders>
              <w:top w:val="single" w:sz="4" w:space="0" w:color="auto"/>
              <w:left w:val="single" w:sz="4" w:space="0" w:color="auto"/>
              <w:bottom w:val="single" w:sz="4" w:space="0" w:color="auto"/>
              <w:right w:val="single" w:sz="4" w:space="0" w:color="auto"/>
            </w:tcBorders>
          </w:tcPr>
          <w:p w14:paraId="2A83DF9F" w14:textId="77777777" w:rsidR="00EC3CB9" w:rsidRPr="00A25896" w:rsidRDefault="00EC3CB9"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O</w:t>
            </w:r>
            <w:r w:rsidRPr="002223E2">
              <w:rPr>
                <w:rFonts w:asciiTheme="minorEastAsia" w:eastAsiaTheme="minorEastAsia" w:hAnsiTheme="minorEastAsia" w:hint="eastAsia"/>
                <w:sz w:val="18"/>
                <w:szCs w:val="18"/>
              </w:rPr>
              <w:t>utTradeNo</w:t>
            </w:r>
          </w:p>
        </w:tc>
        <w:tc>
          <w:tcPr>
            <w:tcW w:w="500" w:type="pct"/>
            <w:tcBorders>
              <w:top w:val="single" w:sz="4" w:space="0" w:color="auto"/>
              <w:left w:val="single" w:sz="4" w:space="0" w:color="auto"/>
              <w:bottom w:val="single" w:sz="4" w:space="0" w:color="auto"/>
              <w:right w:val="single" w:sz="4" w:space="0" w:color="auto"/>
            </w:tcBorders>
          </w:tcPr>
          <w:p w14:paraId="202690D5" w14:textId="77777777" w:rsidR="00EC3CB9" w:rsidRPr="00A25896" w:rsidRDefault="00EC3CB9" w:rsidP="00AA2783">
            <w:pPr>
              <w:rPr>
                <w:rFonts w:asciiTheme="minorEastAsia" w:eastAsiaTheme="minorEastAsia" w:hAnsiTheme="minorEastAsia"/>
                <w:bCs/>
                <w:color w:val="000000"/>
                <w:sz w:val="18"/>
                <w:szCs w:val="18"/>
              </w:rPr>
            </w:pPr>
            <w:r w:rsidRPr="002223E2">
              <w:rPr>
                <w:rFonts w:asciiTheme="minorEastAsia" w:eastAsiaTheme="minorEastAsia" w:hAnsiTheme="minorEastAsia" w:hint="eastAsia"/>
                <w:sz w:val="18"/>
                <w:szCs w:val="18"/>
              </w:rPr>
              <w:t>外部交易号</w:t>
            </w:r>
          </w:p>
        </w:tc>
        <w:tc>
          <w:tcPr>
            <w:tcW w:w="417" w:type="pct"/>
            <w:tcBorders>
              <w:top w:val="single" w:sz="4" w:space="0" w:color="auto"/>
              <w:left w:val="single" w:sz="4" w:space="0" w:color="auto"/>
              <w:bottom w:val="single" w:sz="4" w:space="0" w:color="auto"/>
              <w:right w:val="single" w:sz="4" w:space="0" w:color="auto"/>
            </w:tcBorders>
          </w:tcPr>
          <w:p w14:paraId="028F0C75" w14:textId="77777777" w:rsidR="00EC3CB9" w:rsidRPr="00A25896" w:rsidRDefault="00EC3CB9"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330" w:type="pct"/>
            <w:tcBorders>
              <w:top w:val="single" w:sz="4" w:space="0" w:color="auto"/>
              <w:left w:val="single" w:sz="4" w:space="0" w:color="auto"/>
              <w:bottom w:val="single" w:sz="4" w:space="0" w:color="auto"/>
              <w:right w:val="single" w:sz="4" w:space="0" w:color="auto"/>
            </w:tcBorders>
          </w:tcPr>
          <w:p w14:paraId="44DD8626" w14:textId="77777777" w:rsidR="00EC3CB9" w:rsidRPr="00A25896" w:rsidRDefault="00EC3CB9"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586" w:type="pct"/>
            <w:tcBorders>
              <w:top w:val="single" w:sz="4" w:space="0" w:color="auto"/>
              <w:left w:val="single" w:sz="4" w:space="0" w:color="auto"/>
              <w:bottom w:val="single" w:sz="4" w:space="0" w:color="auto"/>
              <w:right w:val="single" w:sz="4" w:space="0" w:color="auto"/>
            </w:tcBorders>
          </w:tcPr>
          <w:p w14:paraId="017028A4" w14:textId="77777777" w:rsidR="00EC3CB9" w:rsidRPr="00A25896" w:rsidRDefault="00EC3CB9" w:rsidP="00AA2783">
            <w:pPr>
              <w:rPr>
                <w:rFonts w:asciiTheme="minorEastAsia" w:eastAsiaTheme="minorEastAsia" w:hAnsiTheme="minorEastAsia"/>
                <w:bCs/>
                <w:color w:val="000000"/>
                <w:sz w:val="18"/>
                <w:szCs w:val="18"/>
              </w:rPr>
            </w:pPr>
            <w:r w:rsidRPr="002223E2">
              <w:rPr>
                <w:rFonts w:asciiTheme="minorEastAsia" w:eastAsiaTheme="minorEastAsia" w:hAnsiTheme="minorEastAsia" w:hint="eastAsia"/>
                <w:sz w:val="18"/>
                <w:szCs w:val="18"/>
              </w:rPr>
              <w:t>ME</w:t>
            </w:r>
          </w:p>
        </w:tc>
        <w:tc>
          <w:tcPr>
            <w:tcW w:w="2355" w:type="pct"/>
            <w:tcBorders>
              <w:top w:val="single" w:sz="4" w:space="0" w:color="auto"/>
              <w:left w:val="single" w:sz="4" w:space="0" w:color="auto"/>
              <w:bottom w:val="single" w:sz="4" w:space="0" w:color="auto"/>
              <w:right w:val="single" w:sz="4" w:space="0" w:color="auto"/>
            </w:tcBorders>
          </w:tcPr>
          <w:p w14:paraId="46D3D4F9" w14:textId="77777777" w:rsidR="00EC3CB9" w:rsidRPr="00A25896" w:rsidRDefault="00EC3CB9" w:rsidP="00AA2783">
            <w:pPr>
              <w:rPr>
                <w:rFonts w:asciiTheme="minorEastAsia" w:eastAsiaTheme="minorEastAsia" w:hAnsiTheme="minorEastAsia"/>
                <w:bCs/>
                <w:color w:val="000000"/>
                <w:sz w:val="18"/>
                <w:szCs w:val="18"/>
              </w:rPr>
            </w:pPr>
            <w:r w:rsidRPr="00454386">
              <w:rPr>
                <w:rFonts w:ascii="Consolas" w:eastAsiaTheme="minorEastAsia" w:hAnsi="Consolas"/>
                <w:sz w:val="17"/>
                <w:szCs w:val="17"/>
              </w:rPr>
              <w:t>20151229113030000000000000000001</w:t>
            </w:r>
          </w:p>
        </w:tc>
      </w:tr>
    </w:tbl>
    <w:p w14:paraId="1B2C2DB2" w14:textId="77777777" w:rsidR="00EC3CB9" w:rsidRDefault="00EC3CB9" w:rsidP="00EC3CB9">
      <w:pPr>
        <w:rPr>
          <w:rFonts w:ascii="宋体" w:hAnsi="宋体"/>
          <w:b/>
        </w:rPr>
      </w:pPr>
    </w:p>
    <w:p w14:paraId="08E1C31C" w14:textId="77777777" w:rsidR="00EC3CB9" w:rsidRPr="00831729" w:rsidRDefault="00EC3CB9" w:rsidP="00EC3CB9">
      <w:pPr>
        <w:rPr>
          <w:rFonts w:ascii="宋体" w:hAnsi="宋体"/>
          <w:b/>
          <w:bCs/>
        </w:rPr>
      </w:pPr>
      <w:r>
        <w:rPr>
          <w:rFonts w:ascii="宋体" w:hAnsi="宋体" w:hint="eastAsia"/>
          <w:b/>
        </w:rPr>
        <w:t>请求报文体</w:t>
      </w:r>
      <w:r w:rsidRPr="00831729">
        <w:rPr>
          <w:rFonts w:ascii="宋体" w:hAnsi="宋体" w:hint="eastAsia"/>
          <w:b/>
        </w:rPr>
        <w:t>模板</w:t>
      </w:r>
    </w:p>
    <w:tbl>
      <w:tblPr>
        <w:tblStyle w:val="a9"/>
        <w:tblW w:w="0" w:type="auto"/>
        <w:tblLook w:val="04A0" w:firstRow="1" w:lastRow="0" w:firstColumn="1" w:lastColumn="0" w:noHBand="0" w:noVBand="1"/>
      </w:tblPr>
      <w:tblGrid>
        <w:gridCol w:w="8296"/>
      </w:tblGrid>
      <w:tr w:rsidR="00EC3CB9" w14:paraId="4F7DA896" w14:textId="77777777" w:rsidTr="00AA2783">
        <w:tc>
          <w:tcPr>
            <w:tcW w:w="8296" w:type="dxa"/>
          </w:tcPr>
          <w:p w14:paraId="5806BA8C"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POST /ant/mybank/merchantprod/merchant/uploadphoto HTTP/1.1</w:t>
            </w:r>
          </w:p>
          <w:p w14:paraId="152F819A"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Accept-Language: zh-cn</w:t>
            </w:r>
          </w:p>
          <w:p w14:paraId="5A8BA445"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Content-Type: multipart/form-data; boundary=c9152e99a2d6487fb0bfd02adec3aa16</w:t>
            </w:r>
          </w:p>
          <w:p w14:paraId="3A29D52A"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br/>
              <w:t>//…</w:t>
            </w:r>
            <w:r w:rsidRPr="00D22CE1">
              <w:rPr>
                <w:rFonts w:asciiTheme="minorHAnsi" w:eastAsiaTheme="minorEastAsia" w:hAnsiTheme="minorHAnsi"/>
                <w:sz w:val="18"/>
                <w:szCs w:val="18"/>
              </w:rPr>
              <w:t>此处省去部分</w:t>
            </w:r>
            <w:r w:rsidRPr="00D22CE1">
              <w:rPr>
                <w:rFonts w:asciiTheme="minorHAnsi" w:eastAsiaTheme="minorEastAsia" w:hAnsiTheme="minorHAnsi"/>
                <w:sz w:val="18"/>
                <w:szCs w:val="18"/>
              </w:rPr>
              <w:t>HTTP</w:t>
            </w:r>
            <w:r w:rsidRPr="00D22CE1">
              <w:rPr>
                <w:rFonts w:asciiTheme="minorHAnsi" w:eastAsiaTheme="minorEastAsia" w:hAnsiTheme="minorHAnsi"/>
                <w:sz w:val="18"/>
                <w:szCs w:val="18"/>
              </w:rPr>
              <w:t>头部</w:t>
            </w:r>
          </w:p>
          <w:p w14:paraId="71E38DE3" w14:textId="77777777" w:rsidR="00EC3CB9" w:rsidRPr="00D22CE1" w:rsidRDefault="00EC3CB9" w:rsidP="00AA2783">
            <w:pPr>
              <w:widowControl/>
              <w:spacing w:line="360" w:lineRule="atLeast"/>
              <w:jc w:val="left"/>
              <w:rPr>
                <w:rFonts w:asciiTheme="minorHAnsi" w:eastAsiaTheme="minorEastAsia" w:hAnsiTheme="minorHAnsi"/>
                <w:sz w:val="18"/>
                <w:szCs w:val="18"/>
              </w:rPr>
            </w:pPr>
          </w:p>
          <w:p w14:paraId="41C7314E"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--c9152e99a2d6487fb0bfd02adec3aa16</w:t>
            </w:r>
          </w:p>
          <w:p w14:paraId="11BB5049"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Content-Disposition: form-data; name="IsvOrgId"</w:t>
            </w:r>
          </w:p>
          <w:p w14:paraId="5A03B6EB"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3542DC">
              <w:rPr>
                <w:rFonts w:asciiTheme="minorHAnsi" w:eastAsiaTheme="minorEastAsia" w:hAnsiTheme="minorHAnsi"/>
                <w:sz w:val="18"/>
                <w:szCs w:val="18"/>
              </w:rPr>
              <w:t>202210000000000001025</w:t>
            </w:r>
          </w:p>
          <w:p w14:paraId="5B8D2A43"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--c9152e99a2d6487fb0bfd02adec3aa16</w:t>
            </w:r>
          </w:p>
          <w:p w14:paraId="519B44D3"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Content-Disposition: form-data; name="</w:t>
            </w:r>
            <w:r w:rsidRPr="0036209C">
              <w:rPr>
                <w:rFonts w:asciiTheme="minorHAnsi" w:eastAsiaTheme="minorEastAsia" w:hAnsiTheme="minorHAnsi" w:hint="eastAsia"/>
                <w:sz w:val="18"/>
                <w:szCs w:val="18"/>
              </w:rPr>
              <w:t>P</w:t>
            </w:r>
            <w:r w:rsidRPr="0036209C">
              <w:rPr>
                <w:rFonts w:asciiTheme="minorHAnsi" w:eastAsiaTheme="minorEastAsia" w:hAnsiTheme="minorHAnsi"/>
                <w:sz w:val="18"/>
                <w:szCs w:val="18"/>
              </w:rPr>
              <w:t>hotoType</w:t>
            </w:r>
            <w:r w:rsidRPr="00D22CE1">
              <w:rPr>
                <w:rFonts w:asciiTheme="minorHAnsi" w:eastAsiaTheme="minorEastAsia" w:hAnsiTheme="minorHAnsi"/>
                <w:sz w:val="18"/>
                <w:szCs w:val="18"/>
              </w:rPr>
              <w:t>"</w:t>
            </w:r>
          </w:p>
          <w:p w14:paraId="4CAC2F7D"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1</w:t>
            </w:r>
          </w:p>
          <w:p w14:paraId="04A6AA47"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--c9152e99a2d6487fb0bfd02adec3aa16</w:t>
            </w:r>
          </w:p>
          <w:p w14:paraId="08DF0D6F"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Content-Disposition: form-data; name="</w:t>
            </w:r>
            <w:r w:rsidRPr="0036209C">
              <w:rPr>
                <w:rFonts w:asciiTheme="minorHAnsi" w:eastAsiaTheme="minorEastAsia" w:hAnsiTheme="minorHAnsi" w:hint="eastAsia"/>
                <w:sz w:val="18"/>
                <w:szCs w:val="18"/>
              </w:rPr>
              <w:t>OutTradeNo</w:t>
            </w:r>
            <w:r w:rsidRPr="00D22CE1">
              <w:rPr>
                <w:rFonts w:asciiTheme="minorHAnsi" w:eastAsiaTheme="minorEastAsia" w:hAnsiTheme="minorHAnsi"/>
                <w:sz w:val="18"/>
                <w:szCs w:val="18"/>
              </w:rPr>
              <w:t>"</w:t>
            </w:r>
          </w:p>
          <w:p w14:paraId="7013122B"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454386">
              <w:rPr>
                <w:rFonts w:ascii="Consolas" w:eastAsiaTheme="minorEastAsia" w:hAnsi="Consolas"/>
                <w:sz w:val="17"/>
                <w:szCs w:val="17"/>
              </w:rPr>
              <w:t>20151229113030000000000000000001</w:t>
            </w:r>
          </w:p>
          <w:p w14:paraId="26ACFA54"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--c9152e99a2d6487fb0bfd02adec3aa16</w:t>
            </w:r>
          </w:p>
          <w:p w14:paraId="550C21FC"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Content-Disposition: form-data; name="picture"; filename="C:\Documents and Settings\</w:t>
            </w:r>
            <w:r w:rsidRPr="00D22CE1">
              <w:rPr>
                <w:rFonts w:asciiTheme="minorHAnsi" w:eastAsiaTheme="minorEastAsia" w:hAnsiTheme="minorHAnsi"/>
                <w:sz w:val="18"/>
                <w:szCs w:val="18"/>
              </w:rPr>
              <w:t>桌面</w:t>
            </w:r>
            <w:r w:rsidRPr="00D22CE1">
              <w:rPr>
                <w:rFonts w:asciiTheme="minorHAnsi" w:eastAsiaTheme="minorEastAsia" w:hAnsiTheme="minorHAnsi"/>
                <w:sz w:val="18"/>
                <w:szCs w:val="18"/>
              </w:rPr>
              <w:t>\apple.png"</w:t>
            </w:r>
          </w:p>
          <w:p w14:paraId="4D80A699"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lastRenderedPageBreak/>
              <w:t>Content-Type: image/x-png</w:t>
            </w:r>
          </w:p>
          <w:p w14:paraId="5B84248E" w14:textId="77777777" w:rsidR="00EC3CB9" w:rsidRPr="00D22CE1" w:rsidRDefault="00EC3CB9" w:rsidP="00AA2783">
            <w:pPr>
              <w:widowControl/>
              <w:spacing w:line="360" w:lineRule="atLeast"/>
              <w:jc w:val="left"/>
              <w:rPr>
                <w:rFonts w:asciiTheme="minorHAnsi" w:eastAsiaTheme="minorEastAsia" w:hAnsiTheme="minorHAnsi"/>
                <w:sz w:val="18"/>
                <w:szCs w:val="18"/>
              </w:rPr>
            </w:pPr>
            <w:r w:rsidRPr="00D22CE1">
              <w:rPr>
                <w:rFonts w:asciiTheme="minorHAnsi" w:eastAsiaTheme="minorEastAsia" w:hAnsiTheme="minorHAnsi"/>
                <w:sz w:val="18"/>
                <w:szCs w:val="18"/>
              </w:rPr>
              <w:t>//…</w:t>
            </w:r>
            <w:r w:rsidRPr="00D22CE1">
              <w:rPr>
                <w:rFonts w:asciiTheme="minorHAnsi" w:eastAsiaTheme="minorEastAsia" w:hAnsiTheme="minorHAnsi"/>
                <w:sz w:val="18"/>
                <w:szCs w:val="18"/>
              </w:rPr>
              <w:t>此处省去图片二进制数据流</w:t>
            </w:r>
          </w:p>
          <w:p w14:paraId="777B47C8" w14:textId="77777777" w:rsidR="00EC3CB9" w:rsidRPr="00BC0D2B" w:rsidRDefault="00EC3CB9" w:rsidP="00AA2783">
            <w:pPr>
              <w:widowControl/>
              <w:spacing w:line="360" w:lineRule="atLeast"/>
              <w:jc w:val="left"/>
              <w:rPr>
                <w:rStyle w:val="s2"/>
                <w:rFonts w:eastAsiaTheme="minorEastAsia"/>
                <w:bCs/>
                <w:color w:val="595959"/>
                <w:sz w:val="18"/>
                <w:szCs w:val="18"/>
              </w:rPr>
            </w:pPr>
            <w:r w:rsidRPr="00D22CE1">
              <w:rPr>
                <w:rFonts w:asciiTheme="minorHAnsi" w:eastAsiaTheme="minorEastAsia" w:hAnsiTheme="minorHAnsi"/>
                <w:sz w:val="18"/>
                <w:szCs w:val="18"/>
              </w:rPr>
              <w:t>--c9152e99a2d6487fb0bfd02adec3aa16--</w:t>
            </w:r>
          </w:p>
        </w:tc>
      </w:tr>
    </w:tbl>
    <w:p w14:paraId="22B94FBF" w14:textId="77777777" w:rsidR="00EC3CB9" w:rsidRPr="00831729" w:rsidRDefault="00EC3CB9" w:rsidP="00EC3CB9">
      <w:pPr>
        <w:rPr>
          <w:rFonts w:ascii="宋体" w:hAnsi="宋体"/>
          <w:b/>
          <w:bCs/>
        </w:rPr>
      </w:pPr>
      <w:r>
        <w:rPr>
          <w:rFonts w:ascii="宋体" w:hAnsi="宋体" w:hint="eastAsia"/>
          <w:b/>
        </w:rPr>
        <w:lastRenderedPageBreak/>
        <w:t>应答报文体</w:t>
      </w:r>
      <w:r w:rsidRPr="00831729">
        <w:rPr>
          <w:rFonts w:ascii="宋体" w:hAnsi="宋体" w:hint="eastAsia"/>
          <w:b/>
        </w:rPr>
        <w:t>模板</w:t>
      </w:r>
    </w:p>
    <w:tbl>
      <w:tblPr>
        <w:tblStyle w:val="a9"/>
        <w:tblW w:w="0" w:type="auto"/>
        <w:tblLook w:val="04A0" w:firstRow="1" w:lastRow="0" w:firstColumn="1" w:lastColumn="0" w:noHBand="0" w:noVBand="1"/>
      </w:tblPr>
      <w:tblGrid>
        <w:gridCol w:w="8296"/>
      </w:tblGrid>
      <w:tr w:rsidR="00EC3CB9" w14:paraId="6C60BFDE" w14:textId="77777777" w:rsidTr="00AA2783">
        <w:tc>
          <w:tcPr>
            <w:tcW w:w="8296" w:type="dxa"/>
          </w:tcPr>
          <w:p w14:paraId="3A351047" w14:textId="77777777" w:rsidR="00EC3CB9" w:rsidRPr="000D3F79" w:rsidRDefault="00EC3CB9" w:rsidP="00AA2783">
            <w:pPr>
              <w:widowControl/>
              <w:jc w:val="left"/>
              <w:rPr>
                <w:rFonts w:ascii="Consolas" w:eastAsiaTheme="minorEastAsia" w:hAnsi="Consolas"/>
                <w:bCs/>
                <w:color w:val="4E9192"/>
                <w:sz w:val="17"/>
                <w:szCs w:val="17"/>
              </w:rPr>
            </w:pPr>
            <w:r w:rsidRPr="000D3F79">
              <w:rPr>
                <w:rFonts w:ascii="Consolas" w:eastAsiaTheme="minorEastAsia" w:hAnsi="Consolas"/>
                <w:color w:val="009193"/>
                <w:sz w:val="17"/>
                <w:szCs w:val="17"/>
              </w:rPr>
              <w:t>&lt;</w:t>
            </w:r>
            <w:r w:rsidRPr="000D3F79">
              <w:rPr>
                <w:rFonts w:ascii="Consolas" w:eastAsiaTheme="minorEastAsia" w:hAnsi="Consolas"/>
                <w:color w:val="4E9192"/>
                <w:sz w:val="17"/>
                <w:szCs w:val="17"/>
              </w:rPr>
              <w:t>body</w:t>
            </w:r>
            <w:r w:rsidRPr="000D3F79">
              <w:rPr>
                <w:rFonts w:ascii="Consolas" w:eastAsiaTheme="minorEastAsia" w:hAnsi="Consolas"/>
                <w:color w:val="009193"/>
                <w:sz w:val="17"/>
                <w:szCs w:val="17"/>
              </w:rPr>
              <w:t>&gt;</w:t>
            </w:r>
          </w:p>
          <w:p w14:paraId="20BE4EFC" w14:textId="77777777" w:rsidR="00EC3CB9" w:rsidRPr="000D3F79" w:rsidRDefault="00EC3CB9" w:rsidP="00AA2783">
            <w:pPr>
              <w:widowControl/>
              <w:jc w:val="left"/>
              <w:rPr>
                <w:rFonts w:ascii="Consolas" w:eastAsiaTheme="minorEastAsia" w:hAnsi="Consolas"/>
                <w:bCs/>
                <w:color w:val="4E9192"/>
                <w:sz w:val="17"/>
                <w:szCs w:val="17"/>
              </w:rPr>
            </w:pPr>
            <w:r w:rsidRPr="000D3F79">
              <w:rPr>
                <w:rFonts w:ascii="Consolas" w:eastAsiaTheme="minorEastAsia" w:hAnsi="Consolas"/>
                <w:color w:val="000000"/>
                <w:sz w:val="17"/>
                <w:szCs w:val="17"/>
              </w:rPr>
              <w:tab/>
            </w:r>
            <w:r w:rsidRPr="000D3F79">
              <w:rPr>
                <w:rFonts w:ascii="Consolas" w:eastAsiaTheme="minorEastAsia" w:hAnsi="Consolas"/>
                <w:color w:val="009193"/>
                <w:sz w:val="17"/>
                <w:szCs w:val="17"/>
              </w:rPr>
              <w:t>&lt;</w:t>
            </w:r>
            <w:r>
              <w:rPr>
                <w:rFonts w:ascii="Consolas" w:eastAsiaTheme="minorEastAsia" w:hAnsi="Consolas"/>
                <w:color w:val="4E9192"/>
                <w:sz w:val="17"/>
                <w:szCs w:val="17"/>
              </w:rPr>
              <w:t>R</w:t>
            </w:r>
            <w:r w:rsidRPr="000D3F79">
              <w:rPr>
                <w:rFonts w:ascii="Consolas" w:eastAsiaTheme="minorEastAsia" w:hAnsi="Consolas"/>
                <w:color w:val="4E9192"/>
                <w:sz w:val="17"/>
                <w:szCs w:val="17"/>
              </w:rPr>
              <w:t>espInfo</w:t>
            </w:r>
            <w:r w:rsidRPr="000D3F79">
              <w:rPr>
                <w:rFonts w:ascii="Consolas" w:eastAsiaTheme="minorEastAsia" w:hAnsi="Consolas"/>
                <w:color w:val="009193"/>
                <w:sz w:val="17"/>
                <w:szCs w:val="17"/>
              </w:rPr>
              <w:t>&gt;</w:t>
            </w:r>
          </w:p>
          <w:p w14:paraId="3FE8CF32" w14:textId="77777777" w:rsidR="00EC3CB9" w:rsidRPr="000D3F79" w:rsidRDefault="00EC3CB9" w:rsidP="00AA2783">
            <w:pPr>
              <w:widowControl/>
              <w:jc w:val="left"/>
              <w:rPr>
                <w:rFonts w:ascii="Consolas" w:eastAsiaTheme="minorEastAsia" w:hAnsi="Consolas"/>
                <w:bCs/>
                <w:color w:val="4E9192"/>
                <w:sz w:val="17"/>
                <w:szCs w:val="17"/>
              </w:rPr>
            </w:pPr>
            <w:r w:rsidRPr="000D3F79">
              <w:rPr>
                <w:rFonts w:ascii="Consolas" w:eastAsiaTheme="minorEastAsia" w:hAnsi="Consolas"/>
                <w:color w:val="000000"/>
                <w:sz w:val="17"/>
                <w:szCs w:val="17"/>
              </w:rPr>
              <w:tab/>
            </w:r>
            <w:r w:rsidRPr="000D3F79">
              <w:rPr>
                <w:rFonts w:ascii="Consolas" w:eastAsiaTheme="minorEastAsia" w:hAnsi="Consolas"/>
                <w:color w:val="000000"/>
                <w:sz w:val="17"/>
                <w:szCs w:val="17"/>
              </w:rPr>
              <w:tab/>
            </w:r>
            <w:r w:rsidRPr="000D3F79">
              <w:rPr>
                <w:rFonts w:ascii="Consolas" w:eastAsiaTheme="minorEastAsia" w:hAnsi="Consolas"/>
                <w:color w:val="009193"/>
                <w:sz w:val="17"/>
                <w:szCs w:val="17"/>
              </w:rPr>
              <w:t>&lt;</w:t>
            </w:r>
            <w:r>
              <w:rPr>
                <w:rFonts w:ascii="Consolas" w:eastAsiaTheme="minorEastAsia" w:hAnsi="Consolas"/>
                <w:color w:val="4E9192"/>
                <w:sz w:val="17"/>
                <w:szCs w:val="17"/>
              </w:rPr>
              <w:t>R</w:t>
            </w:r>
            <w:r w:rsidRPr="000D3F79">
              <w:rPr>
                <w:rFonts w:ascii="Consolas" w:eastAsiaTheme="minorEastAsia" w:hAnsi="Consolas"/>
                <w:color w:val="4E9192"/>
                <w:sz w:val="17"/>
                <w:szCs w:val="17"/>
              </w:rPr>
              <w:t>esultStatus</w:t>
            </w:r>
            <w:r w:rsidRPr="000D3F79">
              <w:rPr>
                <w:rFonts w:ascii="Consolas" w:eastAsiaTheme="minorEastAsia" w:hAnsi="Consolas"/>
                <w:color w:val="009193"/>
                <w:sz w:val="17"/>
                <w:szCs w:val="17"/>
              </w:rPr>
              <w:t>&gt;</w:t>
            </w:r>
            <w:r w:rsidRPr="000D3F79">
              <w:rPr>
                <w:rFonts w:ascii="Consolas" w:eastAsiaTheme="minorEastAsia" w:hAnsi="Consolas"/>
                <w:color w:val="000000"/>
                <w:sz w:val="17"/>
                <w:szCs w:val="17"/>
              </w:rPr>
              <w:t>S</w:t>
            </w:r>
            <w:r w:rsidRPr="000D3F79">
              <w:rPr>
                <w:rFonts w:ascii="Consolas" w:eastAsiaTheme="minorEastAsia" w:hAnsi="Consolas"/>
                <w:color w:val="009193"/>
                <w:sz w:val="17"/>
                <w:szCs w:val="17"/>
              </w:rPr>
              <w:t>&lt;/</w:t>
            </w:r>
            <w:r>
              <w:rPr>
                <w:rFonts w:ascii="Consolas" w:eastAsiaTheme="minorEastAsia" w:hAnsi="Consolas"/>
                <w:color w:val="4E9192"/>
                <w:sz w:val="17"/>
                <w:szCs w:val="17"/>
              </w:rPr>
              <w:t>R</w:t>
            </w:r>
            <w:r w:rsidRPr="000D3F79">
              <w:rPr>
                <w:rFonts w:ascii="Consolas" w:eastAsiaTheme="minorEastAsia" w:hAnsi="Consolas"/>
                <w:color w:val="4E9192"/>
                <w:sz w:val="17"/>
                <w:szCs w:val="17"/>
              </w:rPr>
              <w:t>esultStatus</w:t>
            </w:r>
            <w:r w:rsidRPr="000D3F79">
              <w:rPr>
                <w:rFonts w:ascii="Consolas" w:eastAsiaTheme="minorEastAsia" w:hAnsi="Consolas"/>
                <w:color w:val="009193"/>
                <w:sz w:val="17"/>
                <w:szCs w:val="17"/>
              </w:rPr>
              <w:t>&gt;</w:t>
            </w:r>
          </w:p>
          <w:p w14:paraId="61618D19" w14:textId="77777777" w:rsidR="00EC3CB9" w:rsidRPr="000D3F79" w:rsidRDefault="00EC3CB9" w:rsidP="00AA2783">
            <w:pPr>
              <w:widowControl/>
              <w:jc w:val="left"/>
              <w:rPr>
                <w:rFonts w:ascii="Consolas" w:eastAsiaTheme="minorEastAsia" w:hAnsi="Consolas"/>
                <w:bCs/>
                <w:color w:val="4E9192"/>
                <w:sz w:val="17"/>
                <w:szCs w:val="17"/>
              </w:rPr>
            </w:pPr>
            <w:r w:rsidRPr="000D3F79">
              <w:rPr>
                <w:rFonts w:ascii="Consolas" w:eastAsiaTheme="minorEastAsia" w:hAnsi="Consolas"/>
                <w:color w:val="000000"/>
                <w:sz w:val="17"/>
                <w:szCs w:val="17"/>
              </w:rPr>
              <w:tab/>
            </w:r>
            <w:r w:rsidRPr="000D3F79">
              <w:rPr>
                <w:rFonts w:ascii="Consolas" w:eastAsiaTheme="minorEastAsia" w:hAnsi="Consolas"/>
                <w:color w:val="000000"/>
                <w:sz w:val="17"/>
                <w:szCs w:val="17"/>
              </w:rPr>
              <w:tab/>
            </w:r>
            <w:r w:rsidRPr="000D3F79">
              <w:rPr>
                <w:rFonts w:ascii="Consolas" w:eastAsiaTheme="minorEastAsia" w:hAnsi="Consolas"/>
                <w:color w:val="009193"/>
                <w:sz w:val="17"/>
                <w:szCs w:val="17"/>
              </w:rPr>
              <w:t>&lt;</w:t>
            </w:r>
            <w:r>
              <w:rPr>
                <w:rFonts w:ascii="Consolas" w:eastAsiaTheme="minorEastAsia" w:hAnsi="Consolas"/>
                <w:color w:val="4E9192"/>
                <w:sz w:val="17"/>
                <w:szCs w:val="17"/>
              </w:rPr>
              <w:t>R</w:t>
            </w:r>
            <w:r w:rsidRPr="000D3F79">
              <w:rPr>
                <w:rFonts w:ascii="Consolas" w:eastAsiaTheme="minorEastAsia" w:hAnsi="Consolas"/>
                <w:color w:val="4E9192"/>
                <w:sz w:val="17"/>
                <w:szCs w:val="17"/>
              </w:rPr>
              <w:t>esultCode</w:t>
            </w:r>
            <w:r w:rsidRPr="000D3F79">
              <w:rPr>
                <w:rFonts w:ascii="Consolas" w:eastAsiaTheme="minorEastAsia" w:hAnsi="Consolas"/>
                <w:color w:val="009193"/>
                <w:sz w:val="17"/>
                <w:szCs w:val="17"/>
              </w:rPr>
              <w:t>&gt;</w:t>
            </w:r>
            <w:r w:rsidRPr="000D3F79">
              <w:rPr>
                <w:rFonts w:ascii="Consolas" w:eastAsiaTheme="minorEastAsia" w:hAnsi="Consolas"/>
                <w:color w:val="000000"/>
                <w:sz w:val="17"/>
                <w:szCs w:val="17"/>
              </w:rPr>
              <w:t>0000</w:t>
            </w:r>
            <w:r w:rsidRPr="000D3F79">
              <w:rPr>
                <w:rFonts w:ascii="Consolas" w:eastAsiaTheme="minorEastAsia" w:hAnsi="Consolas"/>
                <w:color w:val="009193"/>
                <w:sz w:val="17"/>
                <w:szCs w:val="17"/>
              </w:rPr>
              <w:t>&lt;/</w:t>
            </w:r>
            <w:r>
              <w:rPr>
                <w:rFonts w:ascii="Consolas" w:eastAsiaTheme="minorEastAsia" w:hAnsi="Consolas"/>
                <w:color w:val="4E9192"/>
                <w:sz w:val="17"/>
                <w:szCs w:val="17"/>
              </w:rPr>
              <w:t>R</w:t>
            </w:r>
            <w:r w:rsidRPr="000D3F79">
              <w:rPr>
                <w:rFonts w:ascii="Consolas" w:eastAsiaTheme="minorEastAsia" w:hAnsi="Consolas"/>
                <w:color w:val="4E9192"/>
                <w:sz w:val="17"/>
                <w:szCs w:val="17"/>
              </w:rPr>
              <w:t>esultCode</w:t>
            </w:r>
            <w:r w:rsidRPr="000D3F79">
              <w:rPr>
                <w:rFonts w:ascii="Consolas" w:eastAsiaTheme="minorEastAsia" w:hAnsi="Consolas"/>
                <w:color w:val="009193"/>
                <w:sz w:val="17"/>
                <w:szCs w:val="17"/>
              </w:rPr>
              <w:t>&gt;</w:t>
            </w:r>
          </w:p>
          <w:p w14:paraId="766EF369" w14:textId="77777777" w:rsidR="00EC3CB9" w:rsidRPr="000D3F79" w:rsidRDefault="00EC3CB9" w:rsidP="00AA2783">
            <w:pPr>
              <w:widowControl/>
              <w:jc w:val="left"/>
              <w:rPr>
                <w:rFonts w:ascii="Consolas" w:eastAsiaTheme="minorEastAsia" w:hAnsi="Consolas"/>
                <w:bCs/>
                <w:color w:val="4E9192"/>
                <w:sz w:val="17"/>
                <w:szCs w:val="17"/>
              </w:rPr>
            </w:pPr>
            <w:r w:rsidRPr="000D3F79">
              <w:rPr>
                <w:rFonts w:ascii="Consolas" w:eastAsiaTheme="minorEastAsia" w:hAnsi="Consolas"/>
                <w:color w:val="000000"/>
                <w:sz w:val="17"/>
                <w:szCs w:val="17"/>
              </w:rPr>
              <w:tab/>
            </w:r>
            <w:r w:rsidRPr="000D3F79">
              <w:rPr>
                <w:rFonts w:ascii="Consolas" w:eastAsiaTheme="minorEastAsia" w:hAnsi="Consolas"/>
                <w:color w:val="000000"/>
                <w:sz w:val="17"/>
                <w:szCs w:val="17"/>
              </w:rPr>
              <w:tab/>
            </w:r>
            <w:r w:rsidRPr="000D3F79">
              <w:rPr>
                <w:rFonts w:ascii="Consolas" w:eastAsiaTheme="minorEastAsia" w:hAnsi="Consolas"/>
                <w:color w:val="009193"/>
                <w:sz w:val="17"/>
                <w:szCs w:val="17"/>
              </w:rPr>
              <w:t>&lt;</w:t>
            </w:r>
            <w:r>
              <w:rPr>
                <w:rFonts w:ascii="Consolas" w:eastAsiaTheme="minorEastAsia" w:hAnsi="Consolas"/>
                <w:color w:val="4E9192"/>
                <w:sz w:val="17"/>
                <w:szCs w:val="17"/>
              </w:rPr>
              <w:t>R</w:t>
            </w:r>
            <w:r w:rsidRPr="000D3F79">
              <w:rPr>
                <w:rFonts w:ascii="Consolas" w:eastAsiaTheme="minorEastAsia" w:hAnsi="Consolas"/>
                <w:color w:val="4E9192"/>
                <w:sz w:val="17"/>
                <w:szCs w:val="17"/>
              </w:rPr>
              <w:t>esultMsg</w:t>
            </w:r>
            <w:r w:rsidRPr="000D3F79">
              <w:rPr>
                <w:rFonts w:ascii="Consolas" w:eastAsiaTheme="minorEastAsia" w:hAnsi="Consolas"/>
                <w:color w:val="009193"/>
                <w:sz w:val="17"/>
                <w:szCs w:val="17"/>
              </w:rPr>
              <w:t>&gt;</w:t>
            </w:r>
            <w:r w:rsidRPr="000D3F79">
              <w:rPr>
                <w:rFonts w:ascii="Consolas" w:eastAsiaTheme="minorEastAsia" w:hAnsi="Consolas"/>
                <w:color w:val="000000"/>
                <w:sz w:val="17"/>
                <w:szCs w:val="17"/>
              </w:rPr>
              <w:t>交易成功</w:t>
            </w:r>
            <w:r w:rsidRPr="000D3F79">
              <w:rPr>
                <w:rFonts w:ascii="Consolas" w:eastAsiaTheme="minorEastAsia" w:hAnsi="Consolas"/>
                <w:color w:val="009193"/>
                <w:sz w:val="17"/>
                <w:szCs w:val="17"/>
              </w:rPr>
              <w:t>&lt;/</w:t>
            </w:r>
            <w:r>
              <w:rPr>
                <w:rFonts w:ascii="Consolas" w:eastAsiaTheme="minorEastAsia" w:hAnsi="Consolas"/>
                <w:color w:val="4E9192"/>
                <w:sz w:val="17"/>
                <w:szCs w:val="17"/>
              </w:rPr>
              <w:t>R</w:t>
            </w:r>
            <w:r w:rsidRPr="000D3F79">
              <w:rPr>
                <w:rFonts w:ascii="Consolas" w:eastAsiaTheme="minorEastAsia" w:hAnsi="Consolas"/>
                <w:color w:val="4E9192"/>
                <w:sz w:val="17"/>
                <w:szCs w:val="17"/>
              </w:rPr>
              <w:t>esultMsg</w:t>
            </w:r>
            <w:r w:rsidRPr="000D3F79">
              <w:rPr>
                <w:rFonts w:ascii="Consolas" w:eastAsiaTheme="minorEastAsia" w:hAnsi="Consolas"/>
                <w:color w:val="009193"/>
                <w:sz w:val="17"/>
                <w:szCs w:val="17"/>
              </w:rPr>
              <w:t>&gt;</w:t>
            </w:r>
          </w:p>
          <w:p w14:paraId="197D029A" w14:textId="77777777" w:rsidR="00EC3CB9" w:rsidRPr="000D3F79" w:rsidRDefault="00EC3CB9" w:rsidP="00AA2783">
            <w:pPr>
              <w:widowControl/>
              <w:jc w:val="left"/>
              <w:rPr>
                <w:rFonts w:ascii="Consolas" w:eastAsiaTheme="minorEastAsia" w:hAnsi="Consolas"/>
                <w:bCs/>
                <w:color w:val="4E9192"/>
                <w:sz w:val="17"/>
                <w:szCs w:val="17"/>
              </w:rPr>
            </w:pPr>
            <w:r w:rsidRPr="000D3F79">
              <w:rPr>
                <w:rFonts w:ascii="Consolas" w:eastAsiaTheme="minorEastAsia" w:hAnsi="Consolas"/>
                <w:color w:val="000000"/>
                <w:sz w:val="17"/>
                <w:szCs w:val="17"/>
              </w:rPr>
              <w:tab/>
            </w:r>
            <w:r w:rsidRPr="000D3F79">
              <w:rPr>
                <w:rFonts w:ascii="Consolas" w:eastAsiaTheme="minorEastAsia" w:hAnsi="Consolas"/>
                <w:color w:val="009193"/>
                <w:sz w:val="17"/>
                <w:szCs w:val="17"/>
              </w:rPr>
              <w:t>&lt;/</w:t>
            </w:r>
            <w:r>
              <w:rPr>
                <w:rFonts w:ascii="Consolas" w:eastAsiaTheme="minorEastAsia" w:hAnsi="Consolas"/>
                <w:color w:val="4E9192"/>
                <w:sz w:val="17"/>
                <w:szCs w:val="17"/>
              </w:rPr>
              <w:t>R</w:t>
            </w:r>
            <w:r w:rsidRPr="000D3F79">
              <w:rPr>
                <w:rFonts w:ascii="Consolas" w:eastAsiaTheme="minorEastAsia" w:hAnsi="Consolas"/>
                <w:color w:val="4E9192"/>
                <w:sz w:val="17"/>
                <w:szCs w:val="17"/>
              </w:rPr>
              <w:t>espInfo</w:t>
            </w:r>
            <w:r w:rsidRPr="000D3F79">
              <w:rPr>
                <w:rFonts w:ascii="Consolas" w:eastAsiaTheme="minorEastAsia" w:hAnsi="Consolas"/>
                <w:color w:val="009193"/>
                <w:sz w:val="17"/>
                <w:szCs w:val="17"/>
              </w:rPr>
              <w:t>&gt;</w:t>
            </w:r>
          </w:p>
          <w:p w14:paraId="6BD9805F" w14:textId="3DBE2B90" w:rsidR="00EC3CB9" w:rsidRDefault="00EC3CB9" w:rsidP="00AA2783">
            <w:pPr>
              <w:widowControl/>
              <w:jc w:val="left"/>
              <w:rPr>
                <w:rFonts w:ascii="Consolas" w:eastAsiaTheme="minorEastAsia" w:hAnsi="Consolas"/>
                <w:bCs/>
                <w:color w:val="009193"/>
                <w:sz w:val="17"/>
                <w:szCs w:val="17"/>
              </w:rPr>
            </w:pPr>
            <w:r w:rsidRPr="000D3F79">
              <w:rPr>
                <w:rFonts w:ascii="Consolas" w:eastAsiaTheme="minorEastAsia" w:hAnsi="Consolas"/>
                <w:color w:val="000000"/>
                <w:sz w:val="17"/>
                <w:szCs w:val="17"/>
              </w:rPr>
              <w:tab/>
            </w:r>
            <w:r w:rsidRPr="00E00224">
              <w:rPr>
                <w:rFonts w:ascii="Consolas" w:eastAsiaTheme="minorEastAsia" w:hAnsi="Consolas"/>
                <w:color w:val="009193"/>
                <w:sz w:val="17"/>
                <w:szCs w:val="17"/>
              </w:rPr>
              <w:t>&lt;</w:t>
            </w:r>
            <w:r>
              <w:rPr>
                <w:rFonts w:ascii="Consolas" w:eastAsiaTheme="minorEastAsia" w:hAnsi="Consolas"/>
                <w:color w:val="4E9192"/>
                <w:sz w:val="17"/>
                <w:szCs w:val="17"/>
              </w:rPr>
              <w:t>P</w:t>
            </w:r>
            <w:r w:rsidRPr="00127E16">
              <w:rPr>
                <w:rFonts w:ascii="Consolas" w:eastAsiaTheme="minorEastAsia" w:hAnsi="Consolas"/>
                <w:color w:val="4E9192"/>
                <w:sz w:val="17"/>
                <w:szCs w:val="17"/>
              </w:rPr>
              <w:t>hotoUrl</w:t>
            </w:r>
            <w:r w:rsidRPr="00E00224">
              <w:rPr>
                <w:rFonts w:ascii="Consolas" w:eastAsiaTheme="minorEastAsia" w:hAnsi="Consolas"/>
                <w:color w:val="009193"/>
                <w:sz w:val="17"/>
                <w:szCs w:val="17"/>
              </w:rPr>
              <w:t>&gt;</w:t>
            </w:r>
            <w:r w:rsidR="0032289F" w:rsidRPr="0032289F">
              <w:rPr>
                <w:rFonts w:ascii="Consolas" w:eastAsiaTheme="minorEastAsia" w:hAnsi="Consolas"/>
                <w:sz w:val="17"/>
                <w:szCs w:val="17"/>
              </w:rPr>
              <w:t xml:space="preserve"> afc24351-b58c-4261-950f-64571b064f36</w:t>
            </w:r>
            <w:r w:rsidRPr="007053F4">
              <w:rPr>
                <w:rFonts w:ascii="Consolas" w:eastAsiaTheme="minorEastAsia" w:hAnsi="Consolas"/>
                <w:color w:val="4E9192"/>
                <w:sz w:val="17"/>
                <w:szCs w:val="17"/>
              </w:rPr>
              <w:t>&lt;/</w:t>
            </w:r>
            <w:r>
              <w:rPr>
                <w:rFonts w:ascii="Consolas" w:eastAsiaTheme="minorEastAsia" w:hAnsi="Consolas"/>
                <w:color w:val="4E9192"/>
                <w:sz w:val="17"/>
                <w:szCs w:val="17"/>
              </w:rPr>
              <w:t>P</w:t>
            </w:r>
            <w:r w:rsidRPr="00127E16">
              <w:rPr>
                <w:rFonts w:ascii="Consolas" w:eastAsiaTheme="minorEastAsia" w:hAnsi="Consolas"/>
                <w:color w:val="4E9192"/>
                <w:sz w:val="17"/>
                <w:szCs w:val="17"/>
              </w:rPr>
              <w:t>hotoUrl</w:t>
            </w:r>
            <w:r w:rsidRPr="007053F4">
              <w:rPr>
                <w:rFonts w:ascii="Consolas" w:eastAsiaTheme="minorEastAsia" w:hAnsi="Consolas"/>
                <w:color w:val="4E9192"/>
                <w:sz w:val="17"/>
                <w:szCs w:val="17"/>
              </w:rPr>
              <w:t>&gt;</w:t>
            </w:r>
          </w:p>
          <w:p w14:paraId="121E9FB8" w14:textId="77777777" w:rsidR="00EC3CB9" w:rsidRPr="00127E16" w:rsidRDefault="00EC3CB9" w:rsidP="00AA2783">
            <w:pPr>
              <w:widowControl/>
              <w:jc w:val="left"/>
              <w:rPr>
                <w:rFonts w:ascii="Consolas" w:eastAsiaTheme="minorEastAsia" w:hAnsi="Consolas"/>
                <w:bCs/>
                <w:color w:val="009193"/>
                <w:sz w:val="17"/>
                <w:szCs w:val="17"/>
              </w:rPr>
            </w:pPr>
            <w:r>
              <w:rPr>
                <w:rFonts w:ascii="Consolas" w:eastAsiaTheme="minorEastAsia" w:hAnsi="Consolas" w:hint="eastAsia"/>
                <w:color w:val="009193"/>
                <w:sz w:val="17"/>
                <w:szCs w:val="17"/>
              </w:rPr>
              <w:t xml:space="preserve">     </w:t>
            </w:r>
            <w:r w:rsidRPr="00ED6B3E">
              <w:rPr>
                <w:rFonts w:ascii="Consolas" w:eastAsiaTheme="minorEastAsia" w:hAnsi="Consolas"/>
                <w:color w:val="009193"/>
                <w:sz w:val="17"/>
                <w:szCs w:val="17"/>
              </w:rPr>
              <w:t>&lt;</w:t>
            </w:r>
            <w:r>
              <w:rPr>
                <w:rFonts w:ascii="Consolas" w:eastAsiaTheme="minorEastAsia" w:hAnsi="Consolas"/>
                <w:color w:val="4E9192"/>
                <w:sz w:val="17"/>
                <w:szCs w:val="17"/>
              </w:rPr>
              <w:t>O</w:t>
            </w:r>
            <w:r w:rsidRPr="00ED6B3E">
              <w:rPr>
                <w:rFonts w:ascii="Consolas" w:eastAsiaTheme="minorEastAsia" w:hAnsi="Consolas"/>
                <w:color w:val="4E9192"/>
                <w:sz w:val="17"/>
                <w:szCs w:val="17"/>
              </w:rPr>
              <w:t>utTradeNo</w:t>
            </w:r>
            <w:r w:rsidRPr="00ED6B3E">
              <w:rPr>
                <w:rFonts w:ascii="Consolas" w:eastAsiaTheme="minorEastAsia" w:hAnsi="Consolas"/>
                <w:color w:val="009193"/>
                <w:sz w:val="17"/>
                <w:szCs w:val="17"/>
              </w:rPr>
              <w:t>&gt;</w:t>
            </w:r>
            <w:r w:rsidRPr="00454386">
              <w:rPr>
                <w:rFonts w:ascii="Consolas" w:eastAsiaTheme="minorEastAsia" w:hAnsi="Consolas"/>
                <w:sz w:val="17"/>
                <w:szCs w:val="17"/>
              </w:rPr>
              <w:t>20151229113030000000000000000001</w:t>
            </w:r>
            <w:r w:rsidRPr="00ED6B3E">
              <w:rPr>
                <w:rFonts w:ascii="Consolas" w:eastAsiaTheme="minorEastAsia" w:hAnsi="Consolas"/>
                <w:color w:val="009193"/>
                <w:sz w:val="17"/>
                <w:szCs w:val="17"/>
              </w:rPr>
              <w:t>&lt;/</w:t>
            </w:r>
            <w:r>
              <w:rPr>
                <w:rFonts w:ascii="Consolas" w:eastAsiaTheme="minorEastAsia" w:hAnsi="Consolas"/>
                <w:color w:val="4E9192"/>
                <w:sz w:val="17"/>
                <w:szCs w:val="17"/>
              </w:rPr>
              <w:t>O</w:t>
            </w:r>
            <w:r w:rsidRPr="00ED6B3E">
              <w:rPr>
                <w:rFonts w:ascii="Consolas" w:eastAsiaTheme="minorEastAsia" w:hAnsi="Consolas"/>
                <w:color w:val="4E9192"/>
                <w:sz w:val="17"/>
                <w:szCs w:val="17"/>
              </w:rPr>
              <w:t>utTradeNo</w:t>
            </w:r>
            <w:r w:rsidRPr="00ED6B3E">
              <w:rPr>
                <w:rFonts w:ascii="Consolas" w:eastAsiaTheme="minorEastAsia" w:hAnsi="Consolas"/>
                <w:color w:val="009193"/>
                <w:sz w:val="17"/>
                <w:szCs w:val="17"/>
              </w:rPr>
              <w:t>&gt;</w:t>
            </w:r>
          </w:p>
          <w:p w14:paraId="3BE21C34" w14:textId="77777777" w:rsidR="00EC3CB9" w:rsidRPr="00831729" w:rsidRDefault="00EC3CB9" w:rsidP="00AA2783">
            <w:pPr>
              <w:widowControl/>
              <w:jc w:val="left"/>
              <w:rPr>
                <w:rStyle w:val="s2"/>
                <w:rFonts w:ascii="Consolas" w:eastAsiaTheme="minorEastAsia" w:hAnsi="Consolas"/>
                <w:bCs/>
                <w:sz w:val="17"/>
                <w:szCs w:val="17"/>
              </w:rPr>
            </w:pPr>
            <w:r w:rsidRPr="000D3F79">
              <w:rPr>
                <w:rFonts w:ascii="Consolas" w:eastAsiaTheme="minorEastAsia" w:hAnsi="Consolas"/>
                <w:color w:val="009193"/>
                <w:sz w:val="17"/>
                <w:szCs w:val="17"/>
              </w:rPr>
              <w:t>&lt;/</w:t>
            </w:r>
            <w:r w:rsidRPr="000D3F79">
              <w:rPr>
                <w:rFonts w:ascii="Consolas" w:eastAsiaTheme="minorEastAsia" w:hAnsi="Consolas"/>
                <w:color w:val="4E9192"/>
                <w:sz w:val="17"/>
                <w:szCs w:val="17"/>
              </w:rPr>
              <w:t>body</w:t>
            </w:r>
            <w:r w:rsidRPr="000D3F79">
              <w:rPr>
                <w:rFonts w:ascii="Consolas" w:eastAsiaTheme="minorEastAsia" w:hAnsi="Consolas"/>
                <w:color w:val="009193"/>
                <w:sz w:val="17"/>
                <w:szCs w:val="17"/>
              </w:rPr>
              <w:t>&gt;</w:t>
            </w:r>
          </w:p>
        </w:tc>
      </w:tr>
    </w:tbl>
    <w:p w14:paraId="703E2A5F" w14:textId="477D1AAF" w:rsidR="000A050D" w:rsidRDefault="000A050D" w:rsidP="00A43EF8">
      <w:pPr>
        <w:pStyle w:val="a6"/>
        <w:numPr>
          <w:ilvl w:val="0"/>
          <w:numId w:val="89"/>
        </w:numPr>
        <w:ind w:firstLineChars="0"/>
      </w:pPr>
      <w:r>
        <w:rPr>
          <w:rFonts w:hint="eastAsia"/>
        </w:rPr>
        <w:t>报文</w:t>
      </w:r>
      <w:r>
        <w:t>返回码</w:t>
      </w:r>
    </w:p>
    <w:tbl>
      <w:tblPr>
        <w:tblStyle w:val="a9"/>
        <w:tblW w:w="7196" w:type="dxa"/>
        <w:tblLook w:val="04A0" w:firstRow="1" w:lastRow="0" w:firstColumn="1" w:lastColumn="0" w:noHBand="0" w:noVBand="1"/>
      </w:tblPr>
      <w:tblGrid>
        <w:gridCol w:w="3995"/>
        <w:gridCol w:w="3201"/>
      </w:tblGrid>
      <w:tr w:rsidR="000A050D" w:rsidRPr="00F561BB" w14:paraId="690DF36A" w14:textId="77777777" w:rsidTr="00F32D02">
        <w:tc>
          <w:tcPr>
            <w:tcW w:w="39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2E17C" w14:textId="77777777" w:rsidR="000A050D" w:rsidRPr="00F561BB" w:rsidRDefault="000A050D" w:rsidP="00F32D02">
            <w:pPr>
              <w:rPr>
                <w:rFonts w:ascii="宋体" w:hAnsi="宋体" w:cs="Courier New"/>
                <w:sz w:val="21"/>
              </w:rPr>
            </w:pPr>
            <w:r w:rsidRPr="00F561BB">
              <w:rPr>
                <w:rFonts w:ascii="宋体" w:hAnsi="宋体" w:cs="Courier New" w:hint="eastAsia"/>
                <w:sz w:val="21"/>
              </w:rPr>
              <w:t>返回码</w:t>
            </w:r>
          </w:p>
        </w:tc>
        <w:tc>
          <w:tcPr>
            <w:tcW w:w="3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40F544" w14:textId="77777777" w:rsidR="000A050D" w:rsidRPr="00F561BB" w:rsidRDefault="000A050D" w:rsidP="00F32D02">
            <w:pPr>
              <w:rPr>
                <w:rFonts w:ascii="宋体" w:hAnsi="宋体" w:cs="Courier New"/>
                <w:sz w:val="21"/>
              </w:rPr>
            </w:pPr>
            <w:r>
              <w:rPr>
                <w:rFonts w:ascii="宋体" w:hAnsi="宋体" w:hint="eastAsia"/>
                <w:color w:val="000000"/>
                <w:sz w:val="21"/>
              </w:rPr>
              <w:t>中文</w:t>
            </w:r>
            <w:r>
              <w:rPr>
                <w:rFonts w:ascii="宋体" w:hAnsi="宋体"/>
                <w:color w:val="000000"/>
                <w:sz w:val="21"/>
              </w:rPr>
              <w:t>描述</w:t>
            </w:r>
          </w:p>
        </w:tc>
      </w:tr>
      <w:tr w:rsidR="000A050D" w:rsidRPr="00F561BB" w14:paraId="3E0C2C06" w14:textId="77777777" w:rsidTr="00F32D02">
        <w:tc>
          <w:tcPr>
            <w:tcW w:w="3995" w:type="dxa"/>
            <w:tcBorders>
              <w:top w:val="single" w:sz="4" w:space="0" w:color="auto"/>
              <w:left w:val="single" w:sz="4" w:space="0" w:color="auto"/>
              <w:bottom w:val="single" w:sz="4" w:space="0" w:color="auto"/>
              <w:right w:val="single" w:sz="4" w:space="0" w:color="auto"/>
            </w:tcBorders>
            <w:vAlign w:val="bottom"/>
          </w:tcPr>
          <w:p w14:paraId="57400ECF" w14:textId="77777777" w:rsidR="000A050D" w:rsidRPr="00F561BB" w:rsidRDefault="000A050D" w:rsidP="00F32D02">
            <w:pPr>
              <w:rPr>
                <w:rFonts w:ascii="宋体" w:hAnsi="宋体"/>
                <w:sz w:val="21"/>
              </w:rPr>
            </w:pPr>
            <w:r>
              <w:rPr>
                <w:rFonts w:hint="eastAsia"/>
                <w:color w:val="000000"/>
              </w:rPr>
              <w:t>BKMP_ILLEGAL_PARAM</w:t>
            </w:r>
          </w:p>
        </w:tc>
        <w:tc>
          <w:tcPr>
            <w:tcW w:w="3201" w:type="dxa"/>
            <w:tcBorders>
              <w:top w:val="single" w:sz="4" w:space="0" w:color="auto"/>
              <w:left w:val="single" w:sz="4" w:space="0" w:color="auto"/>
              <w:bottom w:val="single" w:sz="4" w:space="0" w:color="auto"/>
              <w:right w:val="single" w:sz="4" w:space="0" w:color="auto"/>
            </w:tcBorders>
            <w:vAlign w:val="bottom"/>
          </w:tcPr>
          <w:p w14:paraId="4F850B37" w14:textId="77777777" w:rsidR="000A050D" w:rsidRPr="00F561BB" w:rsidRDefault="000A050D" w:rsidP="00F32D02">
            <w:pPr>
              <w:rPr>
                <w:rFonts w:ascii="宋体" w:hAnsi="宋体"/>
                <w:sz w:val="21"/>
              </w:rPr>
            </w:pPr>
            <w:r>
              <w:rPr>
                <w:rFonts w:hint="eastAsia"/>
                <w:color w:val="000000"/>
              </w:rPr>
              <w:t>参数非法</w:t>
            </w:r>
          </w:p>
        </w:tc>
      </w:tr>
    </w:tbl>
    <w:p w14:paraId="54B03F22" w14:textId="77777777" w:rsidR="000A050D" w:rsidRDefault="000A050D" w:rsidP="00A43EF8"/>
    <w:p w14:paraId="56ADA4B4" w14:textId="77777777" w:rsidR="00EC3CB9" w:rsidRDefault="00AA2783" w:rsidP="00AA2783">
      <w:pPr>
        <w:pStyle w:val="2"/>
      </w:pPr>
      <w:r>
        <w:rPr>
          <w:rFonts w:hint="eastAsia"/>
        </w:rPr>
        <w:t>线下</w:t>
      </w:r>
      <w:r>
        <w:t>收单</w:t>
      </w:r>
      <w:r>
        <w:rPr>
          <w:rFonts w:hint="eastAsia"/>
        </w:rPr>
        <w:t>业务</w:t>
      </w:r>
      <w:r>
        <w:t>部分</w:t>
      </w:r>
    </w:p>
    <w:p w14:paraId="5E946D5F" w14:textId="4BE46968" w:rsidR="00AA2783" w:rsidRDefault="00AA2783" w:rsidP="00467E37">
      <w:pPr>
        <w:pStyle w:val="3"/>
        <w:jc w:val="left"/>
        <w:rPr>
          <w:rFonts w:ascii="宋体" w:hAnsi="宋体"/>
          <w:sz w:val="21"/>
          <w:szCs w:val="21"/>
        </w:rPr>
      </w:pPr>
      <w:r>
        <w:rPr>
          <w:rFonts w:hint="eastAsia"/>
        </w:rPr>
        <w:t>商户入</w:t>
      </w:r>
      <w:r>
        <w:t>驻</w:t>
      </w:r>
      <w:r>
        <w:rPr>
          <w:rFonts w:hint="eastAsia"/>
        </w:rPr>
        <w:t>申请接口</w:t>
      </w:r>
      <w:r w:rsidR="00A40EDE">
        <w:rPr>
          <w:rFonts w:hint="eastAsia"/>
        </w:rPr>
        <w:t>（</w:t>
      </w:r>
      <w:r w:rsidR="00A40EDE">
        <w:t>不开</w:t>
      </w:r>
      <w:r w:rsidR="00A40EDE">
        <w:rPr>
          <w:rFonts w:hint="eastAsia"/>
        </w:rPr>
        <w:t>银行</w:t>
      </w:r>
      <w:r w:rsidR="00A40EDE">
        <w:t>账户）</w:t>
      </w:r>
      <w:r w:rsidRPr="00F561BB">
        <w:rPr>
          <w:rFonts w:ascii="宋体" w:hAnsi="宋体"/>
          <w:sz w:val="21"/>
          <w:szCs w:val="21"/>
        </w:rPr>
        <w:t>&lt;</w:t>
      </w:r>
      <w:r w:rsidRPr="00942E99">
        <w:rPr>
          <w:rFonts w:ascii="宋体" w:hAnsi="宋体"/>
          <w:sz w:val="21"/>
          <w:szCs w:val="21"/>
        </w:rPr>
        <w:t>ant.mybank.</w:t>
      </w:r>
      <w:r>
        <w:rPr>
          <w:rFonts w:ascii="宋体" w:hAnsi="宋体"/>
          <w:sz w:val="21"/>
          <w:szCs w:val="21"/>
        </w:rPr>
        <w:t>merchantprod</w:t>
      </w:r>
      <w:r w:rsidRPr="00942E99">
        <w:rPr>
          <w:rFonts w:ascii="宋体" w:hAnsi="宋体"/>
          <w:sz w:val="21"/>
          <w:szCs w:val="21"/>
        </w:rPr>
        <w:t>.merchant.register</w:t>
      </w:r>
      <w:r w:rsidRPr="00F561BB">
        <w:rPr>
          <w:rFonts w:ascii="宋体" w:hAnsi="宋体"/>
          <w:sz w:val="21"/>
          <w:szCs w:val="21"/>
        </w:rPr>
        <w:t>&gt;</w:t>
      </w:r>
    </w:p>
    <w:p w14:paraId="7F34C97F" w14:textId="77777777" w:rsidR="00AA2783" w:rsidRDefault="00AA2783" w:rsidP="00AA2783">
      <w:pPr>
        <w:spacing w:line="360" w:lineRule="auto"/>
        <w:ind w:firstLineChars="200" w:firstLine="480"/>
        <w:rPr>
          <w:sz w:val="24"/>
          <w:szCs w:val="24"/>
        </w:rPr>
      </w:pPr>
      <w:r>
        <w:rPr>
          <w:rFonts w:hint="eastAsia"/>
          <w:sz w:val="24"/>
          <w:szCs w:val="24"/>
        </w:rPr>
        <w:t>对接</w:t>
      </w:r>
      <w:r>
        <w:rPr>
          <w:sz w:val="24"/>
          <w:szCs w:val="24"/>
        </w:rPr>
        <w:t>网商银行</w:t>
      </w:r>
      <w:r>
        <w:rPr>
          <w:rFonts w:hint="eastAsia"/>
          <w:sz w:val="24"/>
          <w:szCs w:val="24"/>
        </w:rPr>
        <w:t>移动</w:t>
      </w:r>
      <w:r>
        <w:rPr>
          <w:sz w:val="24"/>
          <w:szCs w:val="24"/>
        </w:rPr>
        <w:t>支付平台的合作方需要将委托收单的</w:t>
      </w:r>
      <w:r>
        <w:rPr>
          <w:rFonts w:hint="eastAsia"/>
          <w:sz w:val="24"/>
          <w:szCs w:val="24"/>
        </w:rPr>
        <w:t>商户信息</w:t>
      </w:r>
      <w:r>
        <w:rPr>
          <w:sz w:val="24"/>
          <w:szCs w:val="24"/>
        </w:rPr>
        <w:t>通过本接口</w:t>
      </w:r>
      <w:r>
        <w:rPr>
          <w:rFonts w:hint="eastAsia"/>
          <w:sz w:val="24"/>
          <w:szCs w:val="24"/>
        </w:rPr>
        <w:t>申请</w:t>
      </w:r>
      <w:r>
        <w:rPr>
          <w:sz w:val="24"/>
          <w:szCs w:val="24"/>
        </w:rPr>
        <w:t>入驻网商平台</w:t>
      </w:r>
      <w:r>
        <w:rPr>
          <w:rFonts w:hint="eastAsia"/>
          <w:sz w:val="24"/>
          <w:szCs w:val="24"/>
        </w:rPr>
        <w:t>。</w:t>
      </w:r>
      <w:r>
        <w:rPr>
          <w:sz w:val="24"/>
          <w:szCs w:val="24"/>
        </w:rPr>
        <w:t>入驻</w:t>
      </w:r>
      <w:r>
        <w:rPr>
          <w:rFonts w:hint="eastAsia"/>
          <w:sz w:val="24"/>
          <w:szCs w:val="24"/>
        </w:rPr>
        <w:t>申请</w:t>
      </w:r>
      <w:r>
        <w:rPr>
          <w:sz w:val="24"/>
          <w:szCs w:val="24"/>
        </w:rPr>
        <w:t>后，网商银行会进行商户</w:t>
      </w:r>
      <w:r>
        <w:rPr>
          <w:rFonts w:hint="eastAsia"/>
          <w:sz w:val="24"/>
          <w:szCs w:val="24"/>
        </w:rPr>
        <w:t>资质</w:t>
      </w:r>
      <w:r>
        <w:rPr>
          <w:sz w:val="24"/>
          <w:szCs w:val="24"/>
        </w:rPr>
        <w:t>的审查，在</w:t>
      </w:r>
      <w:r>
        <w:rPr>
          <w:rFonts w:hint="eastAsia"/>
          <w:sz w:val="24"/>
          <w:szCs w:val="24"/>
        </w:rPr>
        <w:t>5</w:t>
      </w:r>
      <w:r>
        <w:rPr>
          <w:rFonts w:hint="eastAsia"/>
          <w:sz w:val="24"/>
          <w:szCs w:val="24"/>
        </w:rPr>
        <w:t>分钟</w:t>
      </w:r>
      <w:r>
        <w:rPr>
          <w:rFonts w:hint="eastAsia"/>
          <w:sz w:val="24"/>
          <w:szCs w:val="24"/>
        </w:rPr>
        <w:t>~</w:t>
      </w:r>
      <w:r>
        <w:rPr>
          <w:sz w:val="24"/>
          <w:szCs w:val="24"/>
        </w:rPr>
        <w:t>24</w:t>
      </w:r>
      <w:r>
        <w:rPr>
          <w:rFonts w:hint="eastAsia"/>
          <w:sz w:val="24"/>
          <w:szCs w:val="24"/>
        </w:rPr>
        <w:t>小时</w:t>
      </w:r>
      <w:r>
        <w:rPr>
          <w:sz w:val="24"/>
          <w:szCs w:val="24"/>
        </w:rPr>
        <w:t>内</w:t>
      </w:r>
      <w:r>
        <w:rPr>
          <w:rFonts w:hint="eastAsia"/>
          <w:sz w:val="24"/>
          <w:szCs w:val="24"/>
        </w:rPr>
        <w:t>返回</w:t>
      </w:r>
      <w:r>
        <w:rPr>
          <w:sz w:val="24"/>
          <w:szCs w:val="24"/>
        </w:rPr>
        <w:t>入驻申请处理结果。合作</w:t>
      </w:r>
      <w:r>
        <w:rPr>
          <w:rFonts w:hint="eastAsia"/>
          <w:sz w:val="24"/>
          <w:szCs w:val="24"/>
        </w:rPr>
        <w:t>方可</w:t>
      </w:r>
      <w:r>
        <w:rPr>
          <w:sz w:val="24"/>
          <w:szCs w:val="24"/>
        </w:rPr>
        <w:t>通过商户入驻申请回查接口获知处理</w:t>
      </w:r>
      <w:r>
        <w:rPr>
          <w:rFonts w:hint="eastAsia"/>
          <w:sz w:val="24"/>
          <w:szCs w:val="24"/>
        </w:rPr>
        <w:t>结果。</w:t>
      </w:r>
    </w:p>
    <w:p w14:paraId="5E98DD76" w14:textId="7B779200" w:rsidR="00EA0588" w:rsidRPr="00E65D3A" w:rsidRDefault="00EA0588" w:rsidP="00AA2783">
      <w:pPr>
        <w:spacing w:line="360" w:lineRule="auto"/>
        <w:ind w:firstLineChars="200" w:firstLine="480"/>
        <w:rPr>
          <w:sz w:val="24"/>
          <w:szCs w:val="24"/>
        </w:rPr>
      </w:pPr>
      <w:r>
        <w:rPr>
          <w:rFonts w:hint="eastAsia"/>
          <w:sz w:val="24"/>
          <w:szCs w:val="24"/>
        </w:rPr>
        <w:t>注意</w:t>
      </w:r>
      <w:r>
        <w:rPr>
          <w:sz w:val="24"/>
          <w:szCs w:val="24"/>
        </w:rPr>
        <w:t>：</w:t>
      </w:r>
      <w:r>
        <w:rPr>
          <w:rFonts w:hint="eastAsia"/>
          <w:sz w:val="24"/>
          <w:szCs w:val="24"/>
        </w:rPr>
        <w:t>同一个</w:t>
      </w:r>
      <w:r>
        <w:rPr>
          <w:sz w:val="24"/>
          <w:szCs w:val="24"/>
        </w:rPr>
        <w:t>商户，入驻不成功</w:t>
      </w:r>
      <w:r>
        <w:rPr>
          <w:rFonts w:hint="eastAsia"/>
          <w:sz w:val="24"/>
          <w:szCs w:val="24"/>
        </w:rPr>
        <w:t>再</w:t>
      </w:r>
      <w:r>
        <w:rPr>
          <w:sz w:val="24"/>
          <w:szCs w:val="24"/>
        </w:rPr>
        <w:t>次入驻不要更换外部商户号</w:t>
      </w:r>
      <w:r>
        <w:rPr>
          <w:rFonts w:hint="eastAsia"/>
          <w:sz w:val="24"/>
          <w:szCs w:val="24"/>
        </w:rPr>
        <w:t>！</w:t>
      </w:r>
      <w:r>
        <w:rPr>
          <w:sz w:val="24"/>
          <w:szCs w:val="24"/>
        </w:rPr>
        <w:t>！</w:t>
      </w:r>
    </w:p>
    <w:p w14:paraId="2723143C" w14:textId="77777777" w:rsidR="00AA2783" w:rsidRDefault="00AA2783" w:rsidP="00AA2783">
      <w:pPr>
        <w:pStyle w:val="4"/>
        <w:numPr>
          <w:ilvl w:val="0"/>
          <w:numId w:val="0"/>
        </w:numPr>
        <w:ind w:left="864" w:hanging="864"/>
      </w:pPr>
      <w:r>
        <w:rPr>
          <w:rFonts w:hint="eastAsia"/>
        </w:rPr>
        <w:t>请求报文</w:t>
      </w:r>
    </w:p>
    <w:tbl>
      <w:tblPr>
        <w:tblStyle w:val="a9"/>
        <w:tblW w:w="5000" w:type="pct"/>
        <w:tblLayout w:type="fixed"/>
        <w:tblLook w:val="04A0" w:firstRow="1" w:lastRow="0" w:firstColumn="1" w:lastColumn="0" w:noHBand="0" w:noVBand="1"/>
      </w:tblPr>
      <w:tblGrid>
        <w:gridCol w:w="417"/>
        <w:gridCol w:w="1988"/>
        <w:gridCol w:w="3260"/>
        <w:gridCol w:w="853"/>
        <w:gridCol w:w="708"/>
        <w:gridCol w:w="566"/>
        <w:gridCol w:w="504"/>
      </w:tblGrid>
      <w:tr w:rsidR="00AA2783" w:rsidRPr="00CB1278" w14:paraId="5708D276" w14:textId="77777777" w:rsidTr="00AA2783">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CC0875" w14:textId="77777777" w:rsidR="00AA2783" w:rsidRPr="00B55BC7" w:rsidRDefault="00AA2783" w:rsidP="00AA2783">
            <w:pPr>
              <w:rPr>
                <w:rFonts w:asciiTheme="minorEastAsia" w:eastAsiaTheme="minorEastAsia" w:hAnsiTheme="minorEastAsia"/>
                <w:b/>
              </w:rPr>
            </w:pPr>
            <w:r>
              <w:rPr>
                <w:rFonts w:asciiTheme="minorEastAsia" w:eastAsiaTheme="minorEastAsia" w:hAnsiTheme="minorEastAsia" w:hint="eastAsia"/>
                <w:b/>
              </w:rPr>
              <w:t>序号</w:t>
            </w:r>
          </w:p>
        </w:tc>
        <w:tc>
          <w:tcPr>
            <w:tcW w:w="119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6D2EFF"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196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0B2D9"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C9E9E1"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E1550"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3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2456DC"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30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25039F"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AA2783" w:rsidRPr="006102AA" w14:paraId="06A52190" w14:textId="77777777" w:rsidTr="00AA2783">
        <w:trPr>
          <w:trHeight w:val="21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7EE1B2" w14:textId="77777777" w:rsidR="00AA2783" w:rsidRPr="006757F1" w:rsidRDefault="00AA2783" w:rsidP="00AA2783">
            <w:pPr>
              <w:rPr>
                <w:rFonts w:asciiTheme="majorEastAsia" w:eastAsiaTheme="majorEastAsia" w:hAnsiTheme="majorEastAsia"/>
                <w:b/>
                <w:color w:val="000000"/>
                <w:sz w:val="21"/>
              </w:rPr>
            </w:pPr>
            <w:r w:rsidRPr="006757F1">
              <w:rPr>
                <w:rFonts w:asciiTheme="majorEastAsia" w:eastAsiaTheme="majorEastAsia" w:hAnsiTheme="majorEastAsia" w:hint="eastAsia"/>
                <w:b/>
                <w:color w:val="000000"/>
                <w:sz w:val="21"/>
              </w:rPr>
              <w:t>基本参数</w:t>
            </w:r>
          </w:p>
        </w:tc>
      </w:tr>
      <w:tr w:rsidR="00AA2783" w:rsidRPr="00CB1278" w14:paraId="0DFE0E8C"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08055820"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501269B0"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I</w:t>
            </w:r>
            <w:r w:rsidRPr="00CB1278">
              <w:rPr>
                <w:rFonts w:asciiTheme="minorEastAsia" w:eastAsiaTheme="minorEastAsia" w:hAnsiTheme="minorEastAsia" w:hint="eastAsia"/>
                <w:color w:val="000000"/>
                <w:sz w:val="18"/>
                <w:szCs w:val="18"/>
              </w:rPr>
              <w:t>svOrgId</w:t>
            </w:r>
          </w:p>
        </w:tc>
        <w:tc>
          <w:tcPr>
            <w:tcW w:w="1965" w:type="pct"/>
            <w:tcBorders>
              <w:top w:val="single" w:sz="4" w:space="0" w:color="auto"/>
              <w:left w:val="single" w:sz="4" w:space="0" w:color="auto"/>
              <w:bottom w:val="single" w:sz="4" w:space="0" w:color="auto"/>
              <w:right w:val="single" w:sz="4" w:space="0" w:color="auto"/>
            </w:tcBorders>
          </w:tcPr>
          <w:p w14:paraId="6D6D6944"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合作方机构号（网商银行分配）。</w:t>
            </w:r>
          </w:p>
        </w:tc>
        <w:tc>
          <w:tcPr>
            <w:tcW w:w="514" w:type="pct"/>
            <w:tcBorders>
              <w:top w:val="single" w:sz="4" w:space="0" w:color="auto"/>
              <w:left w:val="single" w:sz="4" w:space="0" w:color="auto"/>
              <w:bottom w:val="single" w:sz="4" w:space="0" w:color="auto"/>
              <w:right w:val="single" w:sz="4" w:space="0" w:color="auto"/>
            </w:tcBorders>
          </w:tcPr>
          <w:p w14:paraId="196C37DD" w14:textId="77777777" w:rsidR="00AA2783" w:rsidRPr="00126140"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7A7CAF6" w14:textId="77777777" w:rsidR="00AA2783" w:rsidRPr="00707D7A" w:rsidRDefault="00AA2783" w:rsidP="00AA2783">
            <w:pPr>
              <w:rPr>
                <w:rFonts w:asciiTheme="minorEastAsia" w:eastAsiaTheme="minorEastAsia" w:hAnsiTheme="minorEastAsia"/>
                <w:bCs/>
                <w:sz w:val="18"/>
                <w:szCs w:val="18"/>
              </w:rPr>
            </w:pPr>
            <w:r w:rsidRPr="00707D7A">
              <w:rPr>
                <w:rFonts w:asciiTheme="minorEastAsia" w:eastAsiaTheme="minorEastAsia" w:hAnsiTheme="minorEastAsia" w:hint="eastAsia"/>
                <w:sz w:val="18"/>
                <w:szCs w:val="18"/>
              </w:rPr>
              <w:t>32</w:t>
            </w:r>
          </w:p>
        </w:tc>
        <w:tc>
          <w:tcPr>
            <w:tcW w:w="341" w:type="pct"/>
            <w:tcBorders>
              <w:top w:val="single" w:sz="4" w:space="0" w:color="auto"/>
              <w:left w:val="single" w:sz="4" w:space="0" w:color="auto"/>
              <w:bottom w:val="single" w:sz="4" w:space="0" w:color="auto"/>
              <w:right w:val="single" w:sz="4" w:space="0" w:color="auto"/>
            </w:tcBorders>
          </w:tcPr>
          <w:p w14:paraId="2B22299E"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58A35B9A"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5592EC4A"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6680BE0A"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740773C6"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Out</w:t>
            </w:r>
            <w:r w:rsidRPr="00CB1278">
              <w:rPr>
                <w:rFonts w:asciiTheme="minorEastAsia" w:eastAsiaTheme="minorEastAsia" w:hAnsiTheme="minorEastAsia"/>
                <w:color w:val="000000"/>
                <w:sz w:val="18"/>
                <w:szCs w:val="18"/>
              </w:rPr>
              <w:t>MerchantId</w:t>
            </w:r>
          </w:p>
        </w:tc>
        <w:tc>
          <w:tcPr>
            <w:tcW w:w="1965" w:type="pct"/>
            <w:tcBorders>
              <w:top w:val="single" w:sz="4" w:space="0" w:color="auto"/>
              <w:left w:val="single" w:sz="4" w:space="0" w:color="auto"/>
              <w:bottom w:val="single" w:sz="4" w:space="0" w:color="auto"/>
              <w:right w:val="single" w:sz="4" w:space="0" w:color="auto"/>
            </w:tcBorders>
          </w:tcPr>
          <w:p w14:paraId="5CF17395" w14:textId="77777777" w:rsidR="00AA2783" w:rsidRPr="00CB1278" w:rsidRDefault="00AA2783" w:rsidP="00AA2783">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外部商户号</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合作商对商户的自定义编</w:t>
            </w:r>
            <w:r>
              <w:rPr>
                <w:rFonts w:asciiTheme="minorEastAsia" w:eastAsiaTheme="minorEastAsia" w:hAnsiTheme="minorEastAsia"/>
                <w:color w:val="000000"/>
                <w:sz w:val="18"/>
                <w:szCs w:val="18"/>
              </w:rPr>
              <w:lastRenderedPageBreak/>
              <w:t>码，要求同一个合作商下保持唯一。</w:t>
            </w:r>
          </w:p>
        </w:tc>
        <w:tc>
          <w:tcPr>
            <w:tcW w:w="514" w:type="pct"/>
            <w:tcBorders>
              <w:top w:val="single" w:sz="4" w:space="0" w:color="auto"/>
              <w:left w:val="single" w:sz="4" w:space="0" w:color="auto"/>
              <w:bottom w:val="single" w:sz="4" w:space="0" w:color="auto"/>
              <w:right w:val="single" w:sz="4" w:space="0" w:color="auto"/>
            </w:tcBorders>
          </w:tcPr>
          <w:p w14:paraId="35EBF053"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lastRenderedPageBreak/>
              <w:t>String</w:t>
            </w:r>
          </w:p>
        </w:tc>
        <w:tc>
          <w:tcPr>
            <w:tcW w:w="427" w:type="pct"/>
            <w:tcBorders>
              <w:top w:val="single" w:sz="4" w:space="0" w:color="auto"/>
              <w:left w:val="single" w:sz="4" w:space="0" w:color="auto"/>
              <w:bottom w:val="single" w:sz="4" w:space="0" w:color="auto"/>
              <w:right w:val="single" w:sz="4" w:space="0" w:color="auto"/>
            </w:tcBorders>
          </w:tcPr>
          <w:p w14:paraId="376F67C9"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341" w:type="pct"/>
            <w:tcBorders>
              <w:top w:val="single" w:sz="4" w:space="0" w:color="auto"/>
              <w:left w:val="single" w:sz="4" w:space="0" w:color="auto"/>
              <w:bottom w:val="single" w:sz="4" w:space="0" w:color="auto"/>
              <w:right w:val="single" w:sz="4" w:space="0" w:color="auto"/>
            </w:tcBorders>
          </w:tcPr>
          <w:p w14:paraId="47ED565F"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r>
              <w:rPr>
                <w:rFonts w:asciiTheme="minorEastAsia" w:eastAsiaTheme="minorEastAsia" w:hAnsiTheme="minorEastAsia"/>
                <w:color w:val="000000"/>
                <w:sz w:val="18"/>
                <w:szCs w:val="18"/>
              </w:rPr>
              <w:t>E</w:t>
            </w:r>
          </w:p>
        </w:tc>
        <w:tc>
          <w:tcPr>
            <w:tcW w:w="304" w:type="pct"/>
            <w:tcBorders>
              <w:top w:val="single" w:sz="4" w:space="0" w:color="auto"/>
              <w:left w:val="single" w:sz="4" w:space="0" w:color="auto"/>
              <w:bottom w:val="single" w:sz="4" w:space="0" w:color="auto"/>
              <w:right w:val="single" w:sz="4" w:space="0" w:color="auto"/>
            </w:tcBorders>
          </w:tcPr>
          <w:p w14:paraId="771757DF"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7283C336"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007FAA7A"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3CBBCAC2"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hint="eastAsia"/>
                <w:color w:val="000000"/>
                <w:sz w:val="18"/>
                <w:szCs w:val="18"/>
              </w:rPr>
              <w:t>erchantName</w:t>
            </w:r>
          </w:p>
        </w:tc>
        <w:tc>
          <w:tcPr>
            <w:tcW w:w="1965" w:type="pct"/>
            <w:tcBorders>
              <w:top w:val="single" w:sz="4" w:space="0" w:color="auto"/>
              <w:left w:val="single" w:sz="4" w:space="0" w:color="auto"/>
              <w:bottom w:val="single" w:sz="4" w:space="0" w:color="auto"/>
              <w:right w:val="single" w:sz="4" w:space="0" w:color="auto"/>
            </w:tcBorders>
          </w:tcPr>
          <w:p w14:paraId="0B5E566A" w14:textId="77777777" w:rsidR="00AA2783" w:rsidRPr="00CB1278" w:rsidRDefault="00AA2783" w:rsidP="00AA2783">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商户名</w:t>
            </w:r>
            <w:r>
              <w:rPr>
                <w:rFonts w:asciiTheme="minorEastAsia" w:eastAsiaTheme="minorEastAsia" w:hAnsiTheme="minorEastAsia" w:hint="eastAsia"/>
                <w:color w:val="000000"/>
                <w:sz w:val="18"/>
                <w:szCs w:val="18"/>
              </w:rPr>
              <w:t>称</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有</w:t>
            </w:r>
            <w:r>
              <w:rPr>
                <w:rFonts w:asciiTheme="minorEastAsia" w:eastAsiaTheme="minorEastAsia" w:hAnsiTheme="minorEastAsia"/>
                <w:color w:val="000000"/>
                <w:sz w:val="18"/>
                <w:szCs w:val="18"/>
              </w:rPr>
              <w:t>营业执照的，要求与营业执照上的名称一致</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3D25C898"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D8D4FE0"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tcBorders>
              <w:top w:val="single" w:sz="4" w:space="0" w:color="auto"/>
              <w:left w:val="single" w:sz="4" w:space="0" w:color="auto"/>
              <w:bottom w:val="single" w:sz="4" w:space="0" w:color="auto"/>
              <w:right w:val="single" w:sz="4" w:space="0" w:color="auto"/>
            </w:tcBorders>
          </w:tcPr>
          <w:p w14:paraId="613E2A5A"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28EBA0C7"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0C6CF9FD"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43E4F56A"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41A7B4A8"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M</w:t>
            </w:r>
            <w:r>
              <w:rPr>
                <w:rFonts w:asciiTheme="minorEastAsia" w:eastAsiaTheme="minorEastAsia" w:hAnsiTheme="minorEastAsia" w:hint="eastAsia"/>
                <w:color w:val="000000"/>
                <w:sz w:val="18"/>
                <w:szCs w:val="18"/>
              </w:rPr>
              <w:t>erchant</w:t>
            </w:r>
            <w:r>
              <w:rPr>
                <w:rFonts w:asciiTheme="minorEastAsia" w:eastAsiaTheme="minorEastAsia" w:hAnsiTheme="minorEastAsia"/>
                <w:color w:val="000000"/>
                <w:sz w:val="18"/>
                <w:szCs w:val="18"/>
              </w:rPr>
              <w:t>Type</w:t>
            </w:r>
          </w:p>
        </w:tc>
        <w:tc>
          <w:tcPr>
            <w:tcW w:w="1965" w:type="pct"/>
            <w:tcBorders>
              <w:top w:val="single" w:sz="4" w:space="0" w:color="auto"/>
              <w:left w:val="single" w:sz="4" w:space="0" w:color="auto"/>
              <w:bottom w:val="single" w:sz="4" w:space="0" w:color="auto"/>
              <w:right w:val="single" w:sz="4" w:space="0" w:color="auto"/>
            </w:tcBorders>
          </w:tcPr>
          <w:p w14:paraId="59CA6001"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。可选</w:t>
            </w:r>
            <w:r>
              <w:rPr>
                <w:rFonts w:asciiTheme="minorEastAsia" w:eastAsiaTheme="minorEastAsia" w:hAnsiTheme="minorEastAsia"/>
                <w:color w:val="000000"/>
                <w:sz w:val="18"/>
                <w:szCs w:val="18"/>
              </w:rPr>
              <w:t>值：</w:t>
            </w:r>
          </w:p>
          <w:p w14:paraId="43D1F170"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01:</w:t>
            </w:r>
            <w:r>
              <w:rPr>
                <w:rFonts w:asciiTheme="minorEastAsia" w:eastAsiaTheme="minorEastAsia" w:hAnsiTheme="minorEastAsia"/>
                <w:color w:val="000000"/>
                <w:sz w:val="18"/>
                <w:szCs w:val="18"/>
              </w:rPr>
              <w:t>自然人</w:t>
            </w:r>
          </w:p>
          <w:p w14:paraId="68281ED1"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02:</w:t>
            </w:r>
            <w:r>
              <w:rPr>
                <w:rFonts w:asciiTheme="minorEastAsia" w:eastAsiaTheme="minorEastAsia" w:hAnsiTheme="minorEastAsia"/>
                <w:color w:val="000000"/>
                <w:sz w:val="18"/>
                <w:szCs w:val="18"/>
              </w:rPr>
              <w:t>个体工商户</w:t>
            </w:r>
          </w:p>
          <w:p w14:paraId="66331C8D"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03</w:t>
            </w:r>
            <w:r>
              <w:rPr>
                <w:rFonts w:asciiTheme="minorEastAsia" w:eastAsiaTheme="minorEastAsia" w:hAnsiTheme="minorEastAsia"/>
                <w:color w:val="000000"/>
                <w:sz w:val="18"/>
                <w:szCs w:val="18"/>
              </w:rPr>
              <w:t>:企业商户</w:t>
            </w:r>
          </w:p>
        </w:tc>
        <w:tc>
          <w:tcPr>
            <w:tcW w:w="514" w:type="pct"/>
            <w:tcBorders>
              <w:top w:val="single" w:sz="4" w:space="0" w:color="auto"/>
              <w:left w:val="single" w:sz="4" w:space="0" w:color="auto"/>
              <w:bottom w:val="single" w:sz="4" w:space="0" w:color="auto"/>
              <w:right w:val="single" w:sz="4" w:space="0" w:color="auto"/>
            </w:tcBorders>
          </w:tcPr>
          <w:p w14:paraId="51DB4B40" w14:textId="77777777" w:rsidR="00AA2783" w:rsidRPr="00126140"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4E2C405"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tcBorders>
              <w:top w:val="single" w:sz="4" w:space="0" w:color="auto"/>
              <w:left w:val="single" w:sz="4" w:space="0" w:color="auto"/>
              <w:bottom w:val="single" w:sz="4" w:space="0" w:color="auto"/>
              <w:right w:val="single" w:sz="4" w:space="0" w:color="auto"/>
            </w:tcBorders>
          </w:tcPr>
          <w:p w14:paraId="6A86D1A0"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5124D0D9"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294AE19D"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4BBF1AA1"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7D6D6368"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D</w:t>
            </w:r>
            <w:r w:rsidRPr="00CB1278">
              <w:rPr>
                <w:rFonts w:asciiTheme="minorEastAsia" w:eastAsiaTheme="minorEastAsia" w:hAnsiTheme="minorEastAsia" w:hint="eastAsia"/>
                <w:color w:val="000000"/>
                <w:sz w:val="18"/>
                <w:szCs w:val="18"/>
              </w:rPr>
              <w:t>ealType</w:t>
            </w:r>
          </w:p>
        </w:tc>
        <w:tc>
          <w:tcPr>
            <w:tcW w:w="1965" w:type="pct"/>
            <w:tcBorders>
              <w:top w:val="single" w:sz="4" w:space="0" w:color="auto"/>
              <w:left w:val="single" w:sz="4" w:space="0" w:color="auto"/>
              <w:bottom w:val="single" w:sz="4" w:space="0" w:color="auto"/>
              <w:right w:val="single" w:sz="4" w:space="0" w:color="auto"/>
            </w:tcBorders>
          </w:tcPr>
          <w:p w14:paraId="688B9393"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商户经营类型。可选值</w:t>
            </w:r>
            <w:r>
              <w:rPr>
                <w:rFonts w:asciiTheme="minorEastAsia" w:eastAsiaTheme="minorEastAsia" w:hAnsiTheme="minorEastAsia"/>
                <w:color w:val="000000"/>
                <w:sz w:val="18"/>
                <w:szCs w:val="18"/>
              </w:rPr>
              <w:t>：</w:t>
            </w:r>
          </w:p>
          <w:p w14:paraId="4DA965EA"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CB1278">
              <w:rPr>
                <w:rFonts w:asciiTheme="minorEastAsia" w:eastAsiaTheme="minorEastAsia" w:hAnsiTheme="minorEastAsia" w:hint="eastAsia"/>
                <w:color w:val="000000"/>
                <w:sz w:val="18"/>
                <w:szCs w:val="18"/>
              </w:rPr>
              <w:t>1</w:t>
            </w:r>
            <w:r>
              <w:rPr>
                <w:rFonts w:asciiTheme="minorEastAsia" w:eastAsiaTheme="minorEastAsia" w:hAnsiTheme="minorEastAsia"/>
                <w:color w:val="000000"/>
                <w:sz w:val="18"/>
                <w:szCs w:val="18"/>
              </w:rPr>
              <w:t>:</w:t>
            </w:r>
            <w:r w:rsidRPr="00CB1278">
              <w:rPr>
                <w:rFonts w:asciiTheme="minorEastAsia" w:eastAsiaTheme="minorEastAsia" w:hAnsiTheme="minorEastAsia" w:hint="eastAsia"/>
                <w:color w:val="000000"/>
                <w:sz w:val="18"/>
                <w:szCs w:val="18"/>
              </w:rPr>
              <w:t>实体</w:t>
            </w:r>
            <w:r>
              <w:rPr>
                <w:rFonts w:asciiTheme="minorEastAsia" w:eastAsiaTheme="minorEastAsia" w:hAnsiTheme="minorEastAsia" w:hint="eastAsia"/>
                <w:color w:val="000000"/>
                <w:sz w:val="18"/>
                <w:szCs w:val="18"/>
              </w:rPr>
              <w:t>特约</w:t>
            </w:r>
            <w:r>
              <w:rPr>
                <w:rFonts w:asciiTheme="minorEastAsia" w:eastAsiaTheme="minorEastAsia" w:hAnsiTheme="minorEastAsia"/>
                <w:color w:val="000000"/>
                <w:sz w:val="18"/>
                <w:szCs w:val="18"/>
              </w:rPr>
              <w:t>商户</w:t>
            </w:r>
            <w:r w:rsidRPr="00CB1278">
              <w:rPr>
                <w:rFonts w:asciiTheme="minorEastAsia" w:eastAsiaTheme="minorEastAsia" w:hAnsiTheme="minorEastAsia" w:hint="eastAsia"/>
                <w:color w:val="000000"/>
                <w:sz w:val="18"/>
                <w:szCs w:val="18"/>
              </w:rPr>
              <w:t xml:space="preserve"> </w:t>
            </w:r>
          </w:p>
          <w:p w14:paraId="76B790FB"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CB1278">
              <w:rPr>
                <w:rFonts w:asciiTheme="minorEastAsia" w:eastAsiaTheme="minorEastAsia" w:hAnsiTheme="minorEastAsia" w:hint="eastAsia"/>
                <w:color w:val="000000"/>
                <w:sz w:val="18"/>
                <w:szCs w:val="18"/>
              </w:rPr>
              <w:t>2</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网络</w:t>
            </w:r>
            <w:r>
              <w:rPr>
                <w:rFonts w:asciiTheme="minorEastAsia" w:eastAsiaTheme="minorEastAsia" w:hAnsiTheme="minorEastAsia"/>
                <w:color w:val="000000"/>
                <w:sz w:val="18"/>
                <w:szCs w:val="18"/>
              </w:rPr>
              <w:t>特约商户</w:t>
            </w:r>
            <w:r>
              <w:rPr>
                <w:rFonts w:asciiTheme="minorEastAsia" w:eastAsiaTheme="minorEastAsia" w:hAnsiTheme="minorEastAsia" w:hint="eastAsia"/>
                <w:color w:val="000000"/>
                <w:sz w:val="18"/>
                <w:szCs w:val="18"/>
              </w:rPr>
              <w:t xml:space="preserve"> </w:t>
            </w:r>
          </w:p>
          <w:p w14:paraId="7B41D841"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03</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实体</w:t>
            </w:r>
            <w:r>
              <w:rPr>
                <w:rFonts w:asciiTheme="minorEastAsia" w:eastAsiaTheme="minorEastAsia" w:hAnsiTheme="minorEastAsia"/>
                <w:color w:val="000000"/>
                <w:sz w:val="18"/>
                <w:szCs w:val="18"/>
              </w:rPr>
              <w:t>兼网络特约商户</w:t>
            </w:r>
          </w:p>
        </w:tc>
        <w:tc>
          <w:tcPr>
            <w:tcW w:w="514" w:type="pct"/>
            <w:tcBorders>
              <w:top w:val="single" w:sz="4" w:space="0" w:color="auto"/>
              <w:left w:val="single" w:sz="4" w:space="0" w:color="auto"/>
              <w:bottom w:val="single" w:sz="4" w:space="0" w:color="auto"/>
              <w:right w:val="single" w:sz="4" w:space="0" w:color="auto"/>
            </w:tcBorders>
          </w:tcPr>
          <w:p w14:paraId="2812252F"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B294162"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tcBorders>
              <w:top w:val="single" w:sz="4" w:space="0" w:color="auto"/>
              <w:left w:val="single" w:sz="4" w:space="0" w:color="auto"/>
              <w:bottom w:val="single" w:sz="4" w:space="0" w:color="auto"/>
              <w:right w:val="single" w:sz="4" w:space="0" w:color="auto"/>
            </w:tcBorders>
          </w:tcPr>
          <w:p w14:paraId="58BE271D"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11EF6D90"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67F2CEE8"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38BE15A2"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6F50BA45"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S</w:t>
            </w:r>
            <w:r w:rsidRPr="00CB1278">
              <w:rPr>
                <w:rFonts w:asciiTheme="minorEastAsia" w:eastAsiaTheme="minorEastAsia" w:hAnsiTheme="minorEastAsia" w:hint="eastAsia"/>
                <w:color w:val="000000"/>
                <w:sz w:val="18"/>
                <w:szCs w:val="18"/>
              </w:rPr>
              <w:t>upportPrepayment</w:t>
            </w:r>
          </w:p>
        </w:tc>
        <w:tc>
          <w:tcPr>
            <w:tcW w:w="1965" w:type="pct"/>
            <w:tcBorders>
              <w:top w:val="single" w:sz="4" w:space="0" w:color="auto"/>
              <w:left w:val="single" w:sz="4" w:space="0" w:color="auto"/>
              <w:bottom w:val="single" w:sz="4" w:space="0" w:color="auto"/>
              <w:right w:val="single" w:sz="4" w:space="0" w:color="auto"/>
            </w:tcBorders>
          </w:tcPr>
          <w:p w14:paraId="0706E1C8"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商户清算</w:t>
            </w:r>
            <w:r>
              <w:rPr>
                <w:rFonts w:asciiTheme="minorEastAsia" w:eastAsiaTheme="minorEastAsia" w:hAnsiTheme="minorEastAsia"/>
                <w:color w:val="000000"/>
                <w:sz w:val="18"/>
                <w:szCs w:val="18"/>
              </w:rPr>
              <w:t>资金</w:t>
            </w:r>
            <w:r>
              <w:rPr>
                <w:rFonts w:asciiTheme="minorEastAsia" w:eastAsiaTheme="minorEastAsia" w:hAnsiTheme="minorEastAsia" w:hint="eastAsia"/>
                <w:color w:val="000000"/>
                <w:sz w:val="18"/>
                <w:szCs w:val="18"/>
              </w:rPr>
              <w:t>是否</w:t>
            </w:r>
            <w:r w:rsidRPr="00CB1278">
              <w:rPr>
                <w:rFonts w:asciiTheme="minorEastAsia" w:eastAsiaTheme="minorEastAsia" w:hAnsiTheme="minorEastAsia" w:hint="eastAsia"/>
                <w:color w:val="000000"/>
                <w:sz w:val="18"/>
                <w:szCs w:val="18"/>
              </w:rPr>
              <w:t>支持</w:t>
            </w:r>
            <w:r>
              <w:rPr>
                <w:rFonts w:asciiTheme="minorEastAsia" w:eastAsiaTheme="minorEastAsia" w:hAnsiTheme="minorEastAsia" w:hint="eastAsia"/>
                <w:color w:val="000000"/>
                <w:sz w:val="18"/>
                <w:szCs w:val="18"/>
              </w:rPr>
              <w:t>T</w:t>
            </w:r>
            <w:r>
              <w:rPr>
                <w:rFonts w:asciiTheme="minorEastAsia" w:eastAsiaTheme="minorEastAsia" w:hAnsiTheme="minorEastAsia"/>
                <w:color w:val="000000"/>
                <w:sz w:val="18"/>
                <w:szCs w:val="18"/>
              </w:rPr>
              <w:t>+0</w:t>
            </w:r>
            <w:r>
              <w:rPr>
                <w:rFonts w:asciiTheme="minorEastAsia" w:eastAsiaTheme="minorEastAsia" w:hAnsiTheme="minorEastAsia" w:hint="eastAsia"/>
                <w:color w:val="000000"/>
                <w:sz w:val="18"/>
                <w:szCs w:val="18"/>
              </w:rPr>
              <w:t>到账。</w:t>
            </w:r>
            <w:r>
              <w:rPr>
                <w:rFonts w:asciiTheme="minorEastAsia" w:eastAsiaTheme="minorEastAsia" w:hAnsiTheme="minorEastAsia"/>
                <w:color w:val="000000"/>
                <w:sz w:val="18"/>
                <w:szCs w:val="18"/>
              </w:rPr>
              <w:t>可选值</w:t>
            </w:r>
            <w:r>
              <w:rPr>
                <w:rFonts w:asciiTheme="minorEastAsia" w:eastAsiaTheme="minorEastAsia" w:hAnsiTheme="minorEastAsia" w:hint="eastAsia"/>
                <w:color w:val="000000"/>
                <w:sz w:val="18"/>
                <w:szCs w:val="18"/>
              </w:rPr>
              <w:t>：</w:t>
            </w:r>
          </w:p>
          <w:p w14:paraId="2E105ABF"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 xml:space="preserve">Y：支持 </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企业</w:t>
            </w:r>
            <w:r>
              <w:rPr>
                <w:rFonts w:asciiTheme="minorEastAsia" w:eastAsiaTheme="minorEastAsia" w:hAnsiTheme="minorEastAsia"/>
                <w:color w:val="000000"/>
                <w:sz w:val="18"/>
                <w:szCs w:val="18"/>
              </w:rPr>
              <w:t>商户</w:t>
            </w:r>
            <w:r>
              <w:rPr>
                <w:rFonts w:asciiTheme="minorEastAsia" w:eastAsiaTheme="minorEastAsia" w:hAnsiTheme="minorEastAsia" w:hint="eastAsia"/>
                <w:color w:val="000000"/>
                <w:sz w:val="18"/>
                <w:szCs w:val="18"/>
              </w:rPr>
              <w:t>暂</w:t>
            </w:r>
            <w:r>
              <w:rPr>
                <w:rFonts w:asciiTheme="minorEastAsia" w:eastAsiaTheme="minorEastAsia" w:hAnsiTheme="minorEastAsia"/>
                <w:color w:val="000000"/>
                <w:sz w:val="18"/>
                <w:szCs w:val="18"/>
              </w:rPr>
              <w:t>不支持垫资</w:t>
            </w:r>
            <w:r>
              <w:rPr>
                <w:rFonts w:asciiTheme="minorEastAsia" w:eastAsiaTheme="minorEastAsia" w:hAnsiTheme="minorEastAsia" w:hint="eastAsia"/>
                <w:color w:val="000000"/>
                <w:sz w:val="18"/>
                <w:szCs w:val="18"/>
              </w:rPr>
              <w:t>)</w:t>
            </w:r>
          </w:p>
          <w:p w14:paraId="6003AB40"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 xml:space="preserve">N：不支持 </w:t>
            </w:r>
          </w:p>
          <w:p w14:paraId="447627DB" w14:textId="6359AC4D" w:rsidR="002515AF" w:rsidRPr="00CB1278" w:rsidRDefault="002515AF" w:rsidP="002515AF">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sidRPr="002515AF">
              <w:rPr>
                <w:rFonts w:asciiTheme="minorEastAsia" w:eastAsiaTheme="minorEastAsia" w:hAnsiTheme="minorEastAsia" w:hint="eastAsia"/>
                <w:color w:val="000000"/>
                <w:sz w:val="18"/>
                <w:szCs w:val="18"/>
              </w:rPr>
              <w:t>从T1改成T0，</w:t>
            </w:r>
            <w:r>
              <w:rPr>
                <w:rFonts w:asciiTheme="minorEastAsia" w:eastAsiaTheme="minorEastAsia" w:hAnsiTheme="minorEastAsia" w:hint="eastAsia"/>
                <w:color w:val="000000"/>
                <w:sz w:val="18"/>
                <w:szCs w:val="18"/>
              </w:rPr>
              <w:t>须将</w:t>
            </w:r>
            <w:r>
              <w:rPr>
                <w:rFonts w:asciiTheme="minorEastAsia" w:eastAsiaTheme="minorEastAsia" w:hAnsiTheme="minorEastAsia"/>
                <w:color w:val="000000"/>
                <w:sz w:val="18"/>
                <w:szCs w:val="18"/>
              </w:rPr>
              <w:t>结算方式调整为结算到余利宝</w:t>
            </w:r>
            <w:r w:rsidRPr="002515AF">
              <w:rPr>
                <w:rFonts w:asciiTheme="minorEastAsia" w:eastAsiaTheme="minorEastAsia" w:hAnsiTheme="minorEastAsia" w:hint="eastAsia"/>
                <w:color w:val="000000"/>
                <w:sz w:val="18"/>
                <w:szCs w:val="18"/>
              </w:rPr>
              <w:t>，</w:t>
            </w:r>
            <w:r>
              <w:rPr>
                <w:rFonts w:asciiTheme="minorEastAsia" w:eastAsiaTheme="minorEastAsia" w:hAnsiTheme="minorEastAsia" w:hint="eastAsia"/>
                <w:color w:val="000000"/>
                <w:sz w:val="18"/>
                <w:szCs w:val="18"/>
              </w:rPr>
              <w:t>同时</w:t>
            </w:r>
            <w:r>
              <w:rPr>
                <w:rFonts w:asciiTheme="minorEastAsia" w:eastAsiaTheme="minorEastAsia" w:hAnsiTheme="minorEastAsia"/>
                <w:color w:val="000000"/>
                <w:sz w:val="18"/>
                <w:szCs w:val="18"/>
              </w:rPr>
              <w:t>必送设置</w:t>
            </w:r>
            <w:r w:rsidRPr="002515AF">
              <w:rPr>
                <w:rFonts w:asciiTheme="minorEastAsia" w:eastAsiaTheme="minorEastAsia" w:hAnsiTheme="minorEastAsia" w:hint="eastAsia"/>
                <w:color w:val="000000"/>
                <w:sz w:val="18"/>
                <w:szCs w:val="18"/>
              </w:rPr>
              <w:t>T0费率</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03E3C791"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46BB255"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tcBorders>
              <w:top w:val="single" w:sz="4" w:space="0" w:color="auto"/>
              <w:left w:val="single" w:sz="4" w:space="0" w:color="auto"/>
              <w:bottom w:val="single" w:sz="4" w:space="0" w:color="auto"/>
              <w:right w:val="single" w:sz="4" w:space="0" w:color="auto"/>
            </w:tcBorders>
          </w:tcPr>
          <w:p w14:paraId="42A54A9C"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5A2C1371"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28714F0D"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68F899F5"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243739A0"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color w:val="000000"/>
                <w:sz w:val="18"/>
                <w:szCs w:val="18"/>
              </w:rPr>
              <w:t>S</w:t>
            </w:r>
            <w:r w:rsidRPr="00CB1278">
              <w:rPr>
                <w:rFonts w:asciiTheme="minorEastAsia" w:eastAsiaTheme="minorEastAsia" w:hAnsiTheme="minorEastAsia"/>
                <w:color w:val="000000"/>
                <w:sz w:val="18"/>
                <w:szCs w:val="18"/>
              </w:rPr>
              <w:t>ettleMode</w:t>
            </w:r>
          </w:p>
        </w:tc>
        <w:tc>
          <w:tcPr>
            <w:tcW w:w="1965" w:type="pct"/>
            <w:tcBorders>
              <w:top w:val="single" w:sz="4" w:space="0" w:color="auto"/>
              <w:left w:val="single" w:sz="4" w:space="0" w:color="auto"/>
              <w:bottom w:val="single" w:sz="4" w:space="0" w:color="auto"/>
              <w:right w:val="single" w:sz="4" w:space="0" w:color="auto"/>
            </w:tcBorders>
          </w:tcPr>
          <w:p w14:paraId="75AA7EFF"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结算方式</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清算资金</w:t>
            </w:r>
            <w:r>
              <w:rPr>
                <w:rFonts w:asciiTheme="minorEastAsia" w:eastAsiaTheme="minorEastAsia" w:hAnsiTheme="minorEastAsia" w:hint="eastAsia"/>
                <w:color w:val="000000"/>
                <w:sz w:val="18"/>
                <w:szCs w:val="18"/>
              </w:rPr>
              <w:t>结算方式，可选值：</w:t>
            </w:r>
          </w:p>
          <w:p w14:paraId="28D6EE9B"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CB1278">
              <w:rPr>
                <w:rFonts w:asciiTheme="minorEastAsia" w:eastAsiaTheme="minorEastAsia" w:hAnsiTheme="minorEastAsia" w:hint="eastAsia"/>
                <w:color w:val="000000"/>
                <w:sz w:val="18"/>
                <w:szCs w:val="18"/>
              </w:rPr>
              <w:t>1</w:t>
            </w:r>
            <w:r>
              <w:rPr>
                <w:rFonts w:asciiTheme="minorEastAsia" w:eastAsiaTheme="minorEastAsia" w:hAnsiTheme="minorEastAsia" w:hint="eastAsia"/>
                <w:color w:val="000000"/>
                <w:sz w:val="18"/>
                <w:szCs w:val="18"/>
              </w:rPr>
              <w:t>：</w:t>
            </w:r>
            <w:r w:rsidRPr="00CB1278">
              <w:rPr>
                <w:rFonts w:asciiTheme="minorEastAsia" w:eastAsiaTheme="minorEastAsia" w:hAnsiTheme="minorEastAsia" w:hint="eastAsia"/>
                <w:color w:val="000000"/>
                <w:sz w:val="18"/>
                <w:szCs w:val="18"/>
              </w:rPr>
              <w:t xml:space="preserve">结算到他行卡 </w:t>
            </w:r>
          </w:p>
          <w:p w14:paraId="588C6E6C"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CB1278">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w:t>
            </w:r>
            <w:r w:rsidRPr="00CB1278">
              <w:rPr>
                <w:rFonts w:asciiTheme="minorEastAsia" w:eastAsiaTheme="minorEastAsia" w:hAnsiTheme="minorEastAsia" w:hint="eastAsia"/>
                <w:color w:val="000000"/>
                <w:sz w:val="18"/>
                <w:szCs w:val="18"/>
              </w:rPr>
              <w:t>结算到余利宝</w:t>
            </w:r>
          </w:p>
          <w:p w14:paraId="1E751554"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03</w:t>
            </w:r>
            <w:r>
              <w:rPr>
                <w:rFonts w:asciiTheme="minorEastAsia" w:eastAsiaTheme="minorEastAsia" w:hAnsiTheme="minorEastAsia" w:hint="eastAsia"/>
                <w:color w:val="000000"/>
                <w:sz w:val="18"/>
                <w:szCs w:val="18"/>
              </w:rPr>
              <w:t>：结算到活期户（暂</w:t>
            </w:r>
            <w:r>
              <w:rPr>
                <w:rFonts w:asciiTheme="minorEastAsia" w:eastAsiaTheme="minorEastAsia" w:hAnsiTheme="minorEastAsia"/>
                <w:color w:val="000000"/>
                <w:sz w:val="18"/>
                <w:szCs w:val="18"/>
              </w:rPr>
              <w:t>不开放）</w:t>
            </w:r>
          </w:p>
          <w:p w14:paraId="0CC0072B" w14:textId="77777777" w:rsidR="00AA2783" w:rsidRPr="00126140"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sidRPr="0033418E">
              <w:rPr>
                <w:rFonts w:asciiTheme="minorEastAsia" w:eastAsiaTheme="minorEastAsia" w:hAnsiTheme="minorEastAsia" w:hint="eastAsia"/>
                <w:color w:val="FF0000"/>
                <w:sz w:val="18"/>
                <w:szCs w:val="18"/>
              </w:rPr>
              <w:t>选择</w:t>
            </w:r>
            <w:r>
              <w:rPr>
                <w:rFonts w:asciiTheme="minorEastAsia" w:eastAsiaTheme="minorEastAsia" w:hAnsiTheme="minorEastAsia" w:hint="eastAsia"/>
                <w:color w:val="FF0000"/>
                <w:sz w:val="18"/>
                <w:szCs w:val="18"/>
              </w:rPr>
              <w:t>0</w:t>
            </w:r>
            <w:r w:rsidRPr="0033418E">
              <w:rPr>
                <w:rFonts w:asciiTheme="minorEastAsia" w:eastAsiaTheme="minorEastAsia" w:hAnsiTheme="minorEastAsia" w:hint="eastAsia"/>
                <w:color w:val="FF0000"/>
                <w:sz w:val="18"/>
                <w:szCs w:val="18"/>
              </w:rPr>
              <w:t>2时</w:t>
            </w:r>
            <w:r>
              <w:rPr>
                <w:rFonts w:asciiTheme="minorEastAsia" w:eastAsiaTheme="minorEastAsia" w:hAnsiTheme="minorEastAsia" w:hint="eastAsia"/>
                <w:color w:val="FF0000"/>
                <w:sz w:val="18"/>
                <w:szCs w:val="18"/>
              </w:rPr>
              <w:t>，</w:t>
            </w:r>
            <w:r w:rsidRPr="0033418E">
              <w:rPr>
                <w:rFonts w:asciiTheme="minorEastAsia" w:eastAsiaTheme="minorEastAsia" w:hAnsiTheme="minorEastAsia" w:hint="eastAsia"/>
                <w:color w:val="FF0000"/>
                <w:sz w:val="18"/>
                <w:szCs w:val="18"/>
              </w:rPr>
              <w:t>银行卡</w:t>
            </w:r>
            <w:r>
              <w:rPr>
                <w:rFonts w:asciiTheme="minorEastAsia" w:eastAsiaTheme="minorEastAsia" w:hAnsiTheme="minorEastAsia" w:hint="eastAsia"/>
                <w:color w:val="FF0000"/>
                <w:sz w:val="18"/>
                <w:szCs w:val="18"/>
              </w:rPr>
              <w:t>字段</w:t>
            </w:r>
            <w:r>
              <w:rPr>
                <w:rFonts w:asciiTheme="minorEastAsia" w:eastAsiaTheme="minorEastAsia" w:hAnsiTheme="minorEastAsia"/>
                <w:color w:val="FF0000"/>
                <w:sz w:val="18"/>
                <w:szCs w:val="18"/>
              </w:rPr>
              <w:t>不须填写，同时</w:t>
            </w:r>
            <w:r>
              <w:rPr>
                <w:rFonts w:asciiTheme="minorEastAsia" w:eastAsiaTheme="minorEastAsia" w:hAnsiTheme="minorEastAsia" w:hint="eastAsia"/>
                <w:color w:val="FF0000"/>
                <w:sz w:val="18"/>
                <w:szCs w:val="18"/>
              </w:rPr>
              <w:t>须</w:t>
            </w:r>
            <w:r>
              <w:rPr>
                <w:rFonts w:asciiTheme="minorEastAsia" w:eastAsiaTheme="minorEastAsia" w:hAnsiTheme="minorEastAsia"/>
                <w:color w:val="FF0000"/>
                <w:sz w:val="18"/>
                <w:szCs w:val="18"/>
              </w:rPr>
              <w:t>调用开通二类户接口及开通余利宝接口完成</w:t>
            </w:r>
            <w:r>
              <w:rPr>
                <w:rFonts w:asciiTheme="minorEastAsia" w:eastAsiaTheme="minorEastAsia" w:hAnsiTheme="minorEastAsia" w:hint="eastAsia"/>
                <w:color w:val="FF0000"/>
                <w:sz w:val="18"/>
                <w:szCs w:val="18"/>
              </w:rPr>
              <w:t>后方</w:t>
            </w:r>
            <w:r>
              <w:rPr>
                <w:rFonts w:asciiTheme="minorEastAsia" w:eastAsiaTheme="minorEastAsia" w:hAnsiTheme="minorEastAsia"/>
                <w:color w:val="FF0000"/>
                <w:sz w:val="18"/>
                <w:szCs w:val="18"/>
              </w:rPr>
              <w:t>可</w:t>
            </w:r>
            <w:r>
              <w:rPr>
                <w:rFonts w:asciiTheme="minorEastAsia" w:eastAsiaTheme="minorEastAsia" w:hAnsiTheme="minorEastAsia" w:hint="eastAsia"/>
                <w:color w:val="FF0000"/>
                <w:sz w:val="18"/>
                <w:szCs w:val="18"/>
              </w:rPr>
              <w:t>受理</w:t>
            </w:r>
            <w:r>
              <w:rPr>
                <w:rFonts w:asciiTheme="minorEastAsia" w:eastAsiaTheme="minorEastAsia" w:hAnsiTheme="minorEastAsia"/>
                <w:color w:val="FF0000"/>
                <w:sz w:val="18"/>
                <w:szCs w:val="18"/>
              </w:rPr>
              <w:t>支付。</w:t>
            </w:r>
          </w:p>
        </w:tc>
        <w:tc>
          <w:tcPr>
            <w:tcW w:w="514" w:type="pct"/>
            <w:tcBorders>
              <w:top w:val="single" w:sz="4" w:space="0" w:color="auto"/>
              <w:left w:val="single" w:sz="4" w:space="0" w:color="auto"/>
              <w:bottom w:val="single" w:sz="4" w:space="0" w:color="auto"/>
              <w:right w:val="single" w:sz="4" w:space="0" w:color="auto"/>
            </w:tcBorders>
          </w:tcPr>
          <w:p w14:paraId="3DDFB352"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9EF1B31"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tcBorders>
              <w:top w:val="single" w:sz="4" w:space="0" w:color="auto"/>
              <w:left w:val="single" w:sz="4" w:space="0" w:color="auto"/>
              <w:bottom w:val="single" w:sz="4" w:space="0" w:color="auto"/>
              <w:right w:val="single" w:sz="4" w:space="0" w:color="auto"/>
            </w:tcBorders>
          </w:tcPr>
          <w:p w14:paraId="74F30ECC"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2B8BACCF"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011CA9D9"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1DF27500"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797F3B37"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hint="eastAsia"/>
                <w:color w:val="000000"/>
                <w:sz w:val="18"/>
                <w:szCs w:val="18"/>
              </w:rPr>
              <w:t>cc</w:t>
            </w:r>
          </w:p>
        </w:tc>
        <w:tc>
          <w:tcPr>
            <w:tcW w:w="1965" w:type="pct"/>
            <w:tcBorders>
              <w:top w:val="single" w:sz="4" w:space="0" w:color="auto"/>
              <w:left w:val="single" w:sz="4" w:space="0" w:color="auto"/>
              <w:bottom w:val="single" w:sz="4" w:space="0" w:color="auto"/>
              <w:right w:val="single" w:sz="4" w:space="0" w:color="auto"/>
            </w:tcBorders>
          </w:tcPr>
          <w:p w14:paraId="210FB25B"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经营</w:t>
            </w:r>
            <w:r>
              <w:rPr>
                <w:rFonts w:asciiTheme="minorEastAsia" w:eastAsiaTheme="minorEastAsia" w:hAnsiTheme="minorEastAsia"/>
                <w:color w:val="000000"/>
                <w:sz w:val="18"/>
                <w:szCs w:val="18"/>
              </w:rPr>
              <w:t>类目。</w:t>
            </w:r>
            <w:r w:rsidRPr="0082360E">
              <w:rPr>
                <w:rFonts w:asciiTheme="minorEastAsia" w:eastAsiaTheme="minorEastAsia" w:hAnsiTheme="minorEastAsia" w:hint="eastAsia"/>
                <w:color w:val="000000"/>
                <w:sz w:val="18"/>
                <w:szCs w:val="18"/>
              </w:rPr>
              <w:t>参见附录的</w:t>
            </w:r>
            <w:hyperlink w:anchor="_经营类目" w:history="1">
              <w:r w:rsidRPr="0082360E">
                <w:rPr>
                  <w:rStyle w:val="ae"/>
                  <w:rFonts w:asciiTheme="minorEastAsia" w:eastAsiaTheme="minorEastAsia" w:hAnsiTheme="minorEastAsia" w:hint="eastAsia"/>
                  <w:sz w:val="18"/>
                  <w:szCs w:val="18"/>
                </w:rPr>
                <w:t>经营类目</w:t>
              </w:r>
            </w:hyperlink>
            <w:r>
              <w:rPr>
                <w:rFonts w:asciiTheme="minorEastAsia" w:eastAsiaTheme="minorEastAsia" w:hAnsiTheme="minorEastAsia" w:hint="eastAsia"/>
                <w:color w:val="000000"/>
                <w:sz w:val="18"/>
                <w:szCs w:val="18"/>
              </w:rPr>
              <w:t>上送</w:t>
            </w:r>
            <w:r>
              <w:rPr>
                <w:rFonts w:asciiTheme="minorEastAsia" w:eastAsiaTheme="minorEastAsia" w:hAnsiTheme="minor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723A0CD2"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380AC43C"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16</w:t>
            </w:r>
          </w:p>
        </w:tc>
        <w:tc>
          <w:tcPr>
            <w:tcW w:w="341" w:type="pct"/>
            <w:tcBorders>
              <w:top w:val="single" w:sz="4" w:space="0" w:color="auto"/>
              <w:left w:val="single" w:sz="4" w:space="0" w:color="auto"/>
              <w:bottom w:val="single" w:sz="4" w:space="0" w:color="auto"/>
              <w:right w:val="single" w:sz="4" w:space="0" w:color="auto"/>
            </w:tcBorders>
          </w:tcPr>
          <w:p w14:paraId="1016F3A9"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5B8E6745"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0F7224D2"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43AC8CE6"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4DA62DB2"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hint="eastAsia"/>
                <w:color w:val="000000"/>
                <w:sz w:val="18"/>
                <w:szCs w:val="18"/>
              </w:rPr>
              <w:t>erchantDetail</w:t>
            </w:r>
          </w:p>
        </w:tc>
        <w:tc>
          <w:tcPr>
            <w:tcW w:w="1965" w:type="pct"/>
            <w:tcBorders>
              <w:top w:val="single" w:sz="4" w:space="0" w:color="auto"/>
              <w:left w:val="single" w:sz="4" w:space="0" w:color="auto"/>
              <w:bottom w:val="single" w:sz="4" w:space="0" w:color="auto"/>
              <w:right w:val="single" w:sz="4" w:space="0" w:color="auto"/>
            </w:tcBorders>
          </w:tcPr>
          <w:p w14:paraId="7B33D84F" w14:textId="77777777" w:rsidR="00AA2783" w:rsidRPr="00CB1278" w:rsidRDefault="00AA2783" w:rsidP="00AA2783">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商户详情</w:t>
            </w:r>
            <w:r>
              <w:rPr>
                <w:rFonts w:asciiTheme="minorEastAsia" w:eastAsiaTheme="minorEastAsia" w:hAnsiTheme="minorEastAsia" w:hint="eastAsia"/>
                <w:color w:val="000000"/>
                <w:sz w:val="18"/>
                <w:szCs w:val="18"/>
              </w:rPr>
              <w:t>列表。</w:t>
            </w:r>
            <w:r w:rsidRPr="00B82471">
              <w:rPr>
                <w:rFonts w:asciiTheme="minorEastAsia" w:eastAsiaTheme="minorEastAsia" w:hAnsiTheme="minorEastAsia" w:hint="eastAsia"/>
                <w:color w:val="000000"/>
                <w:sz w:val="18"/>
                <w:szCs w:val="18"/>
              </w:rPr>
              <w:t>json格式base64编码</w:t>
            </w:r>
            <w:r>
              <w:rPr>
                <w:rFonts w:asciiTheme="minorEastAsia" w:eastAsiaTheme="minorEastAsia" w:hAnsiTheme="minorEastAsia" w:hint="eastAsia"/>
                <w:color w:val="000000"/>
                <w:sz w:val="18"/>
                <w:szCs w:val="18"/>
              </w:rPr>
              <w:t>，具体报文定义参考</w:t>
            </w:r>
            <w:r w:rsidRPr="00257EBA">
              <w:rPr>
                <w:rFonts w:asciiTheme="majorEastAsia" w:eastAsiaTheme="majorEastAsia" w:hAnsiTheme="majorEastAsia" w:hint="eastAsia"/>
                <w:b/>
                <w:color w:val="000000"/>
                <w:sz w:val="21"/>
              </w:rPr>
              <w:t>商户详情</w:t>
            </w:r>
            <w:r>
              <w:rPr>
                <w:rFonts w:asciiTheme="majorEastAsia" w:eastAsiaTheme="majorEastAsia" w:hAnsiTheme="majorEastAsia" w:hint="eastAsia"/>
                <w:b/>
                <w:color w:val="000000"/>
                <w:sz w:val="21"/>
              </w:rPr>
              <w:t>。</w:t>
            </w:r>
          </w:p>
        </w:tc>
        <w:tc>
          <w:tcPr>
            <w:tcW w:w="514" w:type="pct"/>
            <w:tcBorders>
              <w:top w:val="single" w:sz="4" w:space="0" w:color="auto"/>
              <w:left w:val="single" w:sz="4" w:space="0" w:color="auto"/>
              <w:bottom w:val="single" w:sz="4" w:space="0" w:color="auto"/>
              <w:right w:val="single" w:sz="4" w:space="0" w:color="auto"/>
            </w:tcBorders>
          </w:tcPr>
          <w:p w14:paraId="0EFE35F4" w14:textId="439A08F5" w:rsidR="00AA2783" w:rsidRPr="00126140" w:rsidRDefault="008B6A0B"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96890CE" w14:textId="77777777" w:rsidR="00AA2783" w:rsidRPr="00CB1278" w:rsidRDefault="00AA2783" w:rsidP="00AA2783">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4B880D65"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r w:rsidRPr="00CB1278">
              <w:rPr>
                <w:rFonts w:asciiTheme="minorEastAsia" w:eastAsiaTheme="minorEastAsia" w:hAnsiTheme="minorEastAsia"/>
                <w:color w:val="000000"/>
                <w:sz w:val="18"/>
                <w:szCs w:val="18"/>
              </w:rPr>
              <w:t xml:space="preserve"> </w:t>
            </w:r>
          </w:p>
        </w:tc>
        <w:tc>
          <w:tcPr>
            <w:tcW w:w="304" w:type="pct"/>
            <w:tcBorders>
              <w:top w:val="single" w:sz="4" w:space="0" w:color="auto"/>
              <w:left w:val="single" w:sz="4" w:space="0" w:color="auto"/>
              <w:bottom w:val="single" w:sz="4" w:space="0" w:color="auto"/>
              <w:right w:val="single" w:sz="4" w:space="0" w:color="auto"/>
            </w:tcBorders>
          </w:tcPr>
          <w:p w14:paraId="3D76BE5F"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21B1FF15"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28FB4BC1"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4B95FF2F"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color w:val="000000"/>
                <w:sz w:val="18"/>
                <w:szCs w:val="18"/>
              </w:rPr>
              <w:t>T</w:t>
            </w:r>
            <w:r w:rsidRPr="00CB1278">
              <w:rPr>
                <w:rFonts w:asciiTheme="minorEastAsia" w:eastAsiaTheme="minorEastAsia" w:hAnsiTheme="minorEastAsia"/>
                <w:color w:val="000000"/>
                <w:sz w:val="18"/>
                <w:szCs w:val="18"/>
              </w:rPr>
              <w:t>radeTypeList</w:t>
            </w:r>
          </w:p>
        </w:tc>
        <w:tc>
          <w:tcPr>
            <w:tcW w:w="1965" w:type="pct"/>
            <w:tcBorders>
              <w:top w:val="single" w:sz="4" w:space="0" w:color="auto"/>
              <w:left w:val="single" w:sz="4" w:space="0" w:color="auto"/>
              <w:bottom w:val="single" w:sz="4" w:space="0" w:color="auto"/>
              <w:right w:val="single" w:sz="4" w:space="0" w:color="auto"/>
            </w:tcBorders>
          </w:tcPr>
          <w:p w14:paraId="546B8045" w14:textId="77777777" w:rsidR="00AA2783" w:rsidRDefault="00AA2783" w:rsidP="00AA2783">
            <w:pPr>
              <w:rPr>
                <w:rFonts w:asciiTheme="minorEastAsia" w:eastAsiaTheme="minorEastAsia" w:hAnsiTheme="minorEastAsia"/>
                <w:color w:val="000000"/>
                <w:sz w:val="18"/>
                <w:szCs w:val="18"/>
              </w:rPr>
            </w:pPr>
            <w:r w:rsidRPr="00CB1278">
              <w:rPr>
                <w:rFonts w:asciiTheme="minorEastAsia" w:eastAsiaTheme="minorEastAsia" w:hAnsiTheme="minorEastAsia" w:hint="eastAsia"/>
                <w:color w:val="000000"/>
                <w:sz w:val="18"/>
                <w:szCs w:val="18"/>
              </w:rPr>
              <w:t>支持交易类型列表</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该商户能支持的</w:t>
            </w:r>
            <w:r>
              <w:rPr>
                <w:rFonts w:asciiTheme="minorEastAsia" w:eastAsiaTheme="minorEastAsia" w:hAnsiTheme="minorEastAsia" w:hint="eastAsia"/>
                <w:color w:val="000000"/>
                <w:sz w:val="18"/>
                <w:szCs w:val="18"/>
              </w:rPr>
              <w:t>交易</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多个用逗号隔开。可选值</w:t>
            </w:r>
            <w:r>
              <w:rPr>
                <w:rFonts w:asciiTheme="minorEastAsia" w:eastAsiaTheme="minorEastAsia" w:hAnsiTheme="minorEastAsia"/>
                <w:color w:val="000000"/>
                <w:sz w:val="18"/>
                <w:szCs w:val="18"/>
              </w:rPr>
              <w:t>：</w:t>
            </w:r>
          </w:p>
          <w:p w14:paraId="3B24BADF"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AE3439">
              <w:rPr>
                <w:rFonts w:asciiTheme="minorEastAsia" w:eastAsiaTheme="minorEastAsia" w:hAnsiTheme="minorEastAsia" w:hint="eastAsia"/>
                <w:color w:val="000000"/>
                <w:sz w:val="18"/>
                <w:szCs w:val="18"/>
              </w:rPr>
              <w:t>1</w:t>
            </w:r>
            <w:r>
              <w:rPr>
                <w:rFonts w:asciiTheme="minorEastAsia" w:eastAsiaTheme="minorEastAsia" w:hAnsiTheme="minorEastAsia" w:hint="eastAsia"/>
                <w:color w:val="000000"/>
                <w:sz w:val="18"/>
                <w:szCs w:val="18"/>
              </w:rPr>
              <w:t>：</w:t>
            </w:r>
            <w:r w:rsidRPr="00AE3439">
              <w:rPr>
                <w:rFonts w:asciiTheme="minorEastAsia" w:eastAsiaTheme="minorEastAsia" w:hAnsiTheme="minorEastAsia" w:hint="eastAsia"/>
                <w:color w:val="000000"/>
                <w:sz w:val="18"/>
                <w:szCs w:val="18"/>
              </w:rPr>
              <w:t>正扫交易</w:t>
            </w:r>
          </w:p>
          <w:p w14:paraId="0B21D4C2"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AE3439">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w:t>
            </w:r>
            <w:r w:rsidRPr="00AE3439">
              <w:rPr>
                <w:rFonts w:asciiTheme="minorEastAsia" w:eastAsiaTheme="minorEastAsia" w:hAnsiTheme="minorEastAsia" w:hint="eastAsia"/>
                <w:color w:val="000000"/>
                <w:sz w:val="18"/>
                <w:szCs w:val="18"/>
              </w:rPr>
              <w:t>反扫交易</w:t>
            </w:r>
          </w:p>
          <w:p w14:paraId="2BEBBE7D" w14:textId="77777777" w:rsidR="00AA2783" w:rsidRPr="00EC12B6"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06：</w:t>
            </w:r>
            <w:r w:rsidRPr="00AE3439">
              <w:rPr>
                <w:rFonts w:asciiTheme="minorEastAsia" w:eastAsiaTheme="minorEastAsia" w:hAnsiTheme="minorEastAsia" w:hint="eastAsia"/>
                <w:color w:val="000000"/>
                <w:sz w:val="18"/>
                <w:szCs w:val="18"/>
              </w:rPr>
              <w:t>退款交易</w:t>
            </w:r>
          </w:p>
        </w:tc>
        <w:tc>
          <w:tcPr>
            <w:tcW w:w="514" w:type="pct"/>
            <w:tcBorders>
              <w:top w:val="single" w:sz="4" w:space="0" w:color="auto"/>
              <w:left w:val="single" w:sz="4" w:space="0" w:color="auto"/>
              <w:bottom w:val="single" w:sz="4" w:space="0" w:color="auto"/>
              <w:right w:val="single" w:sz="4" w:space="0" w:color="auto"/>
            </w:tcBorders>
          </w:tcPr>
          <w:p w14:paraId="0DF79B1A" w14:textId="07566A16" w:rsidR="00AA2783" w:rsidRPr="00126140" w:rsidRDefault="005E41AE"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F05F82E" w14:textId="77777777" w:rsidR="00AA2783" w:rsidRPr="00CB1278" w:rsidRDefault="00AA2783" w:rsidP="00AA2783">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530EDE57"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7C74A384" w14:textId="77777777" w:rsidR="00AA2783" w:rsidRPr="00C23FE0" w:rsidRDefault="00AA2783" w:rsidP="00AA2783">
            <w:pPr>
              <w:rPr>
                <w:rFonts w:asciiTheme="minorEastAsia" w:eastAsiaTheme="minorEastAsia" w:hAnsiTheme="minorEastAsia"/>
                <w:bCs/>
                <w:sz w:val="18"/>
                <w:szCs w:val="18"/>
              </w:rPr>
            </w:pPr>
          </w:p>
        </w:tc>
      </w:tr>
      <w:tr w:rsidR="00AA2783" w:rsidRPr="00CB1278" w14:paraId="766C1509"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4493937B"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6C8DC121"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P</w:t>
            </w:r>
            <w:r w:rsidRPr="00CB1278">
              <w:rPr>
                <w:rFonts w:asciiTheme="minorEastAsia" w:eastAsiaTheme="minorEastAsia" w:hAnsiTheme="minorEastAsia" w:hint="eastAsia"/>
                <w:color w:val="000000"/>
                <w:sz w:val="18"/>
                <w:szCs w:val="18"/>
              </w:rPr>
              <w:t>ayChannelList</w:t>
            </w:r>
          </w:p>
        </w:tc>
        <w:tc>
          <w:tcPr>
            <w:tcW w:w="1965" w:type="pct"/>
            <w:tcBorders>
              <w:top w:val="single" w:sz="4" w:space="0" w:color="auto"/>
              <w:left w:val="single" w:sz="4" w:space="0" w:color="auto"/>
              <w:bottom w:val="single" w:sz="4" w:space="0" w:color="auto"/>
              <w:right w:val="single" w:sz="4" w:space="0" w:color="auto"/>
            </w:tcBorders>
          </w:tcPr>
          <w:p w14:paraId="1536FAF7" w14:textId="77777777" w:rsidR="00AA2783" w:rsidRDefault="00AA2783" w:rsidP="00AA2783">
            <w:pPr>
              <w:rPr>
                <w:rFonts w:asciiTheme="minorEastAsia" w:eastAsiaTheme="minorEastAsia" w:hAnsiTheme="minorEastAsia"/>
                <w:color w:val="000000"/>
                <w:sz w:val="18"/>
                <w:szCs w:val="18"/>
              </w:rPr>
            </w:pPr>
            <w:r w:rsidRPr="00CB1278">
              <w:rPr>
                <w:rFonts w:asciiTheme="minorEastAsia" w:eastAsiaTheme="minorEastAsia" w:hAnsiTheme="minorEastAsia" w:hint="eastAsia"/>
                <w:color w:val="000000"/>
                <w:sz w:val="18"/>
                <w:szCs w:val="18"/>
              </w:rPr>
              <w:t>支持支付渠道列表</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该商户能支持的</w:t>
            </w:r>
            <w:r>
              <w:rPr>
                <w:rFonts w:asciiTheme="minorEastAsia" w:eastAsiaTheme="minorEastAsia" w:hAnsiTheme="minorEastAsia" w:hint="eastAsia"/>
                <w:color w:val="000000"/>
                <w:sz w:val="18"/>
                <w:szCs w:val="18"/>
              </w:rPr>
              <w:t>第三方</w:t>
            </w:r>
            <w:r>
              <w:rPr>
                <w:rFonts w:asciiTheme="minorEastAsia" w:eastAsiaTheme="minorEastAsia" w:hAnsiTheme="minorEastAsia"/>
                <w:color w:val="000000"/>
                <w:sz w:val="18"/>
                <w:szCs w:val="18"/>
              </w:rPr>
              <w:t>支付渠道。</w:t>
            </w:r>
            <w:r>
              <w:rPr>
                <w:rFonts w:asciiTheme="minorEastAsia" w:eastAsiaTheme="minorEastAsia" w:hAnsiTheme="minorEastAsia" w:hint="eastAsia"/>
                <w:color w:val="000000"/>
                <w:sz w:val="18"/>
                <w:szCs w:val="18"/>
              </w:rPr>
              <w:t>多个用逗号隔开。</w:t>
            </w:r>
            <w:r>
              <w:rPr>
                <w:rFonts w:asciiTheme="minorEastAsia" w:eastAsiaTheme="minorEastAsia" w:hAnsiTheme="minorEastAsia"/>
                <w:color w:val="000000"/>
                <w:sz w:val="18"/>
                <w:szCs w:val="18"/>
              </w:rPr>
              <w:t>可选值</w:t>
            </w:r>
            <w:r>
              <w:rPr>
                <w:rFonts w:asciiTheme="minorEastAsia" w:eastAsiaTheme="minorEastAsia" w:hAnsiTheme="minorEastAsia" w:hint="eastAsia"/>
                <w:color w:val="000000"/>
                <w:sz w:val="18"/>
                <w:szCs w:val="18"/>
              </w:rPr>
              <w:t>：</w:t>
            </w:r>
          </w:p>
          <w:p w14:paraId="79467F76"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1</w:t>
            </w:r>
            <w:r>
              <w:rPr>
                <w:rFonts w:asciiTheme="minorEastAsia" w:eastAsiaTheme="minorEastAsia" w:hAnsiTheme="minorEastAsia" w:hint="eastAsia"/>
                <w:color w:val="000000"/>
                <w:sz w:val="18"/>
                <w:szCs w:val="18"/>
              </w:rPr>
              <w:t>：支付宝</w:t>
            </w:r>
          </w:p>
          <w:p w14:paraId="2094D8BE"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：微信</w:t>
            </w:r>
            <w:r>
              <w:rPr>
                <w:rFonts w:asciiTheme="minorEastAsia" w:eastAsiaTheme="minorEastAsia" w:hAnsiTheme="minorEastAsia"/>
                <w:color w:val="000000"/>
                <w:sz w:val="18"/>
                <w:szCs w:val="18"/>
              </w:rPr>
              <w:t>支付</w:t>
            </w:r>
          </w:p>
          <w:p w14:paraId="094BA2B4"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3</w:t>
            </w:r>
            <w:r>
              <w:rPr>
                <w:rFonts w:asciiTheme="minorEastAsia" w:eastAsiaTheme="minorEastAsia" w:hAnsiTheme="minorEastAsia" w:hint="eastAsia"/>
                <w:color w:val="000000"/>
                <w:sz w:val="18"/>
                <w:szCs w:val="18"/>
              </w:rPr>
              <w:t>：</w:t>
            </w:r>
            <w:r w:rsidRPr="00621F09">
              <w:rPr>
                <w:rFonts w:asciiTheme="minorEastAsia" w:eastAsiaTheme="minorEastAsia" w:hAnsiTheme="minorEastAsia" w:hint="eastAsia"/>
                <w:color w:val="000000"/>
                <w:sz w:val="18"/>
                <w:szCs w:val="18"/>
              </w:rPr>
              <w:t>手机</w:t>
            </w:r>
            <w:r>
              <w:rPr>
                <w:rFonts w:asciiTheme="minorEastAsia" w:eastAsiaTheme="minorEastAsia" w:hAnsiTheme="minorEastAsia" w:hint="eastAsia"/>
                <w:color w:val="000000"/>
                <w:sz w:val="18"/>
                <w:szCs w:val="18"/>
              </w:rPr>
              <w:t>QQ（</w:t>
            </w:r>
            <w:r>
              <w:rPr>
                <w:rFonts w:asciiTheme="minorEastAsia" w:eastAsiaTheme="minorEastAsia" w:hAnsiTheme="minorEastAsia"/>
                <w:color w:val="000000"/>
                <w:sz w:val="18"/>
                <w:szCs w:val="18"/>
              </w:rPr>
              <w:t>暂未开放）</w:t>
            </w:r>
          </w:p>
          <w:p w14:paraId="35AD9747"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4</w:t>
            </w:r>
            <w:r>
              <w:rPr>
                <w:rFonts w:asciiTheme="minorEastAsia" w:eastAsiaTheme="minorEastAsia" w:hAnsiTheme="minorEastAsia" w:hint="eastAsia"/>
                <w:color w:val="000000"/>
                <w:sz w:val="18"/>
                <w:szCs w:val="18"/>
              </w:rPr>
              <w:t>：</w:t>
            </w:r>
            <w:r w:rsidRPr="00621F09">
              <w:rPr>
                <w:rFonts w:asciiTheme="minorEastAsia" w:eastAsiaTheme="minorEastAsia" w:hAnsiTheme="minorEastAsia" w:hint="eastAsia"/>
                <w:color w:val="000000"/>
                <w:sz w:val="18"/>
                <w:szCs w:val="18"/>
              </w:rPr>
              <w:t>京东钱包</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暂未开放）</w:t>
            </w:r>
          </w:p>
        </w:tc>
        <w:tc>
          <w:tcPr>
            <w:tcW w:w="514" w:type="pct"/>
            <w:tcBorders>
              <w:top w:val="single" w:sz="4" w:space="0" w:color="auto"/>
              <w:left w:val="single" w:sz="4" w:space="0" w:color="auto"/>
              <w:bottom w:val="single" w:sz="4" w:space="0" w:color="auto"/>
              <w:right w:val="single" w:sz="4" w:space="0" w:color="auto"/>
            </w:tcBorders>
          </w:tcPr>
          <w:p w14:paraId="5F9147FF" w14:textId="1930819F" w:rsidR="00AA2783" w:rsidRPr="00126140" w:rsidRDefault="005E41AE"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383ED3B" w14:textId="77777777" w:rsidR="00AA2783" w:rsidRPr="00CB1278" w:rsidRDefault="00AA2783" w:rsidP="00AA2783">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5730EA57"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0A9AF9C1" w14:textId="77777777" w:rsidR="00AA2783" w:rsidRPr="00C23FE0" w:rsidRDefault="00AA2783" w:rsidP="00AA2783">
            <w:pPr>
              <w:rPr>
                <w:rFonts w:asciiTheme="minorEastAsia" w:eastAsiaTheme="minorEastAsia" w:hAnsiTheme="minorEastAsia"/>
                <w:bCs/>
                <w:sz w:val="18"/>
                <w:szCs w:val="18"/>
              </w:rPr>
            </w:pPr>
          </w:p>
        </w:tc>
      </w:tr>
      <w:tr w:rsidR="00AA2783" w:rsidRPr="00CB1278" w14:paraId="615414B1"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2B6FF5C1"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0133ADC8"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D</w:t>
            </w:r>
            <w:r w:rsidRPr="00CB1278">
              <w:rPr>
                <w:rFonts w:asciiTheme="minorEastAsia" w:eastAsiaTheme="minorEastAsia" w:hAnsiTheme="minorEastAsia" w:hint="eastAsia"/>
                <w:color w:val="000000"/>
                <w:sz w:val="18"/>
                <w:szCs w:val="18"/>
              </w:rPr>
              <w:t>eniedPayToolList</w:t>
            </w:r>
          </w:p>
        </w:tc>
        <w:tc>
          <w:tcPr>
            <w:tcW w:w="1965" w:type="pct"/>
            <w:tcBorders>
              <w:top w:val="single" w:sz="4" w:space="0" w:color="auto"/>
              <w:left w:val="single" w:sz="4" w:space="0" w:color="auto"/>
              <w:bottom w:val="single" w:sz="4" w:space="0" w:color="auto"/>
              <w:right w:val="single" w:sz="4" w:space="0" w:color="auto"/>
            </w:tcBorders>
          </w:tcPr>
          <w:p w14:paraId="369E7BC4"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禁用</w:t>
            </w:r>
            <w:r>
              <w:rPr>
                <w:rFonts w:asciiTheme="minorEastAsia" w:eastAsiaTheme="minorEastAsia" w:hAnsiTheme="minorEastAsia"/>
                <w:color w:val="000000"/>
                <w:sz w:val="18"/>
                <w:szCs w:val="18"/>
              </w:rPr>
              <w:t>支付方式。</w:t>
            </w:r>
            <w:r>
              <w:rPr>
                <w:rFonts w:asciiTheme="minorEastAsia" w:eastAsiaTheme="minorEastAsia" w:hAnsiTheme="minorEastAsia" w:hint="eastAsia"/>
                <w:color w:val="000000"/>
                <w:sz w:val="18"/>
                <w:szCs w:val="18"/>
              </w:rPr>
              <w:t>商户禁受理</w:t>
            </w:r>
            <w:r w:rsidRPr="00CB1278">
              <w:rPr>
                <w:rFonts w:asciiTheme="minorEastAsia" w:eastAsiaTheme="minorEastAsia" w:hAnsiTheme="minorEastAsia" w:hint="eastAsia"/>
                <w:color w:val="000000"/>
                <w:sz w:val="18"/>
                <w:szCs w:val="18"/>
              </w:rPr>
              <w:t>支付方式列表</w:t>
            </w:r>
            <w:r>
              <w:rPr>
                <w:rFonts w:asciiTheme="minorEastAsia" w:eastAsiaTheme="minorEastAsia" w:hAnsiTheme="minorEastAsia" w:hint="eastAsia"/>
                <w:color w:val="000000"/>
                <w:sz w:val="18"/>
                <w:szCs w:val="18"/>
              </w:rPr>
              <w:t>，多个用逗号隔开。</w:t>
            </w:r>
            <w:r>
              <w:rPr>
                <w:rFonts w:asciiTheme="minorEastAsia" w:eastAsiaTheme="minorEastAsia" w:hAnsiTheme="minorEastAsia"/>
                <w:color w:val="000000"/>
                <w:sz w:val="18"/>
                <w:szCs w:val="18"/>
              </w:rPr>
              <w:t>可选值</w:t>
            </w:r>
            <w:r>
              <w:rPr>
                <w:rFonts w:asciiTheme="minorEastAsia" w:eastAsiaTheme="minorEastAsia" w:hAnsiTheme="minorEastAsia" w:hint="eastAsia"/>
                <w:color w:val="000000"/>
                <w:sz w:val="18"/>
                <w:szCs w:val="18"/>
              </w:rPr>
              <w:t>：</w:t>
            </w:r>
          </w:p>
          <w:p w14:paraId="78FEEB30"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02：</w:t>
            </w:r>
            <w:r w:rsidRPr="00621F09">
              <w:rPr>
                <w:rFonts w:asciiTheme="minorEastAsia" w:eastAsiaTheme="minorEastAsia" w:hAnsiTheme="minorEastAsia" w:hint="eastAsia"/>
                <w:color w:val="000000"/>
                <w:sz w:val="18"/>
                <w:szCs w:val="18"/>
              </w:rPr>
              <w:t>信用卡</w:t>
            </w:r>
          </w:p>
          <w:p w14:paraId="669185B3"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lastRenderedPageBreak/>
              <w:t>03：</w:t>
            </w:r>
            <w:r w:rsidRPr="00621F09">
              <w:rPr>
                <w:rFonts w:asciiTheme="minorEastAsia" w:eastAsiaTheme="minorEastAsia" w:hAnsiTheme="minorEastAsia" w:hint="eastAsia"/>
                <w:color w:val="000000"/>
                <w:sz w:val="18"/>
                <w:szCs w:val="18"/>
              </w:rPr>
              <w:t>花呗</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仅支付宝）</w:t>
            </w:r>
          </w:p>
          <w:p w14:paraId="77C30834" w14:textId="503D6116"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微信</w:t>
            </w:r>
            <w:r>
              <w:rPr>
                <w:rFonts w:asciiTheme="minorEastAsia" w:eastAsiaTheme="minorEastAsia" w:hAnsiTheme="minorEastAsia"/>
                <w:color w:val="000000"/>
                <w:sz w:val="18"/>
                <w:szCs w:val="18"/>
              </w:rPr>
              <w:t>支付刷卡支付</w:t>
            </w:r>
            <w:r w:rsidR="009F79C2">
              <w:rPr>
                <w:rFonts w:asciiTheme="minorEastAsia" w:eastAsiaTheme="minorEastAsia" w:hAnsiTheme="minorEastAsia" w:hint="eastAsia"/>
                <w:color w:val="000000"/>
                <w:sz w:val="18"/>
                <w:szCs w:val="18"/>
              </w:rPr>
              <w:t>（</w:t>
            </w:r>
            <w:r w:rsidR="009F79C2">
              <w:rPr>
                <w:rFonts w:asciiTheme="minorEastAsia" w:eastAsiaTheme="minorEastAsia" w:hAnsiTheme="minorEastAsia"/>
                <w:color w:val="000000"/>
                <w:sz w:val="18"/>
                <w:szCs w:val="18"/>
              </w:rPr>
              <w:t>被扫）</w:t>
            </w:r>
            <w:r>
              <w:rPr>
                <w:rFonts w:asciiTheme="minorEastAsia" w:eastAsiaTheme="minorEastAsia" w:hAnsiTheme="minorEastAsia"/>
                <w:color w:val="000000"/>
                <w:sz w:val="18"/>
                <w:szCs w:val="18"/>
              </w:rPr>
              <w:t>模式无法</w:t>
            </w:r>
            <w:r>
              <w:rPr>
                <w:rFonts w:asciiTheme="minorEastAsia" w:eastAsiaTheme="minorEastAsia" w:hAnsiTheme="minorEastAsia" w:hint="eastAsia"/>
                <w:color w:val="000000"/>
                <w:sz w:val="18"/>
                <w:szCs w:val="18"/>
              </w:rPr>
              <w:t>禁用信用卡支付。</w:t>
            </w:r>
          </w:p>
        </w:tc>
        <w:tc>
          <w:tcPr>
            <w:tcW w:w="514" w:type="pct"/>
            <w:tcBorders>
              <w:top w:val="single" w:sz="4" w:space="0" w:color="auto"/>
              <w:left w:val="single" w:sz="4" w:space="0" w:color="auto"/>
              <w:bottom w:val="single" w:sz="4" w:space="0" w:color="auto"/>
              <w:right w:val="single" w:sz="4" w:space="0" w:color="auto"/>
            </w:tcBorders>
          </w:tcPr>
          <w:p w14:paraId="101EAD7A" w14:textId="74E96A01" w:rsidR="00AA2783" w:rsidRPr="00126140" w:rsidRDefault="005E41AE"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lastRenderedPageBreak/>
              <w:t>String</w:t>
            </w:r>
          </w:p>
        </w:tc>
        <w:tc>
          <w:tcPr>
            <w:tcW w:w="427" w:type="pct"/>
            <w:tcBorders>
              <w:top w:val="single" w:sz="4" w:space="0" w:color="auto"/>
              <w:left w:val="single" w:sz="4" w:space="0" w:color="auto"/>
              <w:bottom w:val="single" w:sz="4" w:space="0" w:color="auto"/>
              <w:right w:val="single" w:sz="4" w:space="0" w:color="auto"/>
            </w:tcBorders>
          </w:tcPr>
          <w:p w14:paraId="03F1DB18" w14:textId="77777777" w:rsidR="00AA2783" w:rsidRPr="00CB1278" w:rsidRDefault="00AA2783" w:rsidP="00AA2783">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706EDCEA"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681DFBDC" w14:textId="77777777" w:rsidR="00AA2783" w:rsidRPr="00C23FE0" w:rsidRDefault="00AA2783" w:rsidP="00AA2783">
            <w:pPr>
              <w:rPr>
                <w:rFonts w:asciiTheme="minorEastAsia" w:eastAsiaTheme="minorEastAsia" w:hAnsiTheme="minorEastAsia"/>
                <w:bCs/>
                <w:sz w:val="18"/>
                <w:szCs w:val="18"/>
              </w:rPr>
            </w:pPr>
          </w:p>
        </w:tc>
      </w:tr>
      <w:tr w:rsidR="00AA2783" w:rsidRPr="00CB1278" w14:paraId="7E3BD030"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71AAA81C"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3B0023E5"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F</w:t>
            </w:r>
            <w:r w:rsidRPr="00CB1278">
              <w:rPr>
                <w:rFonts w:asciiTheme="minorEastAsia" w:eastAsiaTheme="minorEastAsia" w:hAnsiTheme="minorEastAsia"/>
                <w:color w:val="000000"/>
                <w:sz w:val="18"/>
                <w:szCs w:val="18"/>
              </w:rPr>
              <w:t>eeParam</w:t>
            </w:r>
            <w:r w:rsidRPr="00CB1278">
              <w:rPr>
                <w:rFonts w:asciiTheme="minorEastAsia" w:eastAsiaTheme="minorEastAsia" w:hAnsiTheme="minorEastAsia" w:hint="eastAsia"/>
                <w:color w:val="000000"/>
                <w:sz w:val="18"/>
                <w:szCs w:val="18"/>
              </w:rPr>
              <w:t>List</w:t>
            </w:r>
          </w:p>
        </w:tc>
        <w:tc>
          <w:tcPr>
            <w:tcW w:w="1965" w:type="pct"/>
            <w:tcBorders>
              <w:top w:val="single" w:sz="4" w:space="0" w:color="auto"/>
              <w:left w:val="single" w:sz="4" w:space="0" w:color="auto"/>
              <w:bottom w:val="single" w:sz="4" w:space="0" w:color="auto"/>
              <w:right w:val="single" w:sz="4" w:space="0" w:color="auto"/>
            </w:tcBorders>
          </w:tcPr>
          <w:p w14:paraId="0F6DED6C" w14:textId="77777777" w:rsidR="00AA2783" w:rsidRPr="00CB1278" w:rsidRDefault="00AA2783" w:rsidP="00AA2783">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手续费列表</w:t>
            </w:r>
            <w:r>
              <w:rPr>
                <w:rFonts w:asciiTheme="minorEastAsia" w:eastAsiaTheme="minorEastAsia" w:hAnsiTheme="minorEastAsia" w:hint="eastAsia"/>
                <w:color w:val="000000"/>
                <w:sz w:val="18"/>
                <w:szCs w:val="18"/>
              </w:rPr>
              <w:t>。</w:t>
            </w:r>
            <w:r w:rsidRPr="00B82471">
              <w:rPr>
                <w:rFonts w:asciiTheme="minorEastAsia" w:eastAsiaTheme="minorEastAsia" w:hAnsiTheme="minorEastAsia" w:hint="eastAsia"/>
                <w:color w:val="000000"/>
                <w:sz w:val="18"/>
                <w:szCs w:val="18"/>
              </w:rPr>
              <w:t>json格式base64编码</w:t>
            </w:r>
            <w:r>
              <w:rPr>
                <w:rFonts w:asciiTheme="minorEastAsia" w:eastAsiaTheme="minorEastAsia" w:hAnsiTheme="minorEastAsia" w:hint="eastAsia"/>
                <w:color w:val="000000"/>
                <w:sz w:val="18"/>
                <w:szCs w:val="18"/>
              </w:rPr>
              <w:t>，具体报文定义参考下面的</w:t>
            </w:r>
            <w:r>
              <w:rPr>
                <w:rFonts w:asciiTheme="majorEastAsia" w:eastAsiaTheme="majorEastAsia" w:hAnsiTheme="majorEastAsia" w:hint="eastAsia"/>
                <w:b/>
                <w:color w:val="000000"/>
                <w:sz w:val="21"/>
              </w:rPr>
              <w:t>手续费列表</w:t>
            </w:r>
          </w:p>
        </w:tc>
        <w:tc>
          <w:tcPr>
            <w:tcW w:w="514" w:type="pct"/>
            <w:tcBorders>
              <w:top w:val="single" w:sz="4" w:space="0" w:color="auto"/>
              <w:left w:val="single" w:sz="4" w:space="0" w:color="auto"/>
              <w:bottom w:val="single" w:sz="4" w:space="0" w:color="auto"/>
              <w:right w:val="single" w:sz="4" w:space="0" w:color="auto"/>
            </w:tcBorders>
          </w:tcPr>
          <w:p w14:paraId="073A0AED" w14:textId="39949FE0" w:rsidR="00AA2783" w:rsidRPr="00126140" w:rsidRDefault="00972B35"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8C1CC89" w14:textId="77777777" w:rsidR="00AA2783" w:rsidRPr="00CB1278" w:rsidRDefault="00AA2783" w:rsidP="00AA2783">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1DD08494"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637AEF51"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4FBDF98C"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57AEB281"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6402DC72"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color w:val="000000"/>
                <w:sz w:val="18"/>
                <w:szCs w:val="18"/>
              </w:rPr>
              <w:t>B</w:t>
            </w:r>
            <w:r w:rsidRPr="00CB1278">
              <w:rPr>
                <w:rFonts w:asciiTheme="minorEastAsia" w:eastAsiaTheme="minorEastAsia" w:hAnsiTheme="minorEastAsia"/>
                <w:color w:val="000000"/>
                <w:sz w:val="18"/>
                <w:szCs w:val="18"/>
              </w:rPr>
              <w:t>ank</w:t>
            </w:r>
            <w:r w:rsidRPr="00CB1278">
              <w:rPr>
                <w:rFonts w:asciiTheme="minorEastAsia" w:eastAsiaTheme="minorEastAsia" w:hAnsiTheme="minorEastAsia" w:hint="eastAsia"/>
                <w:color w:val="000000"/>
                <w:sz w:val="18"/>
                <w:szCs w:val="18"/>
              </w:rPr>
              <w:t>Card</w:t>
            </w:r>
            <w:r w:rsidRPr="00CB1278">
              <w:rPr>
                <w:rFonts w:asciiTheme="minorEastAsia" w:eastAsiaTheme="minorEastAsia" w:hAnsiTheme="minorEastAsia"/>
                <w:color w:val="000000"/>
                <w:sz w:val="18"/>
                <w:szCs w:val="18"/>
              </w:rPr>
              <w:t>Param</w:t>
            </w:r>
          </w:p>
        </w:tc>
        <w:tc>
          <w:tcPr>
            <w:tcW w:w="1965" w:type="pct"/>
            <w:tcBorders>
              <w:top w:val="single" w:sz="4" w:space="0" w:color="auto"/>
              <w:left w:val="single" w:sz="4" w:space="0" w:color="auto"/>
              <w:bottom w:val="single" w:sz="4" w:space="0" w:color="auto"/>
              <w:right w:val="single" w:sz="4" w:space="0" w:color="auto"/>
            </w:tcBorders>
          </w:tcPr>
          <w:p w14:paraId="5CCFFC98" w14:textId="77777777" w:rsidR="00AA2783" w:rsidRPr="00CB1278" w:rsidRDefault="00AA2783" w:rsidP="00AA2783">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清算卡参数</w:t>
            </w:r>
            <w:r>
              <w:rPr>
                <w:rFonts w:asciiTheme="minorEastAsia" w:eastAsiaTheme="minorEastAsia" w:hAnsiTheme="minorEastAsia" w:hint="eastAsia"/>
                <w:color w:val="000000"/>
                <w:sz w:val="18"/>
                <w:szCs w:val="18"/>
              </w:rPr>
              <w:t>。</w:t>
            </w:r>
            <w:r w:rsidRPr="00B82471">
              <w:rPr>
                <w:rFonts w:asciiTheme="minorEastAsia" w:eastAsiaTheme="minorEastAsia" w:hAnsiTheme="minorEastAsia" w:hint="eastAsia"/>
                <w:color w:val="000000"/>
                <w:sz w:val="18"/>
                <w:szCs w:val="18"/>
              </w:rPr>
              <w:t>json格式base64编码</w:t>
            </w:r>
            <w:r>
              <w:rPr>
                <w:rFonts w:asciiTheme="minorEastAsia" w:eastAsiaTheme="minorEastAsia" w:hAnsiTheme="minorEastAsia" w:hint="eastAsia"/>
                <w:color w:val="000000"/>
                <w:sz w:val="18"/>
                <w:szCs w:val="18"/>
              </w:rPr>
              <w:t>，具体报文定义参考下面的</w:t>
            </w:r>
            <w:r>
              <w:rPr>
                <w:rFonts w:asciiTheme="majorEastAsia" w:eastAsiaTheme="majorEastAsia" w:hAnsiTheme="majorEastAsia" w:hint="eastAsia"/>
                <w:b/>
                <w:color w:val="000000"/>
                <w:sz w:val="21"/>
              </w:rPr>
              <w:t>清算卡</w:t>
            </w:r>
            <w:r>
              <w:rPr>
                <w:rFonts w:asciiTheme="minorEastAsia" w:eastAsiaTheme="minorEastAsia" w:hAnsiTheme="minorEastAsia" w:hint="eastAsia"/>
                <w:color w:val="000000"/>
                <w:sz w:val="18"/>
                <w:szCs w:val="18"/>
              </w:rPr>
              <w:t>，仅结算方式为“01</w:t>
            </w:r>
            <w:r w:rsidRPr="00CB1278">
              <w:rPr>
                <w:rFonts w:asciiTheme="minorEastAsia" w:eastAsiaTheme="minorEastAsia" w:hAnsiTheme="minorEastAsia" w:hint="eastAsia"/>
                <w:color w:val="000000"/>
                <w:sz w:val="18"/>
                <w:szCs w:val="18"/>
              </w:rPr>
              <w:t>结算到他行卡</w:t>
            </w:r>
            <w:r>
              <w:rPr>
                <w:rFonts w:asciiTheme="minorEastAsia" w:eastAsiaTheme="minorEastAsia" w:hAnsiTheme="minorEastAsia" w:hint="eastAsia"/>
                <w:color w:val="000000"/>
                <w:sz w:val="18"/>
                <w:szCs w:val="18"/>
              </w:rPr>
              <w:t>”需要填写</w:t>
            </w:r>
          </w:p>
        </w:tc>
        <w:tc>
          <w:tcPr>
            <w:tcW w:w="514" w:type="pct"/>
            <w:tcBorders>
              <w:top w:val="single" w:sz="4" w:space="0" w:color="auto"/>
              <w:left w:val="single" w:sz="4" w:space="0" w:color="auto"/>
              <w:bottom w:val="single" w:sz="4" w:space="0" w:color="auto"/>
              <w:right w:val="single" w:sz="4" w:space="0" w:color="auto"/>
            </w:tcBorders>
          </w:tcPr>
          <w:p w14:paraId="321A44BC" w14:textId="15C6236D" w:rsidR="00AA2783" w:rsidRPr="00126140" w:rsidRDefault="00972B35"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34CBC141" w14:textId="77777777" w:rsidR="00AA2783" w:rsidRPr="00CB1278" w:rsidRDefault="00AA2783" w:rsidP="00AA2783">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07C1B61B"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2D73D4F8"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0F49C12D"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461B4654"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1F65CF85"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Auth</w:t>
            </w:r>
            <w:r>
              <w:rPr>
                <w:rFonts w:asciiTheme="minorEastAsia" w:eastAsiaTheme="minorEastAsia" w:hAnsiTheme="minorEastAsia"/>
                <w:color w:val="000000"/>
                <w:sz w:val="18"/>
                <w:szCs w:val="18"/>
              </w:rPr>
              <w:t>Code</w:t>
            </w:r>
          </w:p>
        </w:tc>
        <w:tc>
          <w:tcPr>
            <w:tcW w:w="1965" w:type="pct"/>
            <w:tcBorders>
              <w:top w:val="single" w:sz="4" w:space="0" w:color="auto"/>
              <w:left w:val="single" w:sz="4" w:space="0" w:color="auto"/>
              <w:bottom w:val="single" w:sz="4" w:space="0" w:color="auto"/>
              <w:right w:val="single" w:sz="4" w:space="0" w:color="auto"/>
            </w:tcBorders>
          </w:tcPr>
          <w:p w14:paraId="1FD6F457"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手机验证码。仅结算方式为“01</w:t>
            </w:r>
            <w:r w:rsidRPr="00CB1278">
              <w:rPr>
                <w:rFonts w:asciiTheme="minorEastAsia" w:eastAsiaTheme="minorEastAsia" w:hAnsiTheme="minorEastAsia" w:hint="eastAsia"/>
                <w:color w:val="000000"/>
                <w:sz w:val="18"/>
                <w:szCs w:val="18"/>
              </w:rPr>
              <w:t>结算到他行卡</w:t>
            </w:r>
            <w:r>
              <w:rPr>
                <w:rFonts w:asciiTheme="minorEastAsia" w:eastAsiaTheme="minorEastAsia" w:hAnsiTheme="minorEastAsia" w:hint="eastAsia"/>
                <w:color w:val="000000"/>
                <w:sz w:val="18"/>
                <w:szCs w:val="18"/>
              </w:rPr>
              <w:t>”及</w:t>
            </w:r>
            <w:r>
              <w:rPr>
                <w:rFonts w:asciiTheme="minorEastAsia" w:eastAsiaTheme="minorEastAsia" w:hAnsiTheme="minorEastAsia"/>
                <w:color w:val="000000"/>
                <w:sz w:val="18"/>
                <w:szCs w:val="18"/>
              </w:rPr>
              <w:t>商户类型为</w:t>
            </w:r>
            <w:r>
              <w:rPr>
                <w:rFonts w:asciiTheme="minorEastAsia" w:eastAsiaTheme="minorEastAsia" w:hAnsiTheme="minorEastAsia" w:hint="eastAsia"/>
                <w:color w:val="000000"/>
                <w:sz w:val="18"/>
                <w:szCs w:val="18"/>
              </w:rPr>
              <w:t>“01</w:t>
            </w:r>
            <w:r>
              <w:rPr>
                <w:rFonts w:asciiTheme="minorEastAsia" w:eastAsiaTheme="minorEastAsia" w:hAnsiTheme="minorEastAsia"/>
                <w:color w:val="000000"/>
                <w:sz w:val="18"/>
                <w:szCs w:val="18"/>
              </w:rPr>
              <w:t xml:space="preserve"> </w:t>
            </w:r>
            <w:r>
              <w:rPr>
                <w:rFonts w:asciiTheme="minorEastAsia" w:eastAsiaTheme="minorEastAsia" w:hAnsiTheme="minorEastAsia" w:hint="eastAsia"/>
                <w:color w:val="000000"/>
                <w:sz w:val="18"/>
                <w:szCs w:val="18"/>
              </w:rPr>
              <w:t>自然</w:t>
            </w:r>
            <w:r>
              <w:rPr>
                <w:rFonts w:asciiTheme="minorEastAsia" w:eastAsiaTheme="minorEastAsia" w:hAnsiTheme="minorEastAsia"/>
                <w:color w:val="000000"/>
                <w:sz w:val="18"/>
                <w:szCs w:val="18"/>
              </w:rPr>
              <w:t>人</w:t>
            </w:r>
            <w:r>
              <w:rPr>
                <w:rFonts w:asciiTheme="minorEastAsia" w:eastAsiaTheme="minorEastAsia" w:hAnsiTheme="minorEastAsia" w:hint="eastAsia"/>
                <w:color w:val="000000"/>
                <w:sz w:val="18"/>
                <w:szCs w:val="18"/>
              </w:rPr>
              <w:t>、02</w:t>
            </w:r>
            <w:r>
              <w:rPr>
                <w:rFonts w:asciiTheme="minorEastAsia" w:eastAsiaTheme="minorEastAsia" w:hAnsiTheme="minorEastAsia"/>
                <w:color w:val="000000"/>
                <w:sz w:val="18"/>
                <w:szCs w:val="18"/>
              </w:rPr>
              <w:t xml:space="preserve"> </w:t>
            </w:r>
            <w:r>
              <w:rPr>
                <w:rFonts w:asciiTheme="minorEastAsia" w:eastAsiaTheme="minorEastAsia" w:hAnsiTheme="minorEastAsia" w:hint="eastAsia"/>
                <w:color w:val="000000"/>
                <w:sz w:val="18"/>
                <w:szCs w:val="18"/>
              </w:rPr>
              <w:t>个体</w:t>
            </w:r>
            <w:r>
              <w:rPr>
                <w:rFonts w:asciiTheme="minorEastAsia" w:eastAsiaTheme="minorEastAsia" w:hAnsiTheme="minorEastAsia"/>
                <w:color w:val="000000"/>
                <w:sz w:val="18"/>
                <w:szCs w:val="18"/>
              </w:rPr>
              <w:t>工商户</w:t>
            </w:r>
            <w:r>
              <w:rPr>
                <w:rFonts w:asciiTheme="minorEastAsia" w:eastAsiaTheme="minorEastAsia" w:hAnsiTheme="minorEastAsia" w:hint="eastAsia"/>
                <w:color w:val="000000"/>
                <w:sz w:val="18"/>
                <w:szCs w:val="18"/>
              </w:rPr>
              <w:t>”需要填写。</w:t>
            </w:r>
          </w:p>
          <w:p w14:paraId="14686AFA" w14:textId="77777777" w:rsidR="00AA2783" w:rsidRPr="005727B7"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：合作</w:t>
            </w:r>
            <w:r>
              <w:rPr>
                <w:rFonts w:asciiTheme="minorEastAsia" w:eastAsiaTheme="minorEastAsia" w:hAnsiTheme="minorEastAsia" w:hint="eastAsia"/>
                <w:color w:val="000000"/>
                <w:sz w:val="18"/>
                <w:szCs w:val="18"/>
              </w:rPr>
              <w:t>方</w:t>
            </w:r>
            <w:r>
              <w:rPr>
                <w:rFonts w:asciiTheme="minorEastAsia" w:eastAsiaTheme="minorEastAsia" w:hAnsiTheme="minorEastAsia"/>
                <w:color w:val="000000"/>
                <w:sz w:val="18"/>
                <w:szCs w:val="18"/>
              </w:rPr>
              <w:t>系统须先</w:t>
            </w:r>
            <w:r>
              <w:rPr>
                <w:rFonts w:asciiTheme="minorEastAsia" w:eastAsiaTheme="minorEastAsia" w:hAnsiTheme="minorEastAsia" w:hint="eastAsia"/>
                <w:color w:val="000000"/>
                <w:sz w:val="18"/>
                <w:szCs w:val="18"/>
              </w:rPr>
              <w:t>调网商</w:t>
            </w:r>
            <w:r>
              <w:rPr>
                <w:rFonts w:asciiTheme="minorEastAsia" w:eastAsiaTheme="minorEastAsia" w:hAnsiTheme="minorEastAsia"/>
                <w:color w:val="000000"/>
                <w:sz w:val="18"/>
                <w:szCs w:val="18"/>
              </w:rPr>
              <w:t>短信</w:t>
            </w:r>
            <w:r>
              <w:rPr>
                <w:rFonts w:asciiTheme="minorEastAsia" w:eastAsiaTheme="minorEastAsia" w:hAnsiTheme="minorEastAsia" w:hint="eastAsia"/>
                <w:color w:val="000000"/>
                <w:sz w:val="18"/>
                <w:szCs w:val="18"/>
              </w:rPr>
              <w:t>验证码</w:t>
            </w:r>
            <w:r>
              <w:rPr>
                <w:rFonts w:asciiTheme="minorEastAsia" w:eastAsiaTheme="minorEastAsia" w:hAnsiTheme="minorEastAsia"/>
                <w:color w:val="000000"/>
                <w:sz w:val="18"/>
                <w:szCs w:val="18"/>
              </w:rPr>
              <w:t>发送接口，商户</w:t>
            </w:r>
            <w:r>
              <w:rPr>
                <w:rFonts w:asciiTheme="minorEastAsia" w:eastAsiaTheme="minorEastAsia" w:hAnsiTheme="minorEastAsia" w:hint="eastAsia"/>
                <w:color w:val="000000"/>
                <w:sz w:val="18"/>
                <w:szCs w:val="18"/>
              </w:rPr>
              <w:t>获取验证码</w:t>
            </w:r>
            <w:r>
              <w:rPr>
                <w:rFonts w:asciiTheme="minorEastAsia" w:eastAsiaTheme="minorEastAsia" w:hAnsiTheme="minorEastAsia"/>
                <w:color w:val="000000"/>
                <w:sz w:val="18"/>
                <w:szCs w:val="18"/>
              </w:rPr>
              <w:t>后</w:t>
            </w:r>
            <w:r>
              <w:rPr>
                <w:rFonts w:asciiTheme="minorEastAsia" w:eastAsiaTheme="minorEastAsia" w:hAnsiTheme="minorEastAsia" w:hint="eastAsia"/>
                <w:color w:val="000000"/>
                <w:sz w:val="18"/>
                <w:szCs w:val="18"/>
              </w:rPr>
              <w:t>在</w:t>
            </w:r>
            <w:r>
              <w:rPr>
                <w:rFonts w:asciiTheme="minorEastAsia" w:eastAsiaTheme="minorEastAsia" w:hAnsiTheme="minorEastAsia"/>
                <w:color w:val="000000"/>
                <w:sz w:val="18"/>
                <w:szCs w:val="18"/>
              </w:rPr>
              <w:t>申请页面回填验证码，</w:t>
            </w:r>
            <w:r>
              <w:rPr>
                <w:rFonts w:asciiTheme="minorEastAsia" w:eastAsiaTheme="minorEastAsia" w:hAnsiTheme="minorEastAsia" w:hint="eastAsia"/>
                <w:color w:val="000000"/>
                <w:sz w:val="18"/>
                <w:szCs w:val="18"/>
              </w:rPr>
              <w:t>合作方</w:t>
            </w:r>
            <w:r>
              <w:rPr>
                <w:rFonts w:asciiTheme="minorEastAsia" w:eastAsiaTheme="minorEastAsia" w:hAnsiTheme="minorEastAsia"/>
                <w:color w:val="000000"/>
                <w:sz w:val="18"/>
                <w:szCs w:val="18"/>
              </w:rPr>
              <w:t>系统通过本接口统一上送。</w:t>
            </w:r>
          </w:p>
        </w:tc>
        <w:tc>
          <w:tcPr>
            <w:tcW w:w="514" w:type="pct"/>
            <w:tcBorders>
              <w:top w:val="single" w:sz="4" w:space="0" w:color="auto"/>
              <w:left w:val="single" w:sz="4" w:space="0" w:color="auto"/>
              <w:bottom w:val="single" w:sz="4" w:space="0" w:color="auto"/>
              <w:right w:val="single" w:sz="4" w:space="0" w:color="auto"/>
            </w:tcBorders>
          </w:tcPr>
          <w:p w14:paraId="04DCA33C"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1F6EE0EF"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341" w:type="pct"/>
            <w:tcBorders>
              <w:top w:val="single" w:sz="4" w:space="0" w:color="auto"/>
              <w:left w:val="single" w:sz="4" w:space="0" w:color="auto"/>
              <w:bottom w:val="single" w:sz="4" w:space="0" w:color="auto"/>
              <w:right w:val="single" w:sz="4" w:space="0" w:color="auto"/>
            </w:tcBorders>
          </w:tcPr>
          <w:p w14:paraId="7BB7E3C6"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58AA108C"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47755C0B"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1B84878F" w14:textId="77777777" w:rsidR="00AA2783" w:rsidRPr="00D478BD" w:rsidRDefault="00AA2783" w:rsidP="006A0DBC">
            <w:pPr>
              <w:pStyle w:val="a6"/>
              <w:numPr>
                <w:ilvl w:val="0"/>
                <w:numId w:val="16"/>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465132DE"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O</w:t>
            </w:r>
            <w:r w:rsidRPr="00CB1278">
              <w:rPr>
                <w:rFonts w:asciiTheme="minorEastAsia" w:eastAsiaTheme="minorEastAsia" w:hAnsiTheme="minorEastAsia" w:hint="eastAsia"/>
                <w:color w:val="000000"/>
                <w:sz w:val="18"/>
                <w:szCs w:val="18"/>
              </w:rPr>
              <w:t>utTradeNo</w:t>
            </w:r>
          </w:p>
        </w:tc>
        <w:tc>
          <w:tcPr>
            <w:tcW w:w="1965" w:type="pct"/>
            <w:tcBorders>
              <w:top w:val="single" w:sz="4" w:space="0" w:color="auto"/>
              <w:left w:val="single" w:sz="4" w:space="0" w:color="auto"/>
              <w:bottom w:val="single" w:sz="4" w:space="0" w:color="auto"/>
              <w:right w:val="single" w:sz="4" w:space="0" w:color="auto"/>
            </w:tcBorders>
          </w:tcPr>
          <w:p w14:paraId="34195826" w14:textId="77777777" w:rsidR="00AA2783" w:rsidRPr="00CB1278" w:rsidRDefault="00AA2783" w:rsidP="00AA2783">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外部交易号</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合作方系统生成的外部交易号，</w:t>
            </w:r>
            <w:r>
              <w:rPr>
                <w:rFonts w:asciiTheme="minorEastAsia" w:eastAsiaTheme="minorEastAsia" w:hAnsiTheme="minorEastAsia" w:hint="eastAsia"/>
                <w:color w:val="000000"/>
                <w:sz w:val="18"/>
                <w:szCs w:val="18"/>
              </w:rPr>
              <w:t>同一</w:t>
            </w:r>
            <w:r>
              <w:rPr>
                <w:rFonts w:asciiTheme="minorEastAsia" w:eastAsiaTheme="minorEastAsia" w:hAnsiTheme="minorEastAsia"/>
                <w:color w:val="000000"/>
                <w:sz w:val="18"/>
                <w:szCs w:val="18"/>
              </w:rPr>
              <w:t>交易号被视为同一笔交易</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4B577A0D"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75F2332A"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bCs/>
                <w:color w:val="000000"/>
                <w:sz w:val="18"/>
                <w:szCs w:val="18"/>
              </w:rPr>
              <w:t>64</w:t>
            </w:r>
          </w:p>
        </w:tc>
        <w:tc>
          <w:tcPr>
            <w:tcW w:w="341" w:type="pct"/>
            <w:tcBorders>
              <w:top w:val="single" w:sz="4" w:space="0" w:color="auto"/>
              <w:left w:val="single" w:sz="4" w:space="0" w:color="auto"/>
              <w:bottom w:val="single" w:sz="4" w:space="0" w:color="auto"/>
              <w:right w:val="single" w:sz="4" w:space="0" w:color="auto"/>
            </w:tcBorders>
          </w:tcPr>
          <w:p w14:paraId="67A1C86B" w14:textId="77777777" w:rsidR="00AA2783" w:rsidRPr="00CB1278" w:rsidRDefault="00AA2783" w:rsidP="00AA2783">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r>
              <w:rPr>
                <w:rFonts w:asciiTheme="minorEastAsia" w:eastAsiaTheme="minorEastAsia" w:hAnsiTheme="minorEastAsia" w:hint="eastAsia"/>
                <w:color w:val="000000"/>
                <w:sz w:val="18"/>
                <w:szCs w:val="18"/>
              </w:rPr>
              <w:t>E</w:t>
            </w:r>
          </w:p>
        </w:tc>
        <w:tc>
          <w:tcPr>
            <w:tcW w:w="304" w:type="pct"/>
            <w:tcBorders>
              <w:top w:val="single" w:sz="4" w:space="0" w:color="auto"/>
              <w:left w:val="single" w:sz="4" w:space="0" w:color="auto"/>
              <w:bottom w:val="single" w:sz="4" w:space="0" w:color="auto"/>
              <w:right w:val="single" w:sz="4" w:space="0" w:color="auto"/>
            </w:tcBorders>
          </w:tcPr>
          <w:p w14:paraId="44929BF2"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7BFA2FCA" w14:textId="77777777" w:rsidTr="00AA2783">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58F69F" w14:textId="77777777" w:rsidR="00AA2783" w:rsidRPr="00126140" w:rsidRDefault="00AA2783" w:rsidP="00AA2783">
            <w:pPr>
              <w:rPr>
                <w:rFonts w:asciiTheme="majorEastAsia" w:eastAsiaTheme="majorEastAsia" w:hAnsiTheme="majorEastAsia"/>
                <w:b/>
                <w:color w:val="000000"/>
                <w:sz w:val="21"/>
              </w:rPr>
            </w:pPr>
            <w:r w:rsidRPr="00126140">
              <w:rPr>
                <w:rFonts w:asciiTheme="majorEastAsia" w:eastAsiaTheme="majorEastAsia" w:hAnsiTheme="majorEastAsia" w:hint="eastAsia"/>
                <w:b/>
                <w:color w:val="000000"/>
                <w:sz w:val="21"/>
              </w:rPr>
              <w:t>商户详情</w:t>
            </w:r>
          </w:p>
        </w:tc>
      </w:tr>
      <w:tr w:rsidR="00AA2783" w:rsidRPr="00CB1278" w14:paraId="164E3A10" w14:textId="77777777" w:rsidTr="00AA2783">
        <w:trPr>
          <w:trHeight w:val="287"/>
        </w:trPr>
        <w:tc>
          <w:tcPr>
            <w:tcW w:w="251" w:type="pct"/>
          </w:tcPr>
          <w:p w14:paraId="4808464D" w14:textId="77777777" w:rsidR="00AA2783" w:rsidRPr="00D478BD" w:rsidRDefault="00AA2783" w:rsidP="006A0DBC">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hideMark/>
          </w:tcPr>
          <w:p w14:paraId="007DE3CC"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w:t>
            </w:r>
            <w:r w:rsidRPr="00BA7A82">
              <w:rPr>
                <w:rFonts w:asciiTheme="minorEastAsia" w:eastAsiaTheme="minorEastAsia" w:hAnsiTheme="minorEastAsia" w:hint="eastAsia"/>
                <w:color w:val="000000"/>
                <w:sz w:val="18"/>
                <w:szCs w:val="18"/>
              </w:rPr>
              <w:t>lias</w:t>
            </w:r>
          </w:p>
        </w:tc>
        <w:tc>
          <w:tcPr>
            <w:tcW w:w="1965" w:type="pct"/>
            <w:shd w:val="clear" w:color="auto" w:fill="auto"/>
            <w:hideMark/>
          </w:tcPr>
          <w:p w14:paraId="7898CB31" w14:textId="77777777" w:rsidR="00AA2783" w:rsidRPr="00BA7A82" w:rsidRDefault="00AA2783" w:rsidP="00AA2783">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商户简称</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hideMark/>
          </w:tcPr>
          <w:p w14:paraId="18B81EF3"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hideMark/>
          </w:tcPr>
          <w:p w14:paraId="6A8810F0"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hideMark/>
          </w:tcPr>
          <w:p w14:paraId="00FEBE07"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hideMark/>
          </w:tcPr>
          <w:p w14:paraId="47CCC92A"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3412E252" w14:textId="77777777" w:rsidTr="00AA2783">
        <w:trPr>
          <w:trHeight w:val="367"/>
        </w:trPr>
        <w:tc>
          <w:tcPr>
            <w:tcW w:w="251" w:type="pct"/>
          </w:tcPr>
          <w:p w14:paraId="521622AC" w14:textId="77777777" w:rsidR="00AA2783" w:rsidRPr="00D478BD" w:rsidRDefault="00AA2783" w:rsidP="006A0DBC">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363CF66E"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Contact</w:t>
            </w:r>
            <w:r>
              <w:rPr>
                <w:rFonts w:asciiTheme="minorEastAsia" w:eastAsiaTheme="minorEastAsia" w:hAnsiTheme="minorEastAsia" w:hint="eastAsia"/>
                <w:color w:val="000000"/>
                <w:sz w:val="18"/>
                <w:szCs w:val="18"/>
              </w:rPr>
              <w:t>M</w:t>
            </w:r>
            <w:r w:rsidRPr="00BA7A82">
              <w:rPr>
                <w:rFonts w:asciiTheme="minorEastAsia" w:eastAsiaTheme="minorEastAsia" w:hAnsiTheme="minorEastAsia" w:hint="eastAsia"/>
                <w:color w:val="000000"/>
                <w:sz w:val="18"/>
                <w:szCs w:val="18"/>
              </w:rPr>
              <w:t>obile</w:t>
            </w:r>
          </w:p>
        </w:tc>
        <w:tc>
          <w:tcPr>
            <w:tcW w:w="1965" w:type="pct"/>
            <w:shd w:val="clear" w:color="auto" w:fill="auto"/>
          </w:tcPr>
          <w:p w14:paraId="5BC69A8C"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联系</w:t>
            </w:r>
            <w:r>
              <w:rPr>
                <w:rFonts w:asciiTheme="minorEastAsia" w:eastAsiaTheme="minorEastAsia" w:hAnsiTheme="minorEastAsia"/>
                <w:color w:val="000000"/>
                <w:sz w:val="18"/>
                <w:szCs w:val="18"/>
              </w:rPr>
              <w:t>人</w:t>
            </w:r>
            <w:r w:rsidRPr="00BA7A82">
              <w:rPr>
                <w:rFonts w:asciiTheme="minorEastAsia" w:eastAsiaTheme="minorEastAsia" w:hAnsiTheme="minorEastAsia" w:hint="eastAsia"/>
                <w:color w:val="000000"/>
                <w:sz w:val="18"/>
                <w:szCs w:val="18"/>
              </w:rPr>
              <w:t>手机号</w:t>
            </w:r>
            <w:r>
              <w:rPr>
                <w:rFonts w:asciiTheme="minorEastAsia" w:eastAsiaTheme="minorEastAsia" w:hAnsiTheme="minorEastAsia" w:hint="eastAsia"/>
                <w:color w:val="000000"/>
                <w:sz w:val="18"/>
                <w:szCs w:val="18"/>
              </w:rPr>
              <w:t>。为</w:t>
            </w:r>
            <w:r>
              <w:rPr>
                <w:rFonts w:asciiTheme="minorEastAsia" w:eastAsiaTheme="minorEastAsia" w:hAnsiTheme="minorEastAsia"/>
                <w:color w:val="000000"/>
                <w:sz w:val="18"/>
                <w:szCs w:val="18"/>
              </w:rPr>
              <w:t>商户常用联系人</w:t>
            </w:r>
            <w:r>
              <w:rPr>
                <w:rFonts w:asciiTheme="minorEastAsia" w:eastAsiaTheme="minorEastAsia" w:hAnsiTheme="minorEastAsia" w:hint="eastAsia"/>
                <w:color w:val="000000"/>
                <w:sz w:val="18"/>
                <w:szCs w:val="18"/>
              </w:rPr>
              <w:t>联系</w:t>
            </w:r>
            <w:r>
              <w:rPr>
                <w:rFonts w:asciiTheme="minorEastAsia" w:eastAsiaTheme="minorEastAsia" w:hAnsiTheme="minorEastAsia"/>
                <w:color w:val="000000"/>
                <w:sz w:val="18"/>
                <w:szCs w:val="18"/>
              </w:rPr>
              <w:t>手机号。</w:t>
            </w:r>
          </w:p>
        </w:tc>
        <w:tc>
          <w:tcPr>
            <w:tcW w:w="514" w:type="pct"/>
            <w:tcBorders>
              <w:top w:val="single" w:sz="4" w:space="0" w:color="auto"/>
              <w:left w:val="single" w:sz="4" w:space="0" w:color="auto"/>
              <w:bottom w:val="single" w:sz="4" w:space="0" w:color="auto"/>
              <w:right w:val="single" w:sz="4" w:space="0" w:color="auto"/>
            </w:tcBorders>
          </w:tcPr>
          <w:p w14:paraId="6D23DCBA"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13D7ACAE"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20</w:t>
            </w:r>
          </w:p>
        </w:tc>
        <w:tc>
          <w:tcPr>
            <w:tcW w:w="341" w:type="pct"/>
          </w:tcPr>
          <w:p w14:paraId="54085245"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5E4910B5"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6D8C064D" w14:textId="77777777" w:rsidTr="00AA2783">
        <w:trPr>
          <w:trHeight w:val="287"/>
        </w:trPr>
        <w:tc>
          <w:tcPr>
            <w:tcW w:w="251" w:type="pct"/>
          </w:tcPr>
          <w:p w14:paraId="53813336" w14:textId="77777777" w:rsidR="00AA2783" w:rsidRPr="00D478BD" w:rsidRDefault="00AA2783" w:rsidP="006A0DBC">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1E968D24"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ContactN</w:t>
            </w:r>
            <w:r>
              <w:rPr>
                <w:rFonts w:asciiTheme="minorEastAsia" w:eastAsiaTheme="minorEastAsia" w:hAnsiTheme="minorEastAsia" w:hint="eastAsia"/>
                <w:color w:val="000000"/>
                <w:sz w:val="18"/>
                <w:szCs w:val="18"/>
              </w:rPr>
              <w:t>ame</w:t>
            </w:r>
          </w:p>
        </w:tc>
        <w:tc>
          <w:tcPr>
            <w:tcW w:w="1965" w:type="pct"/>
            <w:shd w:val="clear" w:color="auto" w:fill="auto"/>
          </w:tcPr>
          <w:p w14:paraId="10B14E7C"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联系</w:t>
            </w:r>
            <w:r>
              <w:rPr>
                <w:rFonts w:asciiTheme="minorEastAsia" w:eastAsiaTheme="minorEastAsia" w:hAnsiTheme="minorEastAsia"/>
                <w:color w:val="000000"/>
                <w:sz w:val="18"/>
                <w:szCs w:val="18"/>
              </w:rPr>
              <w:t>人姓名</w:t>
            </w:r>
            <w:r>
              <w:rPr>
                <w:rFonts w:asciiTheme="minorEastAsia" w:eastAsiaTheme="minorEastAsia" w:hAnsiTheme="minorEastAsia" w:hint="eastAsia"/>
                <w:color w:val="000000"/>
                <w:sz w:val="18"/>
                <w:szCs w:val="18"/>
              </w:rPr>
              <w:t>。为</w:t>
            </w:r>
            <w:r>
              <w:rPr>
                <w:rFonts w:asciiTheme="minorEastAsia" w:eastAsiaTheme="minorEastAsia" w:hAnsiTheme="minorEastAsia"/>
                <w:color w:val="000000"/>
                <w:sz w:val="18"/>
                <w:szCs w:val="18"/>
              </w:rPr>
              <w:t>商户常用联系人</w:t>
            </w:r>
            <w:r>
              <w:rPr>
                <w:rFonts w:asciiTheme="minorEastAsia" w:eastAsiaTheme="minorEastAsia" w:hAnsiTheme="minorEastAsia" w:hint="eastAsia"/>
                <w:color w:val="000000"/>
                <w:sz w:val="18"/>
                <w:szCs w:val="18"/>
              </w:rPr>
              <w:t>姓名</w:t>
            </w:r>
            <w:r>
              <w:rPr>
                <w:rFonts w:asciiTheme="minorEastAsia" w:eastAsiaTheme="minorEastAsia" w:hAnsiTheme="minor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7D1CAB8F"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FEE75D9"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tcPr>
          <w:p w14:paraId="0A2BEB10"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51E5877F"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43D0D40E" w14:textId="77777777" w:rsidTr="00AA2783">
        <w:trPr>
          <w:trHeight w:val="287"/>
        </w:trPr>
        <w:tc>
          <w:tcPr>
            <w:tcW w:w="251" w:type="pct"/>
          </w:tcPr>
          <w:p w14:paraId="2FDA98C8" w14:textId="77777777" w:rsidR="00AA2783" w:rsidRPr="00D478BD" w:rsidRDefault="00AA2783" w:rsidP="006A0DBC">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7023FE34"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P</w:t>
            </w:r>
            <w:r w:rsidRPr="00BA7A82">
              <w:rPr>
                <w:rFonts w:asciiTheme="minorEastAsia" w:eastAsiaTheme="minorEastAsia" w:hAnsiTheme="minorEastAsia" w:hint="eastAsia"/>
                <w:color w:val="000000"/>
                <w:sz w:val="18"/>
                <w:szCs w:val="18"/>
              </w:rPr>
              <w:t>rovince</w:t>
            </w:r>
          </w:p>
        </w:tc>
        <w:tc>
          <w:tcPr>
            <w:tcW w:w="1965" w:type="pct"/>
            <w:shd w:val="clear" w:color="auto" w:fill="auto"/>
          </w:tcPr>
          <w:p w14:paraId="2FDC1105" w14:textId="34957602" w:rsidR="00AA2783" w:rsidRPr="00CB1278" w:rsidRDefault="00AA2783" w:rsidP="009D1AF3">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省份</w:t>
            </w:r>
            <w:r w:rsidR="00142FEF">
              <w:rPr>
                <w:rFonts w:asciiTheme="minorEastAsia" w:eastAsiaTheme="minorEastAsia" w:hAnsiTheme="minorEastAsia" w:hint="eastAsia"/>
                <w:color w:val="000000"/>
                <w:sz w:val="18"/>
                <w:szCs w:val="18"/>
              </w:rPr>
              <w:t>（按照</w:t>
            </w:r>
            <w:r w:rsidR="009D1AF3">
              <w:rPr>
                <w:rFonts w:asciiTheme="minorEastAsia" w:eastAsiaTheme="minorEastAsia" w:hAnsiTheme="minorEastAsia" w:hint="eastAsia"/>
                <w:color w:val="000000"/>
                <w:sz w:val="18"/>
                <w:szCs w:val="18"/>
              </w:rPr>
              <w:t>附录5.6国标</w:t>
            </w:r>
            <w:r w:rsidR="009D1AF3">
              <w:rPr>
                <w:rFonts w:asciiTheme="minorEastAsia" w:eastAsiaTheme="minorEastAsia" w:hAnsiTheme="minorEastAsia"/>
                <w:color w:val="000000"/>
                <w:sz w:val="18"/>
                <w:szCs w:val="18"/>
              </w:rPr>
              <w:t>省市区号录入</w:t>
            </w:r>
            <w:r w:rsidR="00142FEF">
              <w:rPr>
                <w:rFonts w:asciiTheme="minorEastAsia" w:eastAsiaTheme="minorEastAsia" w:hAnsiTheme="minorEastAsia" w:hint="eastAsia"/>
                <w:color w:val="000000"/>
                <w:sz w:val="18"/>
                <w:szCs w:val="18"/>
              </w:rPr>
              <w:t>）</w:t>
            </w:r>
            <w:r w:rsidR="00E81177">
              <w:rPr>
                <w:rFonts w:asciiTheme="minorEastAsia" w:eastAsiaTheme="minorEastAsia" w:hAnsiTheme="minorEastAsia" w:hint="eastAsia"/>
                <w:color w:val="000000"/>
                <w:sz w:val="18"/>
                <w:szCs w:val="18"/>
              </w:rPr>
              <w:t>。</w:t>
            </w:r>
            <w:r w:rsidR="00B95247">
              <w:rPr>
                <w:rFonts w:asciiTheme="minorEastAsia" w:eastAsiaTheme="minorEastAsia" w:hAnsiTheme="minorEastAsia" w:hint="eastAsia"/>
                <w:color w:val="000000"/>
                <w:sz w:val="18"/>
                <w:szCs w:val="18"/>
              </w:rPr>
              <w:t>备注</w:t>
            </w:r>
            <w:r w:rsidR="00B95247">
              <w:rPr>
                <w:rFonts w:asciiTheme="minorEastAsia" w:eastAsiaTheme="minorEastAsia" w:hAnsiTheme="minorEastAsia"/>
                <w:color w:val="000000"/>
                <w:sz w:val="18"/>
                <w:szCs w:val="18"/>
              </w:rPr>
              <w:t>：Province、City</w:t>
            </w:r>
            <w:r w:rsidR="00B95247">
              <w:rPr>
                <w:rFonts w:asciiTheme="minorEastAsia" w:eastAsiaTheme="minorEastAsia" w:hAnsiTheme="minorEastAsia" w:hint="eastAsia"/>
                <w:color w:val="000000"/>
                <w:sz w:val="18"/>
                <w:szCs w:val="18"/>
              </w:rPr>
              <w:t>、</w:t>
            </w:r>
            <w:r w:rsidR="00B95247">
              <w:rPr>
                <w:rFonts w:asciiTheme="minorEastAsia" w:eastAsiaTheme="minorEastAsia" w:hAnsiTheme="minorEastAsia"/>
                <w:color w:val="000000"/>
                <w:sz w:val="18"/>
                <w:szCs w:val="18"/>
              </w:rPr>
              <w:t>District、Address须同时出现。</w:t>
            </w:r>
            <w:r w:rsidR="00E81177">
              <w:rPr>
                <w:rFonts w:asciiTheme="minorEastAsia" w:eastAsiaTheme="minorEastAsia" w:hAnsiTheme="minorEastAsia" w:hint="eastAsia"/>
                <w:color w:val="000000"/>
                <w:sz w:val="18"/>
                <w:szCs w:val="18"/>
              </w:rPr>
              <w:t>可选填，一旦</w:t>
            </w:r>
            <w:r w:rsidR="00E81177">
              <w:rPr>
                <w:rFonts w:asciiTheme="minorEastAsia" w:eastAsiaTheme="minorEastAsia" w:hAnsiTheme="minorEastAsia"/>
                <w:color w:val="000000"/>
                <w:sz w:val="18"/>
                <w:szCs w:val="18"/>
              </w:rPr>
              <w:t>填写</w:t>
            </w:r>
            <w:r w:rsidR="00E81177">
              <w:rPr>
                <w:rFonts w:asciiTheme="minorEastAsia" w:eastAsiaTheme="minorEastAsia" w:hAnsiTheme="minorEastAsia" w:hint="eastAsia"/>
                <w:color w:val="000000"/>
                <w:sz w:val="18"/>
                <w:szCs w:val="18"/>
              </w:rPr>
              <w:t>会</w:t>
            </w:r>
            <w:r w:rsidR="00E81177">
              <w:rPr>
                <w:rFonts w:asciiTheme="minorEastAsia" w:eastAsiaTheme="minorEastAsia" w:hAnsiTheme="minorEastAsia"/>
                <w:color w:val="000000"/>
                <w:sz w:val="18"/>
                <w:szCs w:val="18"/>
              </w:rPr>
              <w:t>做</w:t>
            </w:r>
            <w:r w:rsidR="00E81177">
              <w:rPr>
                <w:rFonts w:asciiTheme="minorEastAsia" w:eastAsiaTheme="minorEastAsia" w:hAnsiTheme="minorEastAsia" w:hint="eastAsia"/>
                <w:color w:val="000000"/>
                <w:sz w:val="18"/>
                <w:szCs w:val="18"/>
              </w:rPr>
              <w:t>正确性</w:t>
            </w:r>
            <w:r w:rsidR="00E81177">
              <w:rPr>
                <w:rFonts w:asciiTheme="minorEastAsia" w:eastAsiaTheme="minorEastAsia" w:hAnsiTheme="minorEastAsia"/>
                <w:color w:val="000000"/>
                <w:sz w:val="18"/>
                <w:szCs w:val="18"/>
              </w:rPr>
              <w:t>校验。</w:t>
            </w:r>
          </w:p>
        </w:tc>
        <w:tc>
          <w:tcPr>
            <w:tcW w:w="514" w:type="pct"/>
            <w:tcBorders>
              <w:top w:val="single" w:sz="4" w:space="0" w:color="auto"/>
              <w:left w:val="single" w:sz="4" w:space="0" w:color="auto"/>
              <w:bottom w:val="single" w:sz="4" w:space="0" w:color="auto"/>
              <w:right w:val="single" w:sz="4" w:space="0" w:color="auto"/>
            </w:tcBorders>
          </w:tcPr>
          <w:p w14:paraId="2885B7AC"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CE40692"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16</w:t>
            </w:r>
          </w:p>
        </w:tc>
        <w:tc>
          <w:tcPr>
            <w:tcW w:w="341" w:type="pct"/>
          </w:tcPr>
          <w:p w14:paraId="42DCD4A6"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2CD6B454"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3EBC8277" w14:textId="77777777" w:rsidTr="00AA2783">
        <w:trPr>
          <w:trHeight w:val="287"/>
        </w:trPr>
        <w:tc>
          <w:tcPr>
            <w:tcW w:w="251" w:type="pct"/>
          </w:tcPr>
          <w:p w14:paraId="3D63F940" w14:textId="77777777" w:rsidR="00AA2783" w:rsidRPr="00D478BD" w:rsidRDefault="00AA2783" w:rsidP="006A0DBC">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3F5DCFC3"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r w:rsidRPr="00BA7A82">
              <w:rPr>
                <w:rFonts w:asciiTheme="minorEastAsia" w:eastAsiaTheme="minorEastAsia" w:hAnsiTheme="minorEastAsia" w:hint="eastAsia"/>
                <w:color w:val="000000"/>
                <w:sz w:val="18"/>
                <w:szCs w:val="18"/>
              </w:rPr>
              <w:t>ity</w:t>
            </w:r>
          </w:p>
        </w:tc>
        <w:tc>
          <w:tcPr>
            <w:tcW w:w="1965" w:type="pct"/>
            <w:shd w:val="clear" w:color="auto" w:fill="auto"/>
          </w:tcPr>
          <w:p w14:paraId="0CF83892" w14:textId="64DCF62D" w:rsidR="00AA2783" w:rsidRPr="00CB1278" w:rsidRDefault="00AA2783" w:rsidP="00AA2783">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城市</w:t>
            </w:r>
            <w:r w:rsidR="009D1AF3">
              <w:rPr>
                <w:rFonts w:asciiTheme="minorEastAsia" w:eastAsiaTheme="minorEastAsia" w:hAnsiTheme="minorEastAsia" w:hint="eastAsia"/>
                <w:color w:val="000000"/>
                <w:sz w:val="18"/>
                <w:szCs w:val="18"/>
              </w:rPr>
              <w:t>（按照附录5.6国标</w:t>
            </w:r>
            <w:r w:rsidR="009D1AF3">
              <w:rPr>
                <w:rFonts w:asciiTheme="minorEastAsia" w:eastAsiaTheme="minorEastAsia" w:hAnsiTheme="minorEastAsia"/>
                <w:color w:val="000000"/>
                <w:sz w:val="18"/>
                <w:szCs w:val="18"/>
              </w:rPr>
              <w:t>省市区号录入</w:t>
            </w:r>
            <w:r w:rsidR="009D1AF3">
              <w:rPr>
                <w:rFonts w:asciiTheme="minorEastAsia" w:eastAsiaTheme="minorEastAsia" w:hAnsiTheme="minorEastAsia" w:hint="eastAsia"/>
                <w:color w:val="000000"/>
                <w:sz w:val="18"/>
                <w:szCs w:val="18"/>
              </w:rPr>
              <w:t>）</w:t>
            </w:r>
            <w:r w:rsidR="00B95247">
              <w:rPr>
                <w:rFonts w:asciiTheme="minorEastAsia" w:eastAsiaTheme="minorEastAsia" w:hAnsiTheme="minorEastAsia" w:hint="eastAsia"/>
                <w:color w:val="000000"/>
                <w:sz w:val="18"/>
                <w:szCs w:val="18"/>
              </w:rPr>
              <w:t>备注</w:t>
            </w:r>
            <w:r w:rsidR="00B95247">
              <w:rPr>
                <w:rFonts w:asciiTheme="minorEastAsia" w:eastAsiaTheme="minorEastAsia" w:hAnsiTheme="minorEastAsia"/>
                <w:color w:val="000000"/>
                <w:sz w:val="18"/>
                <w:szCs w:val="18"/>
              </w:rPr>
              <w:t>：Province、City</w:t>
            </w:r>
            <w:r w:rsidR="00B95247">
              <w:rPr>
                <w:rFonts w:asciiTheme="minorEastAsia" w:eastAsiaTheme="minorEastAsia" w:hAnsiTheme="minorEastAsia" w:hint="eastAsia"/>
                <w:color w:val="000000"/>
                <w:sz w:val="18"/>
                <w:szCs w:val="18"/>
              </w:rPr>
              <w:t>、</w:t>
            </w:r>
            <w:r w:rsidR="00B95247">
              <w:rPr>
                <w:rFonts w:asciiTheme="minorEastAsia" w:eastAsiaTheme="minorEastAsia" w:hAnsiTheme="minorEastAsia"/>
                <w:color w:val="000000"/>
                <w:sz w:val="18"/>
                <w:szCs w:val="18"/>
              </w:rPr>
              <w:t>District、Address须同时出现。</w:t>
            </w:r>
            <w:r w:rsidR="00E81177">
              <w:rPr>
                <w:rFonts w:asciiTheme="minorEastAsia" w:eastAsiaTheme="minorEastAsia" w:hAnsiTheme="minorEastAsia" w:hint="eastAsia"/>
                <w:color w:val="000000"/>
                <w:sz w:val="18"/>
                <w:szCs w:val="18"/>
              </w:rPr>
              <w:t>可选填，一旦</w:t>
            </w:r>
            <w:r w:rsidR="00E81177">
              <w:rPr>
                <w:rFonts w:asciiTheme="minorEastAsia" w:eastAsiaTheme="minorEastAsia" w:hAnsiTheme="minorEastAsia"/>
                <w:color w:val="000000"/>
                <w:sz w:val="18"/>
                <w:szCs w:val="18"/>
              </w:rPr>
              <w:t>填写</w:t>
            </w:r>
            <w:r w:rsidR="00E81177">
              <w:rPr>
                <w:rFonts w:asciiTheme="minorEastAsia" w:eastAsiaTheme="minorEastAsia" w:hAnsiTheme="minorEastAsia" w:hint="eastAsia"/>
                <w:color w:val="000000"/>
                <w:sz w:val="18"/>
                <w:szCs w:val="18"/>
              </w:rPr>
              <w:t>会</w:t>
            </w:r>
            <w:r w:rsidR="00E81177">
              <w:rPr>
                <w:rFonts w:asciiTheme="minorEastAsia" w:eastAsiaTheme="minorEastAsia" w:hAnsiTheme="minorEastAsia"/>
                <w:color w:val="000000"/>
                <w:sz w:val="18"/>
                <w:szCs w:val="18"/>
              </w:rPr>
              <w:t>做</w:t>
            </w:r>
            <w:r w:rsidR="00E81177">
              <w:rPr>
                <w:rFonts w:asciiTheme="minorEastAsia" w:eastAsiaTheme="minorEastAsia" w:hAnsiTheme="minorEastAsia" w:hint="eastAsia"/>
                <w:color w:val="000000"/>
                <w:sz w:val="18"/>
                <w:szCs w:val="18"/>
              </w:rPr>
              <w:t>正确性</w:t>
            </w:r>
            <w:r w:rsidR="00E81177">
              <w:rPr>
                <w:rFonts w:asciiTheme="minorEastAsia" w:eastAsiaTheme="minorEastAsia" w:hAnsiTheme="minorEastAsia"/>
                <w:color w:val="000000"/>
                <w:sz w:val="18"/>
                <w:szCs w:val="18"/>
              </w:rPr>
              <w:t>校验。</w:t>
            </w:r>
          </w:p>
        </w:tc>
        <w:tc>
          <w:tcPr>
            <w:tcW w:w="514" w:type="pct"/>
            <w:tcBorders>
              <w:top w:val="single" w:sz="4" w:space="0" w:color="auto"/>
              <w:left w:val="single" w:sz="4" w:space="0" w:color="auto"/>
              <w:bottom w:val="single" w:sz="4" w:space="0" w:color="auto"/>
              <w:right w:val="single" w:sz="4" w:space="0" w:color="auto"/>
            </w:tcBorders>
          </w:tcPr>
          <w:p w14:paraId="299EEC84" w14:textId="77777777" w:rsidR="00AA2783" w:rsidRPr="00126140"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0E455A0"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16</w:t>
            </w:r>
          </w:p>
        </w:tc>
        <w:tc>
          <w:tcPr>
            <w:tcW w:w="341" w:type="pct"/>
          </w:tcPr>
          <w:p w14:paraId="62B5B483"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6FDAFA2D" w14:textId="77777777" w:rsidR="00AA2783" w:rsidRPr="00CB1278" w:rsidRDefault="00AA2783" w:rsidP="00AA2783">
            <w:pPr>
              <w:rPr>
                <w:rFonts w:asciiTheme="minorEastAsia" w:eastAsiaTheme="minorEastAsia" w:hAnsiTheme="minorEastAsia"/>
                <w:bCs/>
                <w:i/>
                <w:sz w:val="18"/>
                <w:szCs w:val="18"/>
              </w:rPr>
            </w:pPr>
          </w:p>
        </w:tc>
      </w:tr>
      <w:tr w:rsidR="00DD1FE0" w:rsidRPr="00CB1278" w14:paraId="3E156767" w14:textId="77777777" w:rsidTr="00AA2783">
        <w:trPr>
          <w:trHeight w:val="287"/>
        </w:trPr>
        <w:tc>
          <w:tcPr>
            <w:tcW w:w="251" w:type="pct"/>
          </w:tcPr>
          <w:p w14:paraId="60E5DB48" w14:textId="77777777" w:rsidR="00DD1FE0" w:rsidRPr="00D478BD" w:rsidRDefault="00DD1FE0" w:rsidP="00DD1FE0">
            <w:pPr>
              <w:pStyle w:val="a6"/>
              <w:numPr>
                <w:ilvl w:val="0"/>
                <w:numId w:val="17"/>
              </w:numPr>
              <w:ind w:firstLineChars="0"/>
              <w:rPr>
                <w:rFonts w:asciiTheme="minorEastAsia" w:hAnsiTheme="minorEastAsia"/>
                <w:sz w:val="18"/>
                <w:szCs w:val="18"/>
              </w:rPr>
            </w:pPr>
          </w:p>
        </w:tc>
        <w:tc>
          <w:tcPr>
            <w:tcW w:w="1198" w:type="pct"/>
            <w:shd w:val="clear" w:color="auto" w:fill="auto"/>
          </w:tcPr>
          <w:p w14:paraId="6D1A4101" w14:textId="77777777" w:rsidR="00DD1FE0" w:rsidRDefault="001303BA" w:rsidP="00DD1FE0">
            <w:pPr>
              <w:rPr>
                <w:rFonts w:asciiTheme="minorEastAsia" w:hAnsiTheme="minorEastAsia"/>
                <w:color w:val="000000"/>
                <w:sz w:val="18"/>
                <w:szCs w:val="18"/>
              </w:rPr>
            </w:pPr>
            <w:r>
              <w:rPr>
                <w:rFonts w:asciiTheme="minorEastAsia" w:hAnsiTheme="minorEastAsia" w:hint="eastAsia"/>
                <w:color w:val="000000"/>
                <w:sz w:val="18"/>
                <w:szCs w:val="18"/>
              </w:rPr>
              <w:t>Dist</w:t>
            </w:r>
            <w:r w:rsidR="00DD1FE0">
              <w:rPr>
                <w:rFonts w:asciiTheme="minorEastAsia" w:hAnsiTheme="minorEastAsia" w:hint="eastAsia"/>
                <w:color w:val="000000"/>
                <w:sz w:val="18"/>
                <w:szCs w:val="18"/>
              </w:rPr>
              <w:t>r</w:t>
            </w:r>
            <w:r>
              <w:rPr>
                <w:rFonts w:asciiTheme="minorEastAsia" w:hAnsiTheme="minorEastAsia"/>
                <w:color w:val="000000"/>
                <w:sz w:val="18"/>
                <w:szCs w:val="18"/>
              </w:rPr>
              <w:t>i</w:t>
            </w:r>
            <w:r w:rsidR="00DD1FE0">
              <w:rPr>
                <w:rFonts w:asciiTheme="minorEastAsia" w:hAnsiTheme="minorEastAsia" w:hint="eastAsia"/>
                <w:color w:val="000000"/>
                <w:sz w:val="18"/>
                <w:szCs w:val="18"/>
              </w:rPr>
              <w:t>ct</w:t>
            </w:r>
          </w:p>
        </w:tc>
        <w:tc>
          <w:tcPr>
            <w:tcW w:w="1965" w:type="pct"/>
            <w:shd w:val="clear" w:color="auto" w:fill="auto"/>
          </w:tcPr>
          <w:p w14:paraId="233CBA20" w14:textId="0BDD192F" w:rsidR="00DD1FE0" w:rsidRPr="00BA7A82" w:rsidRDefault="00DD1FE0" w:rsidP="00DD1FE0">
            <w:pPr>
              <w:rPr>
                <w:rFonts w:asciiTheme="minorEastAsia" w:hAnsiTheme="minorEastAsia"/>
                <w:color w:val="000000"/>
                <w:sz w:val="18"/>
                <w:szCs w:val="18"/>
              </w:rPr>
            </w:pPr>
            <w:r>
              <w:rPr>
                <w:rFonts w:asciiTheme="minorEastAsia" w:hAnsiTheme="minorEastAsia" w:hint="eastAsia"/>
                <w:color w:val="000000"/>
                <w:sz w:val="18"/>
                <w:szCs w:val="18"/>
              </w:rPr>
              <w:t>区</w:t>
            </w:r>
            <w:r w:rsidR="009D1AF3">
              <w:rPr>
                <w:rFonts w:asciiTheme="minorEastAsia" w:eastAsiaTheme="minorEastAsia" w:hAnsiTheme="minorEastAsia" w:hint="eastAsia"/>
                <w:color w:val="000000"/>
                <w:sz w:val="18"/>
                <w:szCs w:val="18"/>
              </w:rPr>
              <w:t>（按照附录5.6国标</w:t>
            </w:r>
            <w:r w:rsidR="009D1AF3">
              <w:rPr>
                <w:rFonts w:asciiTheme="minorEastAsia" w:eastAsiaTheme="minorEastAsia" w:hAnsiTheme="minorEastAsia"/>
                <w:color w:val="000000"/>
                <w:sz w:val="18"/>
                <w:szCs w:val="18"/>
              </w:rPr>
              <w:t>省市区号录入</w:t>
            </w:r>
            <w:r w:rsidR="009D1AF3">
              <w:rPr>
                <w:rFonts w:asciiTheme="minorEastAsia" w:eastAsiaTheme="minorEastAsia" w:hAnsiTheme="minorEastAsia" w:hint="eastAsia"/>
                <w:color w:val="000000"/>
                <w:sz w:val="18"/>
                <w:szCs w:val="18"/>
              </w:rPr>
              <w:t>）</w:t>
            </w:r>
            <w:r w:rsidR="00B95247">
              <w:rPr>
                <w:rFonts w:asciiTheme="minorEastAsia" w:eastAsiaTheme="minorEastAsia" w:hAnsiTheme="minorEastAsia" w:hint="eastAsia"/>
                <w:color w:val="000000"/>
                <w:sz w:val="18"/>
                <w:szCs w:val="18"/>
              </w:rPr>
              <w:t>备注</w:t>
            </w:r>
            <w:r w:rsidR="00B95247">
              <w:rPr>
                <w:rFonts w:asciiTheme="minorEastAsia" w:eastAsiaTheme="minorEastAsia" w:hAnsiTheme="minorEastAsia"/>
                <w:color w:val="000000"/>
                <w:sz w:val="18"/>
                <w:szCs w:val="18"/>
              </w:rPr>
              <w:t>：Province、City</w:t>
            </w:r>
            <w:r w:rsidR="00B95247">
              <w:rPr>
                <w:rFonts w:asciiTheme="minorEastAsia" w:eastAsiaTheme="minorEastAsia" w:hAnsiTheme="minorEastAsia" w:hint="eastAsia"/>
                <w:color w:val="000000"/>
                <w:sz w:val="18"/>
                <w:szCs w:val="18"/>
              </w:rPr>
              <w:t>、</w:t>
            </w:r>
            <w:r w:rsidR="00B95247">
              <w:rPr>
                <w:rFonts w:asciiTheme="minorEastAsia" w:eastAsiaTheme="minorEastAsia" w:hAnsiTheme="minorEastAsia"/>
                <w:color w:val="000000"/>
                <w:sz w:val="18"/>
                <w:szCs w:val="18"/>
              </w:rPr>
              <w:t>District、Address须同时出现。</w:t>
            </w:r>
            <w:r w:rsidR="00E81177">
              <w:rPr>
                <w:rFonts w:asciiTheme="minorEastAsia" w:eastAsiaTheme="minorEastAsia" w:hAnsiTheme="minorEastAsia" w:hint="eastAsia"/>
                <w:color w:val="000000"/>
                <w:sz w:val="18"/>
                <w:szCs w:val="18"/>
              </w:rPr>
              <w:t>可选填，一旦</w:t>
            </w:r>
            <w:r w:rsidR="00E81177">
              <w:rPr>
                <w:rFonts w:asciiTheme="minorEastAsia" w:eastAsiaTheme="minorEastAsia" w:hAnsiTheme="minorEastAsia"/>
                <w:color w:val="000000"/>
                <w:sz w:val="18"/>
                <w:szCs w:val="18"/>
              </w:rPr>
              <w:t>填写</w:t>
            </w:r>
            <w:r w:rsidR="00E81177">
              <w:rPr>
                <w:rFonts w:asciiTheme="minorEastAsia" w:eastAsiaTheme="minorEastAsia" w:hAnsiTheme="minorEastAsia" w:hint="eastAsia"/>
                <w:color w:val="000000"/>
                <w:sz w:val="18"/>
                <w:szCs w:val="18"/>
              </w:rPr>
              <w:t>会</w:t>
            </w:r>
            <w:r w:rsidR="00E81177">
              <w:rPr>
                <w:rFonts w:asciiTheme="minorEastAsia" w:eastAsiaTheme="minorEastAsia" w:hAnsiTheme="minorEastAsia"/>
                <w:color w:val="000000"/>
                <w:sz w:val="18"/>
                <w:szCs w:val="18"/>
              </w:rPr>
              <w:t>做</w:t>
            </w:r>
            <w:r w:rsidR="00E81177">
              <w:rPr>
                <w:rFonts w:asciiTheme="minorEastAsia" w:eastAsiaTheme="minorEastAsia" w:hAnsiTheme="minorEastAsia" w:hint="eastAsia"/>
                <w:color w:val="000000"/>
                <w:sz w:val="18"/>
                <w:szCs w:val="18"/>
              </w:rPr>
              <w:t>正确性</w:t>
            </w:r>
            <w:r w:rsidR="00E81177">
              <w:rPr>
                <w:rFonts w:asciiTheme="minorEastAsia" w:eastAsiaTheme="minorEastAsia" w:hAnsiTheme="minorEastAsia"/>
                <w:color w:val="000000"/>
                <w:sz w:val="18"/>
                <w:szCs w:val="18"/>
              </w:rPr>
              <w:t>校验。</w:t>
            </w:r>
          </w:p>
        </w:tc>
        <w:tc>
          <w:tcPr>
            <w:tcW w:w="514" w:type="pct"/>
            <w:tcBorders>
              <w:top w:val="single" w:sz="4" w:space="0" w:color="auto"/>
              <w:left w:val="single" w:sz="4" w:space="0" w:color="auto"/>
              <w:bottom w:val="single" w:sz="4" w:space="0" w:color="auto"/>
              <w:right w:val="single" w:sz="4" w:space="0" w:color="auto"/>
            </w:tcBorders>
          </w:tcPr>
          <w:p w14:paraId="6BBD33B7" w14:textId="77777777" w:rsidR="00DD1FE0" w:rsidRDefault="00DD1FE0" w:rsidP="00DD1FE0">
            <w:pPr>
              <w:rPr>
                <w:rFonts w:asciiTheme="minorEastAsia" w:hAnsiTheme="minorEastAsia"/>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475E85E" w14:textId="77777777" w:rsidR="00DD1FE0" w:rsidRDefault="00DD1FE0" w:rsidP="00DD1FE0">
            <w:pPr>
              <w:rPr>
                <w:rFonts w:asciiTheme="minorEastAsia" w:hAnsiTheme="minorEastAsia"/>
                <w:color w:val="000000"/>
                <w:sz w:val="18"/>
                <w:szCs w:val="18"/>
              </w:rPr>
            </w:pPr>
            <w:r>
              <w:rPr>
                <w:rFonts w:asciiTheme="minorEastAsia" w:eastAsiaTheme="minorEastAsia" w:hAnsiTheme="minorEastAsia"/>
                <w:color w:val="000000"/>
                <w:sz w:val="18"/>
                <w:szCs w:val="18"/>
              </w:rPr>
              <w:t>16</w:t>
            </w:r>
          </w:p>
        </w:tc>
        <w:tc>
          <w:tcPr>
            <w:tcW w:w="341" w:type="pct"/>
          </w:tcPr>
          <w:p w14:paraId="4A6045C6" w14:textId="77777777" w:rsidR="00DD1FE0" w:rsidRDefault="00DD1FE0" w:rsidP="00DD1FE0">
            <w:pPr>
              <w:rPr>
                <w:rFonts w:asciiTheme="minorEastAsia" w:hAnsiTheme="minorEastAsia"/>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6A619EC9" w14:textId="77777777" w:rsidR="00DD1FE0" w:rsidRPr="00CB1278" w:rsidRDefault="00DD1FE0" w:rsidP="00DD1FE0">
            <w:pPr>
              <w:rPr>
                <w:rFonts w:asciiTheme="minorEastAsia" w:hAnsiTheme="minorEastAsia"/>
                <w:bCs/>
                <w:i/>
                <w:sz w:val="18"/>
                <w:szCs w:val="18"/>
              </w:rPr>
            </w:pPr>
          </w:p>
        </w:tc>
      </w:tr>
      <w:tr w:rsidR="00DD1FE0" w:rsidRPr="00CB1278" w14:paraId="795F61BC" w14:textId="77777777" w:rsidTr="00AA2783">
        <w:trPr>
          <w:trHeight w:val="287"/>
        </w:trPr>
        <w:tc>
          <w:tcPr>
            <w:tcW w:w="251" w:type="pct"/>
          </w:tcPr>
          <w:p w14:paraId="562CA0D9"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09239B26"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w:t>
            </w:r>
            <w:r w:rsidRPr="00BA7A82">
              <w:rPr>
                <w:rFonts w:asciiTheme="minorEastAsia" w:eastAsiaTheme="minorEastAsia" w:hAnsiTheme="minorEastAsia" w:hint="eastAsia"/>
                <w:color w:val="000000"/>
                <w:sz w:val="18"/>
                <w:szCs w:val="18"/>
              </w:rPr>
              <w:t>dd</w:t>
            </w:r>
            <w:r>
              <w:rPr>
                <w:rFonts w:asciiTheme="minorEastAsia" w:eastAsiaTheme="minorEastAsia" w:hAnsiTheme="minorEastAsia"/>
                <w:color w:val="000000"/>
                <w:sz w:val="18"/>
                <w:szCs w:val="18"/>
              </w:rPr>
              <w:t>r</w:t>
            </w:r>
            <w:r w:rsidRPr="00BA7A82">
              <w:rPr>
                <w:rFonts w:asciiTheme="minorEastAsia" w:eastAsiaTheme="minorEastAsia" w:hAnsiTheme="minorEastAsia" w:hint="eastAsia"/>
                <w:color w:val="000000"/>
                <w:sz w:val="18"/>
                <w:szCs w:val="18"/>
              </w:rPr>
              <w:t>ess</w:t>
            </w:r>
          </w:p>
        </w:tc>
        <w:tc>
          <w:tcPr>
            <w:tcW w:w="1965" w:type="pct"/>
            <w:shd w:val="clear" w:color="auto" w:fill="auto"/>
          </w:tcPr>
          <w:p w14:paraId="10567381" w14:textId="77777777" w:rsidR="00B95247" w:rsidRDefault="00DD1FE0" w:rsidP="00DD1FE0">
            <w:pPr>
              <w:tabs>
                <w:tab w:val="center" w:pos="1370"/>
              </w:tabs>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地址</w:t>
            </w:r>
            <w:r w:rsidR="00213C38">
              <w:rPr>
                <w:rFonts w:asciiTheme="minorEastAsia" w:eastAsiaTheme="minorEastAsia" w:hAnsiTheme="minorEastAsia" w:hint="eastAsia"/>
                <w:color w:val="000000"/>
                <w:sz w:val="18"/>
                <w:szCs w:val="18"/>
              </w:rPr>
              <w:t>（</w:t>
            </w:r>
            <w:r w:rsidR="00213C38">
              <w:rPr>
                <w:rFonts w:asciiTheme="minorEastAsia" w:eastAsiaTheme="minorEastAsia" w:hAnsiTheme="minorEastAsia"/>
                <w:color w:val="000000"/>
                <w:sz w:val="18"/>
                <w:szCs w:val="18"/>
              </w:rPr>
              <w:t>上传后</w:t>
            </w:r>
            <w:r w:rsidR="00213C38">
              <w:rPr>
                <w:rFonts w:asciiTheme="minorEastAsia" w:eastAsiaTheme="minorEastAsia" w:hAnsiTheme="minorEastAsia" w:hint="eastAsia"/>
                <w:color w:val="000000"/>
                <w:sz w:val="18"/>
                <w:szCs w:val="18"/>
              </w:rPr>
              <w:t>在</w:t>
            </w:r>
            <w:r w:rsidR="00213C38">
              <w:rPr>
                <w:rFonts w:asciiTheme="minorEastAsia" w:eastAsiaTheme="minorEastAsia" w:hAnsiTheme="minorEastAsia"/>
                <w:color w:val="000000"/>
                <w:sz w:val="18"/>
                <w:szCs w:val="18"/>
              </w:rPr>
              <w:t>支付宝的</w:t>
            </w:r>
            <w:r w:rsidR="00213C38">
              <w:rPr>
                <w:rFonts w:asciiTheme="minorEastAsia" w:eastAsiaTheme="minorEastAsia" w:hAnsiTheme="minorEastAsia" w:hint="eastAsia"/>
                <w:color w:val="000000"/>
                <w:sz w:val="18"/>
                <w:szCs w:val="18"/>
              </w:rPr>
              <w:t>商户</w:t>
            </w:r>
            <w:r w:rsidR="00213C38">
              <w:rPr>
                <w:rFonts w:asciiTheme="minorEastAsia" w:eastAsiaTheme="minorEastAsia" w:hAnsiTheme="minorEastAsia"/>
                <w:color w:val="000000"/>
                <w:sz w:val="18"/>
                <w:szCs w:val="18"/>
              </w:rPr>
              <w:t>等级会更</w:t>
            </w:r>
            <w:r w:rsidR="00213C38">
              <w:rPr>
                <w:rFonts w:asciiTheme="minorEastAsia" w:eastAsiaTheme="minorEastAsia" w:hAnsiTheme="minorEastAsia" w:hint="eastAsia"/>
                <w:color w:val="000000"/>
                <w:sz w:val="18"/>
                <w:szCs w:val="18"/>
              </w:rPr>
              <w:t>高，</w:t>
            </w:r>
            <w:r w:rsidR="00213C38" w:rsidRPr="00213C38">
              <w:rPr>
                <w:rFonts w:asciiTheme="minorEastAsia" w:eastAsiaTheme="minorEastAsia" w:hAnsiTheme="minorEastAsia" w:hint="eastAsia"/>
                <w:color w:val="000000"/>
                <w:sz w:val="18"/>
                <w:szCs w:val="18"/>
              </w:rPr>
              <w:t>有机会使用花呗支付、商家自运营（支付即会员）等功能</w:t>
            </w:r>
          </w:p>
          <w:p w14:paraId="3603AD03" w14:textId="5F99D93A" w:rsidR="00DD1FE0" w:rsidRPr="00CB1278" w:rsidRDefault="00B95247" w:rsidP="00DD1FE0">
            <w:pPr>
              <w:tabs>
                <w:tab w:val="center" w:pos="1370"/>
              </w:tabs>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：Province、City</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District、Address须同时出现。</w:t>
            </w:r>
          </w:p>
        </w:tc>
        <w:tc>
          <w:tcPr>
            <w:tcW w:w="514" w:type="pct"/>
            <w:tcBorders>
              <w:top w:val="single" w:sz="4" w:space="0" w:color="auto"/>
              <w:left w:val="single" w:sz="4" w:space="0" w:color="auto"/>
              <w:bottom w:val="single" w:sz="4" w:space="0" w:color="auto"/>
              <w:right w:val="single" w:sz="4" w:space="0" w:color="auto"/>
            </w:tcBorders>
          </w:tcPr>
          <w:p w14:paraId="46112C5F"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1BE02203"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128</w:t>
            </w:r>
          </w:p>
        </w:tc>
        <w:tc>
          <w:tcPr>
            <w:tcW w:w="341" w:type="pct"/>
          </w:tcPr>
          <w:p w14:paraId="00859D58"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20F1DAB0"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15FF9B51" w14:textId="77777777" w:rsidTr="00AA2783">
        <w:trPr>
          <w:trHeight w:val="287"/>
        </w:trPr>
        <w:tc>
          <w:tcPr>
            <w:tcW w:w="251" w:type="pct"/>
          </w:tcPr>
          <w:p w14:paraId="5B355FCB"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29A8E5F5"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Service</w:t>
            </w:r>
            <w:r>
              <w:rPr>
                <w:rFonts w:asciiTheme="minorEastAsia" w:eastAsiaTheme="minorEastAsia" w:hAnsiTheme="minorEastAsia" w:hint="eastAsia"/>
                <w:color w:val="000000"/>
                <w:sz w:val="18"/>
                <w:szCs w:val="18"/>
              </w:rPr>
              <w:t>P</w:t>
            </w:r>
            <w:r w:rsidRPr="00BA7A82">
              <w:rPr>
                <w:rFonts w:asciiTheme="minorEastAsia" w:eastAsiaTheme="minorEastAsia" w:hAnsiTheme="minorEastAsia" w:hint="eastAsia"/>
                <w:color w:val="000000"/>
                <w:sz w:val="18"/>
                <w:szCs w:val="18"/>
              </w:rPr>
              <w:t>honeNo</w:t>
            </w:r>
          </w:p>
        </w:tc>
        <w:tc>
          <w:tcPr>
            <w:tcW w:w="1965" w:type="pct"/>
            <w:shd w:val="clear" w:color="auto" w:fill="auto"/>
          </w:tcPr>
          <w:p w14:paraId="4F8AC178"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商户客服</w:t>
            </w:r>
            <w:r w:rsidRPr="00BA7A82">
              <w:rPr>
                <w:rFonts w:asciiTheme="minorEastAsia" w:eastAsiaTheme="minorEastAsia" w:hAnsiTheme="minorEastAsia" w:hint="eastAsia"/>
                <w:color w:val="000000"/>
                <w:sz w:val="18"/>
                <w:szCs w:val="18"/>
              </w:rPr>
              <w:t>电话</w:t>
            </w:r>
          </w:p>
        </w:tc>
        <w:tc>
          <w:tcPr>
            <w:tcW w:w="514" w:type="pct"/>
            <w:tcBorders>
              <w:top w:val="single" w:sz="4" w:space="0" w:color="auto"/>
              <w:left w:val="single" w:sz="4" w:space="0" w:color="auto"/>
              <w:bottom w:val="single" w:sz="4" w:space="0" w:color="auto"/>
              <w:right w:val="single" w:sz="4" w:space="0" w:color="auto"/>
            </w:tcBorders>
          </w:tcPr>
          <w:p w14:paraId="192CEDCA"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BAB2603"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341" w:type="pct"/>
          </w:tcPr>
          <w:p w14:paraId="1FDE33CF" w14:textId="6D49D846" w:rsidR="00DD1FE0" w:rsidRPr="00BA7A82" w:rsidRDefault="00213C38"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2A764346"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5C0F7B0B" w14:textId="77777777" w:rsidTr="00AA2783">
        <w:trPr>
          <w:trHeight w:val="287"/>
        </w:trPr>
        <w:tc>
          <w:tcPr>
            <w:tcW w:w="251" w:type="pct"/>
          </w:tcPr>
          <w:p w14:paraId="09F61F76"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4221ABB6"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E</w:t>
            </w:r>
            <w:r w:rsidRPr="00BA7A82">
              <w:rPr>
                <w:rFonts w:asciiTheme="minorEastAsia" w:eastAsiaTheme="minorEastAsia" w:hAnsiTheme="minorEastAsia" w:hint="eastAsia"/>
                <w:color w:val="000000"/>
                <w:sz w:val="18"/>
                <w:szCs w:val="18"/>
              </w:rPr>
              <w:t>mail</w:t>
            </w:r>
          </w:p>
        </w:tc>
        <w:tc>
          <w:tcPr>
            <w:tcW w:w="1965" w:type="pct"/>
            <w:shd w:val="clear" w:color="auto" w:fill="auto"/>
          </w:tcPr>
          <w:p w14:paraId="20C547A6" w14:textId="77777777" w:rsidR="00DD1FE0" w:rsidRPr="00CB1278" w:rsidRDefault="00DD1FE0" w:rsidP="00DD1FE0">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邮箱</w:t>
            </w:r>
          </w:p>
        </w:tc>
        <w:tc>
          <w:tcPr>
            <w:tcW w:w="514" w:type="pct"/>
            <w:tcBorders>
              <w:top w:val="single" w:sz="4" w:space="0" w:color="auto"/>
              <w:left w:val="single" w:sz="4" w:space="0" w:color="auto"/>
              <w:bottom w:val="single" w:sz="4" w:space="0" w:color="auto"/>
              <w:right w:val="single" w:sz="4" w:space="0" w:color="auto"/>
            </w:tcBorders>
          </w:tcPr>
          <w:p w14:paraId="4B5A7FAC"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9E0D78D"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341" w:type="pct"/>
          </w:tcPr>
          <w:p w14:paraId="71BA35E7"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0FB2DE86"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5B0330CE" w14:textId="77777777" w:rsidTr="00AA2783">
        <w:trPr>
          <w:trHeight w:val="287"/>
        </w:trPr>
        <w:tc>
          <w:tcPr>
            <w:tcW w:w="251" w:type="pct"/>
          </w:tcPr>
          <w:p w14:paraId="58F02FF5"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116CB77A"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L</w:t>
            </w:r>
            <w:r w:rsidRPr="00BA7A82">
              <w:rPr>
                <w:rFonts w:asciiTheme="minorEastAsia" w:eastAsiaTheme="minorEastAsia" w:hAnsiTheme="minorEastAsia"/>
                <w:color w:val="000000"/>
                <w:sz w:val="18"/>
                <w:szCs w:val="18"/>
              </w:rPr>
              <w:t>egal</w:t>
            </w:r>
            <w:r w:rsidRPr="00BA7A82">
              <w:rPr>
                <w:rFonts w:asciiTheme="minorEastAsia" w:eastAsiaTheme="minorEastAsia" w:hAnsiTheme="minorEastAsia" w:hint="eastAsia"/>
                <w:color w:val="000000"/>
                <w:sz w:val="18"/>
                <w:szCs w:val="18"/>
              </w:rPr>
              <w:t>Person</w:t>
            </w:r>
          </w:p>
        </w:tc>
        <w:tc>
          <w:tcPr>
            <w:tcW w:w="1965" w:type="pct"/>
            <w:shd w:val="clear" w:color="auto" w:fill="auto"/>
          </w:tcPr>
          <w:p w14:paraId="12C78543" w14:textId="02FD13E5" w:rsidR="00DD1FE0" w:rsidRPr="00CB1278" w:rsidRDefault="00DD1FE0" w:rsidP="00DD1FE0">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企业法人</w:t>
            </w:r>
            <w:r>
              <w:rPr>
                <w:rFonts w:asciiTheme="minorEastAsia" w:eastAsiaTheme="minorEastAsia" w:hAnsiTheme="minorEastAsia" w:hint="eastAsia"/>
                <w:color w:val="000000"/>
                <w:sz w:val="18"/>
                <w:szCs w:val="18"/>
              </w:rPr>
              <w:t>名称</w:t>
            </w:r>
            <w:r w:rsidR="00844EFB">
              <w:rPr>
                <w:rFonts w:asciiTheme="minorEastAsia" w:eastAsiaTheme="minorEastAsia" w:hAnsiTheme="minorEastAsia" w:hint="eastAsia"/>
                <w:color w:val="000000"/>
                <w:sz w:val="18"/>
                <w:szCs w:val="18"/>
              </w:rPr>
              <w:t>（</w:t>
            </w:r>
            <w:r w:rsidR="00844EFB">
              <w:rPr>
                <w:rFonts w:asciiTheme="minorEastAsia" w:eastAsiaTheme="minorEastAsia" w:hAnsiTheme="minorEastAsia"/>
                <w:color w:val="000000"/>
                <w:sz w:val="18"/>
                <w:szCs w:val="18"/>
              </w:rPr>
              <w:t>注意：是法人名称，非法人代表名称）</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自然人或个人工商户</w:t>
            </w:r>
            <w:r>
              <w:rPr>
                <w:rFonts w:asciiTheme="minorEastAsia" w:eastAsiaTheme="minorEastAsia" w:hAnsiTheme="minorEastAsia" w:hint="eastAsia"/>
                <w:color w:val="000000"/>
                <w:sz w:val="18"/>
                <w:szCs w:val="18"/>
              </w:rPr>
              <w:lastRenderedPageBreak/>
              <w:t>无须</w:t>
            </w:r>
            <w:r>
              <w:rPr>
                <w:rFonts w:asciiTheme="minorEastAsia" w:eastAsiaTheme="minorEastAsia" w:hAnsiTheme="minorEastAsia"/>
                <w:color w:val="000000"/>
                <w:sz w:val="18"/>
                <w:szCs w:val="18"/>
              </w:rPr>
              <w:t>上送</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0B5008D3"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String</w:t>
            </w:r>
          </w:p>
        </w:tc>
        <w:tc>
          <w:tcPr>
            <w:tcW w:w="427" w:type="pct"/>
            <w:tcBorders>
              <w:top w:val="single" w:sz="4" w:space="0" w:color="auto"/>
              <w:left w:val="single" w:sz="4" w:space="0" w:color="auto"/>
              <w:bottom w:val="single" w:sz="4" w:space="0" w:color="auto"/>
              <w:right w:val="single" w:sz="4" w:space="0" w:color="auto"/>
            </w:tcBorders>
          </w:tcPr>
          <w:p w14:paraId="186F43F2"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tcPr>
          <w:p w14:paraId="7F8E64B7"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14BABD77"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1408DC80" w14:textId="77777777" w:rsidTr="00AA2783">
        <w:trPr>
          <w:trHeight w:val="287"/>
        </w:trPr>
        <w:tc>
          <w:tcPr>
            <w:tcW w:w="251" w:type="pct"/>
          </w:tcPr>
          <w:p w14:paraId="24743FFB"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1AC73E4D"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P</w:t>
            </w:r>
            <w:r w:rsidRPr="00BA7A82">
              <w:rPr>
                <w:rFonts w:asciiTheme="minorEastAsia" w:eastAsiaTheme="minorEastAsia" w:hAnsiTheme="minorEastAsia" w:hint="eastAsia"/>
                <w:color w:val="000000"/>
                <w:sz w:val="18"/>
                <w:szCs w:val="18"/>
              </w:rPr>
              <w:t>rincipal</w:t>
            </w:r>
            <w:r w:rsidRPr="00BA7A82">
              <w:rPr>
                <w:rFonts w:asciiTheme="minorEastAsia" w:eastAsiaTheme="minorEastAsia" w:hAnsiTheme="minorEastAsia"/>
                <w:color w:val="000000"/>
                <w:sz w:val="18"/>
                <w:szCs w:val="18"/>
              </w:rPr>
              <w:t>Mobile</w:t>
            </w:r>
          </w:p>
        </w:tc>
        <w:tc>
          <w:tcPr>
            <w:tcW w:w="1965" w:type="pct"/>
            <w:shd w:val="clear" w:color="auto" w:fill="auto"/>
          </w:tcPr>
          <w:p w14:paraId="68ADD9B3" w14:textId="77777777" w:rsidR="00DD1FE0" w:rsidRDefault="00DD1FE0" w:rsidP="00DD1FE0">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负责人手机号</w:t>
            </w:r>
            <w:r>
              <w:rPr>
                <w:rFonts w:asciiTheme="minorEastAsia" w:eastAsiaTheme="minorEastAsia" w:hAnsiTheme="minorEastAsia" w:hint="eastAsia"/>
                <w:color w:val="000000"/>
                <w:sz w:val="18"/>
                <w:szCs w:val="18"/>
              </w:rPr>
              <w:t>。自然人</w:t>
            </w:r>
            <w:r>
              <w:rPr>
                <w:rFonts w:asciiTheme="minorEastAsia" w:eastAsiaTheme="minorEastAsia" w:hAnsiTheme="minorEastAsia"/>
                <w:color w:val="000000"/>
                <w:sz w:val="18"/>
                <w:szCs w:val="18"/>
              </w:rPr>
              <w:t>或个体工商户上送，</w:t>
            </w:r>
            <w:r>
              <w:rPr>
                <w:rFonts w:asciiTheme="minorEastAsia" w:eastAsiaTheme="minorEastAsia" w:hAnsiTheme="minorEastAsia" w:hint="eastAsia"/>
                <w:color w:val="000000"/>
                <w:sz w:val="18"/>
                <w:szCs w:val="18"/>
              </w:rPr>
              <w:t>企业</w:t>
            </w:r>
            <w:r>
              <w:rPr>
                <w:rFonts w:asciiTheme="minorEastAsia" w:eastAsiaTheme="minorEastAsia" w:hAnsiTheme="minorEastAsia"/>
                <w:color w:val="000000"/>
                <w:sz w:val="18"/>
                <w:szCs w:val="18"/>
              </w:rPr>
              <w:t>可不上送。</w:t>
            </w:r>
          </w:p>
          <w:p w14:paraId="70859E09" w14:textId="6A77202F" w:rsidR="00DD1FE0" w:rsidRDefault="00DD1FE0" w:rsidP="00DD1FE0">
            <w:pPr>
              <w:rPr>
                <w:rFonts w:asciiTheme="minorEastAsia" w:eastAsiaTheme="minorEastAsia" w:hAnsiTheme="minorEastAsia"/>
                <w:bCs/>
                <w:color w:val="000000"/>
                <w:sz w:val="18"/>
                <w:szCs w:val="18"/>
              </w:rPr>
            </w:pPr>
            <w:r w:rsidRPr="00A43EF8">
              <w:rPr>
                <w:rFonts w:asciiTheme="minorEastAsia" w:hAnsiTheme="minorEastAsia" w:hint="eastAsia"/>
                <w:color w:val="FF0000"/>
                <w:sz w:val="18"/>
                <w:szCs w:val="18"/>
              </w:rPr>
              <w:t>备注</w:t>
            </w:r>
            <w:r w:rsidRPr="00A43EF8">
              <w:rPr>
                <w:rFonts w:asciiTheme="minorEastAsia" w:hAnsiTheme="minorEastAsia"/>
                <w:color w:val="FF0000"/>
                <w:sz w:val="18"/>
                <w:szCs w:val="18"/>
              </w:rPr>
              <w:t>：</w:t>
            </w:r>
            <w:r w:rsidRPr="00A43EF8">
              <w:rPr>
                <w:rFonts w:asciiTheme="minorEastAsia" w:hAnsiTheme="minorEastAsia" w:hint="eastAsia"/>
                <w:color w:val="FF0000"/>
                <w:sz w:val="18"/>
                <w:szCs w:val="18"/>
              </w:rPr>
              <w:t>若商户</w:t>
            </w:r>
            <w:r w:rsidRPr="00A43EF8">
              <w:rPr>
                <w:rFonts w:asciiTheme="minorEastAsia" w:hAnsiTheme="minorEastAsia"/>
                <w:color w:val="FF0000"/>
                <w:sz w:val="18"/>
                <w:szCs w:val="18"/>
              </w:rPr>
              <w:t>后续开</w:t>
            </w:r>
            <w:r w:rsidRPr="00A43EF8">
              <w:rPr>
                <w:rFonts w:asciiTheme="minorEastAsia" w:hAnsiTheme="minorEastAsia" w:hint="eastAsia"/>
                <w:color w:val="FF0000"/>
                <w:sz w:val="18"/>
                <w:szCs w:val="18"/>
              </w:rPr>
              <w:t>通</w:t>
            </w:r>
            <w:r w:rsidRPr="00A43EF8">
              <w:rPr>
                <w:rFonts w:asciiTheme="minorEastAsia" w:hAnsiTheme="minorEastAsia"/>
                <w:color w:val="FF0000"/>
                <w:sz w:val="18"/>
                <w:szCs w:val="18"/>
              </w:rPr>
              <w:t>二类户</w:t>
            </w:r>
            <w:r w:rsidRPr="00A43EF8">
              <w:rPr>
                <w:rFonts w:asciiTheme="minorEastAsia" w:hAnsiTheme="minorEastAsia" w:hint="eastAsia"/>
                <w:color w:val="FF0000"/>
                <w:sz w:val="18"/>
                <w:szCs w:val="18"/>
              </w:rPr>
              <w:t>及</w:t>
            </w:r>
            <w:r w:rsidRPr="00A43EF8">
              <w:rPr>
                <w:rFonts w:asciiTheme="minorEastAsia" w:hAnsiTheme="minorEastAsia"/>
                <w:color w:val="FF0000"/>
                <w:sz w:val="18"/>
                <w:szCs w:val="18"/>
              </w:rPr>
              <w:t>余利宝功能，</w:t>
            </w:r>
            <w:r w:rsidRPr="00A43EF8">
              <w:rPr>
                <w:rFonts w:asciiTheme="minorEastAsia" w:hAnsiTheme="minorEastAsia" w:hint="eastAsia"/>
                <w:color w:val="FF0000"/>
                <w:sz w:val="18"/>
                <w:szCs w:val="18"/>
              </w:rPr>
              <w:t>该</w:t>
            </w:r>
            <w:r w:rsidRPr="00A43EF8">
              <w:rPr>
                <w:rFonts w:asciiTheme="minorEastAsia" w:hAnsiTheme="minorEastAsia"/>
                <w:color w:val="FF0000"/>
                <w:sz w:val="18"/>
                <w:szCs w:val="18"/>
              </w:rPr>
              <w:t>手机号作为客户</w:t>
            </w:r>
            <w:r w:rsidRPr="00A43EF8">
              <w:rPr>
                <w:rFonts w:asciiTheme="minorEastAsia" w:hAnsiTheme="minorEastAsia" w:hint="eastAsia"/>
                <w:color w:val="FF0000"/>
                <w:sz w:val="18"/>
                <w:szCs w:val="18"/>
              </w:rPr>
              <w:t>在</w:t>
            </w:r>
            <w:r w:rsidRPr="00A43EF8">
              <w:rPr>
                <w:rFonts w:asciiTheme="minorEastAsia" w:hAnsiTheme="minorEastAsia"/>
                <w:color w:val="FF0000"/>
                <w:sz w:val="18"/>
                <w:szCs w:val="18"/>
              </w:rPr>
              <w:t>网商的预留手机号，</w:t>
            </w:r>
            <w:r w:rsidRPr="00A43EF8">
              <w:rPr>
                <w:rFonts w:asciiTheme="minorEastAsia" w:hAnsiTheme="minorEastAsia" w:hint="eastAsia"/>
                <w:color w:val="FF0000"/>
                <w:sz w:val="18"/>
                <w:szCs w:val="18"/>
              </w:rPr>
              <w:t>企业</w:t>
            </w:r>
            <w:r w:rsidRPr="00A43EF8">
              <w:rPr>
                <w:rFonts w:asciiTheme="minorEastAsia" w:hAnsiTheme="minorEastAsia"/>
                <w:color w:val="FF0000"/>
                <w:sz w:val="18"/>
                <w:szCs w:val="18"/>
              </w:rPr>
              <w:t>可不填)</w:t>
            </w:r>
            <w:r w:rsidR="008D4ADB">
              <w:rPr>
                <w:rFonts w:asciiTheme="minorEastAsia" w:hAnsiTheme="minorEastAsia" w:hint="eastAsia"/>
                <w:color w:val="FF0000"/>
                <w:sz w:val="18"/>
                <w:szCs w:val="18"/>
              </w:rPr>
              <w:t>。</w:t>
            </w:r>
            <w:r w:rsidR="008D4ADB">
              <w:rPr>
                <w:rFonts w:asciiTheme="minorEastAsia" w:hAnsiTheme="minorEastAsia"/>
                <w:color w:val="FF0000"/>
                <w:sz w:val="18"/>
                <w:szCs w:val="18"/>
              </w:rPr>
              <w:t>开户</w:t>
            </w:r>
            <w:r w:rsidR="008D4ADB">
              <w:rPr>
                <w:rFonts w:asciiTheme="minorEastAsia" w:hAnsiTheme="minorEastAsia" w:hint="eastAsia"/>
                <w:color w:val="FF0000"/>
                <w:sz w:val="18"/>
                <w:szCs w:val="18"/>
              </w:rPr>
              <w:t>发送</w:t>
            </w:r>
            <w:r w:rsidR="008D4ADB">
              <w:rPr>
                <w:rFonts w:asciiTheme="minorEastAsia" w:hAnsiTheme="minorEastAsia"/>
                <w:color w:val="FF0000"/>
                <w:sz w:val="18"/>
                <w:szCs w:val="18"/>
              </w:rPr>
              <w:t>的短信验证码</w:t>
            </w:r>
            <w:r w:rsidR="008D4ADB">
              <w:rPr>
                <w:rFonts w:asciiTheme="minorEastAsia" w:hAnsiTheme="minorEastAsia" w:hint="eastAsia"/>
                <w:color w:val="FF0000"/>
                <w:sz w:val="18"/>
                <w:szCs w:val="18"/>
              </w:rPr>
              <w:t>的</w:t>
            </w:r>
            <w:r w:rsidR="008D4ADB">
              <w:rPr>
                <w:rFonts w:asciiTheme="minorEastAsia" w:hAnsiTheme="minorEastAsia"/>
                <w:color w:val="FF0000"/>
                <w:sz w:val="18"/>
                <w:szCs w:val="18"/>
              </w:rPr>
              <w:t>手机号需要和</w:t>
            </w:r>
            <w:r w:rsidR="008D4ADB">
              <w:rPr>
                <w:rFonts w:asciiTheme="minorEastAsia" w:hAnsiTheme="minorEastAsia" w:hint="eastAsia"/>
                <w:color w:val="FF0000"/>
                <w:sz w:val="18"/>
                <w:szCs w:val="18"/>
              </w:rPr>
              <w:t>负责人</w:t>
            </w:r>
            <w:r w:rsidR="008D4ADB">
              <w:rPr>
                <w:rFonts w:asciiTheme="minorEastAsia" w:hAnsiTheme="minorEastAsia"/>
                <w:color w:val="FF0000"/>
                <w:sz w:val="18"/>
                <w:szCs w:val="18"/>
              </w:rPr>
              <w:t>手机号</w:t>
            </w:r>
            <w:r w:rsidR="008D4ADB">
              <w:rPr>
                <w:rFonts w:asciiTheme="minorEastAsia" w:hAnsiTheme="minorEastAsia" w:hint="eastAsia"/>
                <w:color w:val="FF0000"/>
                <w:sz w:val="18"/>
                <w:szCs w:val="18"/>
              </w:rPr>
              <w:t>一致</w:t>
            </w:r>
            <w:r w:rsidR="008D4ADB">
              <w:rPr>
                <w:rFonts w:asciiTheme="minorEastAsia" w:hAnsiTheme="minorEastAsia"/>
                <w:color w:val="FF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510CC2B1"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7195F137"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341" w:type="pct"/>
          </w:tcPr>
          <w:p w14:paraId="2053C0EB"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481CCD9D"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437AABB1" w14:textId="77777777" w:rsidTr="00AA2783">
        <w:trPr>
          <w:trHeight w:val="287"/>
        </w:trPr>
        <w:tc>
          <w:tcPr>
            <w:tcW w:w="251" w:type="pct"/>
          </w:tcPr>
          <w:p w14:paraId="32FFD386"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1B6277ED"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PrincipalCertType</w:t>
            </w:r>
          </w:p>
        </w:tc>
        <w:tc>
          <w:tcPr>
            <w:tcW w:w="1965" w:type="pct"/>
            <w:shd w:val="clear" w:color="auto" w:fill="auto"/>
          </w:tcPr>
          <w:p w14:paraId="2B9F7413"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负责人证件</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可选值：</w:t>
            </w:r>
          </w:p>
          <w:p w14:paraId="1F34C07D" w14:textId="77777777" w:rsidR="00DD1FE0" w:rsidRPr="0073090D"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0</w:t>
            </w:r>
            <w:r>
              <w:rPr>
                <w:rFonts w:asciiTheme="minorEastAsia" w:eastAsiaTheme="minorEastAsia" w:hAnsiTheme="minorEastAsia" w:hint="eastAsia"/>
                <w:color w:val="000000"/>
                <w:sz w:val="18"/>
                <w:szCs w:val="18"/>
              </w:rPr>
              <w:t>1：</w:t>
            </w:r>
            <w:r>
              <w:rPr>
                <w:rFonts w:asciiTheme="minorEastAsia" w:eastAsiaTheme="minorEastAsia" w:hAnsiTheme="minorEastAsia"/>
                <w:color w:val="000000"/>
                <w:sz w:val="18"/>
                <w:szCs w:val="18"/>
              </w:rPr>
              <w:t>身份证</w:t>
            </w:r>
          </w:p>
        </w:tc>
        <w:tc>
          <w:tcPr>
            <w:tcW w:w="514" w:type="pct"/>
            <w:tcBorders>
              <w:top w:val="single" w:sz="4" w:space="0" w:color="auto"/>
              <w:left w:val="single" w:sz="4" w:space="0" w:color="auto"/>
              <w:bottom w:val="single" w:sz="4" w:space="0" w:color="auto"/>
              <w:right w:val="single" w:sz="4" w:space="0" w:color="auto"/>
            </w:tcBorders>
          </w:tcPr>
          <w:p w14:paraId="45C94F1B"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6EC9487"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w:t>
            </w:r>
          </w:p>
        </w:tc>
        <w:tc>
          <w:tcPr>
            <w:tcW w:w="341" w:type="pct"/>
          </w:tcPr>
          <w:p w14:paraId="4D0AD117"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33043539" w14:textId="77777777" w:rsidR="00DD1FE0" w:rsidRPr="00CB1278" w:rsidRDefault="00DD1FE0" w:rsidP="00DD1FE0">
            <w:pPr>
              <w:rPr>
                <w:rFonts w:asciiTheme="minorEastAsia" w:eastAsiaTheme="minorEastAsia" w:hAnsiTheme="minorEastAsia"/>
                <w:bCs/>
                <w:i/>
                <w:sz w:val="18"/>
                <w:szCs w:val="18"/>
              </w:rPr>
            </w:pPr>
            <w:r>
              <w:rPr>
                <w:rFonts w:asciiTheme="minorEastAsia" w:eastAsiaTheme="minorEastAsia" w:hAnsiTheme="minorEastAsia" w:hint="eastAsia"/>
                <w:bCs/>
                <w:i/>
                <w:sz w:val="18"/>
                <w:szCs w:val="18"/>
              </w:rPr>
              <w:t>01</w:t>
            </w:r>
          </w:p>
        </w:tc>
      </w:tr>
      <w:tr w:rsidR="00DD1FE0" w:rsidRPr="00CB1278" w14:paraId="72844EE7" w14:textId="77777777" w:rsidTr="00AA2783">
        <w:trPr>
          <w:trHeight w:val="287"/>
        </w:trPr>
        <w:tc>
          <w:tcPr>
            <w:tcW w:w="251" w:type="pct"/>
          </w:tcPr>
          <w:p w14:paraId="541972ED"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6F5ACED4"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PrincipalCert</w:t>
            </w:r>
            <w:r w:rsidRPr="00BA7A82">
              <w:rPr>
                <w:rFonts w:asciiTheme="minorEastAsia" w:eastAsiaTheme="minorEastAsia" w:hAnsiTheme="minorEastAsia" w:hint="eastAsia"/>
                <w:color w:val="000000"/>
                <w:sz w:val="18"/>
                <w:szCs w:val="18"/>
              </w:rPr>
              <w:t>No</w:t>
            </w:r>
          </w:p>
        </w:tc>
        <w:tc>
          <w:tcPr>
            <w:tcW w:w="1965" w:type="pct"/>
            <w:shd w:val="clear" w:color="auto" w:fill="auto"/>
          </w:tcPr>
          <w:p w14:paraId="09BD87F7" w14:textId="77777777" w:rsidR="00DD1FE0" w:rsidRDefault="00DD1FE0" w:rsidP="00DD1FE0">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负责人</w:t>
            </w:r>
            <w:r>
              <w:rPr>
                <w:rFonts w:asciiTheme="minorEastAsia" w:eastAsiaTheme="minorEastAsia" w:hAnsiTheme="minorEastAsia" w:hint="eastAsia"/>
                <w:color w:val="000000"/>
                <w:sz w:val="18"/>
                <w:szCs w:val="18"/>
              </w:rPr>
              <w:t>证件</w:t>
            </w:r>
            <w:r>
              <w:rPr>
                <w:rFonts w:asciiTheme="minorEastAsia" w:eastAsiaTheme="minorEastAsia" w:hAnsiTheme="minorEastAsia"/>
                <w:color w:val="000000"/>
                <w:sz w:val="18"/>
                <w:szCs w:val="18"/>
              </w:rPr>
              <w:t>号码</w:t>
            </w:r>
            <w:r>
              <w:rPr>
                <w:rFonts w:asciiTheme="minorEastAsia" w:eastAsiaTheme="minorEastAsia" w:hAnsiTheme="minorEastAsia" w:hint="eastAsia"/>
                <w:color w:val="000000"/>
                <w:sz w:val="18"/>
                <w:szCs w:val="18"/>
              </w:rPr>
              <w:t>。</w:t>
            </w:r>
          </w:p>
          <w:p w14:paraId="4715C667"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：若自然人送自然人</w:t>
            </w:r>
            <w:r>
              <w:rPr>
                <w:rFonts w:asciiTheme="minorEastAsia" w:eastAsiaTheme="minorEastAsia" w:hAnsiTheme="minorEastAsia" w:hint="eastAsia"/>
                <w:color w:val="000000"/>
                <w:sz w:val="18"/>
                <w:szCs w:val="18"/>
              </w:rPr>
              <w:t>证件</w:t>
            </w:r>
            <w:r>
              <w:rPr>
                <w:rFonts w:asciiTheme="minorEastAsia" w:eastAsiaTheme="minorEastAsia" w:hAnsiTheme="minorEastAsia"/>
                <w:color w:val="000000"/>
                <w:sz w:val="18"/>
                <w:szCs w:val="18"/>
              </w:rPr>
              <w:t>号码、若个体工商户送经营者</w:t>
            </w:r>
            <w:r>
              <w:rPr>
                <w:rFonts w:asciiTheme="minorEastAsia" w:eastAsiaTheme="minorEastAsia" w:hAnsiTheme="minorEastAsia" w:hint="eastAsia"/>
                <w:color w:val="000000"/>
                <w:sz w:val="18"/>
                <w:szCs w:val="18"/>
              </w:rPr>
              <w:t>证件</w:t>
            </w:r>
            <w:r>
              <w:rPr>
                <w:rFonts w:asciiTheme="minorEastAsia" w:eastAsiaTheme="minorEastAsia" w:hAnsiTheme="minorEastAsia"/>
                <w:color w:val="000000"/>
                <w:sz w:val="18"/>
                <w:szCs w:val="18"/>
              </w:rPr>
              <w:t>号码</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若企业送法人</w:t>
            </w:r>
            <w:r>
              <w:rPr>
                <w:rFonts w:asciiTheme="minorEastAsia" w:eastAsiaTheme="minorEastAsia" w:hAnsiTheme="minorEastAsia" w:hint="eastAsia"/>
                <w:color w:val="000000"/>
                <w:sz w:val="18"/>
                <w:szCs w:val="18"/>
              </w:rPr>
              <w:t>代表</w:t>
            </w:r>
            <w:r>
              <w:rPr>
                <w:rFonts w:asciiTheme="minorEastAsia" w:eastAsiaTheme="minorEastAsia" w:hAnsiTheme="minorEastAsia"/>
                <w:color w:val="000000"/>
                <w:sz w:val="18"/>
                <w:szCs w:val="18"/>
              </w:rPr>
              <w:t>证件号码</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296935AF"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43D535D"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r>
              <w:rPr>
                <w:rFonts w:asciiTheme="minorEastAsia" w:eastAsiaTheme="minorEastAsia" w:hAnsiTheme="minorEastAsia"/>
                <w:color w:val="000000"/>
                <w:sz w:val="18"/>
                <w:szCs w:val="18"/>
              </w:rPr>
              <w:t xml:space="preserve"> </w:t>
            </w:r>
          </w:p>
        </w:tc>
        <w:tc>
          <w:tcPr>
            <w:tcW w:w="341" w:type="pct"/>
          </w:tcPr>
          <w:p w14:paraId="7FB3F9FD" w14:textId="77777777" w:rsidR="00DD1FE0" w:rsidRPr="00255799"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368A4BA2"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31B99575" w14:textId="77777777" w:rsidTr="00AA2783">
        <w:trPr>
          <w:trHeight w:val="287"/>
        </w:trPr>
        <w:tc>
          <w:tcPr>
            <w:tcW w:w="251" w:type="pct"/>
          </w:tcPr>
          <w:p w14:paraId="58D3F7F1"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56DBB47D"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PrincipalPerson</w:t>
            </w:r>
          </w:p>
        </w:tc>
        <w:tc>
          <w:tcPr>
            <w:tcW w:w="1965" w:type="pct"/>
            <w:shd w:val="clear" w:color="auto" w:fill="auto"/>
          </w:tcPr>
          <w:p w14:paraId="45A7F461"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负责</w:t>
            </w:r>
            <w:r>
              <w:rPr>
                <w:rFonts w:asciiTheme="minorEastAsia" w:eastAsiaTheme="minorEastAsia" w:hAnsiTheme="minorEastAsia"/>
                <w:color w:val="000000"/>
                <w:sz w:val="18"/>
                <w:szCs w:val="18"/>
              </w:rPr>
              <w:t>人名称或</w:t>
            </w:r>
            <w:r w:rsidRPr="001D3157">
              <w:rPr>
                <w:rFonts w:asciiTheme="minorEastAsia" w:eastAsiaTheme="minorEastAsia" w:hAnsiTheme="minorEastAsia" w:hint="eastAsia"/>
                <w:color w:val="000000"/>
                <w:sz w:val="18"/>
                <w:szCs w:val="18"/>
              </w:rPr>
              <w:t>企业法人</w:t>
            </w:r>
            <w:r>
              <w:rPr>
                <w:rFonts w:asciiTheme="minorEastAsia" w:eastAsiaTheme="minorEastAsia" w:hAnsiTheme="minorEastAsia" w:hint="eastAsia"/>
                <w:color w:val="000000"/>
                <w:sz w:val="18"/>
                <w:szCs w:val="18"/>
              </w:rPr>
              <w:t>代表</w:t>
            </w:r>
            <w:r w:rsidRPr="001D3157">
              <w:rPr>
                <w:rFonts w:asciiTheme="minorEastAsia" w:eastAsiaTheme="minorEastAsia" w:hAnsiTheme="minorEastAsia" w:hint="eastAsia"/>
                <w:color w:val="000000"/>
                <w:sz w:val="18"/>
                <w:szCs w:val="18"/>
              </w:rPr>
              <w:t>姓名</w:t>
            </w:r>
            <w:r>
              <w:rPr>
                <w:rFonts w:asciiTheme="minorEastAsia" w:eastAsiaTheme="minorEastAsia" w:hAnsiTheme="minorEastAsia" w:hint="eastAsia"/>
                <w:color w:val="000000"/>
                <w:sz w:val="18"/>
                <w:szCs w:val="18"/>
              </w:rPr>
              <w:t>。</w:t>
            </w:r>
          </w:p>
          <w:p w14:paraId="57570654"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sidRPr="001D3157">
              <w:rPr>
                <w:rFonts w:asciiTheme="minorEastAsia" w:eastAsiaTheme="minorEastAsia" w:hAnsiTheme="minorEastAsia" w:hint="eastAsia"/>
                <w:color w:val="000000"/>
                <w:sz w:val="18"/>
                <w:szCs w:val="18"/>
              </w:rPr>
              <w:t>若商户类型为“自然人”</w:t>
            </w:r>
            <w:r>
              <w:rPr>
                <w:rFonts w:asciiTheme="minorEastAsia" w:eastAsiaTheme="minorEastAsia" w:hAnsiTheme="minorEastAsia" w:hint="eastAsia"/>
                <w:color w:val="000000"/>
                <w:sz w:val="18"/>
                <w:szCs w:val="18"/>
              </w:rPr>
              <w:t>填写</w:t>
            </w:r>
            <w:r>
              <w:rPr>
                <w:rFonts w:asciiTheme="minorEastAsia" w:eastAsiaTheme="minorEastAsia" w:hAnsiTheme="minorEastAsia"/>
                <w:color w:val="000000"/>
                <w:sz w:val="18"/>
                <w:szCs w:val="18"/>
              </w:rPr>
              <w:t>责任人本人，若</w:t>
            </w:r>
            <w:r>
              <w:rPr>
                <w:rFonts w:asciiTheme="minorEastAsia" w:eastAsiaTheme="minorEastAsia" w:hAnsiTheme="minorEastAsia" w:hint="eastAsia"/>
                <w:color w:val="000000"/>
                <w:sz w:val="18"/>
                <w:szCs w:val="18"/>
              </w:rPr>
              <w:t>为</w:t>
            </w:r>
            <w:r>
              <w:rPr>
                <w:rFonts w:asciiTheme="minorEastAsia" w:eastAsiaTheme="minorEastAsia" w:hAnsiTheme="minorEastAsia"/>
                <w:color w:val="000000"/>
                <w:sz w:val="18"/>
                <w:szCs w:val="18"/>
              </w:rPr>
              <w:t>“个体工商户”填写经营者本人，若为</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企业”填写企业法人代表名称</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409A9D3B"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068EBCAD"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tcPr>
          <w:p w14:paraId="2CE8DCF7"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7C71B855"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22A8BB9F" w14:textId="77777777" w:rsidTr="00AA2783">
        <w:trPr>
          <w:trHeight w:val="287"/>
        </w:trPr>
        <w:tc>
          <w:tcPr>
            <w:tcW w:w="251" w:type="pct"/>
          </w:tcPr>
          <w:p w14:paraId="37A777A8"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2EA62CD1"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BussAuthNum</w:t>
            </w:r>
          </w:p>
        </w:tc>
        <w:tc>
          <w:tcPr>
            <w:tcW w:w="1965" w:type="pct"/>
            <w:shd w:val="clear" w:color="auto" w:fill="auto"/>
          </w:tcPr>
          <w:p w14:paraId="38121E06" w14:textId="77777777" w:rsidR="00DD1FE0" w:rsidRPr="00972A98" w:rsidRDefault="00DD1FE0" w:rsidP="00DD1FE0">
            <w:pPr>
              <w:rPr>
                <w:rFonts w:asciiTheme="minorEastAsia" w:eastAsiaTheme="minorEastAsia" w:hAnsiTheme="minorEastAsia"/>
                <w:bCs/>
                <w:color w:val="000000"/>
                <w:sz w:val="18"/>
                <w:szCs w:val="18"/>
              </w:rPr>
            </w:pPr>
            <w:r w:rsidRPr="001D3157">
              <w:rPr>
                <w:rFonts w:asciiTheme="minorEastAsia" w:eastAsiaTheme="minorEastAsia" w:hAnsiTheme="minorEastAsia" w:hint="eastAsia"/>
                <w:color w:val="000000"/>
                <w:sz w:val="18"/>
                <w:szCs w:val="18"/>
              </w:rPr>
              <w:t>营业执照工商注册号</w:t>
            </w:r>
            <w:r>
              <w:rPr>
                <w:rFonts w:asciiTheme="minorEastAsia" w:eastAsiaTheme="minorEastAsia" w:hAnsiTheme="minorEastAsia" w:hint="eastAsia"/>
                <w:color w:val="000000"/>
                <w:sz w:val="18"/>
                <w:szCs w:val="18"/>
              </w:rPr>
              <w:t>。</w:t>
            </w:r>
            <w:r w:rsidRPr="001D3157">
              <w:rPr>
                <w:rFonts w:asciiTheme="minorEastAsia" w:eastAsiaTheme="minorEastAsia" w:hAnsiTheme="minorEastAsia" w:hint="eastAsia"/>
                <w:color w:val="000000"/>
                <w:sz w:val="18"/>
                <w:szCs w:val="18"/>
              </w:rPr>
              <w:t>若商户类型为“自然人”无需上送</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2A16ACB0"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2EBB3FA"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341" w:type="pct"/>
          </w:tcPr>
          <w:p w14:paraId="67646811"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11F943BF"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590FCA42" w14:textId="77777777" w:rsidTr="00AA2783">
        <w:trPr>
          <w:trHeight w:val="287"/>
        </w:trPr>
        <w:tc>
          <w:tcPr>
            <w:tcW w:w="251" w:type="pct"/>
          </w:tcPr>
          <w:p w14:paraId="3E32964F"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35BD1C7B"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CertOrgCode</w:t>
            </w:r>
          </w:p>
          <w:p w14:paraId="32FA74F9" w14:textId="77777777" w:rsidR="00DD1FE0" w:rsidRDefault="00DD1FE0" w:rsidP="00DD1FE0">
            <w:pPr>
              <w:rPr>
                <w:rFonts w:asciiTheme="minorEastAsia" w:eastAsiaTheme="minorEastAsia" w:hAnsiTheme="minorEastAsia"/>
                <w:bCs/>
                <w:color w:val="000000"/>
                <w:sz w:val="18"/>
                <w:szCs w:val="18"/>
              </w:rPr>
            </w:pPr>
          </w:p>
        </w:tc>
        <w:tc>
          <w:tcPr>
            <w:tcW w:w="1965" w:type="pct"/>
            <w:shd w:val="clear" w:color="auto" w:fill="auto"/>
          </w:tcPr>
          <w:p w14:paraId="4D664993"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组织</w:t>
            </w:r>
            <w:r>
              <w:rPr>
                <w:rFonts w:asciiTheme="minorEastAsia" w:eastAsiaTheme="minorEastAsia" w:hAnsiTheme="minorEastAsia"/>
                <w:color w:val="000000"/>
                <w:sz w:val="18"/>
                <w:szCs w:val="18"/>
              </w:rPr>
              <w:t>机构代码</w:t>
            </w:r>
            <w:r>
              <w:rPr>
                <w:rFonts w:asciiTheme="minorEastAsia" w:eastAsiaTheme="minorEastAsia" w:hAnsiTheme="minorEastAsia" w:hint="eastAsia"/>
                <w:color w:val="000000"/>
                <w:sz w:val="18"/>
                <w:szCs w:val="18"/>
              </w:rPr>
              <w:t>证</w:t>
            </w:r>
            <w:r>
              <w:rPr>
                <w:rFonts w:asciiTheme="minorEastAsia" w:eastAsiaTheme="minorEastAsia" w:hAnsiTheme="minorEastAsia"/>
                <w:color w:val="000000"/>
                <w:sz w:val="18"/>
                <w:szCs w:val="18"/>
              </w:rPr>
              <w:t>号。</w:t>
            </w:r>
          </w:p>
        </w:tc>
        <w:tc>
          <w:tcPr>
            <w:tcW w:w="514" w:type="pct"/>
            <w:tcBorders>
              <w:top w:val="single" w:sz="4" w:space="0" w:color="auto"/>
              <w:left w:val="single" w:sz="4" w:space="0" w:color="auto"/>
              <w:bottom w:val="single" w:sz="4" w:space="0" w:color="auto"/>
              <w:right w:val="single" w:sz="4" w:space="0" w:color="auto"/>
            </w:tcBorders>
          </w:tcPr>
          <w:p w14:paraId="6821736D"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656136F"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341" w:type="pct"/>
          </w:tcPr>
          <w:p w14:paraId="0F346650"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6845CE7F"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3AC47DBF" w14:textId="77777777" w:rsidTr="00AA2783">
        <w:trPr>
          <w:trHeight w:val="287"/>
        </w:trPr>
        <w:tc>
          <w:tcPr>
            <w:tcW w:w="251" w:type="pct"/>
          </w:tcPr>
          <w:p w14:paraId="4DCF23F0"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1EA27F7D"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Cert</w:t>
            </w:r>
            <w:r w:rsidRPr="00BA7A82">
              <w:rPr>
                <w:rFonts w:asciiTheme="minorEastAsia" w:eastAsiaTheme="minorEastAsia" w:hAnsiTheme="minorEastAsia" w:hint="eastAsia"/>
                <w:color w:val="000000"/>
                <w:sz w:val="18"/>
                <w:szCs w:val="18"/>
              </w:rPr>
              <w:t>Photo</w:t>
            </w:r>
            <w:r>
              <w:rPr>
                <w:rFonts w:asciiTheme="minorEastAsia" w:eastAsiaTheme="minorEastAsia" w:hAnsiTheme="minorEastAsia"/>
                <w:color w:val="000000"/>
                <w:sz w:val="18"/>
                <w:szCs w:val="18"/>
              </w:rPr>
              <w:t>A</w:t>
            </w:r>
          </w:p>
        </w:tc>
        <w:tc>
          <w:tcPr>
            <w:tcW w:w="1965" w:type="pct"/>
            <w:shd w:val="clear" w:color="auto" w:fill="auto"/>
          </w:tcPr>
          <w:p w14:paraId="5B0194F5"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负责</w:t>
            </w:r>
            <w:r>
              <w:rPr>
                <w:rFonts w:asciiTheme="minorEastAsia" w:eastAsiaTheme="minorEastAsia" w:hAnsiTheme="minorEastAsia"/>
                <w:color w:val="000000"/>
                <w:sz w:val="18"/>
                <w:szCs w:val="18"/>
              </w:rPr>
              <w:t>人或企业法人代表的</w:t>
            </w:r>
            <w:r w:rsidRPr="00BA7A82">
              <w:rPr>
                <w:rFonts w:asciiTheme="minorEastAsia" w:eastAsiaTheme="minorEastAsia" w:hAnsiTheme="minorEastAsia" w:hint="eastAsia"/>
                <w:color w:val="000000"/>
                <w:sz w:val="18"/>
                <w:szCs w:val="18"/>
              </w:rPr>
              <w:t>身份证图片</w:t>
            </w:r>
            <w:r>
              <w:rPr>
                <w:rFonts w:asciiTheme="minorEastAsia" w:eastAsiaTheme="minorEastAsia" w:hAnsiTheme="minorEastAsia" w:hint="eastAsia"/>
                <w:color w:val="000000"/>
                <w:sz w:val="18"/>
                <w:szCs w:val="18"/>
              </w:rPr>
              <w:t>正面。</w:t>
            </w:r>
          </w:p>
          <w:p w14:paraId="04AA388A"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需要</w:t>
            </w:r>
            <w:r>
              <w:rPr>
                <w:rFonts w:asciiTheme="minorEastAsia" w:eastAsiaTheme="minorEastAsia" w:hAnsiTheme="minorEastAsia"/>
                <w:color w:val="000000"/>
                <w:sz w:val="18"/>
                <w:szCs w:val="18"/>
              </w:rPr>
              <w:t>先调</w:t>
            </w: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图片上传接口</w:t>
            </w:r>
            <w:r>
              <w:rPr>
                <w:rFonts w:asciiTheme="minorEastAsia" w:eastAsiaTheme="minorEastAsia" w:hAnsiTheme="minorEastAsia" w:hint="eastAsia"/>
                <w:color w:val="000000"/>
                <w:sz w:val="18"/>
                <w:szCs w:val="18"/>
              </w:rPr>
              <w:t>上传</w:t>
            </w:r>
            <w:r>
              <w:rPr>
                <w:rFonts w:asciiTheme="minorEastAsia" w:eastAsiaTheme="minorEastAsia" w:hAnsiTheme="minorEastAsia"/>
                <w:color w:val="000000"/>
                <w:sz w:val="18"/>
                <w:szCs w:val="18"/>
              </w:rPr>
              <w:t>图片获取</w:t>
            </w:r>
            <w:r>
              <w:rPr>
                <w:rFonts w:asciiTheme="minorEastAsia" w:eastAsiaTheme="minorEastAsia" w:hAnsiTheme="minorEastAsia" w:hint="eastAsia"/>
                <w:color w:val="000000"/>
                <w:sz w:val="18"/>
                <w:szCs w:val="18"/>
              </w:rPr>
              <w:t>链接</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并</w:t>
            </w:r>
            <w:r>
              <w:rPr>
                <w:rFonts w:asciiTheme="minorEastAsia" w:eastAsiaTheme="minorEastAsia" w:hAnsiTheme="minorEastAsia"/>
                <w:color w:val="000000"/>
                <w:sz w:val="18"/>
                <w:szCs w:val="18"/>
              </w:rPr>
              <w:t>将该链接填到本字段。涉及</w:t>
            </w:r>
            <w:r>
              <w:rPr>
                <w:rFonts w:asciiTheme="minorEastAsia" w:eastAsiaTheme="minorEastAsia" w:hAnsiTheme="minorEastAsia" w:hint="eastAsia"/>
                <w:color w:val="000000"/>
                <w:sz w:val="18"/>
                <w:szCs w:val="18"/>
              </w:rPr>
              <w:t>图片</w:t>
            </w:r>
            <w:r>
              <w:rPr>
                <w:rFonts w:asciiTheme="minorEastAsia" w:eastAsiaTheme="minorEastAsia" w:hAnsiTheme="minorEastAsia"/>
                <w:color w:val="000000"/>
                <w:sz w:val="18"/>
                <w:szCs w:val="18"/>
              </w:rPr>
              <w:t>上传的接口</w:t>
            </w:r>
            <w:r>
              <w:rPr>
                <w:rFonts w:asciiTheme="minorEastAsia" w:eastAsiaTheme="minorEastAsia" w:hAnsiTheme="minorEastAsia" w:hint="eastAsia"/>
                <w:color w:val="000000"/>
                <w:sz w:val="18"/>
                <w:szCs w:val="18"/>
              </w:rPr>
              <w:t>处理</w:t>
            </w:r>
            <w:r>
              <w:rPr>
                <w:rFonts w:asciiTheme="minorEastAsia" w:eastAsiaTheme="minorEastAsia" w:hAnsiTheme="minorEastAsia"/>
                <w:color w:val="000000"/>
                <w:sz w:val="18"/>
                <w:szCs w:val="18"/>
              </w:rPr>
              <w:t>逻辑</w:t>
            </w:r>
            <w:r>
              <w:rPr>
                <w:rFonts w:asciiTheme="minorEastAsia" w:eastAsiaTheme="minorEastAsia" w:hAnsiTheme="minorEastAsia" w:hint="eastAsia"/>
                <w:color w:val="000000"/>
                <w:sz w:val="18"/>
                <w:szCs w:val="18"/>
              </w:rPr>
              <w:t>一致</w:t>
            </w:r>
            <w:r>
              <w:rPr>
                <w:rFonts w:asciiTheme="minorEastAsia" w:eastAsiaTheme="minorEastAsia" w:hAnsiTheme="minorEastAsia"/>
                <w:color w:val="000000"/>
                <w:sz w:val="18"/>
                <w:szCs w:val="18"/>
              </w:rPr>
              <w:t>。</w:t>
            </w:r>
          </w:p>
          <w:p w14:paraId="66BC5DD5" w14:textId="6BC7015F" w:rsidR="00AB3BB0" w:rsidRPr="002B19A4" w:rsidRDefault="00AB3BB0" w:rsidP="00AB3BB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01</w:t>
            </w:r>
            <w:r>
              <w:rPr>
                <w:rFonts w:asciiTheme="minorEastAsia" w:eastAsiaTheme="minorEastAsia" w:hAnsiTheme="minorEastAsia" w:hint="eastAsia"/>
                <w:sz w:val="18"/>
                <w:szCs w:val="18"/>
              </w:rPr>
              <w:t xml:space="preserve"> </w:t>
            </w:r>
          </w:p>
        </w:tc>
        <w:tc>
          <w:tcPr>
            <w:tcW w:w="514" w:type="pct"/>
            <w:tcBorders>
              <w:top w:val="single" w:sz="4" w:space="0" w:color="auto"/>
              <w:left w:val="single" w:sz="4" w:space="0" w:color="auto"/>
              <w:bottom w:val="single" w:sz="4" w:space="0" w:color="auto"/>
              <w:right w:val="single" w:sz="4" w:space="0" w:color="auto"/>
            </w:tcBorders>
          </w:tcPr>
          <w:p w14:paraId="6368A49F"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0804559" w14:textId="77777777" w:rsidR="00DD1FE0" w:rsidRPr="00CB1278" w:rsidRDefault="00DD1FE0" w:rsidP="00DD1FE0">
            <w:pPr>
              <w:rPr>
                <w:rFonts w:asciiTheme="minorEastAsia" w:eastAsiaTheme="minorEastAsia" w:hAnsiTheme="minorEastAsia"/>
                <w:bCs/>
                <w:color w:val="000000"/>
                <w:sz w:val="18"/>
                <w:szCs w:val="18"/>
              </w:rPr>
            </w:pPr>
          </w:p>
        </w:tc>
        <w:tc>
          <w:tcPr>
            <w:tcW w:w="341" w:type="pct"/>
          </w:tcPr>
          <w:p w14:paraId="13F13C27"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289D6F53"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6F237E78" w14:textId="77777777" w:rsidTr="00AA2783">
        <w:trPr>
          <w:trHeight w:val="287"/>
        </w:trPr>
        <w:tc>
          <w:tcPr>
            <w:tcW w:w="251" w:type="pct"/>
          </w:tcPr>
          <w:p w14:paraId="1F18E3E0"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18EAD9E6"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Cert</w:t>
            </w:r>
            <w:r w:rsidRPr="00BA7A82">
              <w:rPr>
                <w:rFonts w:asciiTheme="minorEastAsia" w:eastAsiaTheme="minorEastAsia" w:hAnsiTheme="minorEastAsia" w:hint="eastAsia"/>
                <w:color w:val="000000"/>
                <w:sz w:val="18"/>
                <w:szCs w:val="18"/>
              </w:rPr>
              <w:t>Photo</w:t>
            </w:r>
            <w:r>
              <w:rPr>
                <w:rFonts w:asciiTheme="minorEastAsia" w:eastAsiaTheme="minorEastAsia" w:hAnsiTheme="minorEastAsia"/>
                <w:color w:val="000000"/>
                <w:sz w:val="18"/>
                <w:szCs w:val="18"/>
              </w:rPr>
              <w:t>B</w:t>
            </w:r>
          </w:p>
        </w:tc>
        <w:tc>
          <w:tcPr>
            <w:tcW w:w="1965" w:type="pct"/>
            <w:shd w:val="clear" w:color="auto" w:fill="auto"/>
          </w:tcPr>
          <w:p w14:paraId="4194E1A7"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负责人</w:t>
            </w:r>
            <w:r>
              <w:rPr>
                <w:rFonts w:asciiTheme="minorEastAsia" w:eastAsiaTheme="minorEastAsia" w:hAnsiTheme="minorEastAsia"/>
                <w:color w:val="000000"/>
                <w:sz w:val="18"/>
                <w:szCs w:val="18"/>
              </w:rPr>
              <w:t>或企业法人代表的</w:t>
            </w:r>
            <w:r w:rsidRPr="00BA7A82">
              <w:rPr>
                <w:rFonts w:asciiTheme="minorEastAsia" w:eastAsiaTheme="minorEastAsia" w:hAnsiTheme="minorEastAsia" w:hint="eastAsia"/>
                <w:color w:val="000000"/>
                <w:sz w:val="18"/>
                <w:szCs w:val="18"/>
              </w:rPr>
              <w:t>身份证图片</w:t>
            </w:r>
            <w:r>
              <w:rPr>
                <w:rFonts w:asciiTheme="minorEastAsia" w:eastAsiaTheme="minorEastAsia" w:hAnsiTheme="minorEastAsia" w:hint="eastAsia"/>
                <w:color w:val="000000"/>
                <w:sz w:val="18"/>
                <w:szCs w:val="18"/>
              </w:rPr>
              <w:t>反面</w:t>
            </w:r>
          </w:p>
          <w:p w14:paraId="04B61803" w14:textId="6C5813B8" w:rsidR="00AB3BB0" w:rsidRPr="00BA7A82" w:rsidRDefault="00AB3BB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02</w:t>
            </w:r>
          </w:p>
        </w:tc>
        <w:tc>
          <w:tcPr>
            <w:tcW w:w="514" w:type="pct"/>
            <w:tcBorders>
              <w:top w:val="single" w:sz="4" w:space="0" w:color="auto"/>
              <w:left w:val="single" w:sz="4" w:space="0" w:color="auto"/>
              <w:bottom w:val="single" w:sz="4" w:space="0" w:color="auto"/>
              <w:right w:val="single" w:sz="4" w:space="0" w:color="auto"/>
            </w:tcBorders>
          </w:tcPr>
          <w:p w14:paraId="58C3DB31"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CBCD82A" w14:textId="77777777" w:rsidR="00DD1FE0" w:rsidRPr="00CB1278" w:rsidRDefault="00DD1FE0" w:rsidP="00DD1FE0">
            <w:pPr>
              <w:rPr>
                <w:rFonts w:asciiTheme="minorEastAsia" w:eastAsiaTheme="minorEastAsia" w:hAnsiTheme="minorEastAsia"/>
                <w:bCs/>
                <w:color w:val="000000"/>
                <w:sz w:val="18"/>
                <w:szCs w:val="18"/>
              </w:rPr>
            </w:pPr>
          </w:p>
        </w:tc>
        <w:tc>
          <w:tcPr>
            <w:tcW w:w="341" w:type="pct"/>
          </w:tcPr>
          <w:p w14:paraId="23BDBCA5"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40FAC34F"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19E594D5" w14:textId="77777777" w:rsidTr="00AA2783">
        <w:trPr>
          <w:trHeight w:val="287"/>
        </w:trPr>
        <w:tc>
          <w:tcPr>
            <w:tcW w:w="251" w:type="pct"/>
          </w:tcPr>
          <w:p w14:paraId="3FB7BA74"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0678CD89"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License</w:t>
            </w:r>
            <w:r w:rsidRPr="00BA7A82">
              <w:rPr>
                <w:rFonts w:asciiTheme="minorEastAsia" w:eastAsiaTheme="minorEastAsia" w:hAnsiTheme="minorEastAsia"/>
                <w:color w:val="000000"/>
                <w:sz w:val="18"/>
                <w:szCs w:val="18"/>
              </w:rPr>
              <w:t>Photo</w:t>
            </w:r>
          </w:p>
        </w:tc>
        <w:tc>
          <w:tcPr>
            <w:tcW w:w="1965" w:type="pct"/>
            <w:shd w:val="clear" w:color="auto" w:fill="auto"/>
          </w:tcPr>
          <w:p w14:paraId="09F96598" w14:textId="77777777" w:rsidR="00DD1FE0" w:rsidRDefault="00DD1FE0" w:rsidP="00DD1FE0">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营业执照图片</w:t>
            </w:r>
            <w:r>
              <w:rPr>
                <w:rFonts w:asciiTheme="minorEastAsia" w:eastAsiaTheme="minorEastAsia" w:hAnsiTheme="minorEastAsia" w:hint="eastAsia"/>
                <w:color w:val="000000"/>
                <w:sz w:val="18"/>
                <w:szCs w:val="18"/>
              </w:rPr>
              <w:t>(</w:t>
            </w:r>
            <w:r w:rsidRPr="001D3157">
              <w:rPr>
                <w:rFonts w:asciiTheme="minorEastAsia" w:eastAsiaTheme="minorEastAsia" w:hAnsiTheme="minorEastAsia" w:hint="eastAsia"/>
                <w:color w:val="000000"/>
                <w:sz w:val="18"/>
                <w:szCs w:val="18"/>
              </w:rPr>
              <w:t>若商户类型为“自然人”无需上送</w:t>
            </w:r>
            <w:r>
              <w:rPr>
                <w:rFonts w:asciiTheme="minorEastAsia" w:eastAsiaTheme="minorEastAsia" w:hAnsiTheme="minorEastAsia" w:hint="eastAsia"/>
                <w:color w:val="000000"/>
                <w:sz w:val="18"/>
                <w:szCs w:val="18"/>
              </w:rPr>
              <w:t>)</w:t>
            </w:r>
          </w:p>
          <w:p w14:paraId="6371A8A1" w14:textId="6F754A42" w:rsidR="00AB3BB0" w:rsidRPr="00CB1278" w:rsidRDefault="00AB3BB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03</w:t>
            </w:r>
          </w:p>
        </w:tc>
        <w:tc>
          <w:tcPr>
            <w:tcW w:w="514" w:type="pct"/>
            <w:tcBorders>
              <w:top w:val="single" w:sz="4" w:space="0" w:color="auto"/>
              <w:left w:val="single" w:sz="4" w:space="0" w:color="auto"/>
              <w:bottom w:val="single" w:sz="4" w:space="0" w:color="auto"/>
              <w:right w:val="single" w:sz="4" w:space="0" w:color="auto"/>
            </w:tcBorders>
          </w:tcPr>
          <w:p w14:paraId="1A5F1A9B"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D8C7849" w14:textId="77777777" w:rsidR="00DD1FE0" w:rsidRPr="00CB1278" w:rsidRDefault="00DD1FE0" w:rsidP="00DD1FE0">
            <w:pPr>
              <w:rPr>
                <w:rFonts w:asciiTheme="minorEastAsia" w:eastAsiaTheme="minorEastAsia" w:hAnsiTheme="minorEastAsia"/>
                <w:bCs/>
                <w:color w:val="000000"/>
                <w:sz w:val="18"/>
                <w:szCs w:val="18"/>
              </w:rPr>
            </w:pPr>
          </w:p>
        </w:tc>
        <w:tc>
          <w:tcPr>
            <w:tcW w:w="341" w:type="pct"/>
          </w:tcPr>
          <w:p w14:paraId="20EF6967"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1BAB68F1"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1A3D5F3F" w14:textId="77777777" w:rsidTr="00AA2783">
        <w:trPr>
          <w:trHeight w:val="287"/>
        </w:trPr>
        <w:tc>
          <w:tcPr>
            <w:tcW w:w="251" w:type="pct"/>
          </w:tcPr>
          <w:p w14:paraId="178B7A76"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5CE5B47E"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P</w:t>
            </w:r>
            <w:r w:rsidRPr="00BA7A82">
              <w:rPr>
                <w:rFonts w:asciiTheme="minorEastAsia" w:eastAsiaTheme="minorEastAsia" w:hAnsiTheme="minorEastAsia"/>
                <w:color w:val="000000"/>
                <w:sz w:val="18"/>
                <w:szCs w:val="18"/>
              </w:rPr>
              <w:t>rgPhoto</w:t>
            </w:r>
          </w:p>
        </w:tc>
        <w:tc>
          <w:tcPr>
            <w:tcW w:w="1965" w:type="pct"/>
            <w:shd w:val="clear" w:color="auto" w:fill="auto"/>
          </w:tcPr>
          <w:p w14:paraId="01AEBB2B" w14:textId="77777777" w:rsidR="00DD1FE0" w:rsidRDefault="00DD1FE0" w:rsidP="00DD1FE0">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组织机构代码证图片</w:t>
            </w:r>
            <w:r>
              <w:rPr>
                <w:rFonts w:asciiTheme="minorEastAsia" w:eastAsiaTheme="minorEastAsia" w:hAnsiTheme="minorEastAsia" w:hint="eastAsia"/>
                <w:color w:val="000000"/>
                <w:sz w:val="18"/>
                <w:szCs w:val="18"/>
              </w:rPr>
              <w:t>(</w:t>
            </w:r>
            <w:r w:rsidRPr="001D3157">
              <w:rPr>
                <w:rFonts w:asciiTheme="minorEastAsia" w:eastAsiaTheme="minorEastAsia" w:hAnsiTheme="minorEastAsia" w:hint="eastAsia"/>
                <w:color w:val="000000"/>
                <w:sz w:val="18"/>
                <w:szCs w:val="18"/>
              </w:rPr>
              <w:t>若商户类型为“自然人”无需上送</w:t>
            </w:r>
            <w:r w:rsidR="004D4D02">
              <w:rPr>
                <w:rFonts w:asciiTheme="minorEastAsia" w:eastAsiaTheme="minorEastAsia" w:hAnsiTheme="minorEastAsia" w:hint="eastAsia"/>
                <w:color w:val="000000"/>
                <w:sz w:val="18"/>
                <w:szCs w:val="18"/>
              </w:rPr>
              <w:t>、</w:t>
            </w:r>
            <w:r w:rsidR="00AB3BB0">
              <w:rPr>
                <w:rFonts w:asciiTheme="minorEastAsia" w:eastAsiaTheme="minorEastAsia" w:hAnsiTheme="minorEastAsia" w:hint="eastAsia"/>
                <w:color w:val="000000"/>
                <w:sz w:val="18"/>
                <w:szCs w:val="18"/>
              </w:rPr>
              <w:t>“</w:t>
            </w:r>
            <w:r w:rsidR="00AB3BB0">
              <w:rPr>
                <w:rFonts w:asciiTheme="minorEastAsia" w:eastAsiaTheme="minorEastAsia" w:hAnsiTheme="minorEastAsia"/>
                <w:color w:val="000000"/>
                <w:sz w:val="18"/>
                <w:szCs w:val="18"/>
              </w:rPr>
              <w:t>个体工商户”可选</w:t>
            </w:r>
            <w:r>
              <w:rPr>
                <w:rFonts w:asciiTheme="minorEastAsia" w:eastAsiaTheme="minorEastAsia" w:hAnsiTheme="minorEastAsia" w:hint="eastAsia"/>
                <w:color w:val="000000"/>
                <w:sz w:val="18"/>
                <w:szCs w:val="18"/>
              </w:rPr>
              <w:t>)</w:t>
            </w:r>
          </w:p>
          <w:p w14:paraId="734A2561" w14:textId="048313B3" w:rsidR="00AB3BB0" w:rsidRPr="00CB1278" w:rsidRDefault="00AB3BB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04</w:t>
            </w:r>
          </w:p>
        </w:tc>
        <w:tc>
          <w:tcPr>
            <w:tcW w:w="514" w:type="pct"/>
            <w:tcBorders>
              <w:top w:val="single" w:sz="4" w:space="0" w:color="auto"/>
              <w:left w:val="single" w:sz="4" w:space="0" w:color="auto"/>
              <w:bottom w:val="single" w:sz="4" w:space="0" w:color="auto"/>
              <w:right w:val="single" w:sz="4" w:space="0" w:color="auto"/>
            </w:tcBorders>
          </w:tcPr>
          <w:p w14:paraId="7E88F1BF"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6AF21CC" w14:textId="77777777" w:rsidR="00DD1FE0" w:rsidRPr="00CB1278" w:rsidRDefault="00DD1FE0" w:rsidP="00DD1FE0">
            <w:pPr>
              <w:rPr>
                <w:rFonts w:asciiTheme="minorEastAsia" w:eastAsiaTheme="minorEastAsia" w:hAnsiTheme="minorEastAsia"/>
                <w:bCs/>
                <w:color w:val="000000"/>
                <w:sz w:val="18"/>
                <w:szCs w:val="18"/>
              </w:rPr>
            </w:pPr>
          </w:p>
        </w:tc>
        <w:tc>
          <w:tcPr>
            <w:tcW w:w="341" w:type="pct"/>
          </w:tcPr>
          <w:p w14:paraId="67B08139"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795A5A0B"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642860B2" w14:textId="77777777" w:rsidTr="00AA2783">
        <w:trPr>
          <w:trHeight w:val="287"/>
        </w:trPr>
        <w:tc>
          <w:tcPr>
            <w:tcW w:w="251" w:type="pct"/>
          </w:tcPr>
          <w:p w14:paraId="3F7BA21E"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05073584"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I</w:t>
            </w:r>
            <w:r w:rsidRPr="00BA7A82">
              <w:rPr>
                <w:rFonts w:asciiTheme="minorEastAsia" w:eastAsiaTheme="minorEastAsia" w:hAnsiTheme="minorEastAsia"/>
                <w:color w:val="000000"/>
                <w:sz w:val="18"/>
                <w:szCs w:val="18"/>
              </w:rPr>
              <w:t>ndustry</w:t>
            </w:r>
            <w:r w:rsidRPr="00BA7A82">
              <w:rPr>
                <w:rFonts w:asciiTheme="minorEastAsia" w:eastAsiaTheme="minorEastAsia" w:hAnsiTheme="minorEastAsia" w:hint="eastAsia"/>
                <w:color w:val="000000"/>
                <w:sz w:val="18"/>
                <w:szCs w:val="18"/>
              </w:rPr>
              <w:t>License</w:t>
            </w:r>
            <w:r w:rsidRPr="00BA7A82">
              <w:rPr>
                <w:rFonts w:asciiTheme="minorEastAsia" w:eastAsiaTheme="minorEastAsia" w:hAnsiTheme="minorEastAsia"/>
                <w:color w:val="000000"/>
                <w:sz w:val="18"/>
                <w:szCs w:val="18"/>
              </w:rPr>
              <w:t>Photo</w:t>
            </w:r>
          </w:p>
        </w:tc>
        <w:tc>
          <w:tcPr>
            <w:tcW w:w="1965" w:type="pct"/>
            <w:shd w:val="clear" w:color="auto" w:fill="auto"/>
          </w:tcPr>
          <w:p w14:paraId="3397694F" w14:textId="5771D064" w:rsidR="00DD1FE0" w:rsidRDefault="00DD1FE0" w:rsidP="00AB3BB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开户</w:t>
            </w:r>
            <w:r w:rsidRPr="00BA7A82">
              <w:rPr>
                <w:rFonts w:asciiTheme="minorEastAsia" w:eastAsiaTheme="minorEastAsia" w:hAnsiTheme="minorEastAsia" w:hint="eastAsia"/>
                <w:color w:val="000000"/>
                <w:sz w:val="18"/>
                <w:szCs w:val="18"/>
              </w:rPr>
              <w:t>许可证照片</w:t>
            </w:r>
            <w:r>
              <w:rPr>
                <w:rFonts w:asciiTheme="minorEastAsia" w:eastAsiaTheme="minorEastAsia" w:hAnsiTheme="minorEastAsia" w:hint="eastAsia"/>
                <w:color w:val="000000"/>
                <w:sz w:val="18"/>
                <w:szCs w:val="18"/>
              </w:rPr>
              <w:t>(</w:t>
            </w:r>
            <w:r w:rsidRPr="001D3157">
              <w:rPr>
                <w:rFonts w:asciiTheme="minorEastAsia" w:eastAsiaTheme="minorEastAsia" w:hAnsiTheme="minorEastAsia" w:hint="eastAsia"/>
                <w:color w:val="000000"/>
                <w:sz w:val="18"/>
                <w:szCs w:val="18"/>
              </w:rPr>
              <w:t>若商户类型为“自然人”无需上送</w:t>
            </w:r>
            <w:r w:rsidR="00AB3BB0">
              <w:rPr>
                <w:rFonts w:asciiTheme="minorEastAsia" w:eastAsiaTheme="minorEastAsia" w:hAnsiTheme="minorEastAsia" w:hint="eastAsia"/>
                <w:color w:val="000000"/>
                <w:sz w:val="18"/>
                <w:szCs w:val="18"/>
              </w:rPr>
              <w:t>、</w:t>
            </w:r>
            <w:r w:rsidR="00AB3BB0">
              <w:rPr>
                <w:rFonts w:asciiTheme="minorEastAsia" w:eastAsiaTheme="minorEastAsia" w:hAnsiTheme="minorEastAsia"/>
                <w:color w:val="000000"/>
                <w:sz w:val="18"/>
                <w:szCs w:val="18"/>
              </w:rPr>
              <w:t>“个体工商户”可选</w:t>
            </w:r>
            <w:r w:rsidR="00243D91">
              <w:rPr>
                <w:rFonts w:asciiTheme="minorEastAsia" w:eastAsiaTheme="minorEastAsia" w:hAnsiTheme="minorEastAsia" w:hint="eastAsia"/>
                <w:color w:val="000000"/>
                <w:sz w:val="18"/>
                <w:szCs w:val="18"/>
              </w:rPr>
              <w:t>、</w:t>
            </w:r>
            <w:r w:rsidR="00243D91">
              <w:rPr>
                <w:rFonts w:asciiTheme="minorEastAsia" w:eastAsiaTheme="minorEastAsia" w:hAnsiTheme="minorEastAsia"/>
                <w:color w:val="000000"/>
                <w:sz w:val="18"/>
                <w:szCs w:val="18"/>
              </w:rPr>
              <w:t>企业</w:t>
            </w:r>
            <w:r w:rsidR="00243D91">
              <w:rPr>
                <w:rFonts w:asciiTheme="minorEastAsia" w:eastAsiaTheme="minorEastAsia" w:hAnsiTheme="minorEastAsia" w:hint="eastAsia"/>
                <w:color w:val="000000"/>
                <w:sz w:val="18"/>
                <w:szCs w:val="18"/>
              </w:rPr>
              <w:t>必送</w:t>
            </w:r>
            <w:r>
              <w:rPr>
                <w:rFonts w:asciiTheme="minorEastAsia" w:eastAsiaTheme="minorEastAsia" w:hAnsiTheme="minorEastAsia" w:hint="eastAsia"/>
                <w:color w:val="000000"/>
                <w:sz w:val="18"/>
                <w:szCs w:val="18"/>
              </w:rPr>
              <w:t>)</w:t>
            </w:r>
          </w:p>
          <w:p w14:paraId="009CA98D" w14:textId="3A509BC4" w:rsidR="00AB3BB0" w:rsidRPr="00CB1278" w:rsidRDefault="00AB3BB0" w:rsidP="00AB3BB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05</w:t>
            </w:r>
          </w:p>
        </w:tc>
        <w:tc>
          <w:tcPr>
            <w:tcW w:w="514" w:type="pct"/>
            <w:tcBorders>
              <w:top w:val="single" w:sz="4" w:space="0" w:color="auto"/>
              <w:left w:val="single" w:sz="4" w:space="0" w:color="auto"/>
              <w:bottom w:val="single" w:sz="4" w:space="0" w:color="auto"/>
              <w:right w:val="single" w:sz="4" w:space="0" w:color="auto"/>
            </w:tcBorders>
          </w:tcPr>
          <w:p w14:paraId="15213A3A"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36C378CC" w14:textId="77777777" w:rsidR="00DD1FE0" w:rsidRPr="00CB1278" w:rsidRDefault="00DD1FE0" w:rsidP="00DD1FE0">
            <w:pPr>
              <w:rPr>
                <w:rFonts w:asciiTheme="minorEastAsia" w:eastAsiaTheme="minorEastAsia" w:hAnsiTheme="minorEastAsia"/>
                <w:bCs/>
                <w:color w:val="000000"/>
                <w:sz w:val="18"/>
                <w:szCs w:val="18"/>
              </w:rPr>
            </w:pPr>
          </w:p>
        </w:tc>
        <w:tc>
          <w:tcPr>
            <w:tcW w:w="341" w:type="pct"/>
          </w:tcPr>
          <w:p w14:paraId="03FDF228"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403FA1A0"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49D0B396" w14:textId="77777777" w:rsidTr="00AA2783">
        <w:trPr>
          <w:trHeight w:val="287"/>
        </w:trPr>
        <w:tc>
          <w:tcPr>
            <w:tcW w:w="251" w:type="pct"/>
          </w:tcPr>
          <w:p w14:paraId="7C128A3E"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6E4E56D8"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Shop</w:t>
            </w:r>
            <w:r>
              <w:rPr>
                <w:rFonts w:asciiTheme="minorEastAsia" w:eastAsiaTheme="minorEastAsia" w:hAnsiTheme="minorEastAsia"/>
                <w:color w:val="000000"/>
                <w:sz w:val="18"/>
                <w:szCs w:val="18"/>
              </w:rPr>
              <w:t>Photo</w:t>
            </w:r>
          </w:p>
        </w:tc>
        <w:tc>
          <w:tcPr>
            <w:tcW w:w="1965" w:type="pct"/>
            <w:shd w:val="clear" w:color="auto" w:fill="auto"/>
          </w:tcPr>
          <w:p w14:paraId="41747F5A"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门头照(店铺门头照</w:t>
            </w:r>
            <w:r>
              <w:rPr>
                <w:rFonts w:asciiTheme="minorEastAsia" w:eastAsiaTheme="minorEastAsia" w:hAnsiTheme="minorEastAsia"/>
                <w:color w:val="000000"/>
                <w:sz w:val="18"/>
                <w:szCs w:val="18"/>
              </w:rPr>
              <w:t>，可选</w:t>
            </w:r>
            <w:r>
              <w:rPr>
                <w:rFonts w:asciiTheme="minorEastAsia" w:eastAsiaTheme="minorEastAsia" w:hAnsiTheme="minorEastAsia" w:hint="eastAsia"/>
                <w:color w:val="000000"/>
                <w:sz w:val="18"/>
                <w:szCs w:val="18"/>
              </w:rPr>
              <w:t>)</w:t>
            </w:r>
          </w:p>
          <w:p w14:paraId="4E669314" w14:textId="4E39244B" w:rsidR="00AB3BB0" w:rsidRPr="00916115" w:rsidRDefault="00AB3BB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06</w:t>
            </w:r>
          </w:p>
        </w:tc>
        <w:tc>
          <w:tcPr>
            <w:tcW w:w="514" w:type="pct"/>
            <w:tcBorders>
              <w:top w:val="single" w:sz="4" w:space="0" w:color="auto"/>
              <w:left w:val="single" w:sz="4" w:space="0" w:color="auto"/>
              <w:bottom w:val="single" w:sz="4" w:space="0" w:color="auto"/>
              <w:right w:val="single" w:sz="4" w:space="0" w:color="auto"/>
            </w:tcBorders>
          </w:tcPr>
          <w:p w14:paraId="502554C9"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33279C9" w14:textId="77777777" w:rsidR="00DD1FE0" w:rsidRPr="00CB1278" w:rsidRDefault="00DD1FE0" w:rsidP="00DD1FE0">
            <w:pPr>
              <w:rPr>
                <w:rFonts w:asciiTheme="minorEastAsia" w:eastAsiaTheme="minorEastAsia" w:hAnsiTheme="minorEastAsia"/>
                <w:bCs/>
                <w:color w:val="000000"/>
                <w:sz w:val="18"/>
                <w:szCs w:val="18"/>
              </w:rPr>
            </w:pPr>
          </w:p>
        </w:tc>
        <w:tc>
          <w:tcPr>
            <w:tcW w:w="341" w:type="pct"/>
          </w:tcPr>
          <w:p w14:paraId="0276FAE6" w14:textId="77777777" w:rsidR="00DD1FE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29840C18"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711E2CEF" w14:textId="77777777" w:rsidTr="00AA2783">
        <w:trPr>
          <w:trHeight w:val="287"/>
        </w:trPr>
        <w:tc>
          <w:tcPr>
            <w:tcW w:w="251" w:type="pct"/>
          </w:tcPr>
          <w:p w14:paraId="66865B2E" w14:textId="77777777" w:rsidR="00DD1FE0" w:rsidRPr="00D478BD" w:rsidRDefault="00DD1FE0" w:rsidP="00DD1FE0">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4B64DDCF"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16115">
              <w:rPr>
                <w:rFonts w:asciiTheme="minorEastAsia" w:eastAsiaTheme="minorEastAsia" w:hAnsiTheme="minorEastAsia" w:hint="eastAsia"/>
                <w:color w:val="000000"/>
                <w:sz w:val="18"/>
                <w:szCs w:val="18"/>
              </w:rPr>
              <w:t>ther</w:t>
            </w:r>
            <w:r w:rsidRPr="00916115">
              <w:rPr>
                <w:rFonts w:asciiTheme="minorEastAsia" w:eastAsiaTheme="minorEastAsia" w:hAnsiTheme="minorEastAsia"/>
                <w:color w:val="000000"/>
                <w:sz w:val="18"/>
                <w:szCs w:val="18"/>
              </w:rPr>
              <w:t>Photo</w:t>
            </w:r>
          </w:p>
        </w:tc>
        <w:tc>
          <w:tcPr>
            <w:tcW w:w="1965" w:type="pct"/>
            <w:shd w:val="clear" w:color="auto" w:fill="auto"/>
          </w:tcPr>
          <w:p w14:paraId="013235E2" w14:textId="77777777" w:rsidR="00DD1FE0" w:rsidRDefault="00DD1FE0" w:rsidP="00DD1FE0">
            <w:pPr>
              <w:rPr>
                <w:rFonts w:asciiTheme="minorEastAsia" w:eastAsiaTheme="minorEastAsia" w:hAnsiTheme="minorEastAsia"/>
                <w:color w:val="000000"/>
                <w:sz w:val="18"/>
                <w:szCs w:val="18"/>
              </w:rPr>
            </w:pPr>
            <w:r w:rsidRPr="00916115">
              <w:rPr>
                <w:rFonts w:asciiTheme="minorEastAsia" w:eastAsiaTheme="minorEastAsia" w:hAnsiTheme="minorEastAsia" w:hint="eastAsia"/>
                <w:color w:val="000000"/>
                <w:sz w:val="18"/>
                <w:szCs w:val="18"/>
              </w:rPr>
              <w:t>其他图片</w:t>
            </w:r>
          </w:p>
          <w:p w14:paraId="779E2FD4" w14:textId="32516834" w:rsidR="00AB3BB0" w:rsidRPr="00BA7A82" w:rsidRDefault="00AB3BB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07</w:t>
            </w:r>
          </w:p>
        </w:tc>
        <w:tc>
          <w:tcPr>
            <w:tcW w:w="514" w:type="pct"/>
            <w:tcBorders>
              <w:top w:val="single" w:sz="4" w:space="0" w:color="auto"/>
              <w:left w:val="single" w:sz="4" w:space="0" w:color="auto"/>
              <w:bottom w:val="single" w:sz="4" w:space="0" w:color="auto"/>
              <w:right w:val="single" w:sz="4" w:space="0" w:color="auto"/>
            </w:tcBorders>
          </w:tcPr>
          <w:p w14:paraId="0A9DCBDC"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2A26381" w14:textId="77777777" w:rsidR="00DD1FE0" w:rsidRPr="00CB1278" w:rsidRDefault="00DD1FE0" w:rsidP="00DD1FE0">
            <w:pPr>
              <w:rPr>
                <w:rFonts w:asciiTheme="minorEastAsia" w:eastAsiaTheme="minorEastAsia" w:hAnsiTheme="minorEastAsia"/>
                <w:bCs/>
                <w:color w:val="000000"/>
                <w:sz w:val="18"/>
                <w:szCs w:val="18"/>
              </w:rPr>
            </w:pPr>
          </w:p>
        </w:tc>
        <w:tc>
          <w:tcPr>
            <w:tcW w:w="341" w:type="pct"/>
          </w:tcPr>
          <w:p w14:paraId="0AD028A1"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6EB35704" w14:textId="77777777" w:rsidR="00DD1FE0" w:rsidRPr="00CB1278" w:rsidRDefault="00DD1FE0" w:rsidP="00DD1FE0">
            <w:pPr>
              <w:rPr>
                <w:rFonts w:asciiTheme="minorEastAsia" w:eastAsiaTheme="minorEastAsia" w:hAnsiTheme="minorEastAsia"/>
                <w:bCs/>
                <w:i/>
                <w:sz w:val="18"/>
                <w:szCs w:val="18"/>
              </w:rPr>
            </w:pPr>
          </w:p>
        </w:tc>
      </w:tr>
      <w:tr w:rsidR="00DD1FE0" w:rsidRPr="00257EBA" w14:paraId="266F521E" w14:textId="77777777" w:rsidTr="00AA2783">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AED006" w14:textId="1F94CC2B" w:rsidR="00DD1FE0" w:rsidRPr="00126140" w:rsidRDefault="00DD1FE0" w:rsidP="00AB1487">
            <w:pPr>
              <w:rPr>
                <w:rFonts w:asciiTheme="majorEastAsia" w:eastAsiaTheme="majorEastAsia" w:hAnsiTheme="majorEastAsia"/>
                <w:b/>
                <w:color w:val="000000"/>
                <w:sz w:val="21"/>
              </w:rPr>
            </w:pPr>
            <w:r w:rsidRPr="00126140">
              <w:rPr>
                <w:rFonts w:asciiTheme="majorEastAsia" w:eastAsiaTheme="majorEastAsia" w:hAnsiTheme="majorEastAsia" w:hint="eastAsia"/>
                <w:b/>
                <w:color w:val="000000"/>
                <w:sz w:val="21"/>
              </w:rPr>
              <w:t>手续费列表</w:t>
            </w:r>
            <w:r w:rsidR="001C6D92">
              <w:rPr>
                <w:rFonts w:asciiTheme="majorEastAsia" w:eastAsiaTheme="majorEastAsia" w:hAnsiTheme="majorEastAsia" w:hint="eastAsia"/>
                <w:b/>
                <w:color w:val="000000"/>
                <w:sz w:val="21"/>
              </w:rPr>
              <w:t>（进驻</w:t>
            </w:r>
            <w:r w:rsidR="00AB1487">
              <w:rPr>
                <w:rFonts w:asciiTheme="majorEastAsia" w:eastAsiaTheme="majorEastAsia" w:hAnsiTheme="majorEastAsia" w:hint="eastAsia"/>
                <w:b/>
                <w:color w:val="000000"/>
                <w:sz w:val="21"/>
              </w:rPr>
              <w:t>时支付渠道</w:t>
            </w:r>
            <w:r w:rsidR="00AB1487">
              <w:rPr>
                <w:rFonts w:asciiTheme="majorEastAsia" w:eastAsiaTheme="majorEastAsia" w:hAnsiTheme="majorEastAsia"/>
                <w:b/>
                <w:color w:val="000000"/>
                <w:sz w:val="21"/>
              </w:rPr>
              <w:t>t1</w:t>
            </w:r>
            <w:r w:rsidR="001C6D92">
              <w:rPr>
                <w:rFonts w:asciiTheme="majorEastAsia" w:eastAsiaTheme="majorEastAsia" w:hAnsiTheme="majorEastAsia" w:hint="eastAsia"/>
                <w:b/>
                <w:color w:val="000000"/>
                <w:sz w:val="21"/>
              </w:rPr>
              <w:t>的</w:t>
            </w:r>
            <w:r w:rsidR="001C6D92">
              <w:rPr>
                <w:rFonts w:asciiTheme="majorEastAsia" w:eastAsiaTheme="majorEastAsia" w:hAnsiTheme="majorEastAsia"/>
                <w:b/>
                <w:color w:val="000000"/>
                <w:sz w:val="21"/>
              </w:rPr>
              <w:t>手续费</w:t>
            </w:r>
            <w:r w:rsidR="00AB1487">
              <w:rPr>
                <w:rFonts w:asciiTheme="majorEastAsia" w:eastAsiaTheme="majorEastAsia" w:hAnsiTheme="majorEastAsia" w:hint="eastAsia"/>
                <w:b/>
                <w:color w:val="000000"/>
                <w:sz w:val="21"/>
              </w:rPr>
              <w:t>是</w:t>
            </w:r>
            <w:r w:rsidR="00AB1487">
              <w:rPr>
                <w:rFonts w:asciiTheme="majorEastAsia" w:eastAsiaTheme="majorEastAsia" w:hAnsiTheme="majorEastAsia"/>
                <w:b/>
                <w:color w:val="000000"/>
                <w:sz w:val="21"/>
              </w:rPr>
              <w:t>必须要有的</w:t>
            </w:r>
            <w:r w:rsidR="001C6D92">
              <w:rPr>
                <w:rFonts w:asciiTheme="majorEastAsia" w:eastAsiaTheme="majorEastAsia" w:hAnsiTheme="majorEastAsia"/>
                <w:b/>
                <w:color w:val="000000"/>
                <w:sz w:val="21"/>
              </w:rPr>
              <w:t>）</w:t>
            </w:r>
          </w:p>
        </w:tc>
      </w:tr>
      <w:tr w:rsidR="00DD1FE0" w:rsidRPr="00CB1278" w14:paraId="361746CC" w14:textId="77777777" w:rsidTr="00AA2783">
        <w:trPr>
          <w:trHeight w:val="287"/>
        </w:trPr>
        <w:tc>
          <w:tcPr>
            <w:tcW w:w="251" w:type="pct"/>
          </w:tcPr>
          <w:p w14:paraId="17AE1DDF" w14:textId="77777777" w:rsidR="00DD1FE0" w:rsidRPr="00D478BD" w:rsidRDefault="00DD1FE0" w:rsidP="00DD1FE0">
            <w:pPr>
              <w:pStyle w:val="a6"/>
              <w:numPr>
                <w:ilvl w:val="0"/>
                <w:numId w:val="18"/>
              </w:numPr>
              <w:ind w:firstLineChars="0"/>
              <w:rPr>
                <w:rFonts w:asciiTheme="minorEastAsia" w:eastAsiaTheme="minorEastAsia" w:hAnsiTheme="minorEastAsia"/>
                <w:sz w:val="18"/>
                <w:szCs w:val="18"/>
              </w:rPr>
            </w:pPr>
          </w:p>
        </w:tc>
        <w:tc>
          <w:tcPr>
            <w:tcW w:w="1198" w:type="pct"/>
            <w:shd w:val="clear" w:color="auto" w:fill="auto"/>
          </w:tcPr>
          <w:p w14:paraId="0DBCA6BE" w14:textId="77777777" w:rsidR="00DD1FE0" w:rsidRPr="00F13F57"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ChannelType</w:t>
            </w:r>
          </w:p>
        </w:tc>
        <w:tc>
          <w:tcPr>
            <w:tcW w:w="1965" w:type="pct"/>
            <w:shd w:val="clear" w:color="auto" w:fill="auto"/>
          </w:tcPr>
          <w:p w14:paraId="19557961"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渠道</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可选值：</w:t>
            </w:r>
          </w:p>
          <w:p w14:paraId="7F1E341C"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01：支付宝</w:t>
            </w:r>
          </w:p>
          <w:p w14:paraId="44C20704" w14:textId="77777777" w:rsidR="00DD1FE0" w:rsidRPr="00F13F57"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：微信</w:t>
            </w:r>
            <w:r>
              <w:rPr>
                <w:rFonts w:asciiTheme="minorEastAsia" w:eastAsiaTheme="minorEastAsia" w:hAnsiTheme="minorEastAsia"/>
                <w:color w:val="000000"/>
                <w:sz w:val="18"/>
                <w:szCs w:val="18"/>
              </w:rPr>
              <w:t>支付</w:t>
            </w:r>
          </w:p>
        </w:tc>
        <w:tc>
          <w:tcPr>
            <w:tcW w:w="514" w:type="pct"/>
            <w:tcBorders>
              <w:top w:val="single" w:sz="4" w:space="0" w:color="auto"/>
              <w:left w:val="single" w:sz="4" w:space="0" w:color="auto"/>
              <w:bottom w:val="single" w:sz="4" w:space="0" w:color="auto"/>
              <w:right w:val="single" w:sz="4" w:space="0" w:color="auto"/>
            </w:tcBorders>
          </w:tcPr>
          <w:p w14:paraId="6293ED35"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FFFF267" w14:textId="77777777" w:rsidR="00DD1FE0" w:rsidRDefault="00DD1FE0" w:rsidP="00DD1FE0">
            <w:pPr>
              <w:rPr>
                <w:rFonts w:asciiTheme="minorEastAsia" w:eastAsiaTheme="minorEastAsia" w:hAnsiTheme="minorEastAsia"/>
                <w:bCs/>
                <w:color w:val="000000"/>
                <w:sz w:val="18"/>
                <w:szCs w:val="18"/>
              </w:rPr>
            </w:pPr>
          </w:p>
        </w:tc>
        <w:tc>
          <w:tcPr>
            <w:tcW w:w="341" w:type="pct"/>
          </w:tcPr>
          <w:p w14:paraId="790345B0" w14:textId="77777777" w:rsidR="00DD1FE0" w:rsidRDefault="00DD1FE0" w:rsidP="00DD1FE0">
            <w:pPr>
              <w:rPr>
                <w:rFonts w:asciiTheme="minorEastAsia" w:eastAsiaTheme="minorEastAsia" w:hAnsiTheme="minorEastAsia"/>
                <w:bCs/>
                <w:color w:val="000000"/>
                <w:sz w:val="18"/>
                <w:szCs w:val="18"/>
              </w:rPr>
            </w:pPr>
          </w:p>
        </w:tc>
        <w:tc>
          <w:tcPr>
            <w:tcW w:w="304" w:type="pct"/>
            <w:tcBorders>
              <w:top w:val="single" w:sz="4" w:space="0" w:color="auto"/>
              <w:left w:val="single" w:sz="4" w:space="0" w:color="auto"/>
              <w:bottom w:val="single" w:sz="4" w:space="0" w:color="auto"/>
              <w:right w:val="single" w:sz="4" w:space="0" w:color="auto"/>
            </w:tcBorders>
          </w:tcPr>
          <w:p w14:paraId="0D955CD6"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6AE5A471" w14:textId="77777777" w:rsidTr="00AA2783">
        <w:trPr>
          <w:trHeight w:val="287"/>
        </w:trPr>
        <w:tc>
          <w:tcPr>
            <w:tcW w:w="251" w:type="pct"/>
          </w:tcPr>
          <w:p w14:paraId="3603DDC5" w14:textId="77777777" w:rsidR="00DD1FE0" w:rsidRPr="00D478BD" w:rsidRDefault="00DD1FE0" w:rsidP="00DD1FE0">
            <w:pPr>
              <w:pStyle w:val="a6"/>
              <w:numPr>
                <w:ilvl w:val="0"/>
                <w:numId w:val="18"/>
              </w:numPr>
              <w:ind w:firstLineChars="0"/>
              <w:rPr>
                <w:rFonts w:asciiTheme="minorEastAsia" w:eastAsiaTheme="minorEastAsia" w:hAnsiTheme="minorEastAsia"/>
                <w:sz w:val="18"/>
                <w:szCs w:val="18"/>
              </w:rPr>
            </w:pPr>
          </w:p>
        </w:tc>
        <w:tc>
          <w:tcPr>
            <w:tcW w:w="1198" w:type="pct"/>
            <w:shd w:val="clear" w:color="auto" w:fill="auto"/>
            <w:hideMark/>
          </w:tcPr>
          <w:p w14:paraId="4D5FAA5A"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F</w:t>
            </w:r>
            <w:r w:rsidRPr="00F13F57">
              <w:rPr>
                <w:rFonts w:asciiTheme="minorEastAsia" w:eastAsiaTheme="minorEastAsia" w:hAnsiTheme="minorEastAsia" w:hint="eastAsia"/>
                <w:color w:val="000000"/>
                <w:sz w:val="18"/>
                <w:szCs w:val="18"/>
              </w:rPr>
              <w:t>eeType</w:t>
            </w:r>
          </w:p>
        </w:tc>
        <w:tc>
          <w:tcPr>
            <w:tcW w:w="1965" w:type="pct"/>
            <w:shd w:val="clear" w:color="auto" w:fill="auto"/>
            <w:hideMark/>
          </w:tcPr>
          <w:p w14:paraId="6A172C17" w14:textId="77777777" w:rsidR="00DD1FE0" w:rsidRDefault="00DD1FE0" w:rsidP="00DD1FE0">
            <w:pPr>
              <w:rPr>
                <w:rFonts w:asciiTheme="minorEastAsia" w:eastAsiaTheme="minorEastAsia" w:hAnsiTheme="minorEastAsia"/>
                <w:color w:val="000000"/>
                <w:sz w:val="18"/>
                <w:szCs w:val="18"/>
              </w:rPr>
            </w:pPr>
            <w:r w:rsidRPr="00F13F57">
              <w:rPr>
                <w:rFonts w:asciiTheme="minorEastAsia" w:eastAsiaTheme="minorEastAsia" w:hAnsiTheme="minorEastAsia" w:hint="eastAsia"/>
                <w:color w:val="000000"/>
                <w:sz w:val="18"/>
                <w:szCs w:val="18"/>
              </w:rPr>
              <w:t>费用类型</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可选值：</w:t>
            </w:r>
          </w:p>
          <w:p w14:paraId="16034FB1"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01：</w:t>
            </w:r>
            <w:r w:rsidRPr="00F13F57">
              <w:rPr>
                <w:rFonts w:asciiTheme="minorEastAsia" w:eastAsiaTheme="minorEastAsia" w:hAnsiTheme="minorEastAsia" w:hint="eastAsia"/>
                <w:color w:val="000000"/>
                <w:sz w:val="18"/>
                <w:szCs w:val="18"/>
              </w:rPr>
              <w:t>t0收单</w:t>
            </w:r>
            <w:r>
              <w:rPr>
                <w:rFonts w:asciiTheme="minorEastAsia" w:eastAsiaTheme="minorEastAsia" w:hAnsiTheme="minorEastAsia" w:hint="eastAsia"/>
                <w:color w:val="000000"/>
                <w:sz w:val="18"/>
                <w:szCs w:val="18"/>
              </w:rPr>
              <w:t>手续</w:t>
            </w:r>
            <w:r w:rsidRPr="00F13F57">
              <w:rPr>
                <w:rFonts w:asciiTheme="minorEastAsia" w:eastAsiaTheme="minorEastAsia" w:hAnsiTheme="minorEastAsia" w:hint="eastAsia"/>
                <w:color w:val="000000"/>
                <w:sz w:val="18"/>
                <w:szCs w:val="18"/>
              </w:rPr>
              <w:t>费</w:t>
            </w:r>
          </w:p>
          <w:p w14:paraId="37548AAC"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02：</w:t>
            </w:r>
            <w:r w:rsidRPr="00F13F57">
              <w:rPr>
                <w:rFonts w:asciiTheme="minorEastAsia" w:eastAsiaTheme="minorEastAsia" w:hAnsiTheme="minorEastAsia" w:hint="eastAsia"/>
                <w:color w:val="000000"/>
                <w:sz w:val="18"/>
                <w:szCs w:val="18"/>
              </w:rPr>
              <w:t>t1收单</w:t>
            </w:r>
            <w:r>
              <w:rPr>
                <w:rFonts w:asciiTheme="minorEastAsia" w:eastAsiaTheme="minorEastAsia" w:hAnsiTheme="minorEastAsia" w:hint="eastAsia"/>
                <w:color w:val="000000"/>
                <w:sz w:val="18"/>
                <w:szCs w:val="18"/>
              </w:rPr>
              <w:t>手续</w:t>
            </w:r>
            <w:r w:rsidRPr="00F13F57">
              <w:rPr>
                <w:rFonts w:asciiTheme="minorEastAsia" w:eastAsiaTheme="minorEastAsia" w:hAnsiTheme="minorEastAsia" w:hint="eastAsia"/>
                <w:color w:val="000000"/>
                <w:sz w:val="18"/>
                <w:szCs w:val="18"/>
              </w:rPr>
              <w:t>费</w:t>
            </w:r>
          </w:p>
          <w:p w14:paraId="1814EAE8" w14:textId="6E6D47E8" w:rsidR="00090B71" w:rsidRPr="00BA7A82" w:rsidRDefault="00090B71"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：支持t0</w:t>
            </w:r>
            <w:r>
              <w:rPr>
                <w:rFonts w:asciiTheme="minorEastAsia" w:eastAsiaTheme="minorEastAsia" w:hAnsiTheme="minorEastAsia" w:hint="eastAsia"/>
                <w:color w:val="000000"/>
                <w:sz w:val="18"/>
                <w:szCs w:val="18"/>
              </w:rPr>
              <w:t>清算的商户必选</w:t>
            </w:r>
            <w:r>
              <w:rPr>
                <w:rFonts w:asciiTheme="minorEastAsia" w:eastAsiaTheme="minorEastAsia" w:hAnsiTheme="minorEastAsia"/>
                <w:color w:val="000000"/>
                <w:sz w:val="18"/>
                <w:szCs w:val="18"/>
              </w:rPr>
              <w:t>设置t0</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t1</w:t>
            </w:r>
            <w:r>
              <w:rPr>
                <w:rFonts w:asciiTheme="minorEastAsia" w:eastAsiaTheme="minorEastAsia" w:hAnsiTheme="minorEastAsia" w:hint="eastAsia"/>
                <w:color w:val="000000"/>
                <w:sz w:val="18"/>
                <w:szCs w:val="18"/>
              </w:rPr>
              <w:t>费率</w:t>
            </w:r>
          </w:p>
        </w:tc>
        <w:tc>
          <w:tcPr>
            <w:tcW w:w="514" w:type="pct"/>
            <w:tcBorders>
              <w:top w:val="single" w:sz="4" w:space="0" w:color="auto"/>
              <w:left w:val="single" w:sz="4" w:space="0" w:color="auto"/>
              <w:bottom w:val="single" w:sz="4" w:space="0" w:color="auto"/>
              <w:right w:val="single" w:sz="4" w:space="0" w:color="auto"/>
            </w:tcBorders>
            <w:hideMark/>
          </w:tcPr>
          <w:p w14:paraId="75848332"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hideMark/>
          </w:tcPr>
          <w:p w14:paraId="77AA08DA"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hideMark/>
          </w:tcPr>
          <w:p w14:paraId="51227E6B"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hideMark/>
          </w:tcPr>
          <w:p w14:paraId="3358A604" w14:textId="77777777" w:rsidR="00DD1FE0" w:rsidRPr="00CB1278" w:rsidRDefault="00DD1FE0" w:rsidP="00DD1FE0">
            <w:pPr>
              <w:rPr>
                <w:rFonts w:asciiTheme="minorEastAsia" w:eastAsiaTheme="minorEastAsia" w:hAnsiTheme="minorEastAsia"/>
                <w:bCs/>
                <w:i/>
                <w:sz w:val="18"/>
                <w:szCs w:val="18"/>
              </w:rPr>
            </w:pPr>
          </w:p>
        </w:tc>
      </w:tr>
      <w:tr w:rsidR="00DD1FE0" w:rsidRPr="00CB1278" w14:paraId="220C6830" w14:textId="77777777" w:rsidTr="00AA2783">
        <w:trPr>
          <w:trHeight w:val="367"/>
        </w:trPr>
        <w:tc>
          <w:tcPr>
            <w:tcW w:w="251" w:type="pct"/>
          </w:tcPr>
          <w:p w14:paraId="06E27DB6" w14:textId="77777777" w:rsidR="00DD1FE0" w:rsidRPr="00D478BD" w:rsidRDefault="00DD1FE0" w:rsidP="00DD1FE0">
            <w:pPr>
              <w:pStyle w:val="a6"/>
              <w:numPr>
                <w:ilvl w:val="0"/>
                <w:numId w:val="18"/>
              </w:numPr>
              <w:ind w:firstLineChars="0"/>
              <w:rPr>
                <w:rFonts w:asciiTheme="minorEastAsia" w:eastAsiaTheme="minorEastAsia" w:hAnsiTheme="minorEastAsia"/>
                <w:sz w:val="18"/>
                <w:szCs w:val="18"/>
              </w:rPr>
            </w:pPr>
          </w:p>
        </w:tc>
        <w:tc>
          <w:tcPr>
            <w:tcW w:w="1198" w:type="pct"/>
            <w:shd w:val="clear" w:color="auto" w:fill="auto"/>
          </w:tcPr>
          <w:p w14:paraId="39FD6FEE"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Fee</w:t>
            </w:r>
            <w:r w:rsidRPr="00F13F57">
              <w:rPr>
                <w:rFonts w:asciiTheme="minorEastAsia" w:eastAsiaTheme="minorEastAsia" w:hAnsiTheme="minorEastAsia" w:hint="eastAsia"/>
                <w:color w:val="000000"/>
                <w:sz w:val="18"/>
                <w:szCs w:val="18"/>
              </w:rPr>
              <w:t>Value</w:t>
            </w:r>
          </w:p>
        </w:tc>
        <w:tc>
          <w:tcPr>
            <w:tcW w:w="1965" w:type="pct"/>
            <w:shd w:val="clear" w:color="auto" w:fill="auto"/>
          </w:tcPr>
          <w:p w14:paraId="4ABBDBDF" w14:textId="6BE36423" w:rsidR="00DD1FE0" w:rsidRDefault="00DD1FE0" w:rsidP="00DD1FE0">
            <w:pPr>
              <w:rPr>
                <w:rFonts w:asciiTheme="minorEastAsia" w:eastAsiaTheme="minorEastAsia" w:hAnsiTheme="minorEastAsia"/>
                <w:color w:val="000000"/>
                <w:sz w:val="18"/>
                <w:szCs w:val="18"/>
              </w:rPr>
            </w:pPr>
            <w:r w:rsidRPr="00F13F57">
              <w:rPr>
                <w:rFonts w:asciiTheme="minorEastAsia" w:eastAsiaTheme="minorEastAsia" w:hAnsiTheme="minorEastAsia" w:hint="eastAsia"/>
                <w:color w:val="000000"/>
                <w:sz w:val="18"/>
                <w:szCs w:val="18"/>
              </w:rPr>
              <w:t>费率</w:t>
            </w:r>
            <w:r>
              <w:rPr>
                <w:rFonts w:asciiTheme="minorEastAsia" w:eastAsiaTheme="minorEastAsia" w:hAnsiTheme="minorEastAsia" w:hint="eastAsia"/>
                <w:color w:val="000000"/>
                <w:sz w:val="18"/>
                <w:szCs w:val="18"/>
              </w:rPr>
              <w:t>。例如：</w:t>
            </w:r>
            <w:r>
              <w:rPr>
                <w:rFonts w:asciiTheme="minorEastAsia" w:eastAsiaTheme="minorEastAsia" w:hAnsiTheme="minorEastAsia"/>
                <w:color w:val="000000"/>
                <w:sz w:val="18"/>
                <w:szCs w:val="18"/>
              </w:rPr>
              <w:t>千分之</w:t>
            </w:r>
            <w:r>
              <w:rPr>
                <w:rFonts w:asciiTheme="minorEastAsia" w:eastAsiaTheme="minorEastAsia" w:hAnsiTheme="minorEastAsia" w:hint="eastAsia"/>
                <w:color w:val="000000"/>
                <w:sz w:val="18"/>
                <w:szCs w:val="18"/>
              </w:rPr>
              <w:t>3.5直接</w:t>
            </w:r>
            <w:r>
              <w:rPr>
                <w:rFonts w:asciiTheme="minorEastAsia" w:eastAsiaTheme="minorEastAsia" w:hAnsiTheme="minorEastAsia"/>
                <w:color w:val="000000"/>
                <w:sz w:val="18"/>
                <w:szCs w:val="18"/>
              </w:rPr>
              <w:t>送</w:t>
            </w:r>
            <w:r>
              <w:rPr>
                <w:rFonts w:asciiTheme="minorEastAsia" w:eastAsiaTheme="minorEastAsia" w:hAnsiTheme="minorEastAsia" w:hint="eastAsia"/>
                <w:color w:val="000000"/>
                <w:sz w:val="18"/>
                <w:szCs w:val="18"/>
              </w:rPr>
              <w:t>0.0</w:t>
            </w:r>
            <w:r w:rsidR="00090B71">
              <w:rPr>
                <w:rFonts w:asciiTheme="minorEastAsia" w:eastAsiaTheme="minorEastAsia" w:hAnsiTheme="minorEastAsia"/>
                <w:color w:val="000000"/>
                <w:sz w:val="18"/>
                <w:szCs w:val="18"/>
              </w:rPr>
              <w:t>0</w:t>
            </w:r>
            <w:r>
              <w:rPr>
                <w:rFonts w:asciiTheme="minorEastAsia" w:eastAsiaTheme="minorEastAsia" w:hAnsiTheme="minorEastAsia" w:hint="eastAsia"/>
                <w:color w:val="000000"/>
                <w:sz w:val="18"/>
                <w:szCs w:val="18"/>
              </w:rPr>
              <w:t>35</w:t>
            </w:r>
          </w:p>
          <w:p w14:paraId="23EECEC2" w14:textId="77777777" w:rsidR="00DD1FE0" w:rsidRPr="00F05A0C"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：费率</w:t>
            </w:r>
            <w:r>
              <w:rPr>
                <w:rFonts w:asciiTheme="minorEastAsia" w:eastAsiaTheme="minorEastAsia" w:hAnsiTheme="minorEastAsia" w:hint="eastAsia"/>
                <w:color w:val="000000"/>
                <w:sz w:val="18"/>
                <w:szCs w:val="18"/>
              </w:rPr>
              <w:t>注意</w:t>
            </w:r>
            <w:r>
              <w:rPr>
                <w:rFonts w:asciiTheme="minorEastAsia" w:eastAsiaTheme="minorEastAsia" w:hAnsiTheme="minorEastAsia"/>
                <w:color w:val="000000"/>
                <w:sz w:val="18"/>
                <w:szCs w:val="18"/>
              </w:rPr>
              <w:t>不要超出网商银行给合作方</w:t>
            </w:r>
            <w:r>
              <w:rPr>
                <w:rFonts w:asciiTheme="minorEastAsia" w:eastAsiaTheme="minorEastAsia" w:hAnsiTheme="minorEastAsia" w:hint="eastAsia"/>
                <w:color w:val="000000"/>
                <w:sz w:val="18"/>
                <w:szCs w:val="18"/>
              </w:rPr>
              <w:t>设定</w:t>
            </w:r>
            <w:r>
              <w:rPr>
                <w:rFonts w:asciiTheme="minorEastAsia" w:eastAsiaTheme="minorEastAsia" w:hAnsiTheme="minorEastAsia"/>
                <w:color w:val="000000"/>
                <w:sz w:val="18"/>
                <w:szCs w:val="18"/>
              </w:rPr>
              <w:t>的</w:t>
            </w:r>
            <w:r>
              <w:rPr>
                <w:rFonts w:asciiTheme="minorEastAsia" w:eastAsiaTheme="minorEastAsia" w:hAnsiTheme="minorEastAsia" w:hint="eastAsia"/>
                <w:color w:val="000000"/>
                <w:sz w:val="18"/>
                <w:szCs w:val="18"/>
              </w:rPr>
              <w:t>范围</w:t>
            </w:r>
          </w:p>
        </w:tc>
        <w:tc>
          <w:tcPr>
            <w:tcW w:w="514" w:type="pct"/>
            <w:tcBorders>
              <w:top w:val="single" w:sz="4" w:space="0" w:color="auto"/>
              <w:left w:val="single" w:sz="4" w:space="0" w:color="auto"/>
              <w:bottom w:val="single" w:sz="4" w:space="0" w:color="auto"/>
              <w:right w:val="single" w:sz="4" w:space="0" w:color="auto"/>
            </w:tcBorders>
          </w:tcPr>
          <w:p w14:paraId="1B7EACAA"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5B2B479"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15</w:t>
            </w:r>
          </w:p>
        </w:tc>
        <w:tc>
          <w:tcPr>
            <w:tcW w:w="341" w:type="pct"/>
          </w:tcPr>
          <w:p w14:paraId="13C26113"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2312C496" w14:textId="716C897D" w:rsidR="00DD1FE0" w:rsidRPr="00F05A0C" w:rsidRDefault="00DD1FE0" w:rsidP="00DD1FE0">
            <w:pPr>
              <w:jc w:val="left"/>
              <w:rPr>
                <w:rFonts w:asciiTheme="minorEastAsia" w:eastAsiaTheme="minorEastAsia" w:hAnsiTheme="minorEastAsia"/>
                <w:bCs/>
                <w:sz w:val="18"/>
                <w:szCs w:val="18"/>
              </w:rPr>
            </w:pPr>
            <w:r>
              <w:rPr>
                <w:rFonts w:asciiTheme="minorEastAsia" w:eastAsiaTheme="minorEastAsia" w:hAnsiTheme="minorEastAsia" w:hint="eastAsia"/>
                <w:bCs/>
                <w:sz w:val="11"/>
                <w:szCs w:val="18"/>
              </w:rPr>
              <w:t>0.</w:t>
            </w:r>
            <w:r>
              <w:rPr>
                <w:rFonts w:asciiTheme="minorEastAsia" w:eastAsiaTheme="minorEastAsia" w:hAnsiTheme="minorEastAsia"/>
                <w:bCs/>
                <w:sz w:val="11"/>
                <w:szCs w:val="18"/>
              </w:rPr>
              <w:t>0</w:t>
            </w:r>
            <w:r w:rsidR="00090B71">
              <w:rPr>
                <w:rFonts w:asciiTheme="minorEastAsia" w:eastAsiaTheme="minorEastAsia" w:hAnsiTheme="minorEastAsia"/>
                <w:bCs/>
                <w:sz w:val="11"/>
                <w:szCs w:val="18"/>
              </w:rPr>
              <w:t>0</w:t>
            </w:r>
            <w:r>
              <w:rPr>
                <w:rFonts w:asciiTheme="minorEastAsia" w:eastAsiaTheme="minorEastAsia" w:hAnsiTheme="minorEastAsia" w:hint="eastAsia"/>
                <w:bCs/>
                <w:sz w:val="11"/>
                <w:szCs w:val="18"/>
              </w:rPr>
              <w:t>35</w:t>
            </w:r>
          </w:p>
        </w:tc>
      </w:tr>
      <w:tr w:rsidR="00DD1FE0" w:rsidRPr="00257EBA" w14:paraId="66BDE584" w14:textId="77777777" w:rsidTr="00AA2783">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5CE08" w14:textId="748967A9" w:rsidR="00DD1FE0" w:rsidRPr="00126140" w:rsidRDefault="00DD1FE0" w:rsidP="00CF5B35">
            <w:pPr>
              <w:rPr>
                <w:rFonts w:asciiTheme="majorEastAsia" w:eastAsiaTheme="majorEastAsia" w:hAnsiTheme="majorEastAsia"/>
                <w:b/>
                <w:color w:val="000000"/>
                <w:sz w:val="21"/>
              </w:rPr>
            </w:pPr>
            <w:r w:rsidRPr="00126140">
              <w:rPr>
                <w:rFonts w:asciiTheme="majorEastAsia" w:eastAsiaTheme="majorEastAsia" w:hAnsiTheme="majorEastAsia" w:hint="eastAsia"/>
                <w:b/>
                <w:color w:val="000000"/>
                <w:sz w:val="21"/>
              </w:rPr>
              <w:t>清算卡</w:t>
            </w:r>
            <w:r w:rsidR="00527CBE">
              <w:rPr>
                <w:rFonts w:asciiTheme="majorEastAsia" w:eastAsiaTheme="majorEastAsia" w:hAnsiTheme="majorEastAsia" w:hint="eastAsia"/>
                <w:b/>
                <w:color w:val="000000"/>
                <w:sz w:val="21"/>
              </w:rPr>
              <w:t>（</w:t>
            </w:r>
            <w:r w:rsidR="00527CBE">
              <w:rPr>
                <w:color w:val="000000"/>
                <w:sz w:val="18"/>
                <w:szCs w:val="18"/>
              </w:rPr>
              <w:t>若</w:t>
            </w:r>
            <w:r w:rsidR="00527CBE">
              <w:rPr>
                <w:rFonts w:hint="eastAsia"/>
                <w:color w:val="000000"/>
                <w:sz w:val="18"/>
                <w:szCs w:val="18"/>
              </w:rPr>
              <w:t>请求</w:t>
            </w:r>
            <w:r w:rsidR="00527CBE">
              <w:rPr>
                <w:color w:val="000000"/>
                <w:sz w:val="18"/>
                <w:szCs w:val="18"/>
              </w:rPr>
              <w:t>报文</w:t>
            </w:r>
            <w:r w:rsidR="00527CBE">
              <w:rPr>
                <w:rFonts w:hint="eastAsia"/>
                <w:color w:val="000000"/>
                <w:sz w:val="18"/>
                <w:szCs w:val="18"/>
              </w:rPr>
              <w:t>上送</w:t>
            </w:r>
            <w:r w:rsidR="00527CBE">
              <w:rPr>
                <w:color w:val="000000"/>
                <w:sz w:val="18"/>
                <w:szCs w:val="18"/>
              </w:rPr>
              <w:t>该参数项，则该参数项下所有子项</w:t>
            </w:r>
            <w:r w:rsidR="00CF5B35">
              <w:rPr>
                <w:rFonts w:hint="eastAsia"/>
                <w:color w:val="000000"/>
                <w:sz w:val="18"/>
                <w:szCs w:val="18"/>
              </w:rPr>
              <w:t>除“</w:t>
            </w:r>
            <w:r w:rsidR="00CF5B35">
              <w:rPr>
                <w:color w:val="000000"/>
                <w:sz w:val="18"/>
                <w:szCs w:val="18"/>
              </w:rPr>
              <w:t>联行号</w:t>
            </w:r>
            <w:r w:rsidR="00CF5B35">
              <w:rPr>
                <w:rFonts w:hint="eastAsia"/>
                <w:color w:val="000000"/>
                <w:sz w:val="18"/>
                <w:szCs w:val="18"/>
              </w:rPr>
              <w:t>”</w:t>
            </w:r>
            <w:r w:rsidR="00CF5B35">
              <w:rPr>
                <w:color w:val="000000"/>
                <w:sz w:val="18"/>
                <w:szCs w:val="18"/>
              </w:rPr>
              <w:t>外</w:t>
            </w:r>
            <w:r w:rsidR="00527CBE">
              <w:rPr>
                <w:color w:val="000000"/>
                <w:sz w:val="18"/>
                <w:szCs w:val="18"/>
              </w:rPr>
              <w:t>必须上送。</w:t>
            </w:r>
            <w:r w:rsidR="00527CBE">
              <w:rPr>
                <w:rFonts w:hint="eastAsia"/>
                <w:color w:val="000000"/>
                <w:sz w:val="18"/>
                <w:szCs w:val="18"/>
              </w:rPr>
              <w:t>）</w:t>
            </w:r>
          </w:p>
        </w:tc>
      </w:tr>
      <w:tr w:rsidR="00DD1FE0" w:rsidRPr="00CB1278" w14:paraId="10ECFBFE" w14:textId="77777777" w:rsidTr="00AA2783">
        <w:trPr>
          <w:trHeight w:val="287"/>
        </w:trPr>
        <w:tc>
          <w:tcPr>
            <w:tcW w:w="251" w:type="pct"/>
          </w:tcPr>
          <w:p w14:paraId="1E1AE647"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hideMark/>
          </w:tcPr>
          <w:p w14:paraId="0900E5CC"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B</w:t>
            </w:r>
            <w:r w:rsidRPr="00641B15">
              <w:rPr>
                <w:rFonts w:asciiTheme="minorEastAsia" w:eastAsiaTheme="minorEastAsia" w:hAnsiTheme="minorEastAsia" w:hint="eastAsia"/>
                <w:color w:val="000000"/>
                <w:sz w:val="18"/>
                <w:szCs w:val="18"/>
              </w:rPr>
              <w:t>ankCardNo</w:t>
            </w:r>
          </w:p>
        </w:tc>
        <w:tc>
          <w:tcPr>
            <w:tcW w:w="1965" w:type="pct"/>
            <w:shd w:val="clear" w:color="auto" w:fill="auto"/>
            <w:hideMark/>
          </w:tcPr>
          <w:p w14:paraId="027C78D6" w14:textId="77777777" w:rsidR="00DD1FE0" w:rsidRDefault="00DD1FE0" w:rsidP="00DD1FE0">
            <w:pPr>
              <w:rPr>
                <w:rFonts w:asciiTheme="minorEastAsia" w:eastAsiaTheme="minorEastAsia" w:hAnsiTheme="minorEastAsia"/>
                <w:color w:val="000000"/>
                <w:sz w:val="18"/>
                <w:szCs w:val="18"/>
              </w:rPr>
            </w:pPr>
            <w:r w:rsidRPr="00641B15">
              <w:rPr>
                <w:rFonts w:asciiTheme="minorEastAsia" w:eastAsiaTheme="minorEastAsia" w:hAnsiTheme="minorEastAsia" w:hint="eastAsia"/>
                <w:color w:val="000000"/>
                <w:sz w:val="18"/>
                <w:szCs w:val="18"/>
              </w:rPr>
              <w:t>银行卡号</w:t>
            </w:r>
          </w:p>
          <w:p w14:paraId="7C346648"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：银行卡号、开户人名称及开户人证件</w:t>
            </w:r>
            <w:r>
              <w:rPr>
                <w:rFonts w:asciiTheme="minorEastAsia" w:eastAsiaTheme="minorEastAsia" w:hAnsiTheme="minorEastAsia" w:hint="eastAsia"/>
                <w:color w:val="000000"/>
                <w:sz w:val="18"/>
                <w:szCs w:val="18"/>
              </w:rPr>
              <w:t>号码等</w:t>
            </w:r>
            <w:r>
              <w:rPr>
                <w:rFonts w:asciiTheme="minorEastAsia" w:eastAsiaTheme="minorEastAsia" w:hAnsiTheme="minorEastAsia"/>
                <w:color w:val="000000"/>
                <w:sz w:val="18"/>
                <w:szCs w:val="18"/>
              </w:rPr>
              <w:t>信息会进行核身，</w:t>
            </w:r>
            <w:r>
              <w:rPr>
                <w:rFonts w:asciiTheme="minorEastAsia" w:eastAsiaTheme="minorEastAsia" w:hAnsiTheme="minorEastAsia" w:hint="eastAsia"/>
                <w:color w:val="000000"/>
                <w:sz w:val="18"/>
                <w:szCs w:val="18"/>
              </w:rPr>
              <w:t>核身</w:t>
            </w:r>
            <w:r>
              <w:rPr>
                <w:rFonts w:asciiTheme="minorEastAsia" w:eastAsiaTheme="minorEastAsia" w:hAnsiTheme="minorEastAsia"/>
                <w:color w:val="000000"/>
                <w:sz w:val="18"/>
                <w:szCs w:val="18"/>
              </w:rPr>
              <w:t>不通过</w:t>
            </w:r>
            <w:r>
              <w:rPr>
                <w:rFonts w:asciiTheme="minorEastAsia" w:eastAsiaTheme="minorEastAsia" w:hAnsiTheme="minorEastAsia" w:hint="eastAsia"/>
                <w:color w:val="000000"/>
                <w:sz w:val="18"/>
                <w:szCs w:val="18"/>
              </w:rPr>
              <w:t>无法完成</w:t>
            </w:r>
            <w:r>
              <w:rPr>
                <w:rFonts w:asciiTheme="minorEastAsia" w:eastAsiaTheme="minorEastAsia" w:hAnsiTheme="minorEastAsia"/>
                <w:color w:val="000000"/>
                <w:sz w:val="18"/>
                <w:szCs w:val="18"/>
              </w:rPr>
              <w:t>商户进驻</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合作方须注意</w:t>
            </w:r>
            <w:r>
              <w:rPr>
                <w:rFonts w:asciiTheme="minorEastAsia" w:eastAsiaTheme="minorEastAsia" w:hAnsiTheme="minorEastAsia" w:hint="eastAsia"/>
                <w:color w:val="000000"/>
                <w:sz w:val="18"/>
                <w:szCs w:val="18"/>
              </w:rPr>
              <w:t>银行卡</w:t>
            </w:r>
            <w:r>
              <w:rPr>
                <w:rFonts w:asciiTheme="minorEastAsia" w:eastAsiaTheme="minorEastAsia" w:hAnsiTheme="minorEastAsia"/>
                <w:color w:val="000000"/>
                <w:sz w:val="18"/>
                <w:szCs w:val="18"/>
              </w:rPr>
              <w:t>信息的正确性。</w:t>
            </w:r>
          </w:p>
        </w:tc>
        <w:tc>
          <w:tcPr>
            <w:tcW w:w="514" w:type="pct"/>
            <w:tcBorders>
              <w:top w:val="single" w:sz="4" w:space="0" w:color="auto"/>
              <w:left w:val="single" w:sz="4" w:space="0" w:color="auto"/>
              <w:bottom w:val="single" w:sz="4" w:space="0" w:color="auto"/>
              <w:right w:val="single" w:sz="4" w:space="0" w:color="auto"/>
            </w:tcBorders>
            <w:hideMark/>
          </w:tcPr>
          <w:p w14:paraId="0144CF60"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hideMark/>
          </w:tcPr>
          <w:p w14:paraId="47D4399E"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341" w:type="pct"/>
            <w:hideMark/>
          </w:tcPr>
          <w:p w14:paraId="33B32E87"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hideMark/>
          </w:tcPr>
          <w:p w14:paraId="7C0CC4F6" w14:textId="77777777" w:rsidR="00DD1FE0" w:rsidRPr="00887E81" w:rsidRDefault="00DD1FE0" w:rsidP="00DD1FE0">
            <w:pPr>
              <w:rPr>
                <w:rFonts w:asciiTheme="minorEastAsia" w:eastAsiaTheme="minorEastAsia" w:hAnsiTheme="minorEastAsia"/>
                <w:bCs/>
                <w:color w:val="000000"/>
                <w:sz w:val="18"/>
                <w:szCs w:val="18"/>
              </w:rPr>
            </w:pPr>
          </w:p>
        </w:tc>
      </w:tr>
      <w:tr w:rsidR="00DD1FE0" w:rsidRPr="00CB1278" w14:paraId="5DAA4E9C" w14:textId="77777777" w:rsidTr="00AA2783">
        <w:trPr>
          <w:trHeight w:val="287"/>
        </w:trPr>
        <w:tc>
          <w:tcPr>
            <w:tcW w:w="251" w:type="pct"/>
          </w:tcPr>
          <w:p w14:paraId="6E8C0507"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tcPr>
          <w:p w14:paraId="0CA9E1DF"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Bank</w:t>
            </w:r>
            <w:r>
              <w:rPr>
                <w:rFonts w:asciiTheme="minorEastAsia" w:eastAsiaTheme="minorEastAsia" w:hAnsiTheme="minorEastAsia" w:hint="eastAsia"/>
                <w:color w:val="000000"/>
                <w:sz w:val="18"/>
                <w:szCs w:val="18"/>
              </w:rPr>
              <w:t>Cert</w:t>
            </w:r>
            <w:r w:rsidRPr="00641B15">
              <w:rPr>
                <w:rFonts w:asciiTheme="minorEastAsia" w:eastAsiaTheme="minorEastAsia" w:hAnsiTheme="minorEastAsia"/>
                <w:color w:val="000000"/>
                <w:sz w:val="18"/>
                <w:szCs w:val="18"/>
              </w:rPr>
              <w:t>Name</w:t>
            </w:r>
          </w:p>
        </w:tc>
        <w:tc>
          <w:tcPr>
            <w:tcW w:w="1965" w:type="pct"/>
            <w:shd w:val="clear" w:color="auto" w:fill="auto"/>
          </w:tcPr>
          <w:p w14:paraId="6C4AD318" w14:textId="77777777" w:rsidR="00DD1FE0" w:rsidRPr="00CB1278" w:rsidRDefault="00DD1FE0" w:rsidP="00DD1FE0">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开户人</w:t>
            </w:r>
            <w:r>
              <w:rPr>
                <w:rFonts w:asciiTheme="minorEastAsia" w:eastAsiaTheme="minorEastAsia" w:hAnsiTheme="minorEastAsia" w:hint="eastAsia"/>
                <w:color w:val="000000"/>
                <w:sz w:val="18"/>
                <w:szCs w:val="18"/>
              </w:rPr>
              <w:t>名称。当</w:t>
            </w:r>
            <w:r>
              <w:rPr>
                <w:rFonts w:asciiTheme="minorEastAsia" w:eastAsiaTheme="minorEastAsia" w:hAnsiTheme="minorEastAsia"/>
                <w:color w:val="000000"/>
                <w:sz w:val="18"/>
                <w:szCs w:val="18"/>
              </w:rPr>
              <w:t>商户类型是“01</w:t>
            </w:r>
            <w:r>
              <w:rPr>
                <w:rFonts w:asciiTheme="minorEastAsia" w:eastAsiaTheme="minorEastAsia" w:hAnsiTheme="minorEastAsia" w:hint="eastAsia"/>
                <w:color w:val="000000"/>
                <w:sz w:val="18"/>
                <w:szCs w:val="18"/>
              </w:rPr>
              <w:t xml:space="preserve"> 自然</w:t>
            </w:r>
            <w:r>
              <w:rPr>
                <w:rFonts w:asciiTheme="minorEastAsia" w:eastAsiaTheme="minorEastAsia" w:hAnsiTheme="minorEastAsia"/>
                <w:color w:val="000000"/>
                <w:sz w:val="18"/>
                <w:szCs w:val="18"/>
              </w:rPr>
              <w:t>人”</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 xml:space="preserve">“02 </w:t>
            </w:r>
            <w:r>
              <w:rPr>
                <w:rFonts w:asciiTheme="minorEastAsia" w:eastAsiaTheme="minorEastAsia" w:hAnsiTheme="minorEastAsia" w:hint="eastAsia"/>
                <w:color w:val="000000"/>
                <w:sz w:val="18"/>
                <w:szCs w:val="18"/>
              </w:rPr>
              <w:t>个人</w:t>
            </w:r>
            <w:r>
              <w:rPr>
                <w:rFonts w:asciiTheme="minorEastAsia" w:eastAsiaTheme="minorEastAsia" w:hAnsiTheme="minorEastAsia"/>
                <w:color w:val="000000"/>
                <w:sz w:val="18"/>
                <w:szCs w:val="18"/>
              </w:rPr>
              <w:t>工商户”时，开户人与须与负责人名称一致</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 xml:space="preserve">当商户类型是“03 </w:t>
            </w:r>
            <w:r>
              <w:rPr>
                <w:rFonts w:asciiTheme="minorEastAsia" w:eastAsiaTheme="minorEastAsia" w:hAnsiTheme="minorEastAsia" w:hint="eastAsia"/>
                <w:color w:val="000000"/>
                <w:sz w:val="18"/>
                <w:szCs w:val="18"/>
              </w:rPr>
              <w:t>企业</w:t>
            </w:r>
            <w:r>
              <w:rPr>
                <w:rFonts w:asciiTheme="minorEastAsia" w:eastAsiaTheme="minorEastAsia" w:hAnsiTheme="minorEastAsia"/>
                <w:color w:val="000000"/>
                <w:sz w:val="18"/>
                <w:szCs w:val="18"/>
              </w:rPr>
              <w:t>商户”时，须与</w:t>
            </w:r>
            <w:r w:rsidRPr="00BA7A82">
              <w:rPr>
                <w:rFonts w:asciiTheme="minorEastAsia" w:eastAsiaTheme="minorEastAsia" w:hAnsiTheme="minorEastAsia" w:hint="eastAsia"/>
                <w:color w:val="000000"/>
                <w:sz w:val="18"/>
                <w:szCs w:val="18"/>
              </w:rPr>
              <w:t>企业法人</w:t>
            </w:r>
            <w:r>
              <w:rPr>
                <w:rFonts w:asciiTheme="minorEastAsia" w:eastAsiaTheme="minorEastAsia" w:hAnsiTheme="minorEastAsia" w:hint="eastAsia"/>
                <w:color w:val="000000"/>
                <w:sz w:val="18"/>
                <w:szCs w:val="18"/>
              </w:rPr>
              <w:t>名称一致</w:t>
            </w:r>
            <w:r>
              <w:rPr>
                <w:rFonts w:asciiTheme="minorEastAsia" w:eastAsiaTheme="minorEastAsia" w:hAnsiTheme="minor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0D912A92"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151AD76B"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256</w:t>
            </w:r>
          </w:p>
        </w:tc>
        <w:tc>
          <w:tcPr>
            <w:tcW w:w="341" w:type="pct"/>
          </w:tcPr>
          <w:p w14:paraId="41C6D613"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040F6535" w14:textId="77777777" w:rsidR="00DD1FE0" w:rsidRPr="00887E81" w:rsidRDefault="00DD1FE0" w:rsidP="00DD1FE0">
            <w:pPr>
              <w:rPr>
                <w:rFonts w:asciiTheme="minorEastAsia" w:eastAsiaTheme="minorEastAsia" w:hAnsiTheme="minorEastAsia"/>
                <w:bCs/>
                <w:color w:val="000000"/>
                <w:sz w:val="18"/>
                <w:szCs w:val="18"/>
              </w:rPr>
            </w:pPr>
          </w:p>
        </w:tc>
      </w:tr>
      <w:tr w:rsidR="00DD1FE0" w:rsidRPr="00A25896" w14:paraId="7EDAEE06" w14:textId="77777777" w:rsidTr="00AA2783">
        <w:trPr>
          <w:trHeight w:val="287"/>
        </w:trPr>
        <w:tc>
          <w:tcPr>
            <w:tcW w:w="251" w:type="pct"/>
          </w:tcPr>
          <w:p w14:paraId="6996A4E4"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tcPr>
          <w:p w14:paraId="5340A016" w14:textId="77777777" w:rsidR="00DD1FE0" w:rsidRPr="00887E81"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A</w:t>
            </w:r>
            <w:r w:rsidRPr="00887E81">
              <w:rPr>
                <w:rFonts w:asciiTheme="minorEastAsia" w:eastAsiaTheme="minorEastAsia" w:hAnsiTheme="minorEastAsia"/>
                <w:color w:val="000000"/>
                <w:sz w:val="18"/>
                <w:szCs w:val="18"/>
              </w:rPr>
              <w:t>ccountType</w:t>
            </w:r>
          </w:p>
        </w:tc>
        <w:tc>
          <w:tcPr>
            <w:tcW w:w="1965" w:type="pct"/>
            <w:shd w:val="clear" w:color="auto" w:fill="auto"/>
          </w:tcPr>
          <w:p w14:paraId="714A3CFD" w14:textId="77777777" w:rsidR="00DD1FE0" w:rsidRDefault="00DD1FE0" w:rsidP="00DD1FE0">
            <w:pPr>
              <w:rPr>
                <w:rFonts w:asciiTheme="minorEastAsia" w:eastAsiaTheme="minorEastAsia" w:hAnsiTheme="minorEastAsia"/>
                <w:sz w:val="18"/>
                <w:szCs w:val="18"/>
              </w:rPr>
            </w:pPr>
            <w:r>
              <w:rPr>
                <w:rFonts w:asciiTheme="minorEastAsia" w:eastAsiaTheme="minorEastAsia" w:hAnsiTheme="minorEastAsia" w:hint="eastAsia"/>
                <w:sz w:val="18"/>
                <w:szCs w:val="18"/>
              </w:rPr>
              <w:t>账户类型。可选值</w:t>
            </w:r>
            <w:r>
              <w:rPr>
                <w:rFonts w:asciiTheme="minorEastAsia" w:eastAsiaTheme="minorEastAsia" w:hAnsiTheme="minorEastAsia"/>
                <w:sz w:val="18"/>
                <w:szCs w:val="18"/>
              </w:rPr>
              <w:t>：</w:t>
            </w:r>
          </w:p>
          <w:p w14:paraId="48129D50" w14:textId="304529C5" w:rsidR="00DD1FE0" w:rsidRDefault="00DD1FE0" w:rsidP="00DD1FE0">
            <w:pPr>
              <w:rPr>
                <w:rFonts w:asciiTheme="minorEastAsia" w:eastAsiaTheme="minorEastAsia" w:hAnsiTheme="minorEastAsia"/>
                <w:sz w:val="18"/>
                <w:szCs w:val="18"/>
              </w:rPr>
            </w:pPr>
            <w:r>
              <w:rPr>
                <w:rFonts w:asciiTheme="minorEastAsia" w:eastAsiaTheme="minorEastAsia" w:hAnsiTheme="minorEastAsia" w:hint="eastAsia"/>
                <w:sz w:val="18"/>
                <w:szCs w:val="18"/>
              </w:rPr>
              <w:t>01：</w:t>
            </w:r>
            <w:r w:rsidRPr="00651630">
              <w:rPr>
                <w:rFonts w:asciiTheme="minorEastAsia" w:eastAsiaTheme="minorEastAsia" w:hAnsiTheme="minorEastAsia" w:hint="eastAsia"/>
                <w:sz w:val="18"/>
                <w:szCs w:val="18"/>
              </w:rPr>
              <w:t>对私账户</w:t>
            </w:r>
            <w:r w:rsidR="00BA4B05">
              <w:rPr>
                <w:rFonts w:asciiTheme="minorEastAsia" w:eastAsiaTheme="minorEastAsia" w:hAnsiTheme="minorEastAsia" w:hint="eastAsia"/>
                <w:sz w:val="18"/>
                <w:szCs w:val="18"/>
              </w:rPr>
              <w:t>（自然</w:t>
            </w:r>
            <w:r w:rsidR="00BA4B05">
              <w:rPr>
                <w:rFonts w:asciiTheme="minorEastAsia" w:eastAsiaTheme="minorEastAsia" w:hAnsiTheme="minorEastAsia"/>
                <w:sz w:val="18"/>
                <w:szCs w:val="18"/>
              </w:rPr>
              <w:t>人、</w:t>
            </w:r>
            <w:r w:rsidR="00BA4B05">
              <w:rPr>
                <w:rFonts w:asciiTheme="minorEastAsia" w:eastAsiaTheme="minorEastAsia" w:hAnsiTheme="minorEastAsia" w:hint="eastAsia"/>
                <w:sz w:val="18"/>
                <w:szCs w:val="18"/>
              </w:rPr>
              <w:t>个体</w:t>
            </w:r>
            <w:r w:rsidR="00BA4B05">
              <w:rPr>
                <w:rFonts w:asciiTheme="minorEastAsia" w:eastAsiaTheme="minorEastAsia" w:hAnsiTheme="minorEastAsia"/>
                <w:sz w:val="18"/>
                <w:szCs w:val="18"/>
              </w:rPr>
              <w:t>工商户可选）</w:t>
            </w:r>
          </w:p>
          <w:p w14:paraId="0D29D304" w14:textId="7C424F42" w:rsidR="00DD1FE0" w:rsidRPr="00F05A0C" w:rsidRDefault="00DD1FE0" w:rsidP="00DD1FE0">
            <w:pPr>
              <w:rPr>
                <w:rFonts w:asciiTheme="minorEastAsia" w:eastAsiaTheme="minorEastAsia" w:hAnsiTheme="minorEastAsia"/>
                <w:sz w:val="18"/>
                <w:szCs w:val="18"/>
              </w:rPr>
            </w:pPr>
            <w:r>
              <w:rPr>
                <w:rFonts w:asciiTheme="minorEastAsia" w:eastAsiaTheme="minorEastAsia" w:hAnsiTheme="minorEastAsia" w:hint="eastAsia"/>
                <w:sz w:val="18"/>
                <w:szCs w:val="18"/>
              </w:rPr>
              <w:t>02：</w:t>
            </w:r>
            <w:r w:rsidRPr="00651630">
              <w:rPr>
                <w:rFonts w:asciiTheme="minorEastAsia" w:eastAsiaTheme="minorEastAsia" w:hAnsiTheme="minorEastAsia" w:hint="eastAsia"/>
                <w:sz w:val="18"/>
                <w:szCs w:val="18"/>
              </w:rPr>
              <w:t>对公账户</w:t>
            </w:r>
            <w:r w:rsidR="00972BF6">
              <w:rPr>
                <w:rFonts w:asciiTheme="minorEastAsia" w:eastAsiaTheme="minorEastAsia" w:hAnsiTheme="minorEastAsia" w:hint="eastAsia"/>
                <w:sz w:val="18"/>
                <w:szCs w:val="18"/>
              </w:rPr>
              <w:t>（</w:t>
            </w:r>
            <w:r w:rsidR="00972BF6">
              <w:rPr>
                <w:rFonts w:asciiTheme="minorEastAsia" w:eastAsiaTheme="minorEastAsia" w:hAnsiTheme="minorEastAsia"/>
                <w:sz w:val="18"/>
                <w:szCs w:val="18"/>
              </w:rPr>
              <w:t>企业类型</w:t>
            </w:r>
            <w:r w:rsidR="00972BF6">
              <w:rPr>
                <w:rFonts w:asciiTheme="minorEastAsia" w:eastAsiaTheme="minorEastAsia" w:hAnsiTheme="minorEastAsia" w:hint="eastAsia"/>
                <w:sz w:val="18"/>
                <w:szCs w:val="18"/>
              </w:rPr>
              <w:t>才</w:t>
            </w:r>
            <w:r w:rsidR="00972BF6">
              <w:rPr>
                <w:rFonts w:asciiTheme="minorEastAsia" w:eastAsiaTheme="minorEastAsia" w:hAnsiTheme="minorEastAsia"/>
                <w:sz w:val="18"/>
                <w:szCs w:val="18"/>
              </w:rPr>
              <w:t>可选填写）</w:t>
            </w:r>
          </w:p>
        </w:tc>
        <w:tc>
          <w:tcPr>
            <w:tcW w:w="514" w:type="pct"/>
            <w:tcBorders>
              <w:top w:val="single" w:sz="4" w:space="0" w:color="auto"/>
              <w:left w:val="single" w:sz="4" w:space="0" w:color="auto"/>
              <w:bottom w:val="single" w:sz="4" w:space="0" w:color="auto"/>
              <w:right w:val="single" w:sz="4" w:space="0" w:color="auto"/>
            </w:tcBorders>
          </w:tcPr>
          <w:p w14:paraId="189108D6"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0F0CBF0E" w14:textId="77777777" w:rsidR="00DD1FE0" w:rsidRPr="00887E81"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8</w:t>
            </w:r>
          </w:p>
        </w:tc>
        <w:tc>
          <w:tcPr>
            <w:tcW w:w="341" w:type="pct"/>
          </w:tcPr>
          <w:p w14:paraId="770A303C" w14:textId="77777777" w:rsidR="00DD1FE0" w:rsidRPr="00887E81" w:rsidRDefault="00DD1FE0" w:rsidP="00DD1FE0">
            <w:pPr>
              <w:rPr>
                <w:rFonts w:asciiTheme="minorEastAsia" w:eastAsiaTheme="minorEastAsia" w:hAnsiTheme="minorEastAsia"/>
                <w:bCs/>
                <w:color w:val="000000"/>
                <w:sz w:val="18"/>
                <w:szCs w:val="18"/>
              </w:rPr>
            </w:pPr>
            <w:r w:rsidRPr="00887E81">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5CE957D2" w14:textId="77777777" w:rsidR="00DD1FE0" w:rsidRPr="00887E81" w:rsidRDefault="00DD1FE0" w:rsidP="00DD1FE0">
            <w:pPr>
              <w:rPr>
                <w:rFonts w:asciiTheme="minorEastAsia" w:eastAsiaTheme="minorEastAsia" w:hAnsiTheme="minorEastAsia"/>
                <w:bCs/>
                <w:color w:val="000000"/>
                <w:sz w:val="18"/>
                <w:szCs w:val="18"/>
              </w:rPr>
            </w:pPr>
          </w:p>
        </w:tc>
      </w:tr>
      <w:tr w:rsidR="00DD1FE0" w:rsidRPr="00CB1278" w14:paraId="49087CB6" w14:textId="77777777" w:rsidTr="00AA2783">
        <w:trPr>
          <w:trHeight w:val="287"/>
        </w:trPr>
        <w:tc>
          <w:tcPr>
            <w:tcW w:w="251" w:type="pct"/>
          </w:tcPr>
          <w:p w14:paraId="2FEA5B1C"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tcPr>
          <w:p w14:paraId="4CB60F9F"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w:t>
            </w:r>
            <w:r w:rsidRPr="00641B15">
              <w:rPr>
                <w:rFonts w:asciiTheme="minorEastAsia" w:eastAsiaTheme="minorEastAsia" w:hAnsiTheme="minorEastAsia"/>
                <w:color w:val="000000"/>
                <w:sz w:val="18"/>
                <w:szCs w:val="18"/>
              </w:rPr>
              <w:t>ontactLine</w:t>
            </w:r>
          </w:p>
        </w:tc>
        <w:tc>
          <w:tcPr>
            <w:tcW w:w="1965" w:type="pct"/>
            <w:shd w:val="clear" w:color="auto" w:fill="auto"/>
          </w:tcPr>
          <w:p w14:paraId="7F82276A" w14:textId="7F5D2352" w:rsidR="00DD1FE0" w:rsidRDefault="00DD1FE0" w:rsidP="00DD1FE0">
            <w:pPr>
              <w:rPr>
                <w:rFonts w:asciiTheme="minorEastAsia" w:eastAsiaTheme="minorEastAsia" w:hAnsiTheme="minorEastAsia"/>
                <w:color w:val="000000"/>
                <w:sz w:val="18"/>
                <w:szCs w:val="18"/>
              </w:rPr>
            </w:pPr>
            <w:r w:rsidRPr="00641B15">
              <w:rPr>
                <w:rFonts w:asciiTheme="minorEastAsia" w:eastAsiaTheme="minorEastAsia" w:hAnsiTheme="minorEastAsia" w:hint="eastAsia"/>
                <w:color w:val="000000"/>
                <w:sz w:val="18"/>
                <w:szCs w:val="18"/>
              </w:rPr>
              <w:t>联行号</w:t>
            </w:r>
            <w:r>
              <w:rPr>
                <w:rFonts w:asciiTheme="minorEastAsia" w:eastAsiaTheme="minorEastAsia" w:hAnsiTheme="minorEastAsia" w:hint="eastAsia"/>
                <w:color w:val="000000"/>
                <w:sz w:val="18"/>
                <w:szCs w:val="18"/>
              </w:rPr>
              <w:t>。</w:t>
            </w:r>
          </w:p>
          <w:p w14:paraId="05EDA596" w14:textId="77777777" w:rsidR="00A718B7" w:rsidRDefault="00DD1FE0" w:rsidP="009E321C">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p>
          <w:p w14:paraId="60A3062F" w14:textId="5067A08A" w:rsidR="00A718B7" w:rsidRDefault="00A718B7" w:rsidP="009E321C">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1、</w:t>
            </w:r>
            <w:r>
              <w:rPr>
                <w:rFonts w:asciiTheme="minorEastAsia" w:eastAsiaTheme="minorEastAsia" w:hAnsiTheme="minorEastAsia"/>
                <w:color w:val="000000"/>
                <w:sz w:val="18"/>
                <w:szCs w:val="18"/>
              </w:rPr>
              <w:t>M</w:t>
            </w:r>
            <w:r>
              <w:rPr>
                <w:rFonts w:asciiTheme="minorEastAsia" w:eastAsiaTheme="minorEastAsia" w:hAnsiTheme="minorEastAsia" w:hint="eastAsia"/>
                <w:color w:val="000000"/>
                <w:sz w:val="18"/>
                <w:szCs w:val="18"/>
              </w:rPr>
              <w:t>erchant</w:t>
            </w:r>
            <w:r>
              <w:rPr>
                <w:rFonts w:asciiTheme="minorEastAsia" w:eastAsiaTheme="minorEastAsia" w:hAnsiTheme="minorEastAsia"/>
                <w:color w:val="000000"/>
                <w:sz w:val="18"/>
                <w:szCs w:val="18"/>
              </w:rPr>
              <w:t xml:space="preserve">Type=03 </w:t>
            </w:r>
            <w:r>
              <w:rPr>
                <w:rFonts w:asciiTheme="minorEastAsia" w:eastAsiaTheme="minorEastAsia" w:hAnsiTheme="minorEastAsia" w:hint="eastAsia"/>
                <w:color w:val="000000"/>
                <w:sz w:val="18"/>
                <w:szCs w:val="18"/>
              </w:rPr>
              <w:t>企业商户</w:t>
            </w:r>
            <w:r>
              <w:rPr>
                <w:rFonts w:asciiTheme="minorEastAsia" w:eastAsiaTheme="minorEastAsia" w:hAnsiTheme="minorEastAsia"/>
                <w:color w:val="000000"/>
                <w:sz w:val="18"/>
                <w:szCs w:val="18"/>
              </w:rPr>
              <w:t>，必须上送正确的联行号，否则导致</w:t>
            </w:r>
            <w:r>
              <w:rPr>
                <w:rFonts w:asciiTheme="minorEastAsia" w:eastAsiaTheme="minorEastAsia" w:hAnsiTheme="minorEastAsia" w:hint="eastAsia"/>
                <w:color w:val="000000"/>
                <w:sz w:val="18"/>
                <w:szCs w:val="18"/>
              </w:rPr>
              <w:t>清算</w:t>
            </w:r>
            <w:r>
              <w:rPr>
                <w:rFonts w:asciiTheme="minorEastAsia" w:eastAsiaTheme="minorEastAsia" w:hAnsiTheme="minorEastAsia"/>
                <w:color w:val="000000"/>
                <w:sz w:val="18"/>
                <w:szCs w:val="18"/>
              </w:rPr>
              <w:t>打款失败。</w:t>
            </w:r>
          </w:p>
          <w:p w14:paraId="3F2F19D9" w14:textId="61985EDE" w:rsidR="00DD1FE0" w:rsidRPr="001E49B1" w:rsidRDefault="00A718B7" w:rsidP="009E321C">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w:t>
            </w:r>
            <w:r w:rsidR="009E321C">
              <w:rPr>
                <w:rFonts w:asciiTheme="minorEastAsia" w:eastAsiaTheme="minorEastAsia" w:hAnsiTheme="minorEastAsia" w:hint="eastAsia"/>
                <w:color w:val="000000"/>
                <w:sz w:val="18"/>
                <w:szCs w:val="18"/>
              </w:rPr>
              <w:t>使用</w:t>
            </w:r>
            <w:r w:rsidR="00DD1FE0" w:rsidRPr="001E49B1">
              <w:rPr>
                <w:rFonts w:asciiTheme="minorEastAsia" w:eastAsiaTheme="minorEastAsia" w:hAnsiTheme="minorEastAsia" w:hint="eastAsia"/>
                <w:color w:val="000000"/>
                <w:sz w:val="18"/>
                <w:szCs w:val="18"/>
              </w:rPr>
              <w:t>全国联行号表</w:t>
            </w:r>
            <w:r w:rsidR="009E321C">
              <w:rPr>
                <w:rFonts w:asciiTheme="minorEastAsia" w:eastAsiaTheme="minorEastAsia" w:hAnsiTheme="minorEastAsia" w:hint="eastAsia"/>
                <w:color w:val="000000"/>
                <w:sz w:val="18"/>
                <w:szCs w:val="18"/>
              </w:rPr>
              <w:t>。填了联行号以联行号为准，不再</w:t>
            </w:r>
            <w:r w:rsidR="000A1B60">
              <w:rPr>
                <w:rFonts w:asciiTheme="minorEastAsia" w:eastAsiaTheme="minorEastAsia" w:hAnsiTheme="minorEastAsia" w:hint="eastAsia"/>
                <w:color w:val="000000"/>
                <w:sz w:val="18"/>
                <w:szCs w:val="18"/>
              </w:rPr>
              <w:t>与</w:t>
            </w:r>
            <w:r w:rsidR="009E321C">
              <w:rPr>
                <w:rFonts w:asciiTheme="minorEastAsia" w:eastAsiaTheme="minorEastAsia" w:hAnsiTheme="minorEastAsia"/>
                <w:color w:val="000000"/>
                <w:sz w:val="18"/>
                <w:szCs w:val="18"/>
              </w:rPr>
              <w:t>开户</w:t>
            </w:r>
            <w:r w:rsidR="009E321C">
              <w:rPr>
                <w:rFonts w:asciiTheme="minorEastAsia" w:eastAsiaTheme="minorEastAsia" w:hAnsiTheme="minorEastAsia" w:hint="eastAsia"/>
                <w:color w:val="000000"/>
                <w:sz w:val="18"/>
                <w:szCs w:val="18"/>
              </w:rPr>
              <w:t>支行</w:t>
            </w:r>
            <w:r w:rsidR="009E321C" w:rsidRPr="009E321C">
              <w:rPr>
                <w:rFonts w:asciiTheme="minorEastAsia" w:eastAsiaTheme="minorEastAsia" w:hAnsiTheme="minorEastAsia" w:hint="eastAsia"/>
                <w:color w:val="000000"/>
                <w:sz w:val="18"/>
                <w:szCs w:val="18"/>
              </w:rPr>
              <w:t>名称、开户支行省、市的</w:t>
            </w:r>
            <w:r w:rsidR="000A1B60">
              <w:rPr>
                <w:rFonts w:asciiTheme="minorEastAsia" w:eastAsiaTheme="minorEastAsia" w:hAnsiTheme="minorEastAsia" w:hint="eastAsia"/>
                <w:color w:val="000000"/>
                <w:sz w:val="18"/>
                <w:szCs w:val="18"/>
              </w:rPr>
              <w:t>参数</w:t>
            </w:r>
            <w:r w:rsidR="000A1B60">
              <w:rPr>
                <w:rFonts w:asciiTheme="minorEastAsia" w:eastAsiaTheme="minorEastAsia" w:hAnsiTheme="minorEastAsia"/>
                <w:color w:val="000000"/>
                <w:sz w:val="18"/>
                <w:szCs w:val="18"/>
              </w:rPr>
              <w:t>进行</w:t>
            </w:r>
            <w:r w:rsidR="009E321C" w:rsidRPr="009E321C">
              <w:rPr>
                <w:rFonts w:asciiTheme="minorEastAsia" w:eastAsiaTheme="minorEastAsia" w:hAnsiTheme="minorEastAsia" w:hint="eastAsia"/>
                <w:color w:val="000000"/>
                <w:sz w:val="18"/>
                <w:szCs w:val="18"/>
              </w:rPr>
              <w:t>匹配。</w:t>
            </w:r>
          </w:p>
        </w:tc>
        <w:tc>
          <w:tcPr>
            <w:tcW w:w="514" w:type="pct"/>
            <w:tcBorders>
              <w:top w:val="single" w:sz="4" w:space="0" w:color="auto"/>
              <w:left w:val="single" w:sz="4" w:space="0" w:color="auto"/>
              <w:bottom w:val="single" w:sz="4" w:space="0" w:color="auto"/>
              <w:right w:val="single" w:sz="4" w:space="0" w:color="auto"/>
            </w:tcBorders>
          </w:tcPr>
          <w:p w14:paraId="0CFF7BEB"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04190EE"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341" w:type="pct"/>
          </w:tcPr>
          <w:p w14:paraId="2E61DAE5"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7B175443" w14:textId="77777777" w:rsidR="00DD1FE0" w:rsidRPr="00887E81" w:rsidRDefault="00DD1FE0" w:rsidP="00DD1FE0">
            <w:pPr>
              <w:rPr>
                <w:rFonts w:asciiTheme="minorEastAsia" w:eastAsiaTheme="minorEastAsia" w:hAnsiTheme="minorEastAsia"/>
                <w:bCs/>
                <w:color w:val="000000"/>
                <w:sz w:val="18"/>
                <w:szCs w:val="18"/>
              </w:rPr>
            </w:pPr>
          </w:p>
        </w:tc>
      </w:tr>
      <w:tr w:rsidR="00DD1FE0" w:rsidRPr="00CB1278" w14:paraId="1CB6BAF6" w14:textId="77777777" w:rsidTr="00AA2783">
        <w:trPr>
          <w:trHeight w:val="287"/>
        </w:trPr>
        <w:tc>
          <w:tcPr>
            <w:tcW w:w="251" w:type="pct"/>
          </w:tcPr>
          <w:p w14:paraId="65A51B05"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tcPr>
          <w:p w14:paraId="0A0A84E8"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Branch</w:t>
            </w:r>
            <w:r w:rsidRPr="00641B15">
              <w:rPr>
                <w:rFonts w:asciiTheme="minorEastAsia" w:eastAsiaTheme="minorEastAsia" w:hAnsiTheme="minorEastAsia"/>
                <w:color w:val="000000"/>
                <w:sz w:val="18"/>
                <w:szCs w:val="18"/>
              </w:rPr>
              <w:t>Name</w:t>
            </w:r>
          </w:p>
        </w:tc>
        <w:tc>
          <w:tcPr>
            <w:tcW w:w="1965" w:type="pct"/>
            <w:shd w:val="clear" w:color="auto" w:fill="auto"/>
          </w:tcPr>
          <w:p w14:paraId="509975F2" w14:textId="77777777" w:rsidR="00DD1FE0" w:rsidRPr="00CB1278" w:rsidRDefault="00DD1FE0" w:rsidP="00DD1FE0">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开户支行名称</w:t>
            </w:r>
          </w:p>
        </w:tc>
        <w:tc>
          <w:tcPr>
            <w:tcW w:w="514" w:type="pct"/>
            <w:tcBorders>
              <w:top w:val="single" w:sz="4" w:space="0" w:color="auto"/>
              <w:left w:val="single" w:sz="4" w:space="0" w:color="auto"/>
              <w:bottom w:val="single" w:sz="4" w:space="0" w:color="auto"/>
              <w:right w:val="single" w:sz="4" w:space="0" w:color="auto"/>
            </w:tcBorders>
          </w:tcPr>
          <w:p w14:paraId="2A4EB190"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7FEA353"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128</w:t>
            </w:r>
          </w:p>
        </w:tc>
        <w:tc>
          <w:tcPr>
            <w:tcW w:w="341" w:type="pct"/>
          </w:tcPr>
          <w:p w14:paraId="6ECC81F7"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36A2C044" w14:textId="77777777" w:rsidR="00DD1FE0" w:rsidRPr="00887E81" w:rsidRDefault="00DD1FE0" w:rsidP="00DD1FE0">
            <w:pPr>
              <w:rPr>
                <w:rFonts w:asciiTheme="minorEastAsia" w:eastAsiaTheme="minorEastAsia" w:hAnsiTheme="minorEastAsia"/>
                <w:bCs/>
                <w:color w:val="000000"/>
                <w:sz w:val="18"/>
                <w:szCs w:val="18"/>
              </w:rPr>
            </w:pPr>
          </w:p>
        </w:tc>
      </w:tr>
      <w:tr w:rsidR="00DD1FE0" w:rsidRPr="00CB1278" w14:paraId="2F0A082C" w14:textId="77777777" w:rsidTr="00AA2783">
        <w:trPr>
          <w:trHeight w:val="287"/>
        </w:trPr>
        <w:tc>
          <w:tcPr>
            <w:tcW w:w="251" w:type="pct"/>
          </w:tcPr>
          <w:p w14:paraId="292F2312"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tcPr>
          <w:p w14:paraId="106129C1"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BranchP</w:t>
            </w:r>
            <w:r w:rsidRPr="00641B15">
              <w:rPr>
                <w:rFonts w:asciiTheme="minorEastAsia" w:eastAsiaTheme="minorEastAsia" w:hAnsiTheme="minorEastAsia"/>
                <w:color w:val="000000"/>
                <w:sz w:val="18"/>
                <w:szCs w:val="18"/>
              </w:rPr>
              <w:t>rovince</w:t>
            </w:r>
          </w:p>
        </w:tc>
        <w:tc>
          <w:tcPr>
            <w:tcW w:w="1965" w:type="pct"/>
            <w:shd w:val="clear" w:color="auto" w:fill="auto"/>
          </w:tcPr>
          <w:p w14:paraId="7A8B9E23" w14:textId="77777777" w:rsidR="00DD1FE0" w:rsidRPr="001E49B1" w:rsidRDefault="00DD1FE0" w:rsidP="00DD1FE0">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开户支行所在省</w:t>
            </w:r>
            <w:r w:rsidR="00ED604B">
              <w:rPr>
                <w:rFonts w:asciiTheme="minorEastAsia" w:eastAsiaTheme="minorEastAsia" w:hAnsiTheme="minorEastAsia" w:hint="eastAsia"/>
                <w:color w:val="000000"/>
                <w:sz w:val="18"/>
                <w:szCs w:val="18"/>
              </w:rPr>
              <w:t>（按照附录5.6国标</w:t>
            </w:r>
            <w:r w:rsidR="00ED604B">
              <w:rPr>
                <w:rFonts w:asciiTheme="minorEastAsia" w:eastAsiaTheme="minorEastAsia" w:hAnsiTheme="minorEastAsia"/>
                <w:color w:val="000000"/>
                <w:sz w:val="18"/>
                <w:szCs w:val="18"/>
              </w:rPr>
              <w:t>省市区号录入</w:t>
            </w:r>
            <w:r w:rsidR="00ED604B">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593E9A6D"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1B72F39"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16</w:t>
            </w:r>
          </w:p>
        </w:tc>
        <w:tc>
          <w:tcPr>
            <w:tcW w:w="341" w:type="pct"/>
          </w:tcPr>
          <w:p w14:paraId="7B9B7F8F"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177999B2" w14:textId="77777777" w:rsidR="00DD1FE0" w:rsidRPr="00887E81" w:rsidRDefault="00DD1FE0" w:rsidP="00DD1FE0">
            <w:pPr>
              <w:rPr>
                <w:rFonts w:asciiTheme="minorEastAsia" w:eastAsiaTheme="minorEastAsia" w:hAnsiTheme="minorEastAsia"/>
                <w:bCs/>
                <w:color w:val="000000"/>
                <w:sz w:val="18"/>
                <w:szCs w:val="18"/>
              </w:rPr>
            </w:pPr>
          </w:p>
        </w:tc>
      </w:tr>
      <w:tr w:rsidR="00DD1FE0" w:rsidRPr="00CB1278" w14:paraId="2BD450B7" w14:textId="77777777" w:rsidTr="00AA2783">
        <w:trPr>
          <w:trHeight w:val="287"/>
        </w:trPr>
        <w:tc>
          <w:tcPr>
            <w:tcW w:w="251" w:type="pct"/>
          </w:tcPr>
          <w:p w14:paraId="2EE856E7"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tcPr>
          <w:p w14:paraId="225AAA5F"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BranchC</w:t>
            </w:r>
            <w:r w:rsidRPr="00641B15">
              <w:rPr>
                <w:rFonts w:asciiTheme="minorEastAsia" w:eastAsiaTheme="minorEastAsia" w:hAnsiTheme="minorEastAsia"/>
                <w:color w:val="000000"/>
                <w:sz w:val="18"/>
                <w:szCs w:val="18"/>
              </w:rPr>
              <w:t>ity</w:t>
            </w:r>
          </w:p>
        </w:tc>
        <w:tc>
          <w:tcPr>
            <w:tcW w:w="1965" w:type="pct"/>
            <w:shd w:val="clear" w:color="auto" w:fill="auto"/>
          </w:tcPr>
          <w:p w14:paraId="0B46B8CF" w14:textId="77777777" w:rsidR="00DD1FE0" w:rsidRPr="00CB1278" w:rsidRDefault="00DD1FE0" w:rsidP="00DD1FE0">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开户支行所在市</w:t>
            </w:r>
            <w:r w:rsidR="00ED604B">
              <w:rPr>
                <w:rFonts w:asciiTheme="minorEastAsia" w:eastAsiaTheme="minorEastAsia" w:hAnsiTheme="minorEastAsia" w:hint="eastAsia"/>
                <w:color w:val="000000"/>
                <w:sz w:val="18"/>
                <w:szCs w:val="18"/>
              </w:rPr>
              <w:t>（按照附录5.6国标</w:t>
            </w:r>
            <w:r w:rsidR="00ED604B">
              <w:rPr>
                <w:rFonts w:asciiTheme="minorEastAsia" w:eastAsiaTheme="minorEastAsia" w:hAnsiTheme="minorEastAsia"/>
                <w:color w:val="000000"/>
                <w:sz w:val="18"/>
                <w:szCs w:val="18"/>
              </w:rPr>
              <w:t>省市区号录入</w:t>
            </w:r>
            <w:r w:rsidR="00ED604B">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332C9CD0"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188B991"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16</w:t>
            </w:r>
          </w:p>
        </w:tc>
        <w:tc>
          <w:tcPr>
            <w:tcW w:w="341" w:type="pct"/>
          </w:tcPr>
          <w:p w14:paraId="0543DFFF"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17F4F7D4" w14:textId="77777777" w:rsidR="00DD1FE0" w:rsidRPr="00887E81" w:rsidRDefault="00DD1FE0" w:rsidP="00DD1FE0">
            <w:pPr>
              <w:rPr>
                <w:rFonts w:asciiTheme="minorEastAsia" w:eastAsiaTheme="minorEastAsia" w:hAnsiTheme="minorEastAsia"/>
                <w:bCs/>
                <w:color w:val="000000"/>
                <w:sz w:val="18"/>
                <w:szCs w:val="18"/>
              </w:rPr>
            </w:pPr>
          </w:p>
        </w:tc>
      </w:tr>
      <w:tr w:rsidR="00DD1FE0" w:rsidRPr="00CB1278" w14:paraId="20969BEA" w14:textId="77777777" w:rsidTr="00AA2783">
        <w:trPr>
          <w:trHeight w:val="287"/>
        </w:trPr>
        <w:tc>
          <w:tcPr>
            <w:tcW w:w="251" w:type="pct"/>
          </w:tcPr>
          <w:p w14:paraId="0B294803"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tcPr>
          <w:p w14:paraId="49BC5229"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Cert</w:t>
            </w:r>
            <w:r w:rsidRPr="00641B15">
              <w:rPr>
                <w:rFonts w:asciiTheme="minorEastAsia" w:eastAsiaTheme="minorEastAsia" w:hAnsiTheme="minorEastAsia"/>
                <w:color w:val="000000"/>
                <w:sz w:val="18"/>
                <w:szCs w:val="18"/>
              </w:rPr>
              <w:t>Type</w:t>
            </w:r>
          </w:p>
        </w:tc>
        <w:tc>
          <w:tcPr>
            <w:tcW w:w="1965" w:type="pct"/>
            <w:shd w:val="clear" w:color="auto" w:fill="auto"/>
          </w:tcPr>
          <w:p w14:paraId="58A8DC24" w14:textId="77777777" w:rsidR="00DD1FE0" w:rsidRDefault="00DD1FE0" w:rsidP="00DD1FE0">
            <w:pPr>
              <w:rPr>
                <w:rFonts w:asciiTheme="minorEastAsia" w:eastAsiaTheme="minorEastAsia" w:hAnsiTheme="minorEastAsia"/>
                <w:color w:val="000000"/>
                <w:sz w:val="18"/>
                <w:szCs w:val="18"/>
              </w:rPr>
            </w:pPr>
            <w:r w:rsidRPr="00641B15">
              <w:rPr>
                <w:rFonts w:asciiTheme="minorEastAsia" w:eastAsiaTheme="minorEastAsia" w:hAnsiTheme="minorEastAsia" w:hint="eastAsia"/>
                <w:color w:val="000000"/>
                <w:sz w:val="18"/>
                <w:szCs w:val="18"/>
              </w:rPr>
              <w:t>持卡人证件类型</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可选值：</w:t>
            </w:r>
          </w:p>
          <w:p w14:paraId="61122479" w14:textId="77777777" w:rsidR="00DD1FE0"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01</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身份证</w:t>
            </w:r>
          </w:p>
          <w:p w14:paraId="100E162B" w14:textId="77777777" w:rsidR="00DD1FE0" w:rsidRPr="00255799" w:rsidRDefault="00DD1FE0" w:rsidP="00DD1FE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对公</w:t>
            </w:r>
            <w:r>
              <w:rPr>
                <w:rFonts w:asciiTheme="minorEastAsia" w:eastAsiaTheme="minorEastAsia" w:hAnsiTheme="minorEastAsia"/>
                <w:color w:val="000000"/>
                <w:sz w:val="18"/>
                <w:szCs w:val="18"/>
              </w:rPr>
              <w:t>账户不需要填写。</w:t>
            </w:r>
          </w:p>
        </w:tc>
        <w:tc>
          <w:tcPr>
            <w:tcW w:w="514" w:type="pct"/>
            <w:tcBorders>
              <w:top w:val="single" w:sz="4" w:space="0" w:color="auto"/>
              <w:left w:val="single" w:sz="4" w:space="0" w:color="auto"/>
              <w:bottom w:val="single" w:sz="4" w:space="0" w:color="auto"/>
              <w:right w:val="single" w:sz="4" w:space="0" w:color="auto"/>
            </w:tcBorders>
          </w:tcPr>
          <w:p w14:paraId="07752BCB" w14:textId="77777777" w:rsidR="00DD1FE0" w:rsidRPr="00126140"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351DB8C1"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2</w:t>
            </w:r>
          </w:p>
        </w:tc>
        <w:tc>
          <w:tcPr>
            <w:tcW w:w="341" w:type="pct"/>
          </w:tcPr>
          <w:p w14:paraId="50458BD2"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1711CA9D" w14:textId="77777777" w:rsidR="00DD1FE0" w:rsidRPr="00887E81" w:rsidRDefault="00DD1FE0" w:rsidP="00DD1FE0">
            <w:pPr>
              <w:rPr>
                <w:rFonts w:asciiTheme="minorEastAsia" w:eastAsiaTheme="minorEastAsia" w:hAnsiTheme="minorEastAsia"/>
                <w:bCs/>
                <w:color w:val="000000"/>
                <w:sz w:val="18"/>
                <w:szCs w:val="18"/>
              </w:rPr>
            </w:pPr>
          </w:p>
        </w:tc>
      </w:tr>
      <w:tr w:rsidR="00DD1FE0" w:rsidRPr="00CB1278" w14:paraId="253AABB0" w14:textId="77777777" w:rsidTr="00AA2783">
        <w:trPr>
          <w:trHeight w:val="287"/>
        </w:trPr>
        <w:tc>
          <w:tcPr>
            <w:tcW w:w="251" w:type="pct"/>
          </w:tcPr>
          <w:p w14:paraId="4CE8204C"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tcPr>
          <w:p w14:paraId="002BD79C"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Cert</w:t>
            </w:r>
            <w:r w:rsidRPr="00641B15">
              <w:rPr>
                <w:rFonts w:asciiTheme="minorEastAsia" w:eastAsiaTheme="minorEastAsia" w:hAnsiTheme="minorEastAsia"/>
                <w:color w:val="000000"/>
                <w:sz w:val="18"/>
                <w:szCs w:val="18"/>
              </w:rPr>
              <w:t>No</w:t>
            </w:r>
          </w:p>
        </w:tc>
        <w:tc>
          <w:tcPr>
            <w:tcW w:w="1965" w:type="pct"/>
            <w:shd w:val="clear" w:color="auto" w:fill="auto"/>
          </w:tcPr>
          <w:p w14:paraId="2CFB208A" w14:textId="77777777" w:rsidR="00DD1FE0" w:rsidRDefault="00DD1FE0" w:rsidP="00DD1FE0">
            <w:pPr>
              <w:rPr>
                <w:rFonts w:asciiTheme="minorEastAsia" w:eastAsiaTheme="minorEastAsia" w:hAnsiTheme="minorEastAsia"/>
                <w:color w:val="000000"/>
                <w:sz w:val="18"/>
                <w:szCs w:val="18"/>
              </w:rPr>
            </w:pPr>
            <w:r w:rsidRPr="00641B15">
              <w:rPr>
                <w:rFonts w:asciiTheme="minorEastAsia" w:eastAsiaTheme="minorEastAsia" w:hAnsiTheme="minorEastAsia" w:hint="eastAsia"/>
                <w:color w:val="000000"/>
                <w:sz w:val="18"/>
                <w:szCs w:val="18"/>
              </w:rPr>
              <w:t>持卡人证件号码</w:t>
            </w:r>
          </w:p>
          <w:p w14:paraId="391C0FB3"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对公</w:t>
            </w:r>
            <w:r>
              <w:rPr>
                <w:rFonts w:asciiTheme="minorEastAsia" w:eastAsiaTheme="minorEastAsia" w:hAnsiTheme="minorEastAsia"/>
                <w:color w:val="000000"/>
                <w:sz w:val="18"/>
                <w:szCs w:val="18"/>
              </w:rPr>
              <w:t>账户不需要填写。</w:t>
            </w:r>
          </w:p>
        </w:tc>
        <w:tc>
          <w:tcPr>
            <w:tcW w:w="514" w:type="pct"/>
            <w:tcBorders>
              <w:top w:val="single" w:sz="4" w:space="0" w:color="auto"/>
              <w:left w:val="single" w:sz="4" w:space="0" w:color="auto"/>
              <w:bottom w:val="single" w:sz="4" w:space="0" w:color="auto"/>
              <w:right w:val="single" w:sz="4" w:space="0" w:color="auto"/>
            </w:tcBorders>
          </w:tcPr>
          <w:p w14:paraId="0493056C"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1743A6FA"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256</w:t>
            </w:r>
          </w:p>
        </w:tc>
        <w:tc>
          <w:tcPr>
            <w:tcW w:w="341" w:type="pct"/>
          </w:tcPr>
          <w:p w14:paraId="196974C7"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7DB1B35B" w14:textId="77777777" w:rsidR="00DD1FE0" w:rsidRPr="00887E81" w:rsidRDefault="00DD1FE0" w:rsidP="00DD1FE0">
            <w:pPr>
              <w:rPr>
                <w:rFonts w:asciiTheme="minorEastAsia" w:eastAsiaTheme="minorEastAsia" w:hAnsiTheme="minorEastAsia"/>
                <w:bCs/>
                <w:color w:val="000000"/>
                <w:sz w:val="18"/>
                <w:szCs w:val="18"/>
              </w:rPr>
            </w:pPr>
          </w:p>
        </w:tc>
      </w:tr>
      <w:tr w:rsidR="00DD1FE0" w:rsidRPr="00CB1278" w14:paraId="79063804" w14:textId="77777777" w:rsidTr="00AA2783">
        <w:trPr>
          <w:trHeight w:val="287"/>
        </w:trPr>
        <w:tc>
          <w:tcPr>
            <w:tcW w:w="251" w:type="pct"/>
          </w:tcPr>
          <w:p w14:paraId="56D93BB4" w14:textId="77777777" w:rsidR="00DD1FE0" w:rsidRPr="00D478BD" w:rsidRDefault="00DD1FE0" w:rsidP="00DD1FE0">
            <w:pPr>
              <w:pStyle w:val="a6"/>
              <w:numPr>
                <w:ilvl w:val="0"/>
                <w:numId w:val="19"/>
              </w:numPr>
              <w:ind w:firstLineChars="0"/>
              <w:rPr>
                <w:rFonts w:asciiTheme="minorEastAsia" w:eastAsiaTheme="minorEastAsia" w:hAnsiTheme="minorEastAsia"/>
                <w:sz w:val="18"/>
                <w:szCs w:val="18"/>
              </w:rPr>
            </w:pPr>
          </w:p>
        </w:tc>
        <w:tc>
          <w:tcPr>
            <w:tcW w:w="1198" w:type="pct"/>
            <w:shd w:val="clear" w:color="auto" w:fill="auto"/>
          </w:tcPr>
          <w:p w14:paraId="66D44E24"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CardHolderA</w:t>
            </w:r>
            <w:r w:rsidRPr="00641B15">
              <w:rPr>
                <w:rFonts w:asciiTheme="minorEastAsia" w:eastAsiaTheme="minorEastAsia" w:hAnsiTheme="minorEastAsia"/>
                <w:color w:val="000000"/>
                <w:sz w:val="18"/>
                <w:szCs w:val="18"/>
              </w:rPr>
              <w:t>ddress</w:t>
            </w:r>
          </w:p>
        </w:tc>
        <w:tc>
          <w:tcPr>
            <w:tcW w:w="1965" w:type="pct"/>
            <w:shd w:val="clear" w:color="auto" w:fill="auto"/>
          </w:tcPr>
          <w:p w14:paraId="79C6AE8A" w14:textId="77777777" w:rsidR="00DD1FE0" w:rsidRDefault="00DD1FE0" w:rsidP="00DD1FE0">
            <w:pPr>
              <w:rPr>
                <w:rFonts w:asciiTheme="minorEastAsia" w:eastAsiaTheme="minorEastAsia" w:hAnsiTheme="minorEastAsia"/>
                <w:color w:val="000000"/>
                <w:sz w:val="18"/>
                <w:szCs w:val="18"/>
              </w:rPr>
            </w:pPr>
            <w:r w:rsidRPr="00641B15">
              <w:rPr>
                <w:rFonts w:asciiTheme="minorEastAsia" w:eastAsiaTheme="minorEastAsia" w:hAnsiTheme="minorEastAsia" w:hint="eastAsia"/>
                <w:color w:val="000000"/>
                <w:sz w:val="18"/>
                <w:szCs w:val="18"/>
              </w:rPr>
              <w:t>持卡人地址</w:t>
            </w:r>
          </w:p>
          <w:p w14:paraId="5622E0D0"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对公</w:t>
            </w:r>
            <w:r>
              <w:rPr>
                <w:rFonts w:asciiTheme="minorEastAsia" w:eastAsiaTheme="minorEastAsia" w:hAnsiTheme="minorEastAsia"/>
                <w:color w:val="000000"/>
                <w:sz w:val="18"/>
                <w:szCs w:val="18"/>
              </w:rPr>
              <w:t>账户不需要填写。</w:t>
            </w:r>
          </w:p>
        </w:tc>
        <w:tc>
          <w:tcPr>
            <w:tcW w:w="514" w:type="pct"/>
            <w:tcBorders>
              <w:top w:val="single" w:sz="4" w:space="0" w:color="auto"/>
              <w:left w:val="single" w:sz="4" w:space="0" w:color="auto"/>
              <w:bottom w:val="single" w:sz="4" w:space="0" w:color="auto"/>
              <w:right w:val="single" w:sz="4" w:space="0" w:color="auto"/>
            </w:tcBorders>
          </w:tcPr>
          <w:p w14:paraId="13176EFF"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0509E18A" w14:textId="77777777" w:rsidR="00DD1FE0" w:rsidRPr="00CB1278"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128</w:t>
            </w:r>
          </w:p>
        </w:tc>
        <w:tc>
          <w:tcPr>
            <w:tcW w:w="341" w:type="pct"/>
          </w:tcPr>
          <w:p w14:paraId="671E27BF" w14:textId="77777777" w:rsidR="00DD1FE0" w:rsidRPr="00BA7A82" w:rsidRDefault="00DD1FE0" w:rsidP="00DD1FE0">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0AE7C892" w14:textId="77777777" w:rsidR="00DD1FE0" w:rsidRPr="00887E81" w:rsidRDefault="00DD1FE0" w:rsidP="00DD1FE0">
            <w:pPr>
              <w:rPr>
                <w:rFonts w:asciiTheme="minorEastAsia" w:eastAsiaTheme="minorEastAsia" w:hAnsiTheme="minorEastAsia"/>
                <w:bCs/>
                <w:color w:val="000000"/>
                <w:sz w:val="18"/>
                <w:szCs w:val="18"/>
              </w:rPr>
            </w:pPr>
          </w:p>
        </w:tc>
      </w:tr>
    </w:tbl>
    <w:p w14:paraId="7E9FED62" w14:textId="77777777" w:rsidR="00AA2783" w:rsidRDefault="00AA2783" w:rsidP="00AA2783"/>
    <w:p w14:paraId="5862B339" w14:textId="77777777" w:rsidR="00AA2783" w:rsidRDefault="00AA2783" w:rsidP="00AA2783">
      <w:pPr>
        <w:pStyle w:val="4"/>
        <w:numPr>
          <w:ilvl w:val="0"/>
          <w:numId w:val="0"/>
        </w:numPr>
        <w:ind w:left="864" w:hanging="864"/>
      </w:pPr>
      <w:r>
        <w:rPr>
          <w:rFonts w:hint="eastAsia"/>
        </w:rPr>
        <w:t>应答报文</w:t>
      </w:r>
    </w:p>
    <w:tbl>
      <w:tblPr>
        <w:tblStyle w:val="a9"/>
        <w:tblW w:w="5000" w:type="pct"/>
        <w:tblLayout w:type="fixed"/>
        <w:tblLook w:val="04A0" w:firstRow="1" w:lastRow="0" w:firstColumn="1" w:lastColumn="0" w:noHBand="0" w:noVBand="1"/>
      </w:tblPr>
      <w:tblGrid>
        <w:gridCol w:w="417"/>
        <w:gridCol w:w="1708"/>
        <w:gridCol w:w="2407"/>
        <w:gridCol w:w="1133"/>
        <w:gridCol w:w="712"/>
        <w:gridCol w:w="708"/>
        <w:gridCol w:w="1211"/>
      </w:tblGrid>
      <w:tr w:rsidR="00AA2783" w:rsidRPr="00F561BB" w14:paraId="0864DC80" w14:textId="77777777" w:rsidTr="00AA2783">
        <w:trPr>
          <w:trHeight w:val="270"/>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827DD4" w14:textId="77777777" w:rsidR="00AA2783" w:rsidRPr="00A25896" w:rsidRDefault="00AA2783" w:rsidP="00AA2783">
            <w:pPr>
              <w:rPr>
                <w:rFonts w:asciiTheme="minorEastAsia" w:eastAsiaTheme="minorEastAsia" w:hAnsiTheme="minorEastAsia"/>
                <w:b/>
              </w:rPr>
            </w:pPr>
            <w:r>
              <w:rPr>
                <w:rFonts w:asciiTheme="minorEastAsia" w:eastAsiaTheme="minorEastAsia" w:hAnsiTheme="minorEastAsia" w:hint="eastAsia"/>
                <w:b/>
              </w:rPr>
              <w:t>序号</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20BF9"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参数名</w:t>
            </w:r>
          </w:p>
        </w:tc>
        <w:tc>
          <w:tcPr>
            <w:tcW w:w="145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32471F"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参数描述</w:t>
            </w:r>
          </w:p>
        </w:tc>
        <w:tc>
          <w:tcPr>
            <w:tcW w:w="6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DF26E2"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数据类型</w:t>
            </w:r>
          </w:p>
        </w:tc>
        <w:tc>
          <w:tcPr>
            <w:tcW w:w="4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395E7"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长度</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FA84AD"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出现要求</w:t>
            </w:r>
          </w:p>
        </w:tc>
        <w:tc>
          <w:tcPr>
            <w:tcW w:w="7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C0BED0"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示例</w:t>
            </w:r>
          </w:p>
        </w:tc>
      </w:tr>
      <w:tr w:rsidR="00AA2783" w:rsidRPr="00F561BB" w14:paraId="53DAEAC3"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206BD10D" w14:textId="77777777" w:rsidR="00AA2783" w:rsidRPr="005F368E" w:rsidRDefault="00AA2783" w:rsidP="006A0DBC">
            <w:pPr>
              <w:pStyle w:val="a6"/>
              <w:numPr>
                <w:ilvl w:val="0"/>
                <w:numId w:val="20"/>
              </w:numPr>
              <w:ind w:firstLineChars="0"/>
              <w:rPr>
                <w:rFonts w:asciiTheme="minorEastAsia" w:eastAsiaTheme="minorEastAsia" w:hAnsiTheme="minorEastAsia"/>
                <w:color w:val="000000"/>
                <w:sz w:val="18"/>
                <w:szCs w:val="18"/>
              </w:rPr>
            </w:pPr>
          </w:p>
        </w:tc>
        <w:tc>
          <w:tcPr>
            <w:tcW w:w="1029" w:type="pct"/>
            <w:tcBorders>
              <w:top w:val="single" w:sz="4" w:space="0" w:color="auto"/>
              <w:left w:val="single" w:sz="4" w:space="0" w:color="auto"/>
              <w:bottom w:val="single" w:sz="4" w:space="0" w:color="auto"/>
              <w:right w:val="single" w:sz="4" w:space="0" w:color="auto"/>
            </w:tcBorders>
          </w:tcPr>
          <w:p w14:paraId="633F9C30" w14:textId="77777777" w:rsidR="00AA2783" w:rsidRPr="00A25896" w:rsidRDefault="00AA2783" w:rsidP="00AA2783">
            <w:pPr>
              <w:rPr>
                <w:rFonts w:asciiTheme="minorEastAsia" w:eastAsiaTheme="minorEastAsia" w:hAnsiTheme="minorEastAsia"/>
                <w:bCs/>
                <w:color w:val="000000"/>
                <w:sz w:val="18"/>
                <w:szCs w:val="18"/>
              </w:rPr>
            </w:pPr>
            <w:r>
              <w:rPr>
                <w:rFonts w:ascii="宋体" w:hAnsi="宋体"/>
              </w:rPr>
              <w:t>R</w:t>
            </w:r>
            <w:r w:rsidRPr="00F561BB">
              <w:rPr>
                <w:rFonts w:ascii="宋体" w:hAnsi="宋体"/>
              </w:rPr>
              <w:t>espInfo</w:t>
            </w:r>
          </w:p>
        </w:tc>
        <w:tc>
          <w:tcPr>
            <w:tcW w:w="1451" w:type="pct"/>
            <w:tcBorders>
              <w:top w:val="single" w:sz="4" w:space="0" w:color="auto"/>
              <w:left w:val="single" w:sz="4" w:space="0" w:color="auto"/>
              <w:bottom w:val="single" w:sz="4" w:space="0" w:color="auto"/>
              <w:right w:val="single" w:sz="4" w:space="0" w:color="auto"/>
            </w:tcBorders>
          </w:tcPr>
          <w:p w14:paraId="1A57CDAF"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返回码组件。Result</w:t>
            </w:r>
            <w:r>
              <w:rPr>
                <w:rFonts w:asciiTheme="minorEastAsia" w:eastAsiaTheme="minorEastAsia" w:hAnsiTheme="minorEastAsia"/>
                <w:color w:val="000000"/>
                <w:sz w:val="18"/>
                <w:szCs w:val="18"/>
              </w:rPr>
              <w:t xml:space="preserve"> Status </w:t>
            </w:r>
            <w:r>
              <w:rPr>
                <w:rFonts w:asciiTheme="minorEastAsia" w:eastAsiaTheme="minorEastAsia" w:hAnsiTheme="minorEastAsia" w:hint="eastAsia"/>
                <w:color w:val="000000"/>
                <w:sz w:val="18"/>
                <w:szCs w:val="18"/>
              </w:rPr>
              <w:t>返回</w:t>
            </w:r>
            <w:r>
              <w:rPr>
                <w:rFonts w:asciiTheme="minorEastAsia" w:eastAsiaTheme="minorEastAsia" w:hAnsiTheme="minorEastAsia"/>
                <w:color w:val="000000"/>
                <w:sz w:val="18"/>
                <w:szCs w:val="18"/>
              </w:rPr>
              <w:t>S不代表</w:t>
            </w:r>
            <w:r>
              <w:rPr>
                <w:rFonts w:asciiTheme="minorEastAsia" w:eastAsiaTheme="minorEastAsia" w:hAnsiTheme="minorEastAsia" w:hint="eastAsia"/>
                <w:color w:val="000000"/>
                <w:sz w:val="18"/>
                <w:szCs w:val="18"/>
              </w:rPr>
              <w:t>入驻</w:t>
            </w:r>
            <w:r>
              <w:rPr>
                <w:rFonts w:asciiTheme="minorEastAsia" w:eastAsiaTheme="minorEastAsia" w:hAnsiTheme="minorEastAsia"/>
                <w:color w:val="000000"/>
                <w:sz w:val="18"/>
                <w:szCs w:val="18"/>
              </w:rPr>
              <w:t>成功</w:t>
            </w:r>
            <w:r>
              <w:rPr>
                <w:rFonts w:asciiTheme="minorEastAsia" w:eastAsiaTheme="minorEastAsia" w:hAnsiTheme="minorEastAsia" w:hint="eastAsia"/>
                <w:color w:val="000000"/>
                <w:sz w:val="18"/>
                <w:szCs w:val="18"/>
              </w:rPr>
              <w:t>，只</w:t>
            </w:r>
            <w:r>
              <w:rPr>
                <w:rFonts w:asciiTheme="minorEastAsia" w:eastAsiaTheme="minorEastAsia" w:hAnsiTheme="minorEastAsia"/>
                <w:color w:val="000000"/>
                <w:sz w:val="18"/>
                <w:szCs w:val="18"/>
              </w:rPr>
              <w:t>代表入驻申请已受理。</w:t>
            </w:r>
            <w:r>
              <w:rPr>
                <w:rFonts w:asciiTheme="minorEastAsia" w:eastAsiaTheme="minorEastAsia" w:hAnsiTheme="minorEastAsia" w:hint="eastAsia"/>
                <w:color w:val="000000"/>
                <w:sz w:val="18"/>
                <w:szCs w:val="18"/>
              </w:rPr>
              <w:t>需要</w:t>
            </w:r>
            <w:r>
              <w:rPr>
                <w:rFonts w:asciiTheme="minorEastAsia" w:eastAsiaTheme="minorEastAsia" w:hAnsiTheme="minorEastAsia"/>
                <w:color w:val="000000"/>
                <w:sz w:val="18"/>
                <w:szCs w:val="18"/>
              </w:rPr>
              <w:t>回查。</w:t>
            </w:r>
          </w:p>
        </w:tc>
        <w:tc>
          <w:tcPr>
            <w:tcW w:w="683" w:type="pct"/>
            <w:tcBorders>
              <w:top w:val="single" w:sz="4" w:space="0" w:color="auto"/>
              <w:left w:val="single" w:sz="4" w:space="0" w:color="auto"/>
              <w:bottom w:val="single" w:sz="4" w:space="0" w:color="auto"/>
              <w:right w:val="single" w:sz="4" w:space="0" w:color="auto"/>
            </w:tcBorders>
          </w:tcPr>
          <w:p w14:paraId="357A69CC"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429" w:type="pct"/>
            <w:tcBorders>
              <w:top w:val="single" w:sz="4" w:space="0" w:color="auto"/>
              <w:left w:val="single" w:sz="4" w:space="0" w:color="auto"/>
              <w:bottom w:val="single" w:sz="4" w:space="0" w:color="auto"/>
              <w:right w:val="single" w:sz="4" w:space="0" w:color="auto"/>
            </w:tcBorders>
          </w:tcPr>
          <w:p w14:paraId="34398BEE" w14:textId="77777777" w:rsidR="00AA2783" w:rsidRPr="00A25896" w:rsidRDefault="00AA2783" w:rsidP="00AA2783">
            <w:pPr>
              <w:rPr>
                <w:rFonts w:asciiTheme="minorEastAsia" w:eastAsiaTheme="minorEastAsia" w:hAnsiTheme="minorEastAsia"/>
                <w:bCs/>
                <w:color w:val="000000"/>
                <w:sz w:val="18"/>
                <w:szCs w:val="18"/>
              </w:rPr>
            </w:pPr>
          </w:p>
        </w:tc>
        <w:tc>
          <w:tcPr>
            <w:tcW w:w="427" w:type="pct"/>
            <w:tcBorders>
              <w:top w:val="single" w:sz="4" w:space="0" w:color="auto"/>
              <w:left w:val="single" w:sz="4" w:space="0" w:color="auto"/>
              <w:bottom w:val="single" w:sz="4" w:space="0" w:color="auto"/>
              <w:right w:val="single" w:sz="4" w:space="0" w:color="auto"/>
            </w:tcBorders>
          </w:tcPr>
          <w:p w14:paraId="1EB9F49E"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730" w:type="pct"/>
            <w:tcBorders>
              <w:top w:val="single" w:sz="4" w:space="0" w:color="auto"/>
              <w:left w:val="single" w:sz="4" w:space="0" w:color="auto"/>
              <w:bottom w:val="single" w:sz="4" w:space="0" w:color="auto"/>
              <w:right w:val="single" w:sz="4" w:space="0" w:color="auto"/>
            </w:tcBorders>
          </w:tcPr>
          <w:p w14:paraId="5EEA0BFE" w14:textId="77777777" w:rsidR="00AA2783" w:rsidRPr="00A25896" w:rsidRDefault="00AA2783" w:rsidP="00AA2783">
            <w:pPr>
              <w:rPr>
                <w:rFonts w:asciiTheme="minorEastAsia" w:eastAsiaTheme="minorEastAsia" w:hAnsiTheme="minorEastAsia"/>
                <w:bCs/>
                <w:color w:val="000000"/>
                <w:sz w:val="18"/>
                <w:szCs w:val="18"/>
              </w:rPr>
            </w:pPr>
          </w:p>
        </w:tc>
      </w:tr>
      <w:tr w:rsidR="00AA2783" w:rsidRPr="00F561BB" w14:paraId="05789738"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106D0C5D" w14:textId="77777777" w:rsidR="00AA2783" w:rsidRPr="005F368E" w:rsidRDefault="00AA2783" w:rsidP="006A0DBC">
            <w:pPr>
              <w:pStyle w:val="a6"/>
              <w:numPr>
                <w:ilvl w:val="0"/>
                <w:numId w:val="20"/>
              </w:numPr>
              <w:ind w:firstLineChars="0"/>
              <w:rPr>
                <w:rFonts w:asciiTheme="minorEastAsia" w:eastAsiaTheme="minorEastAsia" w:hAnsiTheme="minorEastAsia"/>
                <w:color w:val="000000"/>
                <w:sz w:val="18"/>
                <w:szCs w:val="18"/>
              </w:rPr>
            </w:pPr>
          </w:p>
        </w:tc>
        <w:tc>
          <w:tcPr>
            <w:tcW w:w="1029" w:type="pct"/>
            <w:tcBorders>
              <w:top w:val="single" w:sz="4" w:space="0" w:color="auto"/>
              <w:left w:val="single" w:sz="4" w:space="0" w:color="auto"/>
              <w:bottom w:val="single" w:sz="4" w:space="0" w:color="auto"/>
              <w:right w:val="single" w:sz="4" w:space="0" w:color="auto"/>
            </w:tcBorders>
            <w:hideMark/>
          </w:tcPr>
          <w:p w14:paraId="4280173D"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OutM</w:t>
            </w:r>
            <w:r w:rsidRPr="00A25896">
              <w:rPr>
                <w:rFonts w:asciiTheme="minorEastAsia" w:eastAsiaTheme="minorEastAsia" w:hAnsiTheme="minorEastAsia"/>
                <w:color w:val="000000"/>
                <w:sz w:val="18"/>
                <w:szCs w:val="18"/>
              </w:rPr>
              <w:t>erchantId</w:t>
            </w:r>
          </w:p>
        </w:tc>
        <w:tc>
          <w:tcPr>
            <w:tcW w:w="1451" w:type="pct"/>
            <w:tcBorders>
              <w:top w:val="single" w:sz="4" w:space="0" w:color="auto"/>
              <w:left w:val="single" w:sz="4" w:space="0" w:color="auto"/>
              <w:bottom w:val="single" w:sz="4" w:space="0" w:color="auto"/>
              <w:right w:val="single" w:sz="4" w:space="0" w:color="auto"/>
            </w:tcBorders>
            <w:hideMark/>
          </w:tcPr>
          <w:p w14:paraId="470855A1"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外部</w:t>
            </w:r>
            <w:r w:rsidRPr="00A25896">
              <w:rPr>
                <w:rFonts w:asciiTheme="minorEastAsia" w:eastAsiaTheme="minorEastAsia" w:hAnsiTheme="minorEastAsia" w:hint="eastAsia"/>
                <w:color w:val="000000"/>
                <w:sz w:val="18"/>
                <w:szCs w:val="18"/>
              </w:rPr>
              <w:t>商户号</w:t>
            </w:r>
          </w:p>
        </w:tc>
        <w:tc>
          <w:tcPr>
            <w:tcW w:w="683" w:type="pct"/>
            <w:tcBorders>
              <w:top w:val="single" w:sz="4" w:space="0" w:color="auto"/>
              <w:left w:val="single" w:sz="4" w:space="0" w:color="auto"/>
              <w:bottom w:val="single" w:sz="4" w:space="0" w:color="auto"/>
              <w:right w:val="single" w:sz="4" w:space="0" w:color="auto"/>
            </w:tcBorders>
            <w:hideMark/>
          </w:tcPr>
          <w:p w14:paraId="25C9CC7E"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9" w:type="pct"/>
            <w:tcBorders>
              <w:top w:val="single" w:sz="4" w:space="0" w:color="auto"/>
              <w:left w:val="single" w:sz="4" w:space="0" w:color="auto"/>
              <w:bottom w:val="single" w:sz="4" w:space="0" w:color="auto"/>
              <w:right w:val="single" w:sz="4" w:space="0" w:color="auto"/>
            </w:tcBorders>
            <w:hideMark/>
          </w:tcPr>
          <w:p w14:paraId="49B6D0CB"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427" w:type="pct"/>
            <w:tcBorders>
              <w:top w:val="single" w:sz="4" w:space="0" w:color="auto"/>
              <w:left w:val="single" w:sz="4" w:space="0" w:color="auto"/>
              <w:bottom w:val="single" w:sz="4" w:space="0" w:color="auto"/>
              <w:right w:val="single" w:sz="4" w:space="0" w:color="auto"/>
            </w:tcBorders>
            <w:hideMark/>
          </w:tcPr>
          <w:p w14:paraId="0574DF7B" w14:textId="77777777" w:rsidR="00AA2783" w:rsidRPr="00A25896" w:rsidRDefault="00AA2783" w:rsidP="00AA2783">
            <w:pPr>
              <w:rPr>
                <w:rFonts w:asciiTheme="minorEastAsia" w:eastAsiaTheme="minorEastAsia" w:hAnsiTheme="minorEastAsia"/>
                <w:bCs/>
                <w:color w:val="000000"/>
                <w:sz w:val="18"/>
                <w:szCs w:val="18"/>
              </w:rPr>
            </w:pPr>
            <w:r w:rsidRPr="00A25896">
              <w:rPr>
                <w:rFonts w:asciiTheme="minorEastAsia" w:eastAsiaTheme="minorEastAsia" w:hAnsiTheme="minorEastAsia"/>
                <w:color w:val="000000"/>
                <w:sz w:val="18"/>
                <w:szCs w:val="18"/>
              </w:rPr>
              <w:t>M</w:t>
            </w:r>
            <w:r>
              <w:rPr>
                <w:rFonts w:asciiTheme="minorEastAsia" w:eastAsiaTheme="minorEastAsia" w:hAnsiTheme="minorEastAsia"/>
                <w:color w:val="000000"/>
                <w:sz w:val="18"/>
                <w:szCs w:val="18"/>
              </w:rPr>
              <w:t>E</w:t>
            </w:r>
          </w:p>
        </w:tc>
        <w:tc>
          <w:tcPr>
            <w:tcW w:w="730" w:type="pct"/>
            <w:tcBorders>
              <w:top w:val="single" w:sz="4" w:space="0" w:color="auto"/>
              <w:left w:val="single" w:sz="4" w:space="0" w:color="auto"/>
              <w:bottom w:val="single" w:sz="4" w:space="0" w:color="auto"/>
              <w:right w:val="single" w:sz="4" w:space="0" w:color="auto"/>
            </w:tcBorders>
            <w:hideMark/>
          </w:tcPr>
          <w:p w14:paraId="6FAE1C17" w14:textId="77777777" w:rsidR="00AA2783" w:rsidRPr="00A25896" w:rsidRDefault="00AA2783" w:rsidP="00AA2783">
            <w:pPr>
              <w:rPr>
                <w:rFonts w:asciiTheme="minorEastAsia" w:eastAsiaTheme="minorEastAsia" w:hAnsiTheme="minorEastAsia"/>
                <w:bCs/>
                <w:color w:val="000000"/>
                <w:sz w:val="18"/>
                <w:szCs w:val="18"/>
              </w:rPr>
            </w:pPr>
            <w:r w:rsidRPr="0098757E">
              <w:rPr>
                <w:rFonts w:ascii="Consolas" w:eastAsiaTheme="minorEastAsia" w:hAnsi="Consolas"/>
                <w:color w:val="000000"/>
                <w:sz w:val="17"/>
                <w:szCs w:val="17"/>
                <w:lang w:val="nl-NL"/>
              </w:rPr>
              <w:t>MER000001</w:t>
            </w:r>
          </w:p>
        </w:tc>
      </w:tr>
      <w:tr w:rsidR="00AA2783" w:rsidRPr="00A25896" w14:paraId="0CE5D919"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7E4DF25E" w14:textId="77777777" w:rsidR="00AA2783" w:rsidRPr="005F368E" w:rsidRDefault="00AA2783" w:rsidP="006A0DBC">
            <w:pPr>
              <w:pStyle w:val="a6"/>
              <w:numPr>
                <w:ilvl w:val="0"/>
                <w:numId w:val="20"/>
              </w:numPr>
              <w:ind w:firstLineChars="0"/>
              <w:rPr>
                <w:rFonts w:asciiTheme="minorEastAsia" w:eastAsiaTheme="minorEastAsia" w:hAnsiTheme="minorEastAsia"/>
                <w:color w:val="000000"/>
                <w:sz w:val="18"/>
                <w:szCs w:val="18"/>
              </w:rPr>
            </w:pPr>
          </w:p>
        </w:tc>
        <w:tc>
          <w:tcPr>
            <w:tcW w:w="1029" w:type="pct"/>
            <w:tcBorders>
              <w:top w:val="single" w:sz="4" w:space="0" w:color="auto"/>
              <w:left w:val="single" w:sz="4" w:space="0" w:color="auto"/>
              <w:bottom w:val="single" w:sz="4" w:space="0" w:color="auto"/>
              <w:right w:val="single" w:sz="4" w:space="0" w:color="auto"/>
            </w:tcBorders>
          </w:tcPr>
          <w:p w14:paraId="0F57F4BD"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Order</w:t>
            </w:r>
            <w:r>
              <w:rPr>
                <w:rFonts w:asciiTheme="minorEastAsia" w:eastAsiaTheme="minorEastAsia" w:hAnsiTheme="minorEastAsia"/>
                <w:color w:val="000000"/>
                <w:sz w:val="18"/>
                <w:szCs w:val="18"/>
              </w:rPr>
              <w:t>No</w:t>
            </w:r>
          </w:p>
        </w:tc>
        <w:tc>
          <w:tcPr>
            <w:tcW w:w="1451" w:type="pct"/>
            <w:tcBorders>
              <w:top w:val="single" w:sz="4" w:space="0" w:color="auto"/>
              <w:left w:val="single" w:sz="4" w:space="0" w:color="auto"/>
              <w:bottom w:val="single" w:sz="4" w:space="0" w:color="auto"/>
              <w:right w:val="single" w:sz="4" w:space="0" w:color="auto"/>
            </w:tcBorders>
          </w:tcPr>
          <w:p w14:paraId="3C54C26A"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申请单号。</w:t>
            </w:r>
            <w:r>
              <w:rPr>
                <w:rFonts w:asciiTheme="minorEastAsia" w:eastAsiaTheme="minorEastAsia" w:hAnsiTheme="minorEastAsia"/>
                <w:color w:val="000000"/>
                <w:sz w:val="18"/>
                <w:szCs w:val="18"/>
              </w:rPr>
              <w:t>合作方可通过此单号回查商户进件结果</w:t>
            </w:r>
            <w:r>
              <w:rPr>
                <w:rFonts w:asciiTheme="minorEastAsia" w:eastAsiaTheme="minorEastAsia" w:hAnsiTheme="minorEastAsia" w:hint="eastAsia"/>
                <w:color w:val="000000"/>
                <w:sz w:val="18"/>
                <w:szCs w:val="18"/>
              </w:rPr>
              <w:t>。</w:t>
            </w:r>
          </w:p>
        </w:tc>
        <w:tc>
          <w:tcPr>
            <w:tcW w:w="683" w:type="pct"/>
            <w:tcBorders>
              <w:top w:val="single" w:sz="4" w:space="0" w:color="auto"/>
              <w:left w:val="single" w:sz="4" w:space="0" w:color="auto"/>
              <w:bottom w:val="single" w:sz="4" w:space="0" w:color="auto"/>
              <w:right w:val="single" w:sz="4" w:space="0" w:color="auto"/>
            </w:tcBorders>
          </w:tcPr>
          <w:p w14:paraId="1AB3287D"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9" w:type="pct"/>
            <w:tcBorders>
              <w:top w:val="single" w:sz="4" w:space="0" w:color="auto"/>
              <w:left w:val="single" w:sz="4" w:space="0" w:color="auto"/>
              <w:bottom w:val="single" w:sz="4" w:space="0" w:color="auto"/>
              <w:right w:val="single" w:sz="4" w:space="0" w:color="auto"/>
            </w:tcBorders>
          </w:tcPr>
          <w:p w14:paraId="6624FDED"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427" w:type="pct"/>
            <w:tcBorders>
              <w:top w:val="single" w:sz="4" w:space="0" w:color="auto"/>
              <w:left w:val="single" w:sz="4" w:space="0" w:color="auto"/>
              <w:bottom w:val="single" w:sz="4" w:space="0" w:color="auto"/>
              <w:right w:val="single" w:sz="4" w:space="0" w:color="auto"/>
            </w:tcBorders>
          </w:tcPr>
          <w:p w14:paraId="342E67FB" w14:textId="77777777" w:rsidR="00AA2783" w:rsidRPr="00A25896" w:rsidRDefault="00AA2783" w:rsidP="00AA2783">
            <w:pPr>
              <w:rPr>
                <w:rFonts w:asciiTheme="minorEastAsia" w:eastAsiaTheme="minorEastAsia" w:hAnsiTheme="minorEastAsia"/>
                <w:bCs/>
                <w:color w:val="000000"/>
                <w:sz w:val="18"/>
                <w:szCs w:val="18"/>
              </w:rPr>
            </w:pPr>
            <w:r w:rsidRPr="00A25896">
              <w:rPr>
                <w:rFonts w:asciiTheme="minorEastAsia" w:eastAsiaTheme="minorEastAsia" w:hAnsiTheme="minorEastAsia" w:hint="eastAsia"/>
                <w:color w:val="000000"/>
                <w:sz w:val="18"/>
                <w:szCs w:val="18"/>
              </w:rPr>
              <w:t>M</w:t>
            </w:r>
          </w:p>
        </w:tc>
        <w:tc>
          <w:tcPr>
            <w:tcW w:w="730" w:type="pct"/>
            <w:tcBorders>
              <w:top w:val="single" w:sz="4" w:space="0" w:color="auto"/>
              <w:left w:val="single" w:sz="4" w:space="0" w:color="auto"/>
              <w:bottom w:val="single" w:sz="4" w:space="0" w:color="auto"/>
              <w:right w:val="single" w:sz="4" w:space="0" w:color="auto"/>
            </w:tcBorders>
          </w:tcPr>
          <w:p w14:paraId="7357DDD3" w14:textId="77777777" w:rsidR="00AA2783" w:rsidRPr="00A25896" w:rsidRDefault="00AA2783" w:rsidP="00AA2783">
            <w:pPr>
              <w:rPr>
                <w:rFonts w:asciiTheme="minorEastAsia" w:eastAsiaTheme="minorEastAsia" w:hAnsiTheme="minorEastAsia"/>
                <w:bCs/>
                <w:color w:val="000000"/>
                <w:sz w:val="18"/>
                <w:szCs w:val="18"/>
              </w:rPr>
            </w:pPr>
          </w:p>
        </w:tc>
      </w:tr>
      <w:tr w:rsidR="00AA2783" w:rsidRPr="00A25896" w14:paraId="7D07E0D3"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68C647DB" w14:textId="77777777" w:rsidR="00AA2783" w:rsidRPr="005F368E" w:rsidRDefault="00AA2783" w:rsidP="006A0DBC">
            <w:pPr>
              <w:pStyle w:val="a6"/>
              <w:numPr>
                <w:ilvl w:val="0"/>
                <w:numId w:val="20"/>
              </w:numPr>
              <w:ind w:firstLineChars="0"/>
              <w:rPr>
                <w:rFonts w:hAnsi="宋体"/>
              </w:rPr>
            </w:pPr>
          </w:p>
        </w:tc>
        <w:tc>
          <w:tcPr>
            <w:tcW w:w="1029" w:type="pct"/>
            <w:tcBorders>
              <w:top w:val="single" w:sz="4" w:space="0" w:color="auto"/>
              <w:left w:val="single" w:sz="4" w:space="0" w:color="auto"/>
              <w:bottom w:val="single" w:sz="4" w:space="0" w:color="auto"/>
              <w:right w:val="single" w:sz="4" w:space="0" w:color="auto"/>
            </w:tcBorders>
          </w:tcPr>
          <w:p w14:paraId="19BF8A1B"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CB1278">
              <w:rPr>
                <w:rFonts w:asciiTheme="minorEastAsia" w:eastAsiaTheme="minorEastAsia" w:hAnsiTheme="minorEastAsia" w:hint="eastAsia"/>
                <w:color w:val="000000"/>
                <w:sz w:val="18"/>
                <w:szCs w:val="18"/>
              </w:rPr>
              <w:t>utTradeNo</w:t>
            </w:r>
          </w:p>
        </w:tc>
        <w:tc>
          <w:tcPr>
            <w:tcW w:w="1451" w:type="pct"/>
            <w:tcBorders>
              <w:top w:val="single" w:sz="4" w:space="0" w:color="auto"/>
              <w:left w:val="single" w:sz="4" w:space="0" w:color="auto"/>
              <w:bottom w:val="single" w:sz="4" w:space="0" w:color="auto"/>
              <w:right w:val="single" w:sz="4" w:space="0" w:color="auto"/>
            </w:tcBorders>
          </w:tcPr>
          <w:p w14:paraId="6421F6B6"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外部交易号</w:t>
            </w:r>
          </w:p>
        </w:tc>
        <w:tc>
          <w:tcPr>
            <w:tcW w:w="683" w:type="pct"/>
            <w:tcBorders>
              <w:top w:val="single" w:sz="4" w:space="0" w:color="auto"/>
              <w:left w:val="single" w:sz="4" w:space="0" w:color="auto"/>
              <w:bottom w:val="single" w:sz="4" w:space="0" w:color="auto"/>
              <w:right w:val="single" w:sz="4" w:space="0" w:color="auto"/>
            </w:tcBorders>
          </w:tcPr>
          <w:p w14:paraId="06029A35"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9" w:type="pct"/>
            <w:tcBorders>
              <w:top w:val="single" w:sz="4" w:space="0" w:color="auto"/>
              <w:left w:val="single" w:sz="4" w:space="0" w:color="auto"/>
              <w:bottom w:val="single" w:sz="4" w:space="0" w:color="auto"/>
              <w:right w:val="single" w:sz="4" w:space="0" w:color="auto"/>
            </w:tcBorders>
          </w:tcPr>
          <w:p w14:paraId="2CE2A0EC"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427" w:type="pct"/>
            <w:tcBorders>
              <w:top w:val="single" w:sz="4" w:space="0" w:color="auto"/>
              <w:left w:val="single" w:sz="4" w:space="0" w:color="auto"/>
              <w:bottom w:val="single" w:sz="4" w:space="0" w:color="auto"/>
              <w:right w:val="single" w:sz="4" w:space="0" w:color="auto"/>
            </w:tcBorders>
          </w:tcPr>
          <w:p w14:paraId="0D444405"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ME</w:t>
            </w:r>
          </w:p>
        </w:tc>
        <w:tc>
          <w:tcPr>
            <w:tcW w:w="730" w:type="pct"/>
            <w:tcBorders>
              <w:top w:val="single" w:sz="4" w:space="0" w:color="auto"/>
              <w:left w:val="single" w:sz="4" w:space="0" w:color="auto"/>
              <w:bottom w:val="single" w:sz="4" w:space="0" w:color="auto"/>
              <w:right w:val="single" w:sz="4" w:space="0" w:color="auto"/>
            </w:tcBorders>
          </w:tcPr>
          <w:p w14:paraId="0EF235D5" w14:textId="77777777" w:rsidR="00AA2783" w:rsidRPr="00A25896" w:rsidRDefault="00AA2783" w:rsidP="00AA2783">
            <w:pPr>
              <w:rPr>
                <w:rFonts w:asciiTheme="minorEastAsia" w:eastAsiaTheme="minorEastAsia" w:hAnsiTheme="minorEastAsia"/>
                <w:bCs/>
                <w:color w:val="000000"/>
                <w:sz w:val="18"/>
                <w:szCs w:val="18"/>
              </w:rPr>
            </w:pPr>
            <w:r w:rsidRPr="00454386">
              <w:rPr>
                <w:rFonts w:ascii="Consolas" w:eastAsiaTheme="minorEastAsia" w:hAnsi="Consolas"/>
                <w:sz w:val="17"/>
                <w:szCs w:val="17"/>
              </w:rPr>
              <w:t>20151229113030000000000000000001</w:t>
            </w:r>
          </w:p>
        </w:tc>
      </w:tr>
    </w:tbl>
    <w:p w14:paraId="6FBE004D" w14:textId="77777777" w:rsidR="000A050D" w:rsidRDefault="000A050D" w:rsidP="00A43EF8"/>
    <w:p w14:paraId="6D5A5A0F" w14:textId="76992026" w:rsidR="000A050D" w:rsidRDefault="000A050D" w:rsidP="000A050D">
      <w:pPr>
        <w:pStyle w:val="4"/>
        <w:numPr>
          <w:ilvl w:val="0"/>
          <w:numId w:val="0"/>
        </w:numPr>
        <w:ind w:left="864" w:hanging="864"/>
      </w:pPr>
      <w:r>
        <w:rPr>
          <w:rFonts w:hint="eastAsia"/>
        </w:rPr>
        <w:t>报文返回码</w:t>
      </w:r>
    </w:p>
    <w:p w14:paraId="29E2E4F9" w14:textId="77777777" w:rsidR="000A050D" w:rsidRDefault="000A050D" w:rsidP="00A43EF8"/>
    <w:tbl>
      <w:tblPr>
        <w:tblStyle w:val="a9"/>
        <w:tblW w:w="7196" w:type="dxa"/>
        <w:tblLook w:val="04A0" w:firstRow="1" w:lastRow="0" w:firstColumn="1" w:lastColumn="0" w:noHBand="0" w:noVBand="1"/>
      </w:tblPr>
      <w:tblGrid>
        <w:gridCol w:w="4195"/>
        <w:gridCol w:w="3001"/>
      </w:tblGrid>
      <w:tr w:rsidR="000A050D" w:rsidRPr="00F561BB" w14:paraId="569B13CC" w14:textId="77777777" w:rsidTr="00F32D02">
        <w:tc>
          <w:tcPr>
            <w:tcW w:w="39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F57A1E" w14:textId="77777777" w:rsidR="000A050D" w:rsidRPr="00F561BB" w:rsidRDefault="000A050D" w:rsidP="00F32D02">
            <w:pPr>
              <w:rPr>
                <w:rFonts w:ascii="宋体" w:hAnsi="宋体" w:cs="Courier New"/>
                <w:sz w:val="21"/>
              </w:rPr>
            </w:pPr>
            <w:r w:rsidRPr="00F561BB">
              <w:rPr>
                <w:rFonts w:ascii="宋体" w:hAnsi="宋体" w:cs="Courier New" w:hint="eastAsia"/>
                <w:sz w:val="21"/>
              </w:rPr>
              <w:t>返回码</w:t>
            </w:r>
          </w:p>
        </w:tc>
        <w:tc>
          <w:tcPr>
            <w:tcW w:w="3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5A7DDC" w14:textId="77777777" w:rsidR="000A050D" w:rsidRPr="00F561BB" w:rsidRDefault="000A050D" w:rsidP="00F32D02">
            <w:pPr>
              <w:rPr>
                <w:rFonts w:ascii="宋体" w:hAnsi="宋体" w:cs="Courier New"/>
                <w:sz w:val="21"/>
              </w:rPr>
            </w:pPr>
            <w:r>
              <w:rPr>
                <w:rFonts w:ascii="宋体" w:hAnsi="宋体" w:hint="eastAsia"/>
                <w:color w:val="000000"/>
                <w:sz w:val="21"/>
              </w:rPr>
              <w:t>中文</w:t>
            </w:r>
            <w:r>
              <w:rPr>
                <w:rFonts w:ascii="宋体" w:hAnsi="宋体"/>
                <w:color w:val="000000"/>
                <w:sz w:val="21"/>
              </w:rPr>
              <w:t>描述</w:t>
            </w:r>
          </w:p>
        </w:tc>
      </w:tr>
      <w:tr w:rsidR="000A050D" w:rsidRPr="00F561BB" w14:paraId="2CD3CFF9" w14:textId="77777777" w:rsidTr="00F32D02">
        <w:tc>
          <w:tcPr>
            <w:tcW w:w="3995" w:type="dxa"/>
            <w:tcBorders>
              <w:top w:val="single" w:sz="4" w:space="0" w:color="auto"/>
              <w:left w:val="single" w:sz="4" w:space="0" w:color="auto"/>
              <w:bottom w:val="single" w:sz="4" w:space="0" w:color="auto"/>
              <w:right w:val="single" w:sz="4" w:space="0" w:color="auto"/>
            </w:tcBorders>
            <w:vAlign w:val="bottom"/>
          </w:tcPr>
          <w:p w14:paraId="16535FC4" w14:textId="77777777" w:rsidR="000A050D" w:rsidRPr="00F561BB" w:rsidRDefault="000A050D" w:rsidP="00F32D02">
            <w:pPr>
              <w:rPr>
                <w:rFonts w:ascii="宋体" w:hAnsi="宋体"/>
                <w:sz w:val="21"/>
              </w:rPr>
            </w:pPr>
            <w:r>
              <w:rPr>
                <w:rFonts w:hint="eastAsia"/>
                <w:color w:val="000000"/>
              </w:rPr>
              <w:t>BKMP_ILLEGAL_PARAM</w:t>
            </w:r>
          </w:p>
        </w:tc>
        <w:tc>
          <w:tcPr>
            <w:tcW w:w="3201" w:type="dxa"/>
            <w:tcBorders>
              <w:top w:val="single" w:sz="4" w:space="0" w:color="auto"/>
              <w:left w:val="single" w:sz="4" w:space="0" w:color="auto"/>
              <w:bottom w:val="single" w:sz="4" w:space="0" w:color="auto"/>
              <w:right w:val="single" w:sz="4" w:space="0" w:color="auto"/>
            </w:tcBorders>
            <w:vAlign w:val="bottom"/>
          </w:tcPr>
          <w:p w14:paraId="178D8FD6" w14:textId="77777777" w:rsidR="000A050D" w:rsidRPr="00F561BB" w:rsidRDefault="000A050D" w:rsidP="00F32D02">
            <w:pPr>
              <w:rPr>
                <w:rFonts w:ascii="宋体" w:hAnsi="宋体"/>
                <w:sz w:val="21"/>
              </w:rPr>
            </w:pPr>
            <w:r>
              <w:rPr>
                <w:rFonts w:hint="eastAsia"/>
                <w:color w:val="000000"/>
              </w:rPr>
              <w:t>参数非法</w:t>
            </w:r>
          </w:p>
        </w:tc>
      </w:tr>
      <w:tr w:rsidR="000A050D" w:rsidRPr="00F561BB" w14:paraId="0769F1F2" w14:textId="77777777" w:rsidTr="00F32D02">
        <w:tc>
          <w:tcPr>
            <w:tcW w:w="3995" w:type="dxa"/>
            <w:tcBorders>
              <w:top w:val="single" w:sz="4" w:space="0" w:color="auto"/>
              <w:left w:val="single" w:sz="4" w:space="0" w:color="auto"/>
              <w:bottom w:val="single" w:sz="4" w:space="0" w:color="auto"/>
              <w:right w:val="single" w:sz="4" w:space="0" w:color="auto"/>
            </w:tcBorders>
            <w:vAlign w:val="bottom"/>
          </w:tcPr>
          <w:p w14:paraId="4782A7C8" w14:textId="4BD24851" w:rsidR="000A050D" w:rsidRDefault="000A050D" w:rsidP="000A050D">
            <w:pPr>
              <w:rPr>
                <w:color w:val="000000"/>
              </w:rPr>
            </w:pPr>
            <w:r>
              <w:rPr>
                <w:rFonts w:hint="eastAsia"/>
                <w:color w:val="000000"/>
              </w:rPr>
              <w:t>BKMP_IDEMPOTENCY_ERROR</w:t>
            </w:r>
          </w:p>
        </w:tc>
        <w:tc>
          <w:tcPr>
            <w:tcW w:w="3201" w:type="dxa"/>
            <w:tcBorders>
              <w:top w:val="single" w:sz="4" w:space="0" w:color="auto"/>
              <w:left w:val="single" w:sz="4" w:space="0" w:color="auto"/>
              <w:bottom w:val="single" w:sz="4" w:space="0" w:color="auto"/>
              <w:right w:val="single" w:sz="4" w:space="0" w:color="auto"/>
            </w:tcBorders>
            <w:vAlign w:val="bottom"/>
          </w:tcPr>
          <w:p w14:paraId="7A6B74BA" w14:textId="5D2D3A78" w:rsidR="000A050D" w:rsidRDefault="000A050D" w:rsidP="000A050D">
            <w:pPr>
              <w:rPr>
                <w:color w:val="000000"/>
              </w:rPr>
            </w:pPr>
            <w:r>
              <w:rPr>
                <w:rFonts w:hint="eastAsia"/>
                <w:color w:val="000000"/>
              </w:rPr>
              <w:t>幂等性错误</w:t>
            </w:r>
          </w:p>
        </w:tc>
      </w:tr>
      <w:tr w:rsidR="000A050D" w:rsidRPr="00F561BB" w14:paraId="23697EF3" w14:textId="77777777" w:rsidTr="00F32D02">
        <w:tc>
          <w:tcPr>
            <w:tcW w:w="3995" w:type="dxa"/>
            <w:tcBorders>
              <w:top w:val="single" w:sz="4" w:space="0" w:color="auto"/>
              <w:left w:val="single" w:sz="4" w:space="0" w:color="auto"/>
              <w:bottom w:val="single" w:sz="4" w:space="0" w:color="auto"/>
              <w:right w:val="single" w:sz="4" w:space="0" w:color="auto"/>
            </w:tcBorders>
            <w:vAlign w:val="bottom"/>
          </w:tcPr>
          <w:p w14:paraId="0FB7D81A" w14:textId="2B28EEC7" w:rsidR="000A050D" w:rsidRDefault="000A050D" w:rsidP="000A050D">
            <w:pPr>
              <w:rPr>
                <w:color w:val="000000"/>
              </w:rPr>
            </w:pPr>
            <w:r>
              <w:rPr>
                <w:rFonts w:hint="eastAsia"/>
                <w:color w:val="000000"/>
              </w:rPr>
              <w:t>BKMP_SMS_VERIFY_OVER_COUNT_LIMIT</w:t>
            </w:r>
          </w:p>
        </w:tc>
        <w:tc>
          <w:tcPr>
            <w:tcW w:w="3201" w:type="dxa"/>
            <w:tcBorders>
              <w:top w:val="single" w:sz="4" w:space="0" w:color="auto"/>
              <w:left w:val="single" w:sz="4" w:space="0" w:color="auto"/>
              <w:bottom w:val="single" w:sz="4" w:space="0" w:color="auto"/>
              <w:right w:val="single" w:sz="4" w:space="0" w:color="auto"/>
            </w:tcBorders>
            <w:vAlign w:val="bottom"/>
          </w:tcPr>
          <w:p w14:paraId="1AEA23BB" w14:textId="5C5D1252" w:rsidR="000A050D" w:rsidRDefault="000A050D" w:rsidP="000A050D">
            <w:pPr>
              <w:rPr>
                <w:color w:val="000000"/>
              </w:rPr>
            </w:pPr>
            <w:r>
              <w:rPr>
                <w:rFonts w:hint="eastAsia"/>
                <w:color w:val="000000"/>
              </w:rPr>
              <w:t>验证码已使用或已过期</w:t>
            </w:r>
          </w:p>
        </w:tc>
      </w:tr>
      <w:tr w:rsidR="000A050D" w:rsidRPr="00F561BB" w14:paraId="026895E2" w14:textId="77777777" w:rsidTr="00F32D02">
        <w:tc>
          <w:tcPr>
            <w:tcW w:w="3995" w:type="dxa"/>
            <w:tcBorders>
              <w:top w:val="single" w:sz="4" w:space="0" w:color="auto"/>
              <w:left w:val="single" w:sz="4" w:space="0" w:color="auto"/>
              <w:bottom w:val="single" w:sz="4" w:space="0" w:color="auto"/>
              <w:right w:val="single" w:sz="4" w:space="0" w:color="auto"/>
            </w:tcBorders>
            <w:vAlign w:val="bottom"/>
          </w:tcPr>
          <w:p w14:paraId="796E3CFC" w14:textId="7994BF4F" w:rsidR="000A050D" w:rsidRDefault="000A050D" w:rsidP="000A050D">
            <w:pPr>
              <w:rPr>
                <w:color w:val="000000"/>
              </w:rPr>
            </w:pPr>
            <w:r>
              <w:rPr>
                <w:rFonts w:hint="eastAsia"/>
                <w:color w:val="000000"/>
              </w:rPr>
              <w:t>BKMP_SMS_VERIFY_ERROR</w:t>
            </w:r>
          </w:p>
        </w:tc>
        <w:tc>
          <w:tcPr>
            <w:tcW w:w="3201" w:type="dxa"/>
            <w:tcBorders>
              <w:top w:val="single" w:sz="4" w:space="0" w:color="auto"/>
              <w:left w:val="single" w:sz="4" w:space="0" w:color="auto"/>
              <w:bottom w:val="single" w:sz="4" w:space="0" w:color="auto"/>
              <w:right w:val="single" w:sz="4" w:space="0" w:color="auto"/>
            </w:tcBorders>
            <w:vAlign w:val="bottom"/>
          </w:tcPr>
          <w:p w14:paraId="15268929" w14:textId="5A7C2CA3" w:rsidR="000A050D" w:rsidRDefault="000A050D" w:rsidP="000A050D">
            <w:pPr>
              <w:rPr>
                <w:color w:val="000000"/>
              </w:rPr>
            </w:pPr>
            <w:r>
              <w:rPr>
                <w:rFonts w:hint="eastAsia"/>
                <w:color w:val="000000"/>
              </w:rPr>
              <w:t>手机验证码错误</w:t>
            </w:r>
          </w:p>
        </w:tc>
      </w:tr>
      <w:tr w:rsidR="0050617B" w:rsidRPr="00F561BB" w14:paraId="6AC04239" w14:textId="77777777" w:rsidTr="00F32D02">
        <w:tc>
          <w:tcPr>
            <w:tcW w:w="3995" w:type="dxa"/>
            <w:tcBorders>
              <w:top w:val="single" w:sz="4" w:space="0" w:color="auto"/>
              <w:left w:val="single" w:sz="4" w:space="0" w:color="auto"/>
              <w:bottom w:val="single" w:sz="4" w:space="0" w:color="auto"/>
              <w:right w:val="single" w:sz="4" w:space="0" w:color="auto"/>
            </w:tcBorders>
            <w:vAlign w:val="bottom"/>
          </w:tcPr>
          <w:p w14:paraId="391FB82E" w14:textId="20A05930" w:rsidR="0050617B" w:rsidRDefault="0050617B" w:rsidP="000A050D">
            <w:pPr>
              <w:rPr>
                <w:color w:val="000000"/>
              </w:rPr>
            </w:pPr>
            <w:r w:rsidRPr="0050617B">
              <w:rPr>
                <w:color w:val="000000"/>
              </w:rPr>
              <w:t>BKMP_ISV_CERTNO_OVER_LIMIT</w:t>
            </w:r>
          </w:p>
        </w:tc>
        <w:tc>
          <w:tcPr>
            <w:tcW w:w="3201" w:type="dxa"/>
            <w:tcBorders>
              <w:top w:val="single" w:sz="4" w:space="0" w:color="auto"/>
              <w:left w:val="single" w:sz="4" w:space="0" w:color="auto"/>
              <w:bottom w:val="single" w:sz="4" w:space="0" w:color="auto"/>
              <w:right w:val="single" w:sz="4" w:space="0" w:color="auto"/>
            </w:tcBorders>
            <w:vAlign w:val="bottom"/>
          </w:tcPr>
          <w:p w14:paraId="10E98C83" w14:textId="1FE68B1A" w:rsidR="0050617B" w:rsidRDefault="0050617B" w:rsidP="000A050D">
            <w:pPr>
              <w:rPr>
                <w:color w:val="000000"/>
              </w:rPr>
            </w:pPr>
            <w:r w:rsidRPr="0050617B">
              <w:rPr>
                <w:rFonts w:hint="eastAsia"/>
                <w:color w:val="000000"/>
              </w:rPr>
              <w:t>同一证件号开通商户数量超限</w:t>
            </w:r>
          </w:p>
        </w:tc>
      </w:tr>
    </w:tbl>
    <w:p w14:paraId="671E8587" w14:textId="77777777" w:rsidR="000A050D" w:rsidRPr="000A050D" w:rsidRDefault="000A050D" w:rsidP="00A43EF8"/>
    <w:p w14:paraId="1AB7702C" w14:textId="496DAE39" w:rsidR="00A40EDE" w:rsidRDefault="00A40EDE" w:rsidP="00467E37">
      <w:pPr>
        <w:pStyle w:val="3"/>
        <w:jc w:val="left"/>
        <w:rPr>
          <w:rFonts w:ascii="宋体" w:hAnsi="宋体"/>
          <w:sz w:val="21"/>
          <w:szCs w:val="21"/>
        </w:rPr>
      </w:pPr>
      <w:r>
        <w:rPr>
          <w:rFonts w:hint="eastAsia"/>
        </w:rPr>
        <w:lastRenderedPageBreak/>
        <w:t>商户入</w:t>
      </w:r>
      <w:r>
        <w:t>驻</w:t>
      </w:r>
      <w:r>
        <w:rPr>
          <w:rFonts w:hint="eastAsia"/>
        </w:rPr>
        <w:t>申请接口（同时</w:t>
      </w:r>
      <w:r>
        <w:t>开</w:t>
      </w:r>
      <w:r w:rsidR="000A1B60">
        <w:rPr>
          <w:rFonts w:hint="eastAsia"/>
        </w:rPr>
        <w:t>网商</w:t>
      </w:r>
      <w:r>
        <w:rPr>
          <w:rFonts w:hint="eastAsia"/>
        </w:rPr>
        <w:t>银行</w:t>
      </w:r>
      <w:r>
        <w:t>账户）</w:t>
      </w:r>
      <w:r w:rsidRPr="00A40EDE">
        <w:rPr>
          <w:rFonts w:ascii="宋体" w:hAnsi="宋体"/>
          <w:sz w:val="21"/>
          <w:szCs w:val="21"/>
        </w:rPr>
        <w:t>&lt;ant.mybank.merchantprod.merchant.registerWithAccount&gt;</w:t>
      </w:r>
    </w:p>
    <w:p w14:paraId="020B5BA1" w14:textId="1BE32452" w:rsidR="00A40EDE" w:rsidRDefault="00241002" w:rsidP="00467E37">
      <w:pPr>
        <w:spacing w:line="360" w:lineRule="auto"/>
        <w:ind w:firstLineChars="50" w:firstLine="120"/>
        <w:rPr>
          <w:sz w:val="24"/>
          <w:szCs w:val="24"/>
        </w:rPr>
      </w:pPr>
      <w:r>
        <w:rPr>
          <w:rFonts w:hint="eastAsia"/>
          <w:sz w:val="24"/>
          <w:szCs w:val="24"/>
        </w:rPr>
        <w:t>该</w:t>
      </w:r>
      <w:r>
        <w:rPr>
          <w:sz w:val="24"/>
          <w:szCs w:val="24"/>
        </w:rPr>
        <w:t>接口</w:t>
      </w:r>
      <w:r w:rsidR="00300B25">
        <w:rPr>
          <w:rFonts w:hint="eastAsia"/>
          <w:sz w:val="24"/>
          <w:szCs w:val="24"/>
        </w:rPr>
        <w:t>提供同时</w:t>
      </w:r>
      <w:r w:rsidR="00300B25">
        <w:rPr>
          <w:sz w:val="24"/>
          <w:szCs w:val="24"/>
        </w:rPr>
        <w:t>完成</w:t>
      </w:r>
      <w:r w:rsidR="00300B25">
        <w:rPr>
          <w:rFonts w:hint="eastAsia"/>
          <w:sz w:val="24"/>
          <w:szCs w:val="24"/>
        </w:rPr>
        <w:t>商户</w:t>
      </w:r>
      <w:r w:rsidR="00300B25">
        <w:rPr>
          <w:sz w:val="24"/>
          <w:szCs w:val="24"/>
        </w:rPr>
        <w:t>入</w:t>
      </w:r>
      <w:r>
        <w:rPr>
          <w:rFonts w:hint="eastAsia"/>
          <w:sz w:val="24"/>
          <w:szCs w:val="24"/>
        </w:rPr>
        <w:t>驻</w:t>
      </w:r>
      <w:r w:rsidR="00300B25">
        <w:rPr>
          <w:rFonts w:hint="eastAsia"/>
          <w:sz w:val="24"/>
          <w:szCs w:val="24"/>
        </w:rPr>
        <w:t>和</w:t>
      </w:r>
      <w:r>
        <w:rPr>
          <w:rFonts w:hint="eastAsia"/>
          <w:sz w:val="24"/>
          <w:szCs w:val="24"/>
        </w:rPr>
        <w:t>网商银行</w:t>
      </w:r>
      <w:r w:rsidR="00300B25">
        <w:rPr>
          <w:sz w:val="24"/>
          <w:szCs w:val="24"/>
        </w:rPr>
        <w:t>二类账户</w:t>
      </w:r>
      <w:r>
        <w:rPr>
          <w:sz w:val="24"/>
          <w:szCs w:val="24"/>
        </w:rPr>
        <w:t>开立</w:t>
      </w:r>
      <w:r w:rsidR="00300B25">
        <w:rPr>
          <w:rFonts w:hint="eastAsia"/>
          <w:sz w:val="24"/>
          <w:szCs w:val="24"/>
        </w:rPr>
        <w:t>的</w:t>
      </w:r>
      <w:r w:rsidR="00300B25">
        <w:rPr>
          <w:sz w:val="24"/>
          <w:szCs w:val="24"/>
        </w:rPr>
        <w:t>能力</w:t>
      </w:r>
      <w:r>
        <w:rPr>
          <w:rFonts w:hint="eastAsia"/>
          <w:sz w:val="24"/>
          <w:szCs w:val="24"/>
        </w:rPr>
        <w:t>，</w:t>
      </w:r>
      <w:r>
        <w:rPr>
          <w:sz w:val="24"/>
          <w:szCs w:val="24"/>
        </w:rPr>
        <w:t>省去合作方</w:t>
      </w:r>
      <w:r>
        <w:rPr>
          <w:rFonts w:hint="eastAsia"/>
          <w:sz w:val="24"/>
          <w:szCs w:val="24"/>
        </w:rPr>
        <w:t>调</w:t>
      </w:r>
      <w:r>
        <w:rPr>
          <w:sz w:val="24"/>
          <w:szCs w:val="24"/>
        </w:rPr>
        <w:t>两个接口完成开户和进驻的麻烦</w:t>
      </w:r>
      <w:r>
        <w:rPr>
          <w:rFonts w:hint="eastAsia"/>
          <w:sz w:val="24"/>
          <w:szCs w:val="24"/>
        </w:rPr>
        <w:t>。</w:t>
      </w:r>
    </w:p>
    <w:p w14:paraId="73F51828" w14:textId="4A067EC0" w:rsidR="00300B25" w:rsidRDefault="00300B25" w:rsidP="00467E37">
      <w:pPr>
        <w:spacing w:line="360" w:lineRule="auto"/>
        <w:ind w:firstLineChars="100" w:firstLine="240"/>
        <w:rPr>
          <w:sz w:val="24"/>
          <w:szCs w:val="24"/>
        </w:rPr>
      </w:pPr>
      <w:r>
        <w:rPr>
          <w:rFonts w:hint="eastAsia"/>
          <w:sz w:val="24"/>
          <w:szCs w:val="24"/>
        </w:rPr>
        <w:t>针对</w:t>
      </w:r>
      <w:r>
        <w:rPr>
          <w:sz w:val="24"/>
          <w:szCs w:val="24"/>
        </w:rPr>
        <w:t>收单并清算到余利宝或</w:t>
      </w:r>
      <w:r>
        <w:rPr>
          <w:rFonts w:hint="eastAsia"/>
          <w:sz w:val="24"/>
          <w:szCs w:val="24"/>
        </w:rPr>
        <w:t>银行</w:t>
      </w:r>
      <w:r>
        <w:rPr>
          <w:sz w:val="24"/>
          <w:szCs w:val="24"/>
        </w:rPr>
        <w:t>账户</w:t>
      </w:r>
      <w:r>
        <w:rPr>
          <w:rFonts w:hint="eastAsia"/>
          <w:sz w:val="24"/>
          <w:szCs w:val="24"/>
        </w:rPr>
        <w:t>活期</w:t>
      </w:r>
      <w:r>
        <w:rPr>
          <w:sz w:val="24"/>
          <w:szCs w:val="24"/>
        </w:rPr>
        <w:t>户的</w:t>
      </w:r>
      <w:r>
        <w:rPr>
          <w:rFonts w:hint="eastAsia"/>
          <w:sz w:val="24"/>
          <w:szCs w:val="24"/>
        </w:rPr>
        <w:t>情况</w:t>
      </w:r>
      <w:r>
        <w:rPr>
          <w:sz w:val="24"/>
          <w:szCs w:val="24"/>
        </w:rPr>
        <w:t>，可以直接调用本接口。若</w:t>
      </w:r>
      <w:r>
        <w:rPr>
          <w:rFonts w:hint="eastAsia"/>
          <w:sz w:val="24"/>
          <w:szCs w:val="24"/>
        </w:rPr>
        <w:t>商户</w:t>
      </w:r>
      <w:r>
        <w:rPr>
          <w:sz w:val="24"/>
          <w:szCs w:val="24"/>
        </w:rPr>
        <w:t>仅进驻</w:t>
      </w:r>
      <w:r>
        <w:rPr>
          <w:rFonts w:hint="eastAsia"/>
          <w:sz w:val="24"/>
          <w:szCs w:val="24"/>
        </w:rPr>
        <w:t>并</w:t>
      </w:r>
      <w:r>
        <w:rPr>
          <w:sz w:val="24"/>
          <w:szCs w:val="24"/>
        </w:rPr>
        <w:t>清算到他行卡，那么可以</w:t>
      </w:r>
      <w:r>
        <w:rPr>
          <w:rFonts w:hint="eastAsia"/>
          <w:sz w:val="24"/>
          <w:szCs w:val="24"/>
        </w:rPr>
        <w:t>使用</w:t>
      </w:r>
      <w:r>
        <w:rPr>
          <w:sz w:val="24"/>
          <w:szCs w:val="24"/>
        </w:rPr>
        <w:t>商户入驻申请（不开</w:t>
      </w:r>
      <w:r>
        <w:rPr>
          <w:rFonts w:hint="eastAsia"/>
          <w:sz w:val="24"/>
          <w:szCs w:val="24"/>
        </w:rPr>
        <w:t>银行</w:t>
      </w:r>
      <w:r>
        <w:rPr>
          <w:sz w:val="24"/>
          <w:szCs w:val="24"/>
        </w:rPr>
        <w:t>账户）的接口。</w:t>
      </w:r>
    </w:p>
    <w:p w14:paraId="793F0722" w14:textId="7E482D88" w:rsidR="00B11B5E" w:rsidRPr="00C476AD" w:rsidRDefault="00B11B5E" w:rsidP="00B11B5E">
      <w:pPr>
        <w:spacing w:line="360" w:lineRule="auto"/>
        <w:ind w:firstLineChars="200" w:firstLine="480"/>
        <w:rPr>
          <w:sz w:val="24"/>
          <w:szCs w:val="24"/>
        </w:rPr>
      </w:pPr>
      <w:r w:rsidRPr="00C476AD">
        <w:rPr>
          <w:rFonts w:hint="eastAsia"/>
          <w:sz w:val="24"/>
          <w:szCs w:val="24"/>
        </w:rPr>
        <w:t>本接口只</w:t>
      </w:r>
      <w:r w:rsidRPr="00C476AD">
        <w:rPr>
          <w:sz w:val="24"/>
          <w:szCs w:val="24"/>
        </w:rPr>
        <w:t>支持</w:t>
      </w:r>
      <w:r w:rsidRPr="00C476AD">
        <w:rPr>
          <w:rFonts w:hint="eastAsia"/>
          <w:sz w:val="24"/>
          <w:szCs w:val="24"/>
        </w:rPr>
        <w:t>开通</w:t>
      </w:r>
      <w:r w:rsidRPr="00C476AD">
        <w:rPr>
          <w:sz w:val="24"/>
          <w:szCs w:val="24"/>
        </w:rPr>
        <w:t>个人</w:t>
      </w:r>
      <w:r w:rsidRPr="00C476AD">
        <w:rPr>
          <w:rFonts w:hint="eastAsia"/>
          <w:sz w:val="24"/>
          <w:szCs w:val="24"/>
        </w:rPr>
        <w:t>银行</w:t>
      </w:r>
      <w:r w:rsidRPr="00C476AD">
        <w:rPr>
          <w:sz w:val="24"/>
          <w:szCs w:val="24"/>
        </w:rPr>
        <w:t>账户，不支持</w:t>
      </w:r>
      <w:r w:rsidRPr="00C476AD">
        <w:rPr>
          <w:rFonts w:hint="eastAsia"/>
          <w:sz w:val="24"/>
          <w:szCs w:val="24"/>
        </w:rPr>
        <w:t>开通</w:t>
      </w:r>
      <w:r w:rsidRPr="00C476AD">
        <w:rPr>
          <w:sz w:val="24"/>
          <w:szCs w:val="24"/>
        </w:rPr>
        <w:t>企业银行账户。</w:t>
      </w:r>
    </w:p>
    <w:p w14:paraId="0201A2BC" w14:textId="77777777" w:rsidR="00B11B5E" w:rsidRDefault="00B11B5E" w:rsidP="00B11B5E">
      <w:pPr>
        <w:spacing w:line="360" w:lineRule="auto"/>
        <w:ind w:firstLineChars="200" w:firstLine="480"/>
        <w:rPr>
          <w:rFonts w:ascii="宋体" w:hAnsi="宋体"/>
          <w:sz w:val="24"/>
          <w:szCs w:val="24"/>
        </w:rPr>
      </w:pPr>
      <w:r w:rsidRPr="00C476AD">
        <w:rPr>
          <w:rFonts w:hint="eastAsia"/>
          <w:sz w:val="24"/>
          <w:szCs w:val="24"/>
        </w:rPr>
        <w:t>同一个</w:t>
      </w:r>
      <w:r>
        <w:rPr>
          <w:rFonts w:hint="eastAsia"/>
          <w:sz w:val="24"/>
          <w:szCs w:val="24"/>
        </w:rPr>
        <w:t>合作方机构号（网商银行分配）</w:t>
      </w:r>
      <w:r w:rsidRPr="00C476AD">
        <w:rPr>
          <w:rFonts w:hint="eastAsia"/>
          <w:sz w:val="24"/>
          <w:szCs w:val="24"/>
        </w:rPr>
        <w:t>下</w:t>
      </w:r>
      <w:r w:rsidRPr="00C476AD">
        <w:rPr>
          <w:sz w:val="24"/>
          <w:szCs w:val="24"/>
        </w:rPr>
        <w:t>，</w:t>
      </w:r>
      <w:r w:rsidRPr="00C476AD">
        <w:rPr>
          <w:rFonts w:hint="eastAsia"/>
          <w:sz w:val="24"/>
          <w:szCs w:val="24"/>
        </w:rPr>
        <w:t>同一个外部商户号只能开立一个二类户。</w:t>
      </w:r>
      <w:r w:rsidRPr="00C476AD">
        <w:rPr>
          <w:rFonts w:ascii="宋体" w:hAnsi="宋体" w:hint="eastAsia"/>
          <w:sz w:val="24"/>
          <w:szCs w:val="24"/>
        </w:rPr>
        <w:t>同一个</w:t>
      </w:r>
      <w:r>
        <w:rPr>
          <w:rFonts w:ascii="宋体" w:hAnsi="宋体" w:hint="eastAsia"/>
          <w:sz w:val="24"/>
          <w:szCs w:val="24"/>
        </w:rPr>
        <w:t>合作方机构号（网商银行分配）</w:t>
      </w:r>
      <w:r w:rsidRPr="00C476AD">
        <w:rPr>
          <w:rFonts w:ascii="宋体" w:hAnsi="宋体"/>
          <w:sz w:val="24"/>
          <w:szCs w:val="24"/>
        </w:rPr>
        <w:t>下</w:t>
      </w:r>
      <w:r w:rsidRPr="00C476AD">
        <w:rPr>
          <w:rFonts w:ascii="宋体" w:hAnsi="宋体" w:hint="eastAsia"/>
          <w:sz w:val="24"/>
          <w:szCs w:val="24"/>
        </w:rPr>
        <w:t>、同一个证件号下开设的二类户最多不能超过</w:t>
      </w:r>
      <w:r>
        <w:rPr>
          <w:rFonts w:ascii="宋体" w:hAnsi="宋体"/>
          <w:color w:val="FF0000"/>
          <w:sz w:val="24"/>
          <w:szCs w:val="24"/>
        </w:rPr>
        <w:t>4</w:t>
      </w:r>
      <w:r w:rsidRPr="00C476AD">
        <w:rPr>
          <w:rFonts w:ascii="宋体" w:hAnsi="宋体" w:hint="eastAsia"/>
          <w:sz w:val="24"/>
          <w:szCs w:val="24"/>
        </w:rPr>
        <w:t>个。</w:t>
      </w:r>
    </w:p>
    <w:p w14:paraId="60FA3137" w14:textId="13CCB1AF" w:rsidR="00B11B5E" w:rsidRDefault="00B11B5E" w:rsidP="00467E37">
      <w:pPr>
        <w:spacing w:line="360" w:lineRule="auto"/>
        <w:ind w:firstLineChars="100" w:firstLine="240"/>
        <w:rPr>
          <w:sz w:val="24"/>
          <w:szCs w:val="24"/>
        </w:rPr>
      </w:pPr>
      <w:r>
        <w:rPr>
          <w:rFonts w:ascii="宋体" w:hAnsi="宋体" w:hint="eastAsia"/>
          <w:sz w:val="24"/>
          <w:szCs w:val="24"/>
        </w:rPr>
        <w:t>注意</w:t>
      </w:r>
      <w:r>
        <w:rPr>
          <w:rFonts w:ascii="宋体" w:hAnsi="宋体"/>
          <w:sz w:val="24"/>
          <w:szCs w:val="24"/>
        </w:rPr>
        <w:t>：客户未满</w:t>
      </w:r>
      <w:r>
        <w:rPr>
          <w:rFonts w:ascii="宋体" w:hAnsi="宋体" w:hint="eastAsia"/>
          <w:sz w:val="24"/>
          <w:szCs w:val="24"/>
        </w:rPr>
        <w:t>16岁</w:t>
      </w:r>
      <w:r>
        <w:rPr>
          <w:rFonts w:ascii="宋体" w:hAnsi="宋体"/>
          <w:sz w:val="24"/>
          <w:szCs w:val="24"/>
        </w:rPr>
        <w:t>不能开户，未满</w:t>
      </w:r>
      <w:r>
        <w:rPr>
          <w:rFonts w:ascii="宋体" w:hAnsi="宋体" w:hint="eastAsia"/>
          <w:sz w:val="24"/>
          <w:szCs w:val="24"/>
        </w:rPr>
        <w:t>18岁</w:t>
      </w:r>
      <w:r>
        <w:rPr>
          <w:rFonts w:ascii="宋体" w:hAnsi="宋体"/>
          <w:sz w:val="24"/>
          <w:szCs w:val="24"/>
        </w:rPr>
        <w:t>不能进行</w:t>
      </w:r>
      <w:r>
        <w:rPr>
          <w:rFonts w:ascii="宋体" w:hAnsi="宋体" w:hint="eastAsia"/>
          <w:sz w:val="24"/>
          <w:szCs w:val="24"/>
        </w:rPr>
        <w:t>基金</w:t>
      </w:r>
      <w:r>
        <w:rPr>
          <w:rFonts w:ascii="宋体" w:hAnsi="宋体"/>
          <w:sz w:val="24"/>
          <w:szCs w:val="24"/>
        </w:rPr>
        <w:t>交易</w:t>
      </w:r>
      <w:r>
        <w:rPr>
          <w:rFonts w:ascii="宋体" w:hAnsi="宋体" w:hint="eastAsia"/>
          <w:sz w:val="24"/>
          <w:szCs w:val="24"/>
        </w:rPr>
        <w:t>。建议</w:t>
      </w:r>
      <w:r>
        <w:rPr>
          <w:rFonts w:ascii="宋体" w:hAnsi="宋体"/>
          <w:sz w:val="24"/>
          <w:szCs w:val="24"/>
        </w:rPr>
        <w:t>商户</w:t>
      </w:r>
      <w:r>
        <w:rPr>
          <w:rFonts w:ascii="宋体" w:hAnsi="宋体" w:hint="eastAsia"/>
          <w:sz w:val="24"/>
          <w:szCs w:val="24"/>
        </w:rPr>
        <w:t>进驻</w:t>
      </w:r>
      <w:r>
        <w:rPr>
          <w:rFonts w:ascii="宋体" w:hAnsi="宋体"/>
          <w:sz w:val="24"/>
          <w:szCs w:val="24"/>
        </w:rPr>
        <w:t>时统一控制年龄为</w:t>
      </w:r>
      <w:r>
        <w:rPr>
          <w:rFonts w:ascii="宋体" w:hAnsi="宋体" w:hint="eastAsia"/>
          <w:sz w:val="24"/>
          <w:szCs w:val="24"/>
        </w:rPr>
        <w:t>16岁</w:t>
      </w:r>
      <w:r>
        <w:rPr>
          <w:rFonts w:ascii="宋体" w:hAnsi="宋体"/>
          <w:sz w:val="24"/>
          <w:szCs w:val="24"/>
        </w:rPr>
        <w:t>。</w:t>
      </w:r>
    </w:p>
    <w:p w14:paraId="691B1396" w14:textId="77777777" w:rsidR="00300B25" w:rsidRDefault="00300B25" w:rsidP="00300B25">
      <w:pPr>
        <w:pStyle w:val="4"/>
        <w:numPr>
          <w:ilvl w:val="0"/>
          <w:numId w:val="0"/>
        </w:numPr>
        <w:ind w:left="864" w:hanging="864"/>
      </w:pPr>
      <w:r>
        <w:rPr>
          <w:rFonts w:hint="eastAsia"/>
        </w:rPr>
        <w:t>请求</w:t>
      </w:r>
      <w:r>
        <w:t>报文</w:t>
      </w:r>
    </w:p>
    <w:tbl>
      <w:tblPr>
        <w:tblStyle w:val="a9"/>
        <w:tblW w:w="5000" w:type="pct"/>
        <w:tblLayout w:type="fixed"/>
        <w:tblLook w:val="04A0" w:firstRow="1" w:lastRow="0" w:firstColumn="1" w:lastColumn="0" w:noHBand="0" w:noVBand="1"/>
      </w:tblPr>
      <w:tblGrid>
        <w:gridCol w:w="417"/>
        <w:gridCol w:w="1988"/>
        <w:gridCol w:w="3260"/>
        <w:gridCol w:w="853"/>
        <w:gridCol w:w="708"/>
        <w:gridCol w:w="566"/>
        <w:gridCol w:w="504"/>
      </w:tblGrid>
      <w:tr w:rsidR="00300B25" w:rsidRPr="00CB1278" w14:paraId="214D3C43" w14:textId="77777777" w:rsidTr="00300B25">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26F8C5" w14:textId="77777777" w:rsidR="00300B25" w:rsidRPr="00B55BC7" w:rsidRDefault="00300B25" w:rsidP="00300B25">
            <w:pPr>
              <w:rPr>
                <w:rFonts w:asciiTheme="minorEastAsia" w:eastAsiaTheme="minorEastAsia" w:hAnsiTheme="minorEastAsia"/>
                <w:b/>
              </w:rPr>
            </w:pPr>
            <w:r>
              <w:rPr>
                <w:rFonts w:asciiTheme="minorEastAsia" w:eastAsiaTheme="minorEastAsia" w:hAnsiTheme="minorEastAsia" w:hint="eastAsia"/>
                <w:b/>
              </w:rPr>
              <w:t>序号</w:t>
            </w:r>
          </w:p>
        </w:tc>
        <w:tc>
          <w:tcPr>
            <w:tcW w:w="119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227155" w14:textId="77777777" w:rsidR="00300B25" w:rsidRPr="00B55BC7" w:rsidRDefault="00300B25" w:rsidP="00300B25">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196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62CCEE" w14:textId="77777777" w:rsidR="00300B25" w:rsidRPr="00B55BC7" w:rsidRDefault="00300B25" w:rsidP="00300B25">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5C9477" w14:textId="77777777" w:rsidR="00300B25" w:rsidRPr="00B55BC7" w:rsidRDefault="00300B25" w:rsidP="00300B25">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B85015" w14:textId="77777777" w:rsidR="00300B25" w:rsidRPr="00B55BC7" w:rsidRDefault="00300B25" w:rsidP="00300B25">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3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E4E79C" w14:textId="77777777" w:rsidR="00300B25" w:rsidRPr="00B55BC7" w:rsidRDefault="00300B25" w:rsidP="00300B25">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30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960512" w14:textId="77777777" w:rsidR="00300B25" w:rsidRPr="00B55BC7" w:rsidRDefault="00300B25" w:rsidP="00300B25">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300B25" w:rsidRPr="006102AA" w14:paraId="444FA75C" w14:textId="77777777" w:rsidTr="00300B25">
        <w:trPr>
          <w:trHeight w:val="21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0D9D13" w14:textId="77777777" w:rsidR="00300B25" w:rsidRPr="006757F1" w:rsidRDefault="00300B25" w:rsidP="00300B25">
            <w:pPr>
              <w:rPr>
                <w:rFonts w:asciiTheme="majorEastAsia" w:eastAsiaTheme="majorEastAsia" w:hAnsiTheme="majorEastAsia"/>
                <w:b/>
                <w:color w:val="000000"/>
                <w:sz w:val="21"/>
              </w:rPr>
            </w:pPr>
            <w:r w:rsidRPr="006757F1">
              <w:rPr>
                <w:rFonts w:asciiTheme="majorEastAsia" w:eastAsiaTheme="majorEastAsia" w:hAnsiTheme="majorEastAsia" w:hint="eastAsia"/>
                <w:b/>
                <w:color w:val="000000"/>
                <w:sz w:val="21"/>
              </w:rPr>
              <w:t>基本参数</w:t>
            </w:r>
          </w:p>
        </w:tc>
      </w:tr>
      <w:tr w:rsidR="00300B25" w:rsidRPr="00CB1278" w14:paraId="0EF1FDE9"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3ED45CDF"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73FBB8CA"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I</w:t>
            </w:r>
            <w:r w:rsidRPr="00CB1278">
              <w:rPr>
                <w:rFonts w:asciiTheme="minorEastAsia" w:eastAsiaTheme="minorEastAsia" w:hAnsiTheme="minorEastAsia" w:hint="eastAsia"/>
                <w:color w:val="000000"/>
                <w:sz w:val="18"/>
                <w:szCs w:val="18"/>
              </w:rPr>
              <w:t>svOrgId</w:t>
            </w:r>
          </w:p>
        </w:tc>
        <w:tc>
          <w:tcPr>
            <w:tcW w:w="1965" w:type="pct"/>
            <w:tcBorders>
              <w:top w:val="single" w:sz="4" w:space="0" w:color="auto"/>
              <w:left w:val="single" w:sz="4" w:space="0" w:color="auto"/>
              <w:bottom w:val="single" w:sz="4" w:space="0" w:color="auto"/>
              <w:right w:val="single" w:sz="4" w:space="0" w:color="auto"/>
            </w:tcBorders>
          </w:tcPr>
          <w:p w14:paraId="1AED1F29"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合作方机构号（网商银行分配）。</w:t>
            </w:r>
          </w:p>
        </w:tc>
        <w:tc>
          <w:tcPr>
            <w:tcW w:w="514" w:type="pct"/>
            <w:tcBorders>
              <w:top w:val="single" w:sz="4" w:space="0" w:color="auto"/>
              <w:left w:val="single" w:sz="4" w:space="0" w:color="auto"/>
              <w:bottom w:val="single" w:sz="4" w:space="0" w:color="auto"/>
              <w:right w:val="single" w:sz="4" w:space="0" w:color="auto"/>
            </w:tcBorders>
          </w:tcPr>
          <w:p w14:paraId="15D13273" w14:textId="77777777" w:rsidR="00300B25" w:rsidRPr="00126140" w:rsidRDefault="00300B25" w:rsidP="00300B25">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1589355B" w14:textId="77777777" w:rsidR="00300B25" w:rsidRPr="00707D7A" w:rsidRDefault="00300B25" w:rsidP="00300B25">
            <w:pPr>
              <w:rPr>
                <w:rFonts w:asciiTheme="minorEastAsia" w:eastAsiaTheme="minorEastAsia" w:hAnsiTheme="minorEastAsia"/>
                <w:bCs/>
                <w:sz w:val="18"/>
                <w:szCs w:val="18"/>
              </w:rPr>
            </w:pPr>
            <w:r w:rsidRPr="00707D7A">
              <w:rPr>
                <w:rFonts w:asciiTheme="minorEastAsia" w:eastAsiaTheme="minorEastAsia" w:hAnsiTheme="minorEastAsia" w:hint="eastAsia"/>
                <w:sz w:val="18"/>
                <w:szCs w:val="18"/>
              </w:rPr>
              <w:t>32</w:t>
            </w:r>
          </w:p>
        </w:tc>
        <w:tc>
          <w:tcPr>
            <w:tcW w:w="341" w:type="pct"/>
            <w:tcBorders>
              <w:top w:val="single" w:sz="4" w:space="0" w:color="auto"/>
              <w:left w:val="single" w:sz="4" w:space="0" w:color="auto"/>
              <w:bottom w:val="single" w:sz="4" w:space="0" w:color="auto"/>
              <w:right w:val="single" w:sz="4" w:space="0" w:color="auto"/>
            </w:tcBorders>
          </w:tcPr>
          <w:p w14:paraId="4BD093CA"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1BC27AE9"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7DC51D5D"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74A68F22"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34CE1419"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Out</w:t>
            </w:r>
            <w:r w:rsidRPr="00CB1278">
              <w:rPr>
                <w:rFonts w:asciiTheme="minorEastAsia" w:eastAsiaTheme="minorEastAsia" w:hAnsiTheme="minorEastAsia"/>
                <w:color w:val="000000"/>
                <w:sz w:val="18"/>
                <w:szCs w:val="18"/>
              </w:rPr>
              <w:t>MerchantId</w:t>
            </w:r>
          </w:p>
        </w:tc>
        <w:tc>
          <w:tcPr>
            <w:tcW w:w="1965" w:type="pct"/>
            <w:tcBorders>
              <w:top w:val="single" w:sz="4" w:space="0" w:color="auto"/>
              <w:left w:val="single" w:sz="4" w:space="0" w:color="auto"/>
              <w:bottom w:val="single" w:sz="4" w:space="0" w:color="auto"/>
              <w:right w:val="single" w:sz="4" w:space="0" w:color="auto"/>
            </w:tcBorders>
          </w:tcPr>
          <w:p w14:paraId="60E5C996" w14:textId="77777777" w:rsidR="00300B25" w:rsidRPr="00CB1278" w:rsidRDefault="00300B25" w:rsidP="00300B25">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外部商户号</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合作商对商户的自定义编码，要求同一个合作商下保持唯一。</w:t>
            </w:r>
          </w:p>
        </w:tc>
        <w:tc>
          <w:tcPr>
            <w:tcW w:w="514" w:type="pct"/>
            <w:tcBorders>
              <w:top w:val="single" w:sz="4" w:space="0" w:color="auto"/>
              <w:left w:val="single" w:sz="4" w:space="0" w:color="auto"/>
              <w:bottom w:val="single" w:sz="4" w:space="0" w:color="auto"/>
              <w:right w:val="single" w:sz="4" w:space="0" w:color="auto"/>
            </w:tcBorders>
          </w:tcPr>
          <w:p w14:paraId="6A737CC5"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B868661"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341" w:type="pct"/>
            <w:tcBorders>
              <w:top w:val="single" w:sz="4" w:space="0" w:color="auto"/>
              <w:left w:val="single" w:sz="4" w:space="0" w:color="auto"/>
              <w:bottom w:val="single" w:sz="4" w:space="0" w:color="auto"/>
              <w:right w:val="single" w:sz="4" w:space="0" w:color="auto"/>
            </w:tcBorders>
          </w:tcPr>
          <w:p w14:paraId="22DE17E6"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r>
              <w:rPr>
                <w:rFonts w:asciiTheme="minorEastAsia" w:eastAsiaTheme="minorEastAsia" w:hAnsiTheme="minorEastAsia"/>
                <w:color w:val="000000"/>
                <w:sz w:val="18"/>
                <w:szCs w:val="18"/>
              </w:rPr>
              <w:t>E</w:t>
            </w:r>
          </w:p>
        </w:tc>
        <w:tc>
          <w:tcPr>
            <w:tcW w:w="304" w:type="pct"/>
            <w:tcBorders>
              <w:top w:val="single" w:sz="4" w:space="0" w:color="auto"/>
              <w:left w:val="single" w:sz="4" w:space="0" w:color="auto"/>
              <w:bottom w:val="single" w:sz="4" w:space="0" w:color="auto"/>
              <w:right w:val="single" w:sz="4" w:space="0" w:color="auto"/>
            </w:tcBorders>
          </w:tcPr>
          <w:p w14:paraId="3D479252"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15DB44B5"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0E04873A"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5EC47B15"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hint="eastAsia"/>
                <w:color w:val="000000"/>
                <w:sz w:val="18"/>
                <w:szCs w:val="18"/>
              </w:rPr>
              <w:t>erchantName</w:t>
            </w:r>
          </w:p>
        </w:tc>
        <w:tc>
          <w:tcPr>
            <w:tcW w:w="1965" w:type="pct"/>
            <w:tcBorders>
              <w:top w:val="single" w:sz="4" w:space="0" w:color="auto"/>
              <w:left w:val="single" w:sz="4" w:space="0" w:color="auto"/>
              <w:bottom w:val="single" w:sz="4" w:space="0" w:color="auto"/>
              <w:right w:val="single" w:sz="4" w:space="0" w:color="auto"/>
            </w:tcBorders>
          </w:tcPr>
          <w:p w14:paraId="32B2CB9E" w14:textId="77777777" w:rsidR="00300B25" w:rsidRPr="00CB1278" w:rsidRDefault="00300B25" w:rsidP="00300B25">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商户名</w:t>
            </w:r>
            <w:r>
              <w:rPr>
                <w:rFonts w:asciiTheme="minorEastAsia" w:eastAsiaTheme="minorEastAsia" w:hAnsiTheme="minorEastAsia" w:hint="eastAsia"/>
                <w:color w:val="000000"/>
                <w:sz w:val="18"/>
                <w:szCs w:val="18"/>
              </w:rPr>
              <w:t>称</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有</w:t>
            </w:r>
            <w:r>
              <w:rPr>
                <w:rFonts w:asciiTheme="minorEastAsia" w:eastAsiaTheme="minorEastAsia" w:hAnsiTheme="minorEastAsia"/>
                <w:color w:val="000000"/>
                <w:sz w:val="18"/>
                <w:szCs w:val="18"/>
              </w:rPr>
              <w:t>营业执照的，要求与营业执照上的名称一致</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103A30F6"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3750890"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tcBorders>
              <w:top w:val="single" w:sz="4" w:space="0" w:color="auto"/>
              <w:left w:val="single" w:sz="4" w:space="0" w:color="auto"/>
              <w:bottom w:val="single" w:sz="4" w:space="0" w:color="auto"/>
              <w:right w:val="single" w:sz="4" w:space="0" w:color="auto"/>
            </w:tcBorders>
          </w:tcPr>
          <w:p w14:paraId="5BD642D2"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45CE4935"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573F7D99"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17E78E0D"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29414857"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M</w:t>
            </w:r>
            <w:r>
              <w:rPr>
                <w:rFonts w:asciiTheme="minorEastAsia" w:eastAsiaTheme="minorEastAsia" w:hAnsiTheme="minorEastAsia" w:hint="eastAsia"/>
                <w:color w:val="000000"/>
                <w:sz w:val="18"/>
                <w:szCs w:val="18"/>
              </w:rPr>
              <w:t>erchant</w:t>
            </w:r>
            <w:r>
              <w:rPr>
                <w:rFonts w:asciiTheme="minorEastAsia" w:eastAsiaTheme="minorEastAsia" w:hAnsiTheme="minorEastAsia"/>
                <w:color w:val="000000"/>
                <w:sz w:val="18"/>
                <w:szCs w:val="18"/>
              </w:rPr>
              <w:t>Type</w:t>
            </w:r>
          </w:p>
        </w:tc>
        <w:tc>
          <w:tcPr>
            <w:tcW w:w="1965" w:type="pct"/>
            <w:tcBorders>
              <w:top w:val="single" w:sz="4" w:space="0" w:color="auto"/>
              <w:left w:val="single" w:sz="4" w:space="0" w:color="auto"/>
              <w:bottom w:val="single" w:sz="4" w:space="0" w:color="auto"/>
              <w:right w:val="single" w:sz="4" w:space="0" w:color="auto"/>
            </w:tcBorders>
          </w:tcPr>
          <w:p w14:paraId="4880ED40"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。可选</w:t>
            </w:r>
            <w:r>
              <w:rPr>
                <w:rFonts w:asciiTheme="minorEastAsia" w:eastAsiaTheme="minorEastAsia" w:hAnsiTheme="minorEastAsia"/>
                <w:color w:val="000000"/>
                <w:sz w:val="18"/>
                <w:szCs w:val="18"/>
              </w:rPr>
              <w:t>值：</w:t>
            </w:r>
          </w:p>
          <w:p w14:paraId="151A7A35"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01:</w:t>
            </w:r>
            <w:r>
              <w:rPr>
                <w:rFonts w:asciiTheme="minorEastAsia" w:eastAsiaTheme="minorEastAsia" w:hAnsiTheme="minorEastAsia"/>
                <w:color w:val="000000"/>
                <w:sz w:val="18"/>
                <w:szCs w:val="18"/>
              </w:rPr>
              <w:t>自然人</w:t>
            </w:r>
          </w:p>
          <w:p w14:paraId="33CF0172"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02:</w:t>
            </w:r>
            <w:r>
              <w:rPr>
                <w:rFonts w:asciiTheme="minorEastAsia" w:eastAsiaTheme="minorEastAsia" w:hAnsiTheme="minorEastAsia"/>
                <w:color w:val="000000"/>
                <w:sz w:val="18"/>
                <w:szCs w:val="18"/>
              </w:rPr>
              <w:t>个体工商户</w:t>
            </w:r>
          </w:p>
          <w:p w14:paraId="2777431D" w14:textId="22198E1D"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03</w:t>
            </w:r>
            <w:r>
              <w:rPr>
                <w:rFonts w:asciiTheme="minorEastAsia" w:eastAsiaTheme="minorEastAsia" w:hAnsiTheme="minorEastAsia"/>
                <w:color w:val="000000"/>
                <w:sz w:val="18"/>
                <w:szCs w:val="18"/>
              </w:rPr>
              <w:t>:企业商户</w:t>
            </w:r>
            <w:r>
              <w:rPr>
                <w:rFonts w:asciiTheme="minorEastAsia" w:eastAsiaTheme="minorEastAsia" w:hAnsiTheme="minorEastAsia" w:hint="eastAsia"/>
                <w:color w:val="000000"/>
                <w:sz w:val="18"/>
                <w:szCs w:val="18"/>
              </w:rPr>
              <w:t>（企业</w:t>
            </w:r>
            <w:r>
              <w:rPr>
                <w:rFonts w:asciiTheme="minorEastAsia" w:eastAsiaTheme="minorEastAsia" w:hAnsiTheme="minorEastAsia"/>
                <w:color w:val="000000"/>
                <w:sz w:val="18"/>
                <w:szCs w:val="18"/>
              </w:rPr>
              <w:t>商户无法开立</w:t>
            </w:r>
            <w:r w:rsidR="000A1B60">
              <w:rPr>
                <w:rFonts w:asciiTheme="minorEastAsia" w:eastAsiaTheme="minorEastAsia" w:hAnsiTheme="minorEastAsia" w:hint="eastAsia"/>
                <w:color w:val="000000"/>
                <w:sz w:val="18"/>
                <w:szCs w:val="18"/>
              </w:rPr>
              <w:t>网商</w:t>
            </w:r>
            <w:r>
              <w:rPr>
                <w:rFonts w:asciiTheme="minorEastAsia" w:eastAsiaTheme="minorEastAsia" w:hAnsiTheme="minorEastAsia" w:hint="eastAsia"/>
                <w:color w:val="000000"/>
                <w:sz w:val="18"/>
                <w:szCs w:val="18"/>
              </w:rPr>
              <w:t>银行</w:t>
            </w:r>
            <w:r>
              <w:rPr>
                <w:rFonts w:asciiTheme="minorEastAsia" w:eastAsiaTheme="minorEastAsia" w:hAnsiTheme="minorEastAsia"/>
                <w:color w:val="000000"/>
                <w:sz w:val="18"/>
                <w:szCs w:val="18"/>
              </w:rPr>
              <w:t>账户，本接口不支持该类型进驻及开户）</w:t>
            </w:r>
          </w:p>
        </w:tc>
        <w:tc>
          <w:tcPr>
            <w:tcW w:w="514" w:type="pct"/>
            <w:tcBorders>
              <w:top w:val="single" w:sz="4" w:space="0" w:color="auto"/>
              <w:left w:val="single" w:sz="4" w:space="0" w:color="auto"/>
              <w:bottom w:val="single" w:sz="4" w:space="0" w:color="auto"/>
              <w:right w:val="single" w:sz="4" w:space="0" w:color="auto"/>
            </w:tcBorders>
          </w:tcPr>
          <w:p w14:paraId="25567B11" w14:textId="77777777" w:rsidR="00300B25" w:rsidRPr="00126140" w:rsidRDefault="00300B25" w:rsidP="00300B25">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01BBF241"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tcBorders>
              <w:top w:val="single" w:sz="4" w:space="0" w:color="auto"/>
              <w:left w:val="single" w:sz="4" w:space="0" w:color="auto"/>
              <w:bottom w:val="single" w:sz="4" w:space="0" w:color="auto"/>
              <w:right w:val="single" w:sz="4" w:space="0" w:color="auto"/>
            </w:tcBorders>
          </w:tcPr>
          <w:p w14:paraId="22494822"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706113BF"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3892471C"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39C2301F"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69BCF16C"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D</w:t>
            </w:r>
            <w:r w:rsidRPr="00CB1278">
              <w:rPr>
                <w:rFonts w:asciiTheme="minorEastAsia" w:eastAsiaTheme="minorEastAsia" w:hAnsiTheme="minorEastAsia" w:hint="eastAsia"/>
                <w:color w:val="000000"/>
                <w:sz w:val="18"/>
                <w:szCs w:val="18"/>
              </w:rPr>
              <w:t>ealType</w:t>
            </w:r>
          </w:p>
        </w:tc>
        <w:tc>
          <w:tcPr>
            <w:tcW w:w="1965" w:type="pct"/>
            <w:tcBorders>
              <w:top w:val="single" w:sz="4" w:space="0" w:color="auto"/>
              <w:left w:val="single" w:sz="4" w:space="0" w:color="auto"/>
              <w:bottom w:val="single" w:sz="4" w:space="0" w:color="auto"/>
              <w:right w:val="single" w:sz="4" w:space="0" w:color="auto"/>
            </w:tcBorders>
          </w:tcPr>
          <w:p w14:paraId="1086A61C"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商户经营类型。可选值</w:t>
            </w:r>
            <w:r>
              <w:rPr>
                <w:rFonts w:asciiTheme="minorEastAsia" w:eastAsiaTheme="minorEastAsia" w:hAnsiTheme="minorEastAsia"/>
                <w:color w:val="000000"/>
                <w:sz w:val="18"/>
                <w:szCs w:val="18"/>
              </w:rPr>
              <w:t>：</w:t>
            </w:r>
          </w:p>
          <w:p w14:paraId="189F4CE7"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CB1278">
              <w:rPr>
                <w:rFonts w:asciiTheme="minorEastAsia" w:eastAsiaTheme="minorEastAsia" w:hAnsiTheme="minorEastAsia" w:hint="eastAsia"/>
                <w:color w:val="000000"/>
                <w:sz w:val="18"/>
                <w:szCs w:val="18"/>
              </w:rPr>
              <w:t>1</w:t>
            </w:r>
            <w:r>
              <w:rPr>
                <w:rFonts w:asciiTheme="minorEastAsia" w:eastAsiaTheme="minorEastAsia" w:hAnsiTheme="minorEastAsia"/>
                <w:color w:val="000000"/>
                <w:sz w:val="18"/>
                <w:szCs w:val="18"/>
              </w:rPr>
              <w:t>:</w:t>
            </w:r>
            <w:r w:rsidRPr="00CB1278">
              <w:rPr>
                <w:rFonts w:asciiTheme="minorEastAsia" w:eastAsiaTheme="minorEastAsia" w:hAnsiTheme="minorEastAsia" w:hint="eastAsia"/>
                <w:color w:val="000000"/>
                <w:sz w:val="18"/>
                <w:szCs w:val="18"/>
              </w:rPr>
              <w:t>实体</w:t>
            </w:r>
            <w:r>
              <w:rPr>
                <w:rFonts w:asciiTheme="minorEastAsia" w:eastAsiaTheme="minorEastAsia" w:hAnsiTheme="minorEastAsia" w:hint="eastAsia"/>
                <w:color w:val="000000"/>
                <w:sz w:val="18"/>
                <w:szCs w:val="18"/>
              </w:rPr>
              <w:t>特约</w:t>
            </w:r>
            <w:r>
              <w:rPr>
                <w:rFonts w:asciiTheme="minorEastAsia" w:eastAsiaTheme="minorEastAsia" w:hAnsiTheme="minorEastAsia"/>
                <w:color w:val="000000"/>
                <w:sz w:val="18"/>
                <w:szCs w:val="18"/>
              </w:rPr>
              <w:t>商户</w:t>
            </w:r>
            <w:r w:rsidRPr="00CB1278">
              <w:rPr>
                <w:rFonts w:asciiTheme="minorEastAsia" w:eastAsiaTheme="minorEastAsia" w:hAnsiTheme="minorEastAsia" w:hint="eastAsia"/>
                <w:color w:val="000000"/>
                <w:sz w:val="18"/>
                <w:szCs w:val="18"/>
              </w:rPr>
              <w:t xml:space="preserve"> </w:t>
            </w:r>
          </w:p>
          <w:p w14:paraId="3255ED65"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CB1278">
              <w:rPr>
                <w:rFonts w:asciiTheme="minorEastAsia" w:eastAsiaTheme="minorEastAsia" w:hAnsiTheme="minorEastAsia" w:hint="eastAsia"/>
                <w:color w:val="000000"/>
                <w:sz w:val="18"/>
                <w:szCs w:val="18"/>
              </w:rPr>
              <w:t>2</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网络</w:t>
            </w:r>
            <w:r>
              <w:rPr>
                <w:rFonts w:asciiTheme="minorEastAsia" w:eastAsiaTheme="minorEastAsia" w:hAnsiTheme="minorEastAsia"/>
                <w:color w:val="000000"/>
                <w:sz w:val="18"/>
                <w:szCs w:val="18"/>
              </w:rPr>
              <w:t>特约商户</w:t>
            </w:r>
            <w:r>
              <w:rPr>
                <w:rFonts w:asciiTheme="minorEastAsia" w:eastAsiaTheme="minorEastAsia" w:hAnsiTheme="minorEastAsia" w:hint="eastAsia"/>
                <w:color w:val="000000"/>
                <w:sz w:val="18"/>
                <w:szCs w:val="18"/>
              </w:rPr>
              <w:t xml:space="preserve"> </w:t>
            </w:r>
          </w:p>
          <w:p w14:paraId="25810D5D"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03</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实体</w:t>
            </w:r>
            <w:r>
              <w:rPr>
                <w:rFonts w:asciiTheme="minorEastAsia" w:eastAsiaTheme="minorEastAsia" w:hAnsiTheme="minorEastAsia"/>
                <w:color w:val="000000"/>
                <w:sz w:val="18"/>
                <w:szCs w:val="18"/>
              </w:rPr>
              <w:t>兼网络特约商户</w:t>
            </w:r>
          </w:p>
        </w:tc>
        <w:tc>
          <w:tcPr>
            <w:tcW w:w="514" w:type="pct"/>
            <w:tcBorders>
              <w:top w:val="single" w:sz="4" w:space="0" w:color="auto"/>
              <w:left w:val="single" w:sz="4" w:space="0" w:color="auto"/>
              <w:bottom w:val="single" w:sz="4" w:space="0" w:color="auto"/>
              <w:right w:val="single" w:sz="4" w:space="0" w:color="auto"/>
            </w:tcBorders>
          </w:tcPr>
          <w:p w14:paraId="62EA822C"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lastRenderedPageBreak/>
              <w:t>String</w:t>
            </w:r>
          </w:p>
        </w:tc>
        <w:tc>
          <w:tcPr>
            <w:tcW w:w="427" w:type="pct"/>
            <w:tcBorders>
              <w:top w:val="single" w:sz="4" w:space="0" w:color="auto"/>
              <w:left w:val="single" w:sz="4" w:space="0" w:color="auto"/>
              <w:bottom w:val="single" w:sz="4" w:space="0" w:color="auto"/>
              <w:right w:val="single" w:sz="4" w:space="0" w:color="auto"/>
            </w:tcBorders>
          </w:tcPr>
          <w:p w14:paraId="5990C692"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tcBorders>
              <w:top w:val="single" w:sz="4" w:space="0" w:color="auto"/>
              <w:left w:val="single" w:sz="4" w:space="0" w:color="auto"/>
              <w:bottom w:val="single" w:sz="4" w:space="0" w:color="auto"/>
              <w:right w:val="single" w:sz="4" w:space="0" w:color="auto"/>
            </w:tcBorders>
          </w:tcPr>
          <w:p w14:paraId="221EC128"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10E4E783"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2130C0C8"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5EBED1B0"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597F48F1"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S</w:t>
            </w:r>
            <w:r w:rsidRPr="00CB1278">
              <w:rPr>
                <w:rFonts w:asciiTheme="minorEastAsia" w:eastAsiaTheme="minorEastAsia" w:hAnsiTheme="minorEastAsia" w:hint="eastAsia"/>
                <w:color w:val="000000"/>
                <w:sz w:val="18"/>
                <w:szCs w:val="18"/>
              </w:rPr>
              <w:t>upportPrepayment</w:t>
            </w:r>
          </w:p>
        </w:tc>
        <w:tc>
          <w:tcPr>
            <w:tcW w:w="1965" w:type="pct"/>
            <w:tcBorders>
              <w:top w:val="single" w:sz="4" w:space="0" w:color="auto"/>
              <w:left w:val="single" w:sz="4" w:space="0" w:color="auto"/>
              <w:bottom w:val="single" w:sz="4" w:space="0" w:color="auto"/>
              <w:right w:val="single" w:sz="4" w:space="0" w:color="auto"/>
            </w:tcBorders>
          </w:tcPr>
          <w:p w14:paraId="031E36FF"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商户清算</w:t>
            </w:r>
            <w:r>
              <w:rPr>
                <w:rFonts w:asciiTheme="minorEastAsia" w:eastAsiaTheme="minorEastAsia" w:hAnsiTheme="minorEastAsia"/>
                <w:color w:val="000000"/>
                <w:sz w:val="18"/>
                <w:szCs w:val="18"/>
              </w:rPr>
              <w:t>资金</w:t>
            </w:r>
            <w:r>
              <w:rPr>
                <w:rFonts w:asciiTheme="minorEastAsia" w:eastAsiaTheme="minorEastAsia" w:hAnsiTheme="minorEastAsia" w:hint="eastAsia"/>
                <w:color w:val="000000"/>
                <w:sz w:val="18"/>
                <w:szCs w:val="18"/>
              </w:rPr>
              <w:t>是否</w:t>
            </w:r>
            <w:r w:rsidRPr="00CB1278">
              <w:rPr>
                <w:rFonts w:asciiTheme="minorEastAsia" w:eastAsiaTheme="minorEastAsia" w:hAnsiTheme="minorEastAsia" w:hint="eastAsia"/>
                <w:color w:val="000000"/>
                <w:sz w:val="18"/>
                <w:szCs w:val="18"/>
              </w:rPr>
              <w:t>支持</w:t>
            </w:r>
            <w:r>
              <w:rPr>
                <w:rFonts w:asciiTheme="minorEastAsia" w:eastAsiaTheme="minorEastAsia" w:hAnsiTheme="minorEastAsia" w:hint="eastAsia"/>
                <w:color w:val="000000"/>
                <w:sz w:val="18"/>
                <w:szCs w:val="18"/>
              </w:rPr>
              <w:t>T</w:t>
            </w:r>
            <w:r>
              <w:rPr>
                <w:rFonts w:asciiTheme="minorEastAsia" w:eastAsiaTheme="minorEastAsia" w:hAnsiTheme="minorEastAsia"/>
                <w:color w:val="000000"/>
                <w:sz w:val="18"/>
                <w:szCs w:val="18"/>
              </w:rPr>
              <w:t>+0</w:t>
            </w:r>
            <w:r>
              <w:rPr>
                <w:rFonts w:asciiTheme="minorEastAsia" w:eastAsiaTheme="minorEastAsia" w:hAnsiTheme="minorEastAsia" w:hint="eastAsia"/>
                <w:color w:val="000000"/>
                <w:sz w:val="18"/>
                <w:szCs w:val="18"/>
              </w:rPr>
              <w:t>到账。</w:t>
            </w:r>
            <w:r>
              <w:rPr>
                <w:rFonts w:asciiTheme="minorEastAsia" w:eastAsiaTheme="minorEastAsia" w:hAnsiTheme="minorEastAsia"/>
                <w:color w:val="000000"/>
                <w:sz w:val="18"/>
                <w:szCs w:val="18"/>
              </w:rPr>
              <w:t>可选值</w:t>
            </w:r>
            <w:r>
              <w:rPr>
                <w:rFonts w:asciiTheme="minorEastAsia" w:eastAsiaTheme="minorEastAsia" w:hAnsiTheme="minorEastAsia" w:hint="eastAsia"/>
                <w:color w:val="000000"/>
                <w:sz w:val="18"/>
                <w:szCs w:val="18"/>
              </w:rPr>
              <w:t>：</w:t>
            </w:r>
          </w:p>
          <w:p w14:paraId="39308843"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 xml:space="preserve">Y：支持 </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企业</w:t>
            </w:r>
            <w:r>
              <w:rPr>
                <w:rFonts w:asciiTheme="minorEastAsia" w:eastAsiaTheme="minorEastAsia" w:hAnsiTheme="minorEastAsia"/>
                <w:color w:val="000000"/>
                <w:sz w:val="18"/>
                <w:szCs w:val="18"/>
              </w:rPr>
              <w:t>商户</w:t>
            </w:r>
            <w:r>
              <w:rPr>
                <w:rFonts w:asciiTheme="minorEastAsia" w:eastAsiaTheme="minorEastAsia" w:hAnsiTheme="minorEastAsia" w:hint="eastAsia"/>
                <w:color w:val="000000"/>
                <w:sz w:val="18"/>
                <w:szCs w:val="18"/>
              </w:rPr>
              <w:t>暂</w:t>
            </w:r>
            <w:r>
              <w:rPr>
                <w:rFonts w:asciiTheme="minorEastAsia" w:eastAsiaTheme="minorEastAsia" w:hAnsiTheme="minorEastAsia"/>
                <w:color w:val="000000"/>
                <w:sz w:val="18"/>
                <w:szCs w:val="18"/>
              </w:rPr>
              <w:t>不支持垫资</w:t>
            </w:r>
            <w:r>
              <w:rPr>
                <w:rFonts w:asciiTheme="minorEastAsia" w:eastAsiaTheme="minorEastAsia" w:hAnsiTheme="minorEastAsia" w:hint="eastAsia"/>
                <w:color w:val="000000"/>
                <w:sz w:val="18"/>
                <w:szCs w:val="18"/>
              </w:rPr>
              <w:t>)</w:t>
            </w:r>
          </w:p>
          <w:p w14:paraId="15E851F4"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 xml:space="preserve">N：不支持 </w:t>
            </w:r>
          </w:p>
          <w:p w14:paraId="0C9CBF6E"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sidRPr="002515AF">
              <w:rPr>
                <w:rFonts w:asciiTheme="minorEastAsia" w:eastAsiaTheme="minorEastAsia" w:hAnsiTheme="minorEastAsia" w:hint="eastAsia"/>
                <w:color w:val="000000"/>
                <w:sz w:val="18"/>
                <w:szCs w:val="18"/>
              </w:rPr>
              <w:t>从T1改成T0，</w:t>
            </w:r>
            <w:r>
              <w:rPr>
                <w:rFonts w:asciiTheme="minorEastAsia" w:eastAsiaTheme="minorEastAsia" w:hAnsiTheme="minorEastAsia" w:hint="eastAsia"/>
                <w:color w:val="000000"/>
                <w:sz w:val="18"/>
                <w:szCs w:val="18"/>
              </w:rPr>
              <w:t>须将</w:t>
            </w:r>
            <w:r>
              <w:rPr>
                <w:rFonts w:asciiTheme="minorEastAsia" w:eastAsiaTheme="minorEastAsia" w:hAnsiTheme="minorEastAsia"/>
                <w:color w:val="000000"/>
                <w:sz w:val="18"/>
                <w:szCs w:val="18"/>
              </w:rPr>
              <w:t>结算方式调整为结算到余利宝</w:t>
            </w:r>
            <w:r w:rsidRPr="002515AF">
              <w:rPr>
                <w:rFonts w:asciiTheme="minorEastAsia" w:eastAsiaTheme="minorEastAsia" w:hAnsiTheme="minorEastAsia" w:hint="eastAsia"/>
                <w:color w:val="000000"/>
                <w:sz w:val="18"/>
                <w:szCs w:val="18"/>
              </w:rPr>
              <w:t>，</w:t>
            </w:r>
            <w:r>
              <w:rPr>
                <w:rFonts w:asciiTheme="minorEastAsia" w:eastAsiaTheme="minorEastAsia" w:hAnsiTheme="minorEastAsia" w:hint="eastAsia"/>
                <w:color w:val="000000"/>
                <w:sz w:val="18"/>
                <w:szCs w:val="18"/>
              </w:rPr>
              <w:t>同时</w:t>
            </w:r>
            <w:r>
              <w:rPr>
                <w:rFonts w:asciiTheme="minorEastAsia" w:eastAsiaTheme="minorEastAsia" w:hAnsiTheme="minorEastAsia"/>
                <w:color w:val="000000"/>
                <w:sz w:val="18"/>
                <w:szCs w:val="18"/>
              </w:rPr>
              <w:t>必送设置</w:t>
            </w:r>
            <w:r w:rsidRPr="002515AF">
              <w:rPr>
                <w:rFonts w:asciiTheme="minorEastAsia" w:eastAsiaTheme="minorEastAsia" w:hAnsiTheme="minorEastAsia" w:hint="eastAsia"/>
                <w:color w:val="000000"/>
                <w:sz w:val="18"/>
                <w:szCs w:val="18"/>
              </w:rPr>
              <w:t>T0费率</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7468A4DE"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D89C48B"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tcBorders>
              <w:top w:val="single" w:sz="4" w:space="0" w:color="auto"/>
              <w:left w:val="single" w:sz="4" w:space="0" w:color="auto"/>
              <w:bottom w:val="single" w:sz="4" w:space="0" w:color="auto"/>
              <w:right w:val="single" w:sz="4" w:space="0" w:color="auto"/>
            </w:tcBorders>
          </w:tcPr>
          <w:p w14:paraId="5945F7EA"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6C44A9BE"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1E122872"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66607BB7"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1E770B20"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color w:val="000000"/>
                <w:sz w:val="18"/>
                <w:szCs w:val="18"/>
              </w:rPr>
              <w:t>S</w:t>
            </w:r>
            <w:r w:rsidRPr="00CB1278">
              <w:rPr>
                <w:rFonts w:asciiTheme="minorEastAsia" w:eastAsiaTheme="minorEastAsia" w:hAnsiTheme="minorEastAsia"/>
                <w:color w:val="000000"/>
                <w:sz w:val="18"/>
                <w:szCs w:val="18"/>
              </w:rPr>
              <w:t>ettleMode</w:t>
            </w:r>
          </w:p>
        </w:tc>
        <w:tc>
          <w:tcPr>
            <w:tcW w:w="1965" w:type="pct"/>
            <w:tcBorders>
              <w:top w:val="single" w:sz="4" w:space="0" w:color="auto"/>
              <w:left w:val="single" w:sz="4" w:space="0" w:color="auto"/>
              <w:bottom w:val="single" w:sz="4" w:space="0" w:color="auto"/>
              <w:right w:val="single" w:sz="4" w:space="0" w:color="auto"/>
            </w:tcBorders>
          </w:tcPr>
          <w:p w14:paraId="57F296D3"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结算方式</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清算资金</w:t>
            </w:r>
            <w:r>
              <w:rPr>
                <w:rFonts w:asciiTheme="minorEastAsia" w:eastAsiaTheme="minorEastAsia" w:hAnsiTheme="minorEastAsia" w:hint="eastAsia"/>
                <w:color w:val="000000"/>
                <w:sz w:val="18"/>
                <w:szCs w:val="18"/>
              </w:rPr>
              <w:t>结算方式，可选值：</w:t>
            </w:r>
          </w:p>
          <w:p w14:paraId="10911271"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CB1278">
              <w:rPr>
                <w:rFonts w:asciiTheme="minorEastAsia" w:eastAsiaTheme="minorEastAsia" w:hAnsiTheme="minorEastAsia" w:hint="eastAsia"/>
                <w:color w:val="000000"/>
                <w:sz w:val="18"/>
                <w:szCs w:val="18"/>
              </w:rPr>
              <w:t>1</w:t>
            </w:r>
            <w:r>
              <w:rPr>
                <w:rFonts w:asciiTheme="minorEastAsia" w:eastAsiaTheme="minorEastAsia" w:hAnsiTheme="minorEastAsia" w:hint="eastAsia"/>
                <w:color w:val="000000"/>
                <w:sz w:val="18"/>
                <w:szCs w:val="18"/>
              </w:rPr>
              <w:t>：</w:t>
            </w:r>
            <w:r w:rsidRPr="00CB1278">
              <w:rPr>
                <w:rFonts w:asciiTheme="minorEastAsia" w:eastAsiaTheme="minorEastAsia" w:hAnsiTheme="minorEastAsia" w:hint="eastAsia"/>
                <w:color w:val="000000"/>
                <w:sz w:val="18"/>
                <w:szCs w:val="18"/>
              </w:rPr>
              <w:t xml:space="preserve">结算到他行卡 </w:t>
            </w:r>
          </w:p>
          <w:p w14:paraId="287D4135"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CB1278">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w:t>
            </w:r>
            <w:r w:rsidRPr="00CB1278">
              <w:rPr>
                <w:rFonts w:asciiTheme="minorEastAsia" w:eastAsiaTheme="minorEastAsia" w:hAnsiTheme="minorEastAsia" w:hint="eastAsia"/>
                <w:color w:val="000000"/>
                <w:sz w:val="18"/>
                <w:szCs w:val="18"/>
              </w:rPr>
              <w:t>结算到余利宝</w:t>
            </w:r>
          </w:p>
          <w:p w14:paraId="683B6505"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03</w:t>
            </w:r>
            <w:r>
              <w:rPr>
                <w:rFonts w:asciiTheme="minorEastAsia" w:eastAsiaTheme="minorEastAsia" w:hAnsiTheme="minorEastAsia" w:hint="eastAsia"/>
                <w:color w:val="000000"/>
                <w:sz w:val="18"/>
                <w:szCs w:val="18"/>
              </w:rPr>
              <w:t>：结算到活期户（暂</w:t>
            </w:r>
            <w:r>
              <w:rPr>
                <w:rFonts w:asciiTheme="minorEastAsia" w:eastAsiaTheme="minorEastAsia" w:hAnsiTheme="minorEastAsia"/>
                <w:color w:val="000000"/>
                <w:sz w:val="18"/>
                <w:szCs w:val="18"/>
              </w:rPr>
              <w:t>不开放）</w:t>
            </w:r>
          </w:p>
          <w:p w14:paraId="499F57B1" w14:textId="77777777" w:rsidR="00300B25" w:rsidRPr="00126140"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sidRPr="0033418E">
              <w:rPr>
                <w:rFonts w:asciiTheme="minorEastAsia" w:eastAsiaTheme="minorEastAsia" w:hAnsiTheme="minorEastAsia" w:hint="eastAsia"/>
                <w:color w:val="FF0000"/>
                <w:sz w:val="18"/>
                <w:szCs w:val="18"/>
              </w:rPr>
              <w:t>选择</w:t>
            </w:r>
            <w:r>
              <w:rPr>
                <w:rFonts w:asciiTheme="minorEastAsia" w:eastAsiaTheme="minorEastAsia" w:hAnsiTheme="minorEastAsia" w:hint="eastAsia"/>
                <w:color w:val="FF0000"/>
                <w:sz w:val="18"/>
                <w:szCs w:val="18"/>
              </w:rPr>
              <w:t>0</w:t>
            </w:r>
            <w:r w:rsidRPr="0033418E">
              <w:rPr>
                <w:rFonts w:asciiTheme="minorEastAsia" w:eastAsiaTheme="minorEastAsia" w:hAnsiTheme="minorEastAsia" w:hint="eastAsia"/>
                <w:color w:val="FF0000"/>
                <w:sz w:val="18"/>
                <w:szCs w:val="18"/>
              </w:rPr>
              <w:t>2时</w:t>
            </w:r>
            <w:r>
              <w:rPr>
                <w:rFonts w:asciiTheme="minorEastAsia" w:eastAsiaTheme="minorEastAsia" w:hAnsiTheme="minorEastAsia" w:hint="eastAsia"/>
                <w:color w:val="FF0000"/>
                <w:sz w:val="18"/>
                <w:szCs w:val="18"/>
              </w:rPr>
              <w:t>，</w:t>
            </w:r>
            <w:r w:rsidRPr="0033418E">
              <w:rPr>
                <w:rFonts w:asciiTheme="minorEastAsia" w:eastAsiaTheme="minorEastAsia" w:hAnsiTheme="minorEastAsia" w:hint="eastAsia"/>
                <w:color w:val="FF0000"/>
                <w:sz w:val="18"/>
                <w:szCs w:val="18"/>
              </w:rPr>
              <w:t>银行卡</w:t>
            </w:r>
            <w:r>
              <w:rPr>
                <w:rFonts w:asciiTheme="minorEastAsia" w:eastAsiaTheme="minorEastAsia" w:hAnsiTheme="minorEastAsia" w:hint="eastAsia"/>
                <w:color w:val="FF0000"/>
                <w:sz w:val="18"/>
                <w:szCs w:val="18"/>
              </w:rPr>
              <w:t>字段</w:t>
            </w:r>
            <w:r>
              <w:rPr>
                <w:rFonts w:asciiTheme="minorEastAsia" w:eastAsiaTheme="minorEastAsia" w:hAnsiTheme="minorEastAsia"/>
                <w:color w:val="FF0000"/>
                <w:sz w:val="18"/>
                <w:szCs w:val="18"/>
              </w:rPr>
              <w:t>不须填写，同时</w:t>
            </w:r>
            <w:r>
              <w:rPr>
                <w:rFonts w:asciiTheme="minorEastAsia" w:eastAsiaTheme="minorEastAsia" w:hAnsiTheme="minorEastAsia" w:hint="eastAsia"/>
                <w:color w:val="FF0000"/>
                <w:sz w:val="18"/>
                <w:szCs w:val="18"/>
              </w:rPr>
              <w:t>须</w:t>
            </w:r>
            <w:r>
              <w:rPr>
                <w:rFonts w:asciiTheme="minorEastAsia" w:eastAsiaTheme="minorEastAsia" w:hAnsiTheme="minorEastAsia"/>
                <w:color w:val="FF0000"/>
                <w:sz w:val="18"/>
                <w:szCs w:val="18"/>
              </w:rPr>
              <w:t>调用开通二类户接口及开通余利宝接口完成</w:t>
            </w:r>
            <w:r>
              <w:rPr>
                <w:rFonts w:asciiTheme="minorEastAsia" w:eastAsiaTheme="minorEastAsia" w:hAnsiTheme="minorEastAsia" w:hint="eastAsia"/>
                <w:color w:val="FF0000"/>
                <w:sz w:val="18"/>
                <w:szCs w:val="18"/>
              </w:rPr>
              <w:t>后方</w:t>
            </w:r>
            <w:r>
              <w:rPr>
                <w:rFonts w:asciiTheme="minorEastAsia" w:eastAsiaTheme="minorEastAsia" w:hAnsiTheme="minorEastAsia"/>
                <w:color w:val="FF0000"/>
                <w:sz w:val="18"/>
                <w:szCs w:val="18"/>
              </w:rPr>
              <w:t>可</w:t>
            </w:r>
            <w:r>
              <w:rPr>
                <w:rFonts w:asciiTheme="minorEastAsia" w:eastAsiaTheme="minorEastAsia" w:hAnsiTheme="minorEastAsia" w:hint="eastAsia"/>
                <w:color w:val="FF0000"/>
                <w:sz w:val="18"/>
                <w:szCs w:val="18"/>
              </w:rPr>
              <w:t>受理</w:t>
            </w:r>
            <w:r>
              <w:rPr>
                <w:rFonts w:asciiTheme="minorEastAsia" w:eastAsiaTheme="minorEastAsia" w:hAnsiTheme="minorEastAsia"/>
                <w:color w:val="FF0000"/>
                <w:sz w:val="18"/>
                <w:szCs w:val="18"/>
              </w:rPr>
              <w:t>支付。</w:t>
            </w:r>
          </w:p>
        </w:tc>
        <w:tc>
          <w:tcPr>
            <w:tcW w:w="514" w:type="pct"/>
            <w:tcBorders>
              <w:top w:val="single" w:sz="4" w:space="0" w:color="auto"/>
              <w:left w:val="single" w:sz="4" w:space="0" w:color="auto"/>
              <w:bottom w:val="single" w:sz="4" w:space="0" w:color="auto"/>
              <w:right w:val="single" w:sz="4" w:space="0" w:color="auto"/>
            </w:tcBorders>
          </w:tcPr>
          <w:p w14:paraId="00F40A34"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D382BC2"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tcBorders>
              <w:top w:val="single" w:sz="4" w:space="0" w:color="auto"/>
              <w:left w:val="single" w:sz="4" w:space="0" w:color="auto"/>
              <w:bottom w:val="single" w:sz="4" w:space="0" w:color="auto"/>
              <w:right w:val="single" w:sz="4" w:space="0" w:color="auto"/>
            </w:tcBorders>
          </w:tcPr>
          <w:p w14:paraId="5EF3742A"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3CBC4790"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165C711D"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39A65BAE"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3E17F9E1"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hint="eastAsia"/>
                <w:color w:val="000000"/>
                <w:sz w:val="18"/>
                <w:szCs w:val="18"/>
              </w:rPr>
              <w:t>cc</w:t>
            </w:r>
          </w:p>
        </w:tc>
        <w:tc>
          <w:tcPr>
            <w:tcW w:w="1965" w:type="pct"/>
            <w:tcBorders>
              <w:top w:val="single" w:sz="4" w:space="0" w:color="auto"/>
              <w:left w:val="single" w:sz="4" w:space="0" w:color="auto"/>
              <w:bottom w:val="single" w:sz="4" w:space="0" w:color="auto"/>
              <w:right w:val="single" w:sz="4" w:space="0" w:color="auto"/>
            </w:tcBorders>
          </w:tcPr>
          <w:p w14:paraId="38D9F425"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经营</w:t>
            </w:r>
            <w:r>
              <w:rPr>
                <w:rFonts w:asciiTheme="minorEastAsia" w:eastAsiaTheme="minorEastAsia" w:hAnsiTheme="minorEastAsia"/>
                <w:color w:val="000000"/>
                <w:sz w:val="18"/>
                <w:szCs w:val="18"/>
              </w:rPr>
              <w:t>类目。</w:t>
            </w:r>
            <w:r w:rsidRPr="0082360E">
              <w:rPr>
                <w:rFonts w:asciiTheme="minorEastAsia" w:eastAsiaTheme="minorEastAsia" w:hAnsiTheme="minorEastAsia" w:hint="eastAsia"/>
                <w:color w:val="000000"/>
                <w:sz w:val="18"/>
                <w:szCs w:val="18"/>
              </w:rPr>
              <w:t>参见附录的</w:t>
            </w:r>
            <w:hyperlink w:anchor="_经营类目" w:history="1">
              <w:r w:rsidRPr="0082360E">
                <w:rPr>
                  <w:rStyle w:val="ae"/>
                  <w:rFonts w:asciiTheme="minorEastAsia" w:eastAsiaTheme="minorEastAsia" w:hAnsiTheme="minorEastAsia" w:hint="eastAsia"/>
                  <w:sz w:val="18"/>
                  <w:szCs w:val="18"/>
                </w:rPr>
                <w:t>经营类目</w:t>
              </w:r>
            </w:hyperlink>
            <w:r>
              <w:rPr>
                <w:rFonts w:asciiTheme="minorEastAsia" w:eastAsiaTheme="minorEastAsia" w:hAnsiTheme="minorEastAsia" w:hint="eastAsia"/>
                <w:color w:val="000000"/>
                <w:sz w:val="18"/>
                <w:szCs w:val="18"/>
              </w:rPr>
              <w:t>上送</w:t>
            </w:r>
            <w:r>
              <w:rPr>
                <w:rFonts w:asciiTheme="minorEastAsia" w:eastAsiaTheme="minorEastAsia" w:hAnsiTheme="minor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1C780D41"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4A139F9"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16</w:t>
            </w:r>
          </w:p>
        </w:tc>
        <w:tc>
          <w:tcPr>
            <w:tcW w:w="341" w:type="pct"/>
            <w:tcBorders>
              <w:top w:val="single" w:sz="4" w:space="0" w:color="auto"/>
              <w:left w:val="single" w:sz="4" w:space="0" w:color="auto"/>
              <w:bottom w:val="single" w:sz="4" w:space="0" w:color="auto"/>
              <w:right w:val="single" w:sz="4" w:space="0" w:color="auto"/>
            </w:tcBorders>
          </w:tcPr>
          <w:p w14:paraId="7839EA9B"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60EA44C0"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0B1A4E0D"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736C2692"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1710A25B"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hint="eastAsia"/>
                <w:color w:val="000000"/>
                <w:sz w:val="18"/>
                <w:szCs w:val="18"/>
              </w:rPr>
              <w:t>erchantDetail</w:t>
            </w:r>
          </w:p>
        </w:tc>
        <w:tc>
          <w:tcPr>
            <w:tcW w:w="1965" w:type="pct"/>
            <w:tcBorders>
              <w:top w:val="single" w:sz="4" w:space="0" w:color="auto"/>
              <w:left w:val="single" w:sz="4" w:space="0" w:color="auto"/>
              <w:bottom w:val="single" w:sz="4" w:space="0" w:color="auto"/>
              <w:right w:val="single" w:sz="4" w:space="0" w:color="auto"/>
            </w:tcBorders>
          </w:tcPr>
          <w:p w14:paraId="74314583" w14:textId="77777777" w:rsidR="00300B25" w:rsidRPr="00CB1278" w:rsidRDefault="00300B25" w:rsidP="00300B25">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商户详情</w:t>
            </w:r>
            <w:r>
              <w:rPr>
                <w:rFonts w:asciiTheme="minorEastAsia" w:eastAsiaTheme="minorEastAsia" w:hAnsiTheme="minorEastAsia" w:hint="eastAsia"/>
                <w:color w:val="000000"/>
                <w:sz w:val="18"/>
                <w:szCs w:val="18"/>
              </w:rPr>
              <w:t>列表。</w:t>
            </w:r>
            <w:r w:rsidRPr="00B82471">
              <w:rPr>
                <w:rFonts w:asciiTheme="minorEastAsia" w:eastAsiaTheme="minorEastAsia" w:hAnsiTheme="minorEastAsia" w:hint="eastAsia"/>
                <w:color w:val="000000"/>
                <w:sz w:val="18"/>
                <w:szCs w:val="18"/>
              </w:rPr>
              <w:t>json格式base64编码</w:t>
            </w:r>
            <w:r>
              <w:rPr>
                <w:rFonts w:asciiTheme="minorEastAsia" w:eastAsiaTheme="minorEastAsia" w:hAnsiTheme="minorEastAsia" w:hint="eastAsia"/>
                <w:color w:val="000000"/>
                <w:sz w:val="18"/>
                <w:szCs w:val="18"/>
              </w:rPr>
              <w:t>，具体报文定义参考</w:t>
            </w:r>
            <w:r w:rsidRPr="00257EBA">
              <w:rPr>
                <w:rFonts w:asciiTheme="majorEastAsia" w:eastAsiaTheme="majorEastAsia" w:hAnsiTheme="majorEastAsia" w:hint="eastAsia"/>
                <w:b/>
                <w:color w:val="000000"/>
                <w:sz w:val="21"/>
              </w:rPr>
              <w:t>商户详情</w:t>
            </w:r>
            <w:r>
              <w:rPr>
                <w:rFonts w:asciiTheme="majorEastAsia" w:eastAsiaTheme="majorEastAsia" w:hAnsiTheme="majorEastAsia" w:hint="eastAsia"/>
                <w:b/>
                <w:color w:val="000000"/>
                <w:sz w:val="21"/>
              </w:rPr>
              <w:t>。</w:t>
            </w:r>
          </w:p>
        </w:tc>
        <w:tc>
          <w:tcPr>
            <w:tcW w:w="514" w:type="pct"/>
            <w:tcBorders>
              <w:top w:val="single" w:sz="4" w:space="0" w:color="auto"/>
              <w:left w:val="single" w:sz="4" w:space="0" w:color="auto"/>
              <w:bottom w:val="single" w:sz="4" w:space="0" w:color="auto"/>
              <w:right w:val="single" w:sz="4" w:space="0" w:color="auto"/>
            </w:tcBorders>
          </w:tcPr>
          <w:p w14:paraId="2144A53B"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1839EF9"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1176AECC"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r w:rsidRPr="00CB1278">
              <w:rPr>
                <w:rFonts w:asciiTheme="minorEastAsia" w:eastAsiaTheme="minorEastAsia" w:hAnsiTheme="minorEastAsia"/>
                <w:color w:val="000000"/>
                <w:sz w:val="18"/>
                <w:szCs w:val="18"/>
              </w:rPr>
              <w:t xml:space="preserve"> </w:t>
            </w:r>
          </w:p>
        </w:tc>
        <w:tc>
          <w:tcPr>
            <w:tcW w:w="304" w:type="pct"/>
            <w:tcBorders>
              <w:top w:val="single" w:sz="4" w:space="0" w:color="auto"/>
              <w:left w:val="single" w:sz="4" w:space="0" w:color="auto"/>
              <w:bottom w:val="single" w:sz="4" w:space="0" w:color="auto"/>
              <w:right w:val="single" w:sz="4" w:space="0" w:color="auto"/>
            </w:tcBorders>
          </w:tcPr>
          <w:p w14:paraId="111C70A6"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2CA652E4"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0B30EF9D"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6F6517EC"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color w:val="000000"/>
                <w:sz w:val="18"/>
                <w:szCs w:val="18"/>
              </w:rPr>
              <w:t>T</w:t>
            </w:r>
            <w:r w:rsidRPr="00CB1278">
              <w:rPr>
                <w:rFonts w:asciiTheme="minorEastAsia" w:eastAsiaTheme="minorEastAsia" w:hAnsiTheme="minorEastAsia"/>
                <w:color w:val="000000"/>
                <w:sz w:val="18"/>
                <w:szCs w:val="18"/>
              </w:rPr>
              <w:t>radeTypeList</w:t>
            </w:r>
          </w:p>
        </w:tc>
        <w:tc>
          <w:tcPr>
            <w:tcW w:w="1965" w:type="pct"/>
            <w:tcBorders>
              <w:top w:val="single" w:sz="4" w:space="0" w:color="auto"/>
              <w:left w:val="single" w:sz="4" w:space="0" w:color="auto"/>
              <w:bottom w:val="single" w:sz="4" w:space="0" w:color="auto"/>
              <w:right w:val="single" w:sz="4" w:space="0" w:color="auto"/>
            </w:tcBorders>
          </w:tcPr>
          <w:p w14:paraId="1453BA4A" w14:textId="77777777" w:rsidR="00300B25" w:rsidRDefault="00300B25" w:rsidP="00300B25">
            <w:pPr>
              <w:rPr>
                <w:rFonts w:asciiTheme="minorEastAsia" w:eastAsiaTheme="minorEastAsia" w:hAnsiTheme="minorEastAsia"/>
                <w:color w:val="000000"/>
                <w:sz w:val="18"/>
                <w:szCs w:val="18"/>
              </w:rPr>
            </w:pPr>
            <w:r w:rsidRPr="00CB1278">
              <w:rPr>
                <w:rFonts w:asciiTheme="minorEastAsia" w:eastAsiaTheme="minorEastAsia" w:hAnsiTheme="minorEastAsia" w:hint="eastAsia"/>
                <w:color w:val="000000"/>
                <w:sz w:val="18"/>
                <w:szCs w:val="18"/>
              </w:rPr>
              <w:t>支持交易类型列表</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该商户能支持的</w:t>
            </w:r>
            <w:r>
              <w:rPr>
                <w:rFonts w:asciiTheme="minorEastAsia" w:eastAsiaTheme="minorEastAsia" w:hAnsiTheme="minorEastAsia" w:hint="eastAsia"/>
                <w:color w:val="000000"/>
                <w:sz w:val="18"/>
                <w:szCs w:val="18"/>
              </w:rPr>
              <w:t>交易</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多个用逗号隔开。可选值</w:t>
            </w:r>
            <w:r>
              <w:rPr>
                <w:rFonts w:asciiTheme="minorEastAsia" w:eastAsiaTheme="minorEastAsia" w:hAnsiTheme="minorEastAsia"/>
                <w:color w:val="000000"/>
                <w:sz w:val="18"/>
                <w:szCs w:val="18"/>
              </w:rPr>
              <w:t>：</w:t>
            </w:r>
          </w:p>
          <w:p w14:paraId="6B1E5E9B"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AE3439">
              <w:rPr>
                <w:rFonts w:asciiTheme="minorEastAsia" w:eastAsiaTheme="minorEastAsia" w:hAnsiTheme="minorEastAsia" w:hint="eastAsia"/>
                <w:color w:val="000000"/>
                <w:sz w:val="18"/>
                <w:szCs w:val="18"/>
              </w:rPr>
              <w:t>1</w:t>
            </w:r>
            <w:r>
              <w:rPr>
                <w:rFonts w:asciiTheme="minorEastAsia" w:eastAsiaTheme="minorEastAsia" w:hAnsiTheme="minorEastAsia" w:hint="eastAsia"/>
                <w:color w:val="000000"/>
                <w:sz w:val="18"/>
                <w:szCs w:val="18"/>
              </w:rPr>
              <w:t>：</w:t>
            </w:r>
            <w:r w:rsidRPr="00AE3439">
              <w:rPr>
                <w:rFonts w:asciiTheme="minorEastAsia" w:eastAsiaTheme="minorEastAsia" w:hAnsiTheme="minorEastAsia" w:hint="eastAsia"/>
                <w:color w:val="000000"/>
                <w:sz w:val="18"/>
                <w:szCs w:val="18"/>
              </w:rPr>
              <w:t>正扫交易</w:t>
            </w:r>
          </w:p>
          <w:p w14:paraId="07204338"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AE3439">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w:t>
            </w:r>
            <w:r w:rsidRPr="00AE3439">
              <w:rPr>
                <w:rFonts w:asciiTheme="minorEastAsia" w:eastAsiaTheme="minorEastAsia" w:hAnsiTheme="minorEastAsia" w:hint="eastAsia"/>
                <w:color w:val="000000"/>
                <w:sz w:val="18"/>
                <w:szCs w:val="18"/>
              </w:rPr>
              <w:t>反扫交易</w:t>
            </w:r>
          </w:p>
          <w:p w14:paraId="7BBF65D3" w14:textId="77777777" w:rsidR="00300B25" w:rsidRPr="00EC12B6"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06：</w:t>
            </w:r>
            <w:r w:rsidRPr="00AE3439">
              <w:rPr>
                <w:rFonts w:asciiTheme="minorEastAsia" w:eastAsiaTheme="minorEastAsia" w:hAnsiTheme="minorEastAsia" w:hint="eastAsia"/>
                <w:color w:val="000000"/>
                <w:sz w:val="18"/>
                <w:szCs w:val="18"/>
              </w:rPr>
              <w:t>退款交易</w:t>
            </w:r>
          </w:p>
        </w:tc>
        <w:tc>
          <w:tcPr>
            <w:tcW w:w="514" w:type="pct"/>
            <w:tcBorders>
              <w:top w:val="single" w:sz="4" w:space="0" w:color="auto"/>
              <w:left w:val="single" w:sz="4" w:space="0" w:color="auto"/>
              <w:bottom w:val="single" w:sz="4" w:space="0" w:color="auto"/>
              <w:right w:val="single" w:sz="4" w:space="0" w:color="auto"/>
            </w:tcBorders>
          </w:tcPr>
          <w:p w14:paraId="78B24F7A"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B9FF706"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72D49D2F"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619F0597" w14:textId="77777777" w:rsidR="00300B25" w:rsidRPr="00C23FE0" w:rsidRDefault="00300B25" w:rsidP="00300B25">
            <w:pPr>
              <w:rPr>
                <w:rFonts w:asciiTheme="minorEastAsia" w:eastAsiaTheme="minorEastAsia" w:hAnsiTheme="minorEastAsia"/>
                <w:bCs/>
                <w:sz w:val="18"/>
                <w:szCs w:val="18"/>
              </w:rPr>
            </w:pPr>
          </w:p>
        </w:tc>
      </w:tr>
      <w:tr w:rsidR="00300B25" w:rsidRPr="00CB1278" w14:paraId="34598728"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03C6B0ED"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787E1B22"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P</w:t>
            </w:r>
            <w:r w:rsidRPr="00CB1278">
              <w:rPr>
                <w:rFonts w:asciiTheme="minorEastAsia" w:eastAsiaTheme="minorEastAsia" w:hAnsiTheme="minorEastAsia" w:hint="eastAsia"/>
                <w:color w:val="000000"/>
                <w:sz w:val="18"/>
                <w:szCs w:val="18"/>
              </w:rPr>
              <w:t>ayChannelList</w:t>
            </w:r>
          </w:p>
        </w:tc>
        <w:tc>
          <w:tcPr>
            <w:tcW w:w="1965" w:type="pct"/>
            <w:tcBorders>
              <w:top w:val="single" w:sz="4" w:space="0" w:color="auto"/>
              <w:left w:val="single" w:sz="4" w:space="0" w:color="auto"/>
              <w:bottom w:val="single" w:sz="4" w:space="0" w:color="auto"/>
              <w:right w:val="single" w:sz="4" w:space="0" w:color="auto"/>
            </w:tcBorders>
          </w:tcPr>
          <w:p w14:paraId="18E3D98C" w14:textId="77777777" w:rsidR="00300B25" w:rsidRDefault="00300B25" w:rsidP="00300B25">
            <w:pPr>
              <w:rPr>
                <w:rFonts w:asciiTheme="minorEastAsia" w:eastAsiaTheme="minorEastAsia" w:hAnsiTheme="minorEastAsia"/>
                <w:color w:val="000000"/>
                <w:sz w:val="18"/>
                <w:szCs w:val="18"/>
              </w:rPr>
            </w:pPr>
            <w:r w:rsidRPr="00CB1278">
              <w:rPr>
                <w:rFonts w:asciiTheme="minorEastAsia" w:eastAsiaTheme="minorEastAsia" w:hAnsiTheme="minorEastAsia" w:hint="eastAsia"/>
                <w:color w:val="000000"/>
                <w:sz w:val="18"/>
                <w:szCs w:val="18"/>
              </w:rPr>
              <w:t>支持支付渠道列表</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该商户能支持的</w:t>
            </w:r>
            <w:r>
              <w:rPr>
                <w:rFonts w:asciiTheme="minorEastAsia" w:eastAsiaTheme="minorEastAsia" w:hAnsiTheme="minorEastAsia" w:hint="eastAsia"/>
                <w:color w:val="000000"/>
                <w:sz w:val="18"/>
                <w:szCs w:val="18"/>
              </w:rPr>
              <w:t>第三方</w:t>
            </w:r>
            <w:r>
              <w:rPr>
                <w:rFonts w:asciiTheme="minorEastAsia" w:eastAsiaTheme="minorEastAsia" w:hAnsiTheme="minorEastAsia"/>
                <w:color w:val="000000"/>
                <w:sz w:val="18"/>
                <w:szCs w:val="18"/>
              </w:rPr>
              <w:t>支付渠道。</w:t>
            </w:r>
            <w:r>
              <w:rPr>
                <w:rFonts w:asciiTheme="minorEastAsia" w:eastAsiaTheme="minorEastAsia" w:hAnsiTheme="minorEastAsia" w:hint="eastAsia"/>
                <w:color w:val="000000"/>
                <w:sz w:val="18"/>
                <w:szCs w:val="18"/>
              </w:rPr>
              <w:t>多个用逗号隔开。</w:t>
            </w:r>
            <w:r>
              <w:rPr>
                <w:rFonts w:asciiTheme="minorEastAsia" w:eastAsiaTheme="minorEastAsia" w:hAnsiTheme="minorEastAsia"/>
                <w:color w:val="000000"/>
                <w:sz w:val="18"/>
                <w:szCs w:val="18"/>
              </w:rPr>
              <w:t>可选值</w:t>
            </w:r>
            <w:r>
              <w:rPr>
                <w:rFonts w:asciiTheme="minorEastAsia" w:eastAsiaTheme="minorEastAsia" w:hAnsiTheme="minorEastAsia" w:hint="eastAsia"/>
                <w:color w:val="000000"/>
                <w:sz w:val="18"/>
                <w:szCs w:val="18"/>
              </w:rPr>
              <w:t>：</w:t>
            </w:r>
          </w:p>
          <w:p w14:paraId="781D7C70"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1</w:t>
            </w:r>
            <w:r>
              <w:rPr>
                <w:rFonts w:asciiTheme="minorEastAsia" w:eastAsiaTheme="minorEastAsia" w:hAnsiTheme="minorEastAsia" w:hint="eastAsia"/>
                <w:color w:val="000000"/>
                <w:sz w:val="18"/>
                <w:szCs w:val="18"/>
              </w:rPr>
              <w:t>：支付宝</w:t>
            </w:r>
          </w:p>
          <w:p w14:paraId="1E3BD7D0"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：微信</w:t>
            </w:r>
            <w:r>
              <w:rPr>
                <w:rFonts w:asciiTheme="minorEastAsia" w:eastAsiaTheme="minorEastAsia" w:hAnsiTheme="minorEastAsia"/>
                <w:color w:val="000000"/>
                <w:sz w:val="18"/>
                <w:szCs w:val="18"/>
              </w:rPr>
              <w:t>支付</w:t>
            </w:r>
          </w:p>
          <w:p w14:paraId="78D31B9A"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3</w:t>
            </w:r>
            <w:r>
              <w:rPr>
                <w:rFonts w:asciiTheme="minorEastAsia" w:eastAsiaTheme="minorEastAsia" w:hAnsiTheme="minorEastAsia" w:hint="eastAsia"/>
                <w:color w:val="000000"/>
                <w:sz w:val="18"/>
                <w:szCs w:val="18"/>
              </w:rPr>
              <w:t>：</w:t>
            </w:r>
            <w:r w:rsidRPr="00621F09">
              <w:rPr>
                <w:rFonts w:asciiTheme="minorEastAsia" w:eastAsiaTheme="minorEastAsia" w:hAnsiTheme="minorEastAsia" w:hint="eastAsia"/>
                <w:color w:val="000000"/>
                <w:sz w:val="18"/>
                <w:szCs w:val="18"/>
              </w:rPr>
              <w:t>手机</w:t>
            </w:r>
            <w:r>
              <w:rPr>
                <w:rFonts w:asciiTheme="minorEastAsia" w:eastAsiaTheme="minorEastAsia" w:hAnsiTheme="minorEastAsia" w:hint="eastAsia"/>
                <w:color w:val="000000"/>
                <w:sz w:val="18"/>
                <w:szCs w:val="18"/>
              </w:rPr>
              <w:t>QQ（</w:t>
            </w:r>
            <w:r>
              <w:rPr>
                <w:rFonts w:asciiTheme="minorEastAsia" w:eastAsiaTheme="minorEastAsia" w:hAnsiTheme="minorEastAsia"/>
                <w:color w:val="000000"/>
                <w:sz w:val="18"/>
                <w:szCs w:val="18"/>
              </w:rPr>
              <w:t>暂未开放）</w:t>
            </w:r>
          </w:p>
          <w:p w14:paraId="55D6E95E"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4</w:t>
            </w:r>
            <w:r>
              <w:rPr>
                <w:rFonts w:asciiTheme="minorEastAsia" w:eastAsiaTheme="minorEastAsia" w:hAnsiTheme="minorEastAsia" w:hint="eastAsia"/>
                <w:color w:val="000000"/>
                <w:sz w:val="18"/>
                <w:szCs w:val="18"/>
              </w:rPr>
              <w:t>：</w:t>
            </w:r>
            <w:r w:rsidRPr="00621F09">
              <w:rPr>
                <w:rFonts w:asciiTheme="minorEastAsia" w:eastAsiaTheme="minorEastAsia" w:hAnsiTheme="minorEastAsia" w:hint="eastAsia"/>
                <w:color w:val="000000"/>
                <w:sz w:val="18"/>
                <w:szCs w:val="18"/>
              </w:rPr>
              <w:t>京东钱包</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暂未开放）</w:t>
            </w:r>
          </w:p>
        </w:tc>
        <w:tc>
          <w:tcPr>
            <w:tcW w:w="514" w:type="pct"/>
            <w:tcBorders>
              <w:top w:val="single" w:sz="4" w:space="0" w:color="auto"/>
              <w:left w:val="single" w:sz="4" w:space="0" w:color="auto"/>
              <w:bottom w:val="single" w:sz="4" w:space="0" w:color="auto"/>
              <w:right w:val="single" w:sz="4" w:space="0" w:color="auto"/>
            </w:tcBorders>
          </w:tcPr>
          <w:p w14:paraId="30C38FE5"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9740860"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53722FF4"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5EA67EC0" w14:textId="77777777" w:rsidR="00300B25" w:rsidRPr="00C23FE0" w:rsidRDefault="00300B25" w:rsidP="00300B25">
            <w:pPr>
              <w:rPr>
                <w:rFonts w:asciiTheme="minorEastAsia" w:eastAsiaTheme="minorEastAsia" w:hAnsiTheme="minorEastAsia"/>
                <w:bCs/>
                <w:sz w:val="18"/>
                <w:szCs w:val="18"/>
              </w:rPr>
            </w:pPr>
          </w:p>
        </w:tc>
      </w:tr>
      <w:tr w:rsidR="00300B25" w:rsidRPr="00CB1278" w14:paraId="6D53954F"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69A2E996"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29E81A74"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D</w:t>
            </w:r>
            <w:r w:rsidRPr="00CB1278">
              <w:rPr>
                <w:rFonts w:asciiTheme="minorEastAsia" w:eastAsiaTheme="minorEastAsia" w:hAnsiTheme="minorEastAsia" w:hint="eastAsia"/>
                <w:color w:val="000000"/>
                <w:sz w:val="18"/>
                <w:szCs w:val="18"/>
              </w:rPr>
              <w:t>eniedPayToolList</w:t>
            </w:r>
          </w:p>
        </w:tc>
        <w:tc>
          <w:tcPr>
            <w:tcW w:w="1965" w:type="pct"/>
            <w:tcBorders>
              <w:top w:val="single" w:sz="4" w:space="0" w:color="auto"/>
              <w:left w:val="single" w:sz="4" w:space="0" w:color="auto"/>
              <w:bottom w:val="single" w:sz="4" w:space="0" w:color="auto"/>
              <w:right w:val="single" w:sz="4" w:space="0" w:color="auto"/>
            </w:tcBorders>
          </w:tcPr>
          <w:p w14:paraId="484B8A63"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禁用</w:t>
            </w:r>
            <w:r>
              <w:rPr>
                <w:rFonts w:asciiTheme="minorEastAsia" w:eastAsiaTheme="minorEastAsia" w:hAnsiTheme="minorEastAsia"/>
                <w:color w:val="000000"/>
                <w:sz w:val="18"/>
                <w:szCs w:val="18"/>
              </w:rPr>
              <w:t>支付方式。</w:t>
            </w:r>
            <w:r>
              <w:rPr>
                <w:rFonts w:asciiTheme="minorEastAsia" w:eastAsiaTheme="minorEastAsia" w:hAnsiTheme="minorEastAsia" w:hint="eastAsia"/>
                <w:color w:val="000000"/>
                <w:sz w:val="18"/>
                <w:szCs w:val="18"/>
              </w:rPr>
              <w:t>商户禁受理</w:t>
            </w:r>
            <w:r w:rsidRPr="00CB1278">
              <w:rPr>
                <w:rFonts w:asciiTheme="minorEastAsia" w:eastAsiaTheme="minorEastAsia" w:hAnsiTheme="minorEastAsia" w:hint="eastAsia"/>
                <w:color w:val="000000"/>
                <w:sz w:val="18"/>
                <w:szCs w:val="18"/>
              </w:rPr>
              <w:t>支付方式列表</w:t>
            </w:r>
            <w:r>
              <w:rPr>
                <w:rFonts w:asciiTheme="minorEastAsia" w:eastAsiaTheme="minorEastAsia" w:hAnsiTheme="minorEastAsia" w:hint="eastAsia"/>
                <w:color w:val="000000"/>
                <w:sz w:val="18"/>
                <w:szCs w:val="18"/>
              </w:rPr>
              <w:t>，多个用逗号隔开。</w:t>
            </w:r>
            <w:r>
              <w:rPr>
                <w:rFonts w:asciiTheme="minorEastAsia" w:eastAsiaTheme="minorEastAsia" w:hAnsiTheme="minorEastAsia"/>
                <w:color w:val="000000"/>
                <w:sz w:val="18"/>
                <w:szCs w:val="18"/>
              </w:rPr>
              <w:t>可选值</w:t>
            </w:r>
            <w:r>
              <w:rPr>
                <w:rFonts w:asciiTheme="minorEastAsia" w:eastAsiaTheme="minorEastAsia" w:hAnsiTheme="minorEastAsia" w:hint="eastAsia"/>
                <w:color w:val="000000"/>
                <w:sz w:val="18"/>
                <w:szCs w:val="18"/>
              </w:rPr>
              <w:t>：</w:t>
            </w:r>
          </w:p>
          <w:p w14:paraId="1508E54A"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02：</w:t>
            </w:r>
            <w:r w:rsidRPr="00621F09">
              <w:rPr>
                <w:rFonts w:asciiTheme="minorEastAsia" w:eastAsiaTheme="minorEastAsia" w:hAnsiTheme="minorEastAsia" w:hint="eastAsia"/>
                <w:color w:val="000000"/>
                <w:sz w:val="18"/>
                <w:szCs w:val="18"/>
              </w:rPr>
              <w:t>信用卡</w:t>
            </w:r>
          </w:p>
          <w:p w14:paraId="1150FBE3"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03：</w:t>
            </w:r>
            <w:r w:rsidRPr="00621F09">
              <w:rPr>
                <w:rFonts w:asciiTheme="minorEastAsia" w:eastAsiaTheme="minorEastAsia" w:hAnsiTheme="minorEastAsia" w:hint="eastAsia"/>
                <w:color w:val="000000"/>
                <w:sz w:val="18"/>
                <w:szCs w:val="18"/>
              </w:rPr>
              <w:t>花呗</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仅支付宝）</w:t>
            </w:r>
          </w:p>
          <w:p w14:paraId="6ADBE930"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微信</w:t>
            </w:r>
            <w:r>
              <w:rPr>
                <w:rFonts w:asciiTheme="minorEastAsia" w:eastAsiaTheme="minorEastAsia" w:hAnsiTheme="minorEastAsia"/>
                <w:color w:val="000000"/>
                <w:sz w:val="18"/>
                <w:szCs w:val="18"/>
              </w:rPr>
              <w:t>支付刷卡支付模式无法</w:t>
            </w:r>
            <w:r>
              <w:rPr>
                <w:rFonts w:asciiTheme="minorEastAsia" w:eastAsiaTheme="minorEastAsia" w:hAnsiTheme="minorEastAsia" w:hint="eastAsia"/>
                <w:color w:val="000000"/>
                <w:sz w:val="18"/>
                <w:szCs w:val="18"/>
              </w:rPr>
              <w:t>禁用信用卡支付。</w:t>
            </w:r>
          </w:p>
        </w:tc>
        <w:tc>
          <w:tcPr>
            <w:tcW w:w="514" w:type="pct"/>
            <w:tcBorders>
              <w:top w:val="single" w:sz="4" w:space="0" w:color="auto"/>
              <w:left w:val="single" w:sz="4" w:space="0" w:color="auto"/>
              <w:bottom w:val="single" w:sz="4" w:space="0" w:color="auto"/>
              <w:right w:val="single" w:sz="4" w:space="0" w:color="auto"/>
            </w:tcBorders>
          </w:tcPr>
          <w:p w14:paraId="118DB959"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050C35D2"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40796C64"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0D400D86" w14:textId="77777777" w:rsidR="00300B25" w:rsidRPr="00C23FE0" w:rsidRDefault="00300B25" w:rsidP="00300B25">
            <w:pPr>
              <w:rPr>
                <w:rFonts w:asciiTheme="minorEastAsia" w:eastAsiaTheme="minorEastAsia" w:hAnsiTheme="minorEastAsia"/>
                <w:bCs/>
                <w:sz w:val="18"/>
                <w:szCs w:val="18"/>
              </w:rPr>
            </w:pPr>
          </w:p>
        </w:tc>
      </w:tr>
      <w:tr w:rsidR="00300B25" w:rsidRPr="00CB1278" w14:paraId="60383F9F"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3A93EA6A"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5794C1F1"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F</w:t>
            </w:r>
            <w:r w:rsidRPr="00CB1278">
              <w:rPr>
                <w:rFonts w:asciiTheme="minorEastAsia" w:eastAsiaTheme="minorEastAsia" w:hAnsiTheme="minorEastAsia"/>
                <w:color w:val="000000"/>
                <w:sz w:val="18"/>
                <w:szCs w:val="18"/>
              </w:rPr>
              <w:t>eeParam</w:t>
            </w:r>
            <w:r w:rsidRPr="00CB1278">
              <w:rPr>
                <w:rFonts w:asciiTheme="minorEastAsia" w:eastAsiaTheme="minorEastAsia" w:hAnsiTheme="minorEastAsia" w:hint="eastAsia"/>
                <w:color w:val="000000"/>
                <w:sz w:val="18"/>
                <w:szCs w:val="18"/>
              </w:rPr>
              <w:t>List</w:t>
            </w:r>
          </w:p>
        </w:tc>
        <w:tc>
          <w:tcPr>
            <w:tcW w:w="1965" w:type="pct"/>
            <w:tcBorders>
              <w:top w:val="single" w:sz="4" w:space="0" w:color="auto"/>
              <w:left w:val="single" w:sz="4" w:space="0" w:color="auto"/>
              <w:bottom w:val="single" w:sz="4" w:space="0" w:color="auto"/>
              <w:right w:val="single" w:sz="4" w:space="0" w:color="auto"/>
            </w:tcBorders>
          </w:tcPr>
          <w:p w14:paraId="00E127CD" w14:textId="77777777" w:rsidR="00300B25" w:rsidRPr="00CB1278" w:rsidRDefault="00300B25" w:rsidP="00300B25">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手续费列表</w:t>
            </w:r>
            <w:r>
              <w:rPr>
                <w:rFonts w:asciiTheme="minorEastAsia" w:eastAsiaTheme="minorEastAsia" w:hAnsiTheme="minorEastAsia" w:hint="eastAsia"/>
                <w:color w:val="000000"/>
                <w:sz w:val="18"/>
                <w:szCs w:val="18"/>
              </w:rPr>
              <w:t>。</w:t>
            </w:r>
            <w:r w:rsidRPr="00B82471">
              <w:rPr>
                <w:rFonts w:asciiTheme="minorEastAsia" w:eastAsiaTheme="minorEastAsia" w:hAnsiTheme="minorEastAsia" w:hint="eastAsia"/>
                <w:color w:val="000000"/>
                <w:sz w:val="18"/>
                <w:szCs w:val="18"/>
              </w:rPr>
              <w:t>json格式base64编码</w:t>
            </w:r>
            <w:r>
              <w:rPr>
                <w:rFonts w:asciiTheme="minorEastAsia" w:eastAsiaTheme="minorEastAsia" w:hAnsiTheme="minorEastAsia" w:hint="eastAsia"/>
                <w:color w:val="000000"/>
                <w:sz w:val="18"/>
                <w:szCs w:val="18"/>
              </w:rPr>
              <w:t>，具体报文定义参考下面的</w:t>
            </w:r>
            <w:r>
              <w:rPr>
                <w:rFonts w:asciiTheme="majorEastAsia" w:eastAsiaTheme="majorEastAsia" w:hAnsiTheme="majorEastAsia" w:hint="eastAsia"/>
                <w:b/>
                <w:color w:val="000000"/>
                <w:sz w:val="21"/>
              </w:rPr>
              <w:t>手续费列表</w:t>
            </w:r>
          </w:p>
        </w:tc>
        <w:tc>
          <w:tcPr>
            <w:tcW w:w="514" w:type="pct"/>
            <w:tcBorders>
              <w:top w:val="single" w:sz="4" w:space="0" w:color="auto"/>
              <w:left w:val="single" w:sz="4" w:space="0" w:color="auto"/>
              <w:bottom w:val="single" w:sz="4" w:space="0" w:color="auto"/>
              <w:right w:val="single" w:sz="4" w:space="0" w:color="auto"/>
            </w:tcBorders>
          </w:tcPr>
          <w:p w14:paraId="58C09081"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E748512"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0721F18A"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3C3BE11F" w14:textId="77777777" w:rsidR="00300B25" w:rsidRPr="00CB1278" w:rsidRDefault="00300B25" w:rsidP="00300B25">
            <w:pPr>
              <w:rPr>
                <w:rFonts w:asciiTheme="minorEastAsia" w:eastAsiaTheme="minorEastAsia" w:hAnsiTheme="minorEastAsia"/>
                <w:bCs/>
                <w:i/>
                <w:sz w:val="18"/>
                <w:szCs w:val="18"/>
              </w:rPr>
            </w:pPr>
          </w:p>
        </w:tc>
      </w:tr>
      <w:tr w:rsidR="00300B25" w:rsidRPr="00CB1278" w:rsidDel="00467E37" w14:paraId="1F8463A2" w14:textId="5C6F5EAD" w:rsidTr="00300B25">
        <w:trPr>
          <w:trHeight w:val="287"/>
          <w:del w:id="27" w:author="廖伟池" w:date="2017-08-11T16:04:00Z"/>
        </w:trPr>
        <w:tc>
          <w:tcPr>
            <w:tcW w:w="251" w:type="pct"/>
            <w:tcBorders>
              <w:top w:val="single" w:sz="4" w:space="0" w:color="auto"/>
              <w:left w:val="single" w:sz="4" w:space="0" w:color="auto"/>
              <w:bottom w:val="single" w:sz="4" w:space="0" w:color="auto"/>
              <w:right w:val="single" w:sz="4" w:space="0" w:color="auto"/>
            </w:tcBorders>
          </w:tcPr>
          <w:p w14:paraId="68ED9D09" w14:textId="323878FD" w:rsidR="00300B25" w:rsidRPr="00D478BD" w:rsidDel="00467E37" w:rsidRDefault="00300B25" w:rsidP="00467E37">
            <w:pPr>
              <w:pStyle w:val="a6"/>
              <w:numPr>
                <w:ilvl w:val="0"/>
                <w:numId w:val="101"/>
              </w:numPr>
              <w:ind w:firstLineChars="0"/>
              <w:rPr>
                <w:del w:id="28" w:author="廖伟池" w:date="2017-08-11T16:04:00Z"/>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7EAE6025" w14:textId="54D23C61" w:rsidR="00300B25" w:rsidRPr="00CB1278" w:rsidDel="00467E37" w:rsidRDefault="00300B25" w:rsidP="00300B25">
            <w:pPr>
              <w:rPr>
                <w:del w:id="29" w:author="廖伟池" w:date="2017-08-11T16:04:00Z"/>
                <w:rFonts w:asciiTheme="minorEastAsia" w:eastAsiaTheme="minorEastAsia" w:hAnsiTheme="minorEastAsia"/>
                <w:bCs/>
                <w:i/>
                <w:sz w:val="18"/>
                <w:szCs w:val="18"/>
              </w:rPr>
            </w:pPr>
            <w:del w:id="30" w:author="廖伟池" w:date="2017-08-11T16:04:00Z">
              <w:r w:rsidDel="00467E37">
                <w:rPr>
                  <w:rFonts w:asciiTheme="minorEastAsia" w:eastAsiaTheme="minorEastAsia" w:hAnsiTheme="minorEastAsia"/>
                  <w:color w:val="000000"/>
                  <w:sz w:val="18"/>
                  <w:szCs w:val="18"/>
                </w:rPr>
                <w:delText>B</w:delText>
              </w:r>
              <w:r w:rsidRPr="00CB1278" w:rsidDel="00467E37">
                <w:rPr>
                  <w:rFonts w:asciiTheme="minorEastAsia" w:eastAsiaTheme="minorEastAsia" w:hAnsiTheme="minorEastAsia"/>
                  <w:color w:val="000000"/>
                  <w:sz w:val="18"/>
                  <w:szCs w:val="18"/>
                </w:rPr>
                <w:delText>ank</w:delText>
              </w:r>
              <w:r w:rsidRPr="00CB1278" w:rsidDel="00467E37">
                <w:rPr>
                  <w:rFonts w:asciiTheme="minorEastAsia" w:eastAsiaTheme="minorEastAsia" w:hAnsiTheme="minorEastAsia" w:hint="eastAsia"/>
                  <w:color w:val="000000"/>
                  <w:sz w:val="18"/>
                  <w:szCs w:val="18"/>
                </w:rPr>
                <w:delText>Card</w:delText>
              </w:r>
              <w:r w:rsidRPr="00CB1278" w:rsidDel="00467E37">
                <w:rPr>
                  <w:rFonts w:asciiTheme="minorEastAsia" w:eastAsiaTheme="minorEastAsia" w:hAnsiTheme="minorEastAsia"/>
                  <w:color w:val="000000"/>
                  <w:sz w:val="18"/>
                  <w:szCs w:val="18"/>
                </w:rPr>
                <w:delText>Param</w:delText>
              </w:r>
            </w:del>
          </w:p>
        </w:tc>
        <w:tc>
          <w:tcPr>
            <w:tcW w:w="1965" w:type="pct"/>
            <w:tcBorders>
              <w:top w:val="single" w:sz="4" w:space="0" w:color="auto"/>
              <w:left w:val="single" w:sz="4" w:space="0" w:color="auto"/>
              <w:bottom w:val="single" w:sz="4" w:space="0" w:color="auto"/>
              <w:right w:val="single" w:sz="4" w:space="0" w:color="auto"/>
            </w:tcBorders>
          </w:tcPr>
          <w:p w14:paraId="02AB71A4" w14:textId="2473849F" w:rsidR="00300B25" w:rsidRPr="00CB1278" w:rsidDel="00467E37" w:rsidRDefault="00300B25" w:rsidP="00300B25">
            <w:pPr>
              <w:rPr>
                <w:del w:id="31" w:author="廖伟池" w:date="2017-08-11T16:04:00Z"/>
                <w:rFonts w:asciiTheme="minorEastAsia" w:eastAsiaTheme="minorEastAsia" w:hAnsiTheme="minorEastAsia"/>
                <w:bCs/>
                <w:color w:val="000000"/>
                <w:sz w:val="18"/>
                <w:szCs w:val="18"/>
              </w:rPr>
            </w:pPr>
            <w:del w:id="32" w:author="廖伟池" w:date="2017-08-11T16:04:00Z">
              <w:r w:rsidRPr="00CB1278" w:rsidDel="00467E37">
                <w:rPr>
                  <w:rFonts w:asciiTheme="minorEastAsia" w:eastAsiaTheme="minorEastAsia" w:hAnsiTheme="minorEastAsia" w:hint="eastAsia"/>
                  <w:color w:val="000000"/>
                  <w:sz w:val="18"/>
                  <w:szCs w:val="18"/>
                </w:rPr>
                <w:delText>清算卡参数</w:delText>
              </w:r>
              <w:r w:rsidDel="00467E37">
                <w:rPr>
                  <w:rFonts w:asciiTheme="minorEastAsia" w:eastAsiaTheme="minorEastAsia" w:hAnsiTheme="minorEastAsia" w:hint="eastAsia"/>
                  <w:color w:val="000000"/>
                  <w:sz w:val="18"/>
                  <w:szCs w:val="18"/>
                </w:rPr>
                <w:delText>。</w:delText>
              </w:r>
              <w:r w:rsidRPr="00B82471" w:rsidDel="00467E37">
                <w:rPr>
                  <w:rFonts w:asciiTheme="minorEastAsia" w:eastAsiaTheme="minorEastAsia" w:hAnsiTheme="minorEastAsia" w:hint="eastAsia"/>
                  <w:color w:val="000000"/>
                  <w:sz w:val="18"/>
                  <w:szCs w:val="18"/>
                </w:rPr>
                <w:delText>json格式base64编码</w:delText>
              </w:r>
              <w:r w:rsidDel="00467E37">
                <w:rPr>
                  <w:rFonts w:asciiTheme="minorEastAsia" w:eastAsiaTheme="minorEastAsia" w:hAnsiTheme="minorEastAsia" w:hint="eastAsia"/>
                  <w:color w:val="000000"/>
                  <w:sz w:val="18"/>
                  <w:szCs w:val="18"/>
                </w:rPr>
                <w:delText>，具体报文定义参考下面的</w:delText>
              </w:r>
              <w:r w:rsidDel="00467E37">
                <w:rPr>
                  <w:rFonts w:asciiTheme="majorEastAsia" w:eastAsiaTheme="majorEastAsia" w:hAnsiTheme="majorEastAsia" w:hint="eastAsia"/>
                  <w:b/>
                  <w:color w:val="000000"/>
                  <w:sz w:val="21"/>
                </w:rPr>
                <w:delText>清算卡</w:delText>
              </w:r>
              <w:r w:rsidDel="00467E37">
                <w:rPr>
                  <w:rFonts w:asciiTheme="minorEastAsia" w:eastAsiaTheme="minorEastAsia" w:hAnsiTheme="minorEastAsia" w:hint="eastAsia"/>
                  <w:color w:val="000000"/>
                  <w:sz w:val="18"/>
                  <w:szCs w:val="18"/>
                </w:rPr>
                <w:delText>，仅结算方式为“01</w:delText>
              </w:r>
              <w:r w:rsidRPr="00CB1278" w:rsidDel="00467E37">
                <w:rPr>
                  <w:rFonts w:asciiTheme="minorEastAsia" w:eastAsiaTheme="minorEastAsia" w:hAnsiTheme="minorEastAsia" w:hint="eastAsia"/>
                  <w:color w:val="000000"/>
                  <w:sz w:val="18"/>
                  <w:szCs w:val="18"/>
                </w:rPr>
                <w:delText>结算到他行卡</w:delText>
              </w:r>
              <w:r w:rsidDel="00467E37">
                <w:rPr>
                  <w:rFonts w:asciiTheme="minorEastAsia" w:eastAsiaTheme="minorEastAsia" w:hAnsiTheme="minorEastAsia" w:hint="eastAsia"/>
                  <w:color w:val="000000"/>
                  <w:sz w:val="18"/>
                  <w:szCs w:val="18"/>
                </w:rPr>
                <w:delText>”需要填写</w:delText>
              </w:r>
            </w:del>
          </w:p>
        </w:tc>
        <w:tc>
          <w:tcPr>
            <w:tcW w:w="514" w:type="pct"/>
            <w:tcBorders>
              <w:top w:val="single" w:sz="4" w:space="0" w:color="auto"/>
              <w:left w:val="single" w:sz="4" w:space="0" w:color="auto"/>
              <w:bottom w:val="single" w:sz="4" w:space="0" w:color="auto"/>
              <w:right w:val="single" w:sz="4" w:space="0" w:color="auto"/>
            </w:tcBorders>
          </w:tcPr>
          <w:p w14:paraId="06336059" w14:textId="4B03B15C" w:rsidR="00300B25" w:rsidRPr="00126140" w:rsidDel="00467E37" w:rsidRDefault="00300B25" w:rsidP="00300B25">
            <w:pPr>
              <w:rPr>
                <w:del w:id="33" w:author="廖伟池" w:date="2017-08-11T16:04:00Z"/>
                <w:rFonts w:asciiTheme="minorEastAsia" w:eastAsiaTheme="minorEastAsia" w:hAnsiTheme="minorEastAsia"/>
                <w:bCs/>
                <w:color w:val="000000"/>
                <w:sz w:val="18"/>
                <w:szCs w:val="18"/>
              </w:rPr>
            </w:pPr>
            <w:del w:id="34" w:author="廖伟池" w:date="2017-08-11T16:04:00Z">
              <w:r w:rsidDel="00467E37">
                <w:rPr>
                  <w:rFonts w:asciiTheme="minorEastAsia" w:eastAsiaTheme="minorEastAsia" w:hAnsiTheme="minorEastAsia"/>
                  <w:color w:val="000000"/>
                  <w:sz w:val="18"/>
                  <w:szCs w:val="18"/>
                </w:rPr>
                <w:delText>String</w:delText>
              </w:r>
            </w:del>
          </w:p>
        </w:tc>
        <w:tc>
          <w:tcPr>
            <w:tcW w:w="427" w:type="pct"/>
            <w:tcBorders>
              <w:top w:val="single" w:sz="4" w:space="0" w:color="auto"/>
              <w:left w:val="single" w:sz="4" w:space="0" w:color="auto"/>
              <w:bottom w:val="single" w:sz="4" w:space="0" w:color="auto"/>
              <w:right w:val="single" w:sz="4" w:space="0" w:color="auto"/>
            </w:tcBorders>
          </w:tcPr>
          <w:p w14:paraId="7C03D98C" w14:textId="67B7F940" w:rsidR="00300B25" w:rsidRPr="00CB1278" w:rsidDel="00467E37" w:rsidRDefault="00300B25" w:rsidP="00300B25">
            <w:pPr>
              <w:rPr>
                <w:del w:id="35" w:author="廖伟池" w:date="2017-08-11T16:04:00Z"/>
                <w:rFonts w:asciiTheme="minorEastAsia" w:eastAsiaTheme="minorEastAsia" w:hAnsiTheme="minorEastAsia"/>
                <w:bCs/>
                <w:color w:val="000000"/>
                <w:sz w:val="18"/>
                <w:szCs w:val="18"/>
              </w:rPr>
            </w:pPr>
          </w:p>
        </w:tc>
        <w:tc>
          <w:tcPr>
            <w:tcW w:w="341" w:type="pct"/>
            <w:tcBorders>
              <w:top w:val="single" w:sz="4" w:space="0" w:color="auto"/>
              <w:left w:val="single" w:sz="4" w:space="0" w:color="auto"/>
              <w:bottom w:val="single" w:sz="4" w:space="0" w:color="auto"/>
              <w:right w:val="single" w:sz="4" w:space="0" w:color="auto"/>
            </w:tcBorders>
          </w:tcPr>
          <w:p w14:paraId="3ABDCEEE" w14:textId="53A04B5C" w:rsidR="00300B25" w:rsidRPr="00CB1278" w:rsidDel="00467E37" w:rsidRDefault="00300B25" w:rsidP="00300B25">
            <w:pPr>
              <w:rPr>
                <w:del w:id="36" w:author="廖伟池" w:date="2017-08-11T16:04:00Z"/>
                <w:rFonts w:asciiTheme="minorEastAsia" w:eastAsiaTheme="minorEastAsia" w:hAnsiTheme="minorEastAsia"/>
                <w:bCs/>
                <w:i/>
                <w:sz w:val="18"/>
                <w:szCs w:val="18"/>
              </w:rPr>
            </w:pPr>
            <w:del w:id="37" w:author="廖伟池" w:date="2017-08-11T16:04:00Z">
              <w:r w:rsidDel="00467E37">
                <w:rPr>
                  <w:rFonts w:asciiTheme="minorEastAsia" w:eastAsiaTheme="minorEastAsia" w:hAnsiTheme="minorEastAsia" w:hint="eastAsia"/>
                  <w:color w:val="000000"/>
                  <w:sz w:val="18"/>
                  <w:szCs w:val="18"/>
                </w:rPr>
                <w:delText>C</w:delText>
              </w:r>
            </w:del>
          </w:p>
        </w:tc>
        <w:tc>
          <w:tcPr>
            <w:tcW w:w="304" w:type="pct"/>
            <w:tcBorders>
              <w:top w:val="single" w:sz="4" w:space="0" w:color="auto"/>
              <w:left w:val="single" w:sz="4" w:space="0" w:color="auto"/>
              <w:bottom w:val="single" w:sz="4" w:space="0" w:color="auto"/>
              <w:right w:val="single" w:sz="4" w:space="0" w:color="auto"/>
            </w:tcBorders>
          </w:tcPr>
          <w:p w14:paraId="1EB84D91" w14:textId="4777DD3E" w:rsidR="00300B25" w:rsidRPr="00CB1278" w:rsidDel="00467E37" w:rsidRDefault="00300B25" w:rsidP="00300B25">
            <w:pPr>
              <w:rPr>
                <w:del w:id="38" w:author="廖伟池" w:date="2017-08-11T16:04:00Z"/>
                <w:rFonts w:asciiTheme="minorEastAsia" w:eastAsiaTheme="minorEastAsia" w:hAnsiTheme="minorEastAsia"/>
                <w:bCs/>
                <w:i/>
                <w:sz w:val="18"/>
                <w:szCs w:val="18"/>
              </w:rPr>
            </w:pPr>
          </w:p>
        </w:tc>
      </w:tr>
      <w:tr w:rsidR="00300B25" w:rsidRPr="00CB1278" w14:paraId="71232427"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34EEFAEB"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4F1CE4A2"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Auth</w:t>
            </w:r>
            <w:r>
              <w:rPr>
                <w:rFonts w:asciiTheme="minorEastAsia" w:eastAsiaTheme="minorEastAsia" w:hAnsiTheme="minorEastAsia"/>
                <w:color w:val="000000"/>
                <w:sz w:val="18"/>
                <w:szCs w:val="18"/>
              </w:rPr>
              <w:t>Code</w:t>
            </w:r>
          </w:p>
        </w:tc>
        <w:tc>
          <w:tcPr>
            <w:tcW w:w="1965" w:type="pct"/>
            <w:tcBorders>
              <w:top w:val="single" w:sz="4" w:space="0" w:color="auto"/>
              <w:left w:val="single" w:sz="4" w:space="0" w:color="auto"/>
              <w:bottom w:val="single" w:sz="4" w:space="0" w:color="auto"/>
              <w:right w:val="single" w:sz="4" w:space="0" w:color="auto"/>
            </w:tcBorders>
          </w:tcPr>
          <w:p w14:paraId="7F34A37A" w14:textId="2949401D" w:rsidR="000A1B60" w:rsidRDefault="00300B25" w:rsidP="000A1B6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手机验证码。</w:t>
            </w:r>
          </w:p>
          <w:p w14:paraId="09C5AC33" w14:textId="33B322AF" w:rsidR="00300B25" w:rsidRPr="005727B7" w:rsidRDefault="00300B25" w:rsidP="000A1B60">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lastRenderedPageBreak/>
              <w:t>备注</w:t>
            </w:r>
            <w:r>
              <w:rPr>
                <w:rFonts w:asciiTheme="minorEastAsia" w:eastAsiaTheme="minorEastAsia" w:hAnsiTheme="minorEastAsia"/>
                <w:color w:val="000000"/>
                <w:sz w:val="18"/>
                <w:szCs w:val="18"/>
              </w:rPr>
              <w:t>：合作</w:t>
            </w:r>
            <w:r>
              <w:rPr>
                <w:rFonts w:asciiTheme="minorEastAsia" w:eastAsiaTheme="minorEastAsia" w:hAnsiTheme="minorEastAsia" w:hint="eastAsia"/>
                <w:color w:val="000000"/>
                <w:sz w:val="18"/>
                <w:szCs w:val="18"/>
              </w:rPr>
              <w:t>方</w:t>
            </w:r>
            <w:r>
              <w:rPr>
                <w:rFonts w:asciiTheme="minorEastAsia" w:eastAsiaTheme="minorEastAsia" w:hAnsiTheme="minorEastAsia"/>
                <w:color w:val="000000"/>
                <w:sz w:val="18"/>
                <w:szCs w:val="18"/>
              </w:rPr>
              <w:t>系统须先</w:t>
            </w:r>
            <w:r>
              <w:rPr>
                <w:rFonts w:asciiTheme="minorEastAsia" w:eastAsiaTheme="minorEastAsia" w:hAnsiTheme="minorEastAsia" w:hint="eastAsia"/>
                <w:color w:val="000000"/>
                <w:sz w:val="18"/>
                <w:szCs w:val="18"/>
              </w:rPr>
              <w:t>调网商</w:t>
            </w:r>
            <w:r>
              <w:rPr>
                <w:rFonts w:asciiTheme="minorEastAsia" w:eastAsiaTheme="minorEastAsia" w:hAnsiTheme="minorEastAsia"/>
                <w:color w:val="000000"/>
                <w:sz w:val="18"/>
                <w:szCs w:val="18"/>
              </w:rPr>
              <w:t>短信</w:t>
            </w:r>
            <w:r>
              <w:rPr>
                <w:rFonts w:asciiTheme="minorEastAsia" w:eastAsiaTheme="minorEastAsia" w:hAnsiTheme="minorEastAsia" w:hint="eastAsia"/>
                <w:color w:val="000000"/>
                <w:sz w:val="18"/>
                <w:szCs w:val="18"/>
              </w:rPr>
              <w:t>验证码</w:t>
            </w:r>
            <w:r>
              <w:rPr>
                <w:rFonts w:asciiTheme="minorEastAsia" w:eastAsiaTheme="minorEastAsia" w:hAnsiTheme="minorEastAsia"/>
                <w:color w:val="000000"/>
                <w:sz w:val="18"/>
                <w:szCs w:val="18"/>
              </w:rPr>
              <w:t>发送接口，</w:t>
            </w:r>
            <w:r w:rsidR="000A1B60">
              <w:rPr>
                <w:rFonts w:asciiTheme="minorEastAsia" w:eastAsiaTheme="minorEastAsia" w:hAnsiTheme="minorEastAsia" w:hint="eastAsia"/>
                <w:sz w:val="18"/>
                <w:szCs w:val="18"/>
              </w:rPr>
              <w:t>B</w:t>
            </w:r>
            <w:r w:rsidR="000A1B60">
              <w:rPr>
                <w:rFonts w:asciiTheme="minorEastAsia" w:eastAsiaTheme="minorEastAsia" w:hAnsiTheme="minorEastAsia"/>
                <w:sz w:val="18"/>
                <w:szCs w:val="18"/>
              </w:rPr>
              <w:t>izType=6</w:t>
            </w:r>
            <w:r w:rsidR="000A1B60">
              <w:rPr>
                <w:rFonts w:asciiTheme="minorEastAsia" w:eastAsiaTheme="minorEastAsia" w:hAnsiTheme="minorEastAsia" w:hint="eastAsia"/>
                <w:sz w:val="18"/>
                <w:szCs w:val="18"/>
              </w:rPr>
              <w:t>，</w:t>
            </w:r>
            <w:r>
              <w:rPr>
                <w:rFonts w:asciiTheme="minorEastAsia" w:eastAsiaTheme="minorEastAsia" w:hAnsiTheme="minorEastAsia"/>
                <w:color w:val="000000"/>
                <w:sz w:val="18"/>
                <w:szCs w:val="18"/>
              </w:rPr>
              <w:t>商户</w:t>
            </w:r>
            <w:r>
              <w:rPr>
                <w:rFonts w:asciiTheme="minorEastAsia" w:eastAsiaTheme="minorEastAsia" w:hAnsiTheme="minorEastAsia" w:hint="eastAsia"/>
                <w:color w:val="000000"/>
                <w:sz w:val="18"/>
                <w:szCs w:val="18"/>
              </w:rPr>
              <w:t>获取验证码</w:t>
            </w:r>
            <w:r>
              <w:rPr>
                <w:rFonts w:asciiTheme="minorEastAsia" w:eastAsiaTheme="minorEastAsia" w:hAnsiTheme="minorEastAsia"/>
                <w:color w:val="000000"/>
                <w:sz w:val="18"/>
                <w:szCs w:val="18"/>
              </w:rPr>
              <w:t>后</w:t>
            </w:r>
            <w:r>
              <w:rPr>
                <w:rFonts w:asciiTheme="minorEastAsia" w:eastAsiaTheme="minorEastAsia" w:hAnsiTheme="minorEastAsia" w:hint="eastAsia"/>
                <w:color w:val="000000"/>
                <w:sz w:val="18"/>
                <w:szCs w:val="18"/>
              </w:rPr>
              <w:t>在</w:t>
            </w:r>
            <w:r>
              <w:rPr>
                <w:rFonts w:asciiTheme="minorEastAsia" w:eastAsiaTheme="minorEastAsia" w:hAnsiTheme="minorEastAsia"/>
                <w:color w:val="000000"/>
                <w:sz w:val="18"/>
                <w:szCs w:val="18"/>
              </w:rPr>
              <w:t>申请页面回填验证码，</w:t>
            </w:r>
            <w:r>
              <w:rPr>
                <w:rFonts w:asciiTheme="minorEastAsia" w:eastAsiaTheme="minorEastAsia" w:hAnsiTheme="minorEastAsia" w:hint="eastAsia"/>
                <w:color w:val="000000"/>
                <w:sz w:val="18"/>
                <w:szCs w:val="18"/>
              </w:rPr>
              <w:t>合作方</w:t>
            </w:r>
            <w:r>
              <w:rPr>
                <w:rFonts w:asciiTheme="minorEastAsia" w:eastAsiaTheme="minorEastAsia" w:hAnsiTheme="minorEastAsia"/>
                <w:color w:val="000000"/>
                <w:sz w:val="18"/>
                <w:szCs w:val="18"/>
              </w:rPr>
              <w:t>系统通过本接口统一上送。</w:t>
            </w:r>
          </w:p>
        </w:tc>
        <w:tc>
          <w:tcPr>
            <w:tcW w:w="514" w:type="pct"/>
            <w:tcBorders>
              <w:top w:val="single" w:sz="4" w:space="0" w:color="auto"/>
              <w:left w:val="single" w:sz="4" w:space="0" w:color="auto"/>
              <w:bottom w:val="single" w:sz="4" w:space="0" w:color="auto"/>
              <w:right w:val="single" w:sz="4" w:space="0" w:color="auto"/>
            </w:tcBorders>
          </w:tcPr>
          <w:p w14:paraId="7F6BCF81"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String</w:t>
            </w:r>
          </w:p>
        </w:tc>
        <w:tc>
          <w:tcPr>
            <w:tcW w:w="427" w:type="pct"/>
            <w:tcBorders>
              <w:top w:val="single" w:sz="4" w:space="0" w:color="auto"/>
              <w:left w:val="single" w:sz="4" w:space="0" w:color="auto"/>
              <w:bottom w:val="single" w:sz="4" w:space="0" w:color="auto"/>
              <w:right w:val="single" w:sz="4" w:space="0" w:color="auto"/>
            </w:tcBorders>
          </w:tcPr>
          <w:p w14:paraId="660483CB"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341" w:type="pct"/>
            <w:tcBorders>
              <w:top w:val="single" w:sz="4" w:space="0" w:color="auto"/>
              <w:left w:val="single" w:sz="4" w:space="0" w:color="auto"/>
              <w:bottom w:val="single" w:sz="4" w:space="0" w:color="auto"/>
              <w:right w:val="single" w:sz="4" w:space="0" w:color="auto"/>
            </w:tcBorders>
          </w:tcPr>
          <w:p w14:paraId="5640ED5E"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13DF1B33"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17044AA5" w14:textId="77777777" w:rsidTr="00300B25">
        <w:trPr>
          <w:trHeight w:val="287"/>
        </w:trPr>
        <w:tc>
          <w:tcPr>
            <w:tcW w:w="251" w:type="pct"/>
            <w:tcBorders>
              <w:top w:val="single" w:sz="4" w:space="0" w:color="auto"/>
              <w:left w:val="single" w:sz="4" w:space="0" w:color="auto"/>
              <w:bottom w:val="single" w:sz="4" w:space="0" w:color="auto"/>
              <w:right w:val="single" w:sz="4" w:space="0" w:color="auto"/>
            </w:tcBorders>
          </w:tcPr>
          <w:p w14:paraId="6C2EE7F2" w14:textId="77777777" w:rsidR="00300B25" w:rsidRPr="00D478BD" w:rsidRDefault="00300B25" w:rsidP="00467E37">
            <w:pPr>
              <w:pStyle w:val="a6"/>
              <w:numPr>
                <w:ilvl w:val="0"/>
                <w:numId w:val="101"/>
              </w:numPr>
              <w:ind w:firstLineChars="0"/>
              <w:rPr>
                <w:rFonts w:asciiTheme="minorEastAsia" w:eastAsiaTheme="minorEastAsia" w:hAnsiTheme="minorEastAsia"/>
                <w:sz w:val="18"/>
                <w:szCs w:val="18"/>
              </w:rPr>
            </w:pPr>
          </w:p>
        </w:tc>
        <w:tc>
          <w:tcPr>
            <w:tcW w:w="1198" w:type="pct"/>
            <w:tcBorders>
              <w:top w:val="single" w:sz="4" w:space="0" w:color="auto"/>
              <w:left w:val="single" w:sz="4" w:space="0" w:color="auto"/>
              <w:bottom w:val="single" w:sz="4" w:space="0" w:color="auto"/>
              <w:right w:val="single" w:sz="4" w:space="0" w:color="auto"/>
            </w:tcBorders>
          </w:tcPr>
          <w:p w14:paraId="5E8531D0"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O</w:t>
            </w:r>
            <w:r w:rsidRPr="00CB1278">
              <w:rPr>
                <w:rFonts w:asciiTheme="minorEastAsia" w:eastAsiaTheme="minorEastAsia" w:hAnsiTheme="minorEastAsia" w:hint="eastAsia"/>
                <w:color w:val="000000"/>
                <w:sz w:val="18"/>
                <w:szCs w:val="18"/>
              </w:rPr>
              <w:t>utTradeNo</w:t>
            </w:r>
          </w:p>
        </w:tc>
        <w:tc>
          <w:tcPr>
            <w:tcW w:w="1965" w:type="pct"/>
            <w:tcBorders>
              <w:top w:val="single" w:sz="4" w:space="0" w:color="auto"/>
              <w:left w:val="single" w:sz="4" w:space="0" w:color="auto"/>
              <w:bottom w:val="single" w:sz="4" w:space="0" w:color="auto"/>
              <w:right w:val="single" w:sz="4" w:space="0" w:color="auto"/>
            </w:tcBorders>
          </w:tcPr>
          <w:p w14:paraId="36D4DEFE" w14:textId="77777777" w:rsidR="00300B25" w:rsidRPr="00CB1278" w:rsidRDefault="00300B25" w:rsidP="00300B25">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外部交易号</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合作方系统生成的外部交易号，</w:t>
            </w:r>
            <w:r>
              <w:rPr>
                <w:rFonts w:asciiTheme="minorEastAsia" w:eastAsiaTheme="minorEastAsia" w:hAnsiTheme="minorEastAsia" w:hint="eastAsia"/>
                <w:color w:val="000000"/>
                <w:sz w:val="18"/>
                <w:szCs w:val="18"/>
              </w:rPr>
              <w:t>同一</w:t>
            </w:r>
            <w:r>
              <w:rPr>
                <w:rFonts w:asciiTheme="minorEastAsia" w:eastAsiaTheme="minorEastAsia" w:hAnsiTheme="minorEastAsia"/>
                <w:color w:val="000000"/>
                <w:sz w:val="18"/>
                <w:szCs w:val="18"/>
              </w:rPr>
              <w:t>交易号被视为同一笔交易</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1F7B755E"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E524860"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bCs/>
                <w:color w:val="000000"/>
                <w:sz w:val="18"/>
                <w:szCs w:val="18"/>
              </w:rPr>
              <w:t>64</w:t>
            </w:r>
          </w:p>
        </w:tc>
        <w:tc>
          <w:tcPr>
            <w:tcW w:w="341" w:type="pct"/>
            <w:tcBorders>
              <w:top w:val="single" w:sz="4" w:space="0" w:color="auto"/>
              <w:left w:val="single" w:sz="4" w:space="0" w:color="auto"/>
              <w:bottom w:val="single" w:sz="4" w:space="0" w:color="auto"/>
              <w:right w:val="single" w:sz="4" w:space="0" w:color="auto"/>
            </w:tcBorders>
          </w:tcPr>
          <w:p w14:paraId="15AF71AE" w14:textId="77777777" w:rsidR="00300B25" w:rsidRPr="00CB1278" w:rsidRDefault="00300B25" w:rsidP="00300B25">
            <w:pPr>
              <w:rPr>
                <w:rFonts w:asciiTheme="minorEastAsia" w:eastAsiaTheme="minorEastAsia" w:hAnsiTheme="minorEastAsia"/>
                <w:bCs/>
                <w:i/>
                <w:sz w:val="18"/>
                <w:szCs w:val="18"/>
              </w:rPr>
            </w:pPr>
            <w:r w:rsidRPr="00CB1278">
              <w:rPr>
                <w:rFonts w:asciiTheme="minorEastAsia" w:eastAsiaTheme="minorEastAsia" w:hAnsiTheme="minorEastAsia" w:hint="eastAsia"/>
                <w:color w:val="000000"/>
                <w:sz w:val="18"/>
                <w:szCs w:val="18"/>
              </w:rPr>
              <w:t>M</w:t>
            </w:r>
            <w:r>
              <w:rPr>
                <w:rFonts w:asciiTheme="minorEastAsia" w:eastAsiaTheme="minorEastAsia" w:hAnsiTheme="minorEastAsia" w:hint="eastAsia"/>
                <w:color w:val="000000"/>
                <w:sz w:val="18"/>
                <w:szCs w:val="18"/>
              </w:rPr>
              <w:t>E</w:t>
            </w:r>
          </w:p>
        </w:tc>
        <w:tc>
          <w:tcPr>
            <w:tcW w:w="304" w:type="pct"/>
            <w:tcBorders>
              <w:top w:val="single" w:sz="4" w:space="0" w:color="auto"/>
              <w:left w:val="single" w:sz="4" w:space="0" w:color="auto"/>
              <w:bottom w:val="single" w:sz="4" w:space="0" w:color="auto"/>
              <w:right w:val="single" w:sz="4" w:space="0" w:color="auto"/>
            </w:tcBorders>
          </w:tcPr>
          <w:p w14:paraId="06A8DBC8"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53BF4E5C" w14:textId="77777777" w:rsidTr="00300B25">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E852DB" w14:textId="77777777" w:rsidR="00300B25" w:rsidRPr="00126140" w:rsidRDefault="00300B25" w:rsidP="00300B25">
            <w:pPr>
              <w:rPr>
                <w:rFonts w:asciiTheme="majorEastAsia" w:eastAsiaTheme="majorEastAsia" w:hAnsiTheme="majorEastAsia"/>
                <w:b/>
                <w:color w:val="000000"/>
                <w:sz w:val="21"/>
              </w:rPr>
            </w:pPr>
            <w:r w:rsidRPr="00126140">
              <w:rPr>
                <w:rFonts w:asciiTheme="majorEastAsia" w:eastAsiaTheme="majorEastAsia" w:hAnsiTheme="majorEastAsia" w:hint="eastAsia"/>
                <w:b/>
                <w:color w:val="000000"/>
                <w:sz w:val="21"/>
              </w:rPr>
              <w:t>商户详情</w:t>
            </w:r>
          </w:p>
        </w:tc>
      </w:tr>
      <w:tr w:rsidR="00300B25" w:rsidRPr="00CB1278" w14:paraId="282E66CC" w14:textId="77777777" w:rsidTr="00300B25">
        <w:trPr>
          <w:trHeight w:val="287"/>
        </w:trPr>
        <w:tc>
          <w:tcPr>
            <w:tcW w:w="251" w:type="pct"/>
          </w:tcPr>
          <w:p w14:paraId="6D2DFF1A"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hideMark/>
          </w:tcPr>
          <w:p w14:paraId="18A086ED"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w:t>
            </w:r>
            <w:r w:rsidRPr="00BA7A82">
              <w:rPr>
                <w:rFonts w:asciiTheme="minorEastAsia" w:eastAsiaTheme="minorEastAsia" w:hAnsiTheme="minorEastAsia" w:hint="eastAsia"/>
                <w:color w:val="000000"/>
                <w:sz w:val="18"/>
                <w:szCs w:val="18"/>
              </w:rPr>
              <w:t>lias</w:t>
            </w:r>
          </w:p>
        </w:tc>
        <w:tc>
          <w:tcPr>
            <w:tcW w:w="1965" w:type="pct"/>
            <w:shd w:val="clear" w:color="auto" w:fill="auto"/>
            <w:hideMark/>
          </w:tcPr>
          <w:p w14:paraId="6164FCF3" w14:textId="77777777" w:rsidR="00300B25" w:rsidRPr="00BA7A82" w:rsidRDefault="00300B25" w:rsidP="00300B25">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商户简称</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hideMark/>
          </w:tcPr>
          <w:p w14:paraId="7A48E1B9"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hideMark/>
          </w:tcPr>
          <w:p w14:paraId="5908622D"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hideMark/>
          </w:tcPr>
          <w:p w14:paraId="31AB4ECF"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hideMark/>
          </w:tcPr>
          <w:p w14:paraId="13FB3BB6"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579D40DE" w14:textId="77777777" w:rsidTr="00300B25">
        <w:trPr>
          <w:trHeight w:val="367"/>
        </w:trPr>
        <w:tc>
          <w:tcPr>
            <w:tcW w:w="251" w:type="pct"/>
          </w:tcPr>
          <w:p w14:paraId="172A63FF"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504AF6D7"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Contact</w:t>
            </w:r>
            <w:r>
              <w:rPr>
                <w:rFonts w:asciiTheme="minorEastAsia" w:eastAsiaTheme="minorEastAsia" w:hAnsiTheme="minorEastAsia" w:hint="eastAsia"/>
                <w:color w:val="000000"/>
                <w:sz w:val="18"/>
                <w:szCs w:val="18"/>
              </w:rPr>
              <w:t>M</w:t>
            </w:r>
            <w:r w:rsidRPr="00BA7A82">
              <w:rPr>
                <w:rFonts w:asciiTheme="minorEastAsia" w:eastAsiaTheme="minorEastAsia" w:hAnsiTheme="minorEastAsia" w:hint="eastAsia"/>
                <w:color w:val="000000"/>
                <w:sz w:val="18"/>
                <w:szCs w:val="18"/>
              </w:rPr>
              <w:t>obile</w:t>
            </w:r>
          </w:p>
        </w:tc>
        <w:tc>
          <w:tcPr>
            <w:tcW w:w="1965" w:type="pct"/>
            <w:shd w:val="clear" w:color="auto" w:fill="auto"/>
          </w:tcPr>
          <w:p w14:paraId="66EC81B3"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联系</w:t>
            </w:r>
            <w:r>
              <w:rPr>
                <w:rFonts w:asciiTheme="minorEastAsia" w:eastAsiaTheme="minorEastAsia" w:hAnsiTheme="minorEastAsia"/>
                <w:color w:val="000000"/>
                <w:sz w:val="18"/>
                <w:szCs w:val="18"/>
              </w:rPr>
              <w:t>人</w:t>
            </w:r>
            <w:r w:rsidRPr="00BA7A82">
              <w:rPr>
                <w:rFonts w:asciiTheme="minorEastAsia" w:eastAsiaTheme="minorEastAsia" w:hAnsiTheme="minorEastAsia" w:hint="eastAsia"/>
                <w:color w:val="000000"/>
                <w:sz w:val="18"/>
                <w:szCs w:val="18"/>
              </w:rPr>
              <w:t>手机号</w:t>
            </w:r>
            <w:r>
              <w:rPr>
                <w:rFonts w:asciiTheme="minorEastAsia" w:eastAsiaTheme="minorEastAsia" w:hAnsiTheme="minorEastAsia" w:hint="eastAsia"/>
                <w:color w:val="000000"/>
                <w:sz w:val="18"/>
                <w:szCs w:val="18"/>
              </w:rPr>
              <w:t>。为</w:t>
            </w:r>
            <w:r>
              <w:rPr>
                <w:rFonts w:asciiTheme="minorEastAsia" w:eastAsiaTheme="minorEastAsia" w:hAnsiTheme="minorEastAsia"/>
                <w:color w:val="000000"/>
                <w:sz w:val="18"/>
                <w:szCs w:val="18"/>
              </w:rPr>
              <w:t>商户常用联系人</w:t>
            </w:r>
            <w:r>
              <w:rPr>
                <w:rFonts w:asciiTheme="minorEastAsia" w:eastAsiaTheme="minorEastAsia" w:hAnsiTheme="minorEastAsia" w:hint="eastAsia"/>
                <w:color w:val="000000"/>
                <w:sz w:val="18"/>
                <w:szCs w:val="18"/>
              </w:rPr>
              <w:t>联系</w:t>
            </w:r>
            <w:r>
              <w:rPr>
                <w:rFonts w:asciiTheme="minorEastAsia" w:eastAsiaTheme="minorEastAsia" w:hAnsiTheme="minorEastAsia"/>
                <w:color w:val="000000"/>
                <w:sz w:val="18"/>
                <w:szCs w:val="18"/>
              </w:rPr>
              <w:t>手机号。</w:t>
            </w:r>
          </w:p>
        </w:tc>
        <w:tc>
          <w:tcPr>
            <w:tcW w:w="514" w:type="pct"/>
            <w:tcBorders>
              <w:top w:val="single" w:sz="4" w:space="0" w:color="auto"/>
              <w:left w:val="single" w:sz="4" w:space="0" w:color="auto"/>
              <w:bottom w:val="single" w:sz="4" w:space="0" w:color="auto"/>
              <w:right w:val="single" w:sz="4" w:space="0" w:color="auto"/>
            </w:tcBorders>
          </w:tcPr>
          <w:p w14:paraId="1A38A9F0"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0ADC23F9"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20</w:t>
            </w:r>
          </w:p>
        </w:tc>
        <w:tc>
          <w:tcPr>
            <w:tcW w:w="341" w:type="pct"/>
          </w:tcPr>
          <w:p w14:paraId="3A5CBB62"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128D73B9"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17853A1B" w14:textId="77777777" w:rsidTr="00300B25">
        <w:trPr>
          <w:trHeight w:val="287"/>
        </w:trPr>
        <w:tc>
          <w:tcPr>
            <w:tcW w:w="251" w:type="pct"/>
          </w:tcPr>
          <w:p w14:paraId="46CE7B7C"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7A642108"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ContactN</w:t>
            </w:r>
            <w:r>
              <w:rPr>
                <w:rFonts w:asciiTheme="minorEastAsia" w:eastAsiaTheme="minorEastAsia" w:hAnsiTheme="minorEastAsia" w:hint="eastAsia"/>
                <w:color w:val="000000"/>
                <w:sz w:val="18"/>
                <w:szCs w:val="18"/>
              </w:rPr>
              <w:t>ame</w:t>
            </w:r>
          </w:p>
        </w:tc>
        <w:tc>
          <w:tcPr>
            <w:tcW w:w="1965" w:type="pct"/>
            <w:shd w:val="clear" w:color="auto" w:fill="auto"/>
          </w:tcPr>
          <w:p w14:paraId="6E5419B4"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联系</w:t>
            </w:r>
            <w:r>
              <w:rPr>
                <w:rFonts w:asciiTheme="minorEastAsia" w:eastAsiaTheme="minorEastAsia" w:hAnsiTheme="minorEastAsia"/>
                <w:color w:val="000000"/>
                <w:sz w:val="18"/>
                <w:szCs w:val="18"/>
              </w:rPr>
              <w:t>人姓名</w:t>
            </w:r>
            <w:r>
              <w:rPr>
                <w:rFonts w:asciiTheme="minorEastAsia" w:eastAsiaTheme="minorEastAsia" w:hAnsiTheme="minorEastAsia" w:hint="eastAsia"/>
                <w:color w:val="000000"/>
                <w:sz w:val="18"/>
                <w:szCs w:val="18"/>
              </w:rPr>
              <w:t>。为</w:t>
            </w:r>
            <w:r>
              <w:rPr>
                <w:rFonts w:asciiTheme="minorEastAsia" w:eastAsiaTheme="minorEastAsia" w:hAnsiTheme="minorEastAsia"/>
                <w:color w:val="000000"/>
                <w:sz w:val="18"/>
                <w:szCs w:val="18"/>
              </w:rPr>
              <w:t>商户常用联系人</w:t>
            </w:r>
            <w:r>
              <w:rPr>
                <w:rFonts w:asciiTheme="minorEastAsia" w:eastAsiaTheme="minorEastAsia" w:hAnsiTheme="minorEastAsia" w:hint="eastAsia"/>
                <w:color w:val="000000"/>
                <w:sz w:val="18"/>
                <w:szCs w:val="18"/>
              </w:rPr>
              <w:t>姓名</w:t>
            </w:r>
            <w:r>
              <w:rPr>
                <w:rFonts w:asciiTheme="minorEastAsia" w:eastAsiaTheme="minorEastAsia" w:hAnsiTheme="minor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2B6AFA84"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21951A0"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tcPr>
          <w:p w14:paraId="605D3F64"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7455B81E"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6B643E3B" w14:textId="77777777" w:rsidTr="00300B25">
        <w:trPr>
          <w:trHeight w:val="287"/>
        </w:trPr>
        <w:tc>
          <w:tcPr>
            <w:tcW w:w="251" w:type="pct"/>
          </w:tcPr>
          <w:p w14:paraId="6D12E42A"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08C80E9B"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P</w:t>
            </w:r>
            <w:r w:rsidRPr="00BA7A82">
              <w:rPr>
                <w:rFonts w:asciiTheme="minorEastAsia" w:eastAsiaTheme="minorEastAsia" w:hAnsiTheme="minorEastAsia" w:hint="eastAsia"/>
                <w:color w:val="000000"/>
                <w:sz w:val="18"/>
                <w:szCs w:val="18"/>
              </w:rPr>
              <w:t>rovince</w:t>
            </w:r>
          </w:p>
        </w:tc>
        <w:tc>
          <w:tcPr>
            <w:tcW w:w="1965" w:type="pct"/>
            <w:shd w:val="clear" w:color="auto" w:fill="auto"/>
          </w:tcPr>
          <w:p w14:paraId="7DE500C9" w14:textId="77777777" w:rsidR="00300B25" w:rsidRPr="00CB1278" w:rsidRDefault="00300B25" w:rsidP="00300B25">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省份</w:t>
            </w:r>
            <w:r>
              <w:rPr>
                <w:rFonts w:asciiTheme="minorEastAsia" w:eastAsiaTheme="minorEastAsia" w:hAnsiTheme="minorEastAsia" w:hint="eastAsia"/>
                <w:color w:val="000000"/>
                <w:sz w:val="18"/>
                <w:szCs w:val="18"/>
              </w:rPr>
              <w:t>（按照附录5.6国标</w:t>
            </w:r>
            <w:r>
              <w:rPr>
                <w:rFonts w:asciiTheme="minorEastAsia" w:eastAsiaTheme="minorEastAsia" w:hAnsiTheme="minorEastAsia"/>
                <w:color w:val="000000"/>
                <w:sz w:val="18"/>
                <w:szCs w:val="18"/>
              </w:rPr>
              <w:t>省市区号录入</w:t>
            </w: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：Province、City</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District、Address须同时出现。</w:t>
            </w:r>
            <w:r>
              <w:rPr>
                <w:rFonts w:asciiTheme="minorEastAsia" w:eastAsiaTheme="minorEastAsia" w:hAnsiTheme="minorEastAsia" w:hint="eastAsia"/>
                <w:color w:val="000000"/>
                <w:sz w:val="18"/>
                <w:szCs w:val="18"/>
              </w:rPr>
              <w:t>可选填，一旦</w:t>
            </w:r>
            <w:r>
              <w:rPr>
                <w:rFonts w:asciiTheme="minorEastAsia" w:eastAsiaTheme="minorEastAsia" w:hAnsiTheme="minorEastAsia"/>
                <w:color w:val="000000"/>
                <w:sz w:val="18"/>
                <w:szCs w:val="18"/>
              </w:rPr>
              <w:t>填写</w:t>
            </w:r>
            <w:r>
              <w:rPr>
                <w:rFonts w:asciiTheme="minorEastAsia" w:eastAsiaTheme="minorEastAsia" w:hAnsiTheme="minorEastAsia" w:hint="eastAsia"/>
                <w:color w:val="000000"/>
                <w:sz w:val="18"/>
                <w:szCs w:val="18"/>
              </w:rPr>
              <w:t>会</w:t>
            </w:r>
            <w:r>
              <w:rPr>
                <w:rFonts w:asciiTheme="minorEastAsia" w:eastAsiaTheme="minorEastAsia" w:hAnsiTheme="minorEastAsia"/>
                <w:color w:val="000000"/>
                <w:sz w:val="18"/>
                <w:szCs w:val="18"/>
              </w:rPr>
              <w:t>做</w:t>
            </w:r>
            <w:r>
              <w:rPr>
                <w:rFonts w:asciiTheme="minorEastAsia" w:eastAsiaTheme="minorEastAsia" w:hAnsiTheme="minorEastAsia" w:hint="eastAsia"/>
                <w:color w:val="000000"/>
                <w:sz w:val="18"/>
                <w:szCs w:val="18"/>
              </w:rPr>
              <w:t>正确性</w:t>
            </w:r>
            <w:r>
              <w:rPr>
                <w:rFonts w:asciiTheme="minorEastAsia" w:eastAsiaTheme="minorEastAsia" w:hAnsiTheme="minorEastAsia"/>
                <w:color w:val="000000"/>
                <w:sz w:val="18"/>
                <w:szCs w:val="18"/>
              </w:rPr>
              <w:t>校验。</w:t>
            </w:r>
          </w:p>
        </w:tc>
        <w:tc>
          <w:tcPr>
            <w:tcW w:w="514" w:type="pct"/>
            <w:tcBorders>
              <w:top w:val="single" w:sz="4" w:space="0" w:color="auto"/>
              <w:left w:val="single" w:sz="4" w:space="0" w:color="auto"/>
              <w:bottom w:val="single" w:sz="4" w:space="0" w:color="auto"/>
              <w:right w:val="single" w:sz="4" w:space="0" w:color="auto"/>
            </w:tcBorders>
          </w:tcPr>
          <w:p w14:paraId="555C0CDD"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7665F37"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16</w:t>
            </w:r>
          </w:p>
        </w:tc>
        <w:tc>
          <w:tcPr>
            <w:tcW w:w="341" w:type="pct"/>
          </w:tcPr>
          <w:p w14:paraId="3D5F8E28"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15DD71D2"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361461FE" w14:textId="77777777" w:rsidTr="00300B25">
        <w:trPr>
          <w:trHeight w:val="287"/>
        </w:trPr>
        <w:tc>
          <w:tcPr>
            <w:tcW w:w="251" w:type="pct"/>
          </w:tcPr>
          <w:p w14:paraId="7FB45F6E"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45BE04DC"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r w:rsidRPr="00BA7A82">
              <w:rPr>
                <w:rFonts w:asciiTheme="minorEastAsia" w:eastAsiaTheme="minorEastAsia" w:hAnsiTheme="minorEastAsia" w:hint="eastAsia"/>
                <w:color w:val="000000"/>
                <w:sz w:val="18"/>
                <w:szCs w:val="18"/>
              </w:rPr>
              <w:t>ity</w:t>
            </w:r>
          </w:p>
        </w:tc>
        <w:tc>
          <w:tcPr>
            <w:tcW w:w="1965" w:type="pct"/>
            <w:shd w:val="clear" w:color="auto" w:fill="auto"/>
          </w:tcPr>
          <w:p w14:paraId="25CD362E" w14:textId="77777777" w:rsidR="00300B25" w:rsidRPr="00CB1278" w:rsidRDefault="00300B25" w:rsidP="00300B25">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城市</w:t>
            </w:r>
            <w:r>
              <w:rPr>
                <w:rFonts w:asciiTheme="minorEastAsia" w:eastAsiaTheme="minorEastAsia" w:hAnsiTheme="minorEastAsia" w:hint="eastAsia"/>
                <w:color w:val="000000"/>
                <w:sz w:val="18"/>
                <w:szCs w:val="18"/>
              </w:rPr>
              <w:t>（按照附录5.6国标</w:t>
            </w:r>
            <w:r>
              <w:rPr>
                <w:rFonts w:asciiTheme="minorEastAsia" w:eastAsiaTheme="minorEastAsia" w:hAnsiTheme="minorEastAsia"/>
                <w:color w:val="000000"/>
                <w:sz w:val="18"/>
                <w:szCs w:val="18"/>
              </w:rPr>
              <w:t>省市区号录入</w:t>
            </w: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：Province、City</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District、Address须同时出现。</w:t>
            </w:r>
            <w:r>
              <w:rPr>
                <w:rFonts w:asciiTheme="minorEastAsia" w:eastAsiaTheme="minorEastAsia" w:hAnsiTheme="minorEastAsia" w:hint="eastAsia"/>
                <w:color w:val="000000"/>
                <w:sz w:val="18"/>
                <w:szCs w:val="18"/>
              </w:rPr>
              <w:t>可选填，一旦</w:t>
            </w:r>
            <w:r>
              <w:rPr>
                <w:rFonts w:asciiTheme="minorEastAsia" w:eastAsiaTheme="minorEastAsia" w:hAnsiTheme="minorEastAsia"/>
                <w:color w:val="000000"/>
                <w:sz w:val="18"/>
                <w:szCs w:val="18"/>
              </w:rPr>
              <w:t>填写</w:t>
            </w:r>
            <w:r>
              <w:rPr>
                <w:rFonts w:asciiTheme="minorEastAsia" w:eastAsiaTheme="minorEastAsia" w:hAnsiTheme="minorEastAsia" w:hint="eastAsia"/>
                <w:color w:val="000000"/>
                <w:sz w:val="18"/>
                <w:szCs w:val="18"/>
              </w:rPr>
              <w:t>会</w:t>
            </w:r>
            <w:r>
              <w:rPr>
                <w:rFonts w:asciiTheme="minorEastAsia" w:eastAsiaTheme="minorEastAsia" w:hAnsiTheme="minorEastAsia"/>
                <w:color w:val="000000"/>
                <w:sz w:val="18"/>
                <w:szCs w:val="18"/>
              </w:rPr>
              <w:t>做</w:t>
            </w:r>
            <w:r>
              <w:rPr>
                <w:rFonts w:asciiTheme="minorEastAsia" w:eastAsiaTheme="minorEastAsia" w:hAnsiTheme="minorEastAsia" w:hint="eastAsia"/>
                <w:color w:val="000000"/>
                <w:sz w:val="18"/>
                <w:szCs w:val="18"/>
              </w:rPr>
              <w:t>正确性</w:t>
            </w:r>
            <w:r>
              <w:rPr>
                <w:rFonts w:asciiTheme="minorEastAsia" w:eastAsiaTheme="minorEastAsia" w:hAnsiTheme="minorEastAsia"/>
                <w:color w:val="000000"/>
                <w:sz w:val="18"/>
                <w:szCs w:val="18"/>
              </w:rPr>
              <w:t>校验。</w:t>
            </w:r>
          </w:p>
        </w:tc>
        <w:tc>
          <w:tcPr>
            <w:tcW w:w="514" w:type="pct"/>
            <w:tcBorders>
              <w:top w:val="single" w:sz="4" w:space="0" w:color="auto"/>
              <w:left w:val="single" w:sz="4" w:space="0" w:color="auto"/>
              <w:bottom w:val="single" w:sz="4" w:space="0" w:color="auto"/>
              <w:right w:val="single" w:sz="4" w:space="0" w:color="auto"/>
            </w:tcBorders>
          </w:tcPr>
          <w:p w14:paraId="4CA43669"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2C840B8"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16</w:t>
            </w:r>
          </w:p>
        </w:tc>
        <w:tc>
          <w:tcPr>
            <w:tcW w:w="341" w:type="pct"/>
          </w:tcPr>
          <w:p w14:paraId="6767C63B"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132CBB26"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114DF248" w14:textId="77777777" w:rsidTr="00300B25">
        <w:trPr>
          <w:trHeight w:val="287"/>
        </w:trPr>
        <w:tc>
          <w:tcPr>
            <w:tcW w:w="251" w:type="pct"/>
          </w:tcPr>
          <w:p w14:paraId="47002829" w14:textId="77777777" w:rsidR="00300B25" w:rsidRPr="00D478BD" w:rsidRDefault="00300B25" w:rsidP="00300B25">
            <w:pPr>
              <w:pStyle w:val="a6"/>
              <w:numPr>
                <w:ilvl w:val="0"/>
                <w:numId w:val="17"/>
              </w:numPr>
              <w:ind w:firstLineChars="0"/>
              <w:rPr>
                <w:rFonts w:asciiTheme="minorEastAsia" w:hAnsiTheme="minorEastAsia"/>
                <w:sz w:val="18"/>
                <w:szCs w:val="18"/>
              </w:rPr>
            </w:pPr>
          </w:p>
        </w:tc>
        <w:tc>
          <w:tcPr>
            <w:tcW w:w="1198" w:type="pct"/>
            <w:shd w:val="clear" w:color="auto" w:fill="auto"/>
          </w:tcPr>
          <w:p w14:paraId="6C119365" w14:textId="77777777" w:rsidR="00300B25" w:rsidRDefault="00300B25" w:rsidP="00300B25">
            <w:pPr>
              <w:rPr>
                <w:rFonts w:asciiTheme="minorEastAsia" w:hAnsiTheme="minorEastAsia"/>
                <w:color w:val="000000"/>
                <w:sz w:val="18"/>
                <w:szCs w:val="18"/>
              </w:rPr>
            </w:pPr>
            <w:r>
              <w:rPr>
                <w:rFonts w:asciiTheme="minorEastAsia" w:hAnsiTheme="minorEastAsia" w:hint="eastAsia"/>
                <w:color w:val="000000"/>
                <w:sz w:val="18"/>
                <w:szCs w:val="18"/>
              </w:rPr>
              <w:t>Distr</w:t>
            </w:r>
            <w:r>
              <w:rPr>
                <w:rFonts w:asciiTheme="minorEastAsia" w:hAnsiTheme="minorEastAsia"/>
                <w:color w:val="000000"/>
                <w:sz w:val="18"/>
                <w:szCs w:val="18"/>
              </w:rPr>
              <w:t>i</w:t>
            </w:r>
            <w:r>
              <w:rPr>
                <w:rFonts w:asciiTheme="minorEastAsia" w:hAnsiTheme="minorEastAsia" w:hint="eastAsia"/>
                <w:color w:val="000000"/>
                <w:sz w:val="18"/>
                <w:szCs w:val="18"/>
              </w:rPr>
              <w:t>ct</w:t>
            </w:r>
          </w:p>
        </w:tc>
        <w:tc>
          <w:tcPr>
            <w:tcW w:w="1965" w:type="pct"/>
            <w:shd w:val="clear" w:color="auto" w:fill="auto"/>
          </w:tcPr>
          <w:p w14:paraId="7950761C" w14:textId="77777777" w:rsidR="00300B25" w:rsidRPr="00BA7A82" w:rsidRDefault="00300B25" w:rsidP="00300B25">
            <w:pPr>
              <w:rPr>
                <w:rFonts w:asciiTheme="minorEastAsia" w:hAnsiTheme="minorEastAsia"/>
                <w:color w:val="000000"/>
                <w:sz w:val="18"/>
                <w:szCs w:val="18"/>
              </w:rPr>
            </w:pPr>
            <w:r>
              <w:rPr>
                <w:rFonts w:asciiTheme="minorEastAsia" w:hAnsiTheme="minorEastAsia" w:hint="eastAsia"/>
                <w:color w:val="000000"/>
                <w:sz w:val="18"/>
                <w:szCs w:val="18"/>
              </w:rPr>
              <w:t>区</w:t>
            </w:r>
            <w:r>
              <w:rPr>
                <w:rFonts w:asciiTheme="minorEastAsia" w:eastAsiaTheme="minorEastAsia" w:hAnsiTheme="minorEastAsia" w:hint="eastAsia"/>
                <w:color w:val="000000"/>
                <w:sz w:val="18"/>
                <w:szCs w:val="18"/>
              </w:rPr>
              <w:t>（按照附录5.6国标</w:t>
            </w:r>
            <w:r>
              <w:rPr>
                <w:rFonts w:asciiTheme="minorEastAsia" w:eastAsiaTheme="minorEastAsia" w:hAnsiTheme="minorEastAsia"/>
                <w:color w:val="000000"/>
                <w:sz w:val="18"/>
                <w:szCs w:val="18"/>
              </w:rPr>
              <w:t>省市区号录入</w:t>
            </w: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：Province、City</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District、Address须同时出现。</w:t>
            </w:r>
            <w:r>
              <w:rPr>
                <w:rFonts w:asciiTheme="minorEastAsia" w:eastAsiaTheme="minorEastAsia" w:hAnsiTheme="minorEastAsia" w:hint="eastAsia"/>
                <w:color w:val="000000"/>
                <w:sz w:val="18"/>
                <w:szCs w:val="18"/>
              </w:rPr>
              <w:t>可选填，一旦</w:t>
            </w:r>
            <w:r>
              <w:rPr>
                <w:rFonts w:asciiTheme="minorEastAsia" w:eastAsiaTheme="minorEastAsia" w:hAnsiTheme="minorEastAsia"/>
                <w:color w:val="000000"/>
                <w:sz w:val="18"/>
                <w:szCs w:val="18"/>
              </w:rPr>
              <w:t>填写</w:t>
            </w:r>
            <w:r>
              <w:rPr>
                <w:rFonts w:asciiTheme="minorEastAsia" w:eastAsiaTheme="minorEastAsia" w:hAnsiTheme="minorEastAsia" w:hint="eastAsia"/>
                <w:color w:val="000000"/>
                <w:sz w:val="18"/>
                <w:szCs w:val="18"/>
              </w:rPr>
              <w:t>会</w:t>
            </w:r>
            <w:r>
              <w:rPr>
                <w:rFonts w:asciiTheme="minorEastAsia" w:eastAsiaTheme="minorEastAsia" w:hAnsiTheme="minorEastAsia"/>
                <w:color w:val="000000"/>
                <w:sz w:val="18"/>
                <w:szCs w:val="18"/>
              </w:rPr>
              <w:t>做</w:t>
            </w:r>
            <w:r>
              <w:rPr>
                <w:rFonts w:asciiTheme="minorEastAsia" w:eastAsiaTheme="minorEastAsia" w:hAnsiTheme="minorEastAsia" w:hint="eastAsia"/>
                <w:color w:val="000000"/>
                <w:sz w:val="18"/>
                <w:szCs w:val="18"/>
              </w:rPr>
              <w:t>正确性</w:t>
            </w:r>
            <w:r>
              <w:rPr>
                <w:rFonts w:asciiTheme="minorEastAsia" w:eastAsiaTheme="minorEastAsia" w:hAnsiTheme="minorEastAsia"/>
                <w:color w:val="000000"/>
                <w:sz w:val="18"/>
                <w:szCs w:val="18"/>
              </w:rPr>
              <w:t>校验。</w:t>
            </w:r>
          </w:p>
        </w:tc>
        <w:tc>
          <w:tcPr>
            <w:tcW w:w="514" w:type="pct"/>
            <w:tcBorders>
              <w:top w:val="single" w:sz="4" w:space="0" w:color="auto"/>
              <w:left w:val="single" w:sz="4" w:space="0" w:color="auto"/>
              <w:bottom w:val="single" w:sz="4" w:space="0" w:color="auto"/>
              <w:right w:val="single" w:sz="4" w:space="0" w:color="auto"/>
            </w:tcBorders>
          </w:tcPr>
          <w:p w14:paraId="1ED00A15" w14:textId="77777777" w:rsidR="00300B25" w:rsidRDefault="00300B25" w:rsidP="00300B25">
            <w:pPr>
              <w:rPr>
                <w:rFonts w:asciiTheme="minorEastAsia" w:hAnsiTheme="minorEastAsia"/>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E1F8F7D" w14:textId="77777777" w:rsidR="00300B25" w:rsidRDefault="00300B25" w:rsidP="00300B25">
            <w:pPr>
              <w:rPr>
                <w:rFonts w:asciiTheme="minorEastAsia" w:hAnsiTheme="minorEastAsia"/>
                <w:color w:val="000000"/>
                <w:sz w:val="18"/>
                <w:szCs w:val="18"/>
              </w:rPr>
            </w:pPr>
            <w:r>
              <w:rPr>
                <w:rFonts w:asciiTheme="minorEastAsia" w:eastAsiaTheme="minorEastAsia" w:hAnsiTheme="minorEastAsia"/>
                <w:color w:val="000000"/>
                <w:sz w:val="18"/>
                <w:szCs w:val="18"/>
              </w:rPr>
              <w:t>16</w:t>
            </w:r>
          </w:p>
        </w:tc>
        <w:tc>
          <w:tcPr>
            <w:tcW w:w="341" w:type="pct"/>
          </w:tcPr>
          <w:p w14:paraId="0BD0694F" w14:textId="77777777" w:rsidR="00300B25" w:rsidRDefault="00300B25" w:rsidP="00300B25">
            <w:pPr>
              <w:rPr>
                <w:rFonts w:asciiTheme="minorEastAsia" w:hAnsiTheme="minorEastAsia"/>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5564A655" w14:textId="77777777" w:rsidR="00300B25" w:rsidRPr="00CB1278" w:rsidRDefault="00300B25" w:rsidP="00300B25">
            <w:pPr>
              <w:rPr>
                <w:rFonts w:asciiTheme="minorEastAsia" w:hAnsiTheme="minorEastAsia"/>
                <w:bCs/>
                <w:i/>
                <w:sz w:val="18"/>
                <w:szCs w:val="18"/>
              </w:rPr>
            </w:pPr>
          </w:p>
        </w:tc>
      </w:tr>
      <w:tr w:rsidR="00300B25" w:rsidRPr="00CB1278" w14:paraId="17FB53D2" w14:textId="77777777" w:rsidTr="00300B25">
        <w:trPr>
          <w:trHeight w:val="287"/>
        </w:trPr>
        <w:tc>
          <w:tcPr>
            <w:tcW w:w="251" w:type="pct"/>
          </w:tcPr>
          <w:p w14:paraId="7654811B"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22E9D78E"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w:t>
            </w:r>
            <w:r w:rsidRPr="00BA7A82">
              <w:rPr>
                <w:rFonts w:asciiTheme="minorEastAsia" w:eastAsiaTheme="minorEastAsia" w:hAnsiTheme="minorEastAsia" w:hint="eastAsia"/>
                <w:color w:val="000000"/>
                <w:sz w:val="18"/>
                <w:szCs w:val="18"/>
              </w:rPr>
              <w:t>dd</w:t>
            </w:r>
            <w:r>
              <w:rPr>
                <w:rFonts w:asciiTheme="minorEastAsia" w:eastAsiaTheme="minorEastAsia" w:hAnsiTheme="minorEastAsia"/>
                <w:color w:val="000000"/>
                <w:sz w:val="18"/>
                <w:szCs w:val="18"/>
              </w:rPr>
              <w:t>r</w:t>
            </w:r>
            <w:r w:rsidRPr="00BA7A82">
              <w:rPr>
                <w:rFonts w:asciiTheme="minorEastAsia" w:eastAsiaTheme="minorEastAsia" w:hAnsiTheme="minorEastAsia" w:hint="eastAsia"/>
                <w:color w:val="000000"/>
                <w:sz w:val="18"/>
                <w:szCs w:val="18"/>
              </w:rPr>
              <w:t>ess</w:t>
            </w:r>
          </w:p>
        </w:tc>
        <w:tc>
          <w:tcPr>
            <w:tcW w:w="1965" w:type="pct"/>
            <w:shd w:val="clear" w:color="auto" w:fill="auto"/>
          </w:tcPr>
          <w:p w14:paraId="7FFF280A" w14:textId="77777777" w:rsidR="00300B25" w:rsidRDefault="00300B25" w:rsidP="00300B25">
            <w:pPr>
              <w:tabs>
                <w:tab w:val="center" w:pos="1370"/>
              </w:tabs>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地址</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上传后</w:t>
            </w:r>
            <w:r>
              <w:rPr>
                <w:rFonts w:asciiTheme="minorEastAsia" w:eastAsiaTheme="minorEastAsia" w:hAnsiTheme="minorEastAsia" w:hint="eastAsia"/>
                <w:color w:val="000000"/>
                <w:sz w:val="18"/>
                <w:szCs w:val="18"/>
              </w:rPr>
              <w:t>在</w:t>
            </w:r>
            <w:r>
              <w:rPr>
                <w:rFonts w:asciiTheme="minorEastAsia" w:eastAsiaTheme="minorEastAsia" w:hAnsiTheme="minorEastAsia"/>
                <w:color w:val="000000"/>
                <w:sz w:val="18"/>
                <w:szCs w:val="18"/>
              </w:rPr>
              <w:t>支付宝的</w:t>
            </w: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等级会更</w:t>
            </w:r>
            <w:r>
              <w:rPr>
                <w:rFonts w:asciiTheme="minorEastAsia" w:eastAsiaTheme="minorEastAsia" w:hAnsiTheme="minorEastAsia" w:hint="eastAsia"/>
                <w:color w:val="000000"/>
                <w:sz w:val="18"/>
                <w:szCs w:val="18"/>
              </w:rPr>
              <w:t>高，</w:t>
            </w:r>
            <w:r w:rsidRPr="00213C38">
              <w:rPr>
                <w:rFonts w:asciiTheme="minorEastAsia" w:eastAsiaTheme="minorEastAsia" w:hAnsiTheme="minorEastAsia" w:hint="eastAsia"/>
                <w:color w:val="000000"/>
                <w:sz w:val="18"/>
                <w:szCs w:val="18"/>
              </w:rPr>
              <w:t>有机会使用花呗支付、商家自运营（支付即会员）等功能</w:t>
            </w:r>
          </w:p>
          <w:p w14:paraId="7AB01671" w14:textId="77777777" w:rsidR="00300B25" w:rsidRPr="00CB1278" w:rsidRDefault="00300B25" w:rsidP="00300B25">
            <w:pPr>
              <w:tabs>
                <w:tab w:val="center" w:pos="1370"/>
              </w:tabs>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：Province、City</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District、Address须同时出现。</w:t>
            </w:r>
          </w:p>
        </w:tc>
        <w:tc>
          <w:tcPr>
            <w:tcW w:w="514" w:type="pct"/>
            <w:tcBorders>
              <w:top w:val="single" w:sz="4" w:space="0" w:color="auto"/>
              <w:left w:val="single" w:sz="4" w:space="0" w:color="auto"/>
              <w:bottom w:val="single" w:sz="4" w:space="0" w:color="auto"/>
              <w:right w:val="single" w:sz="4" w:space="0" w:color="auto"/>
            </w:tcBorders>
          </w:tcPr>
          <w:p w14:paraId="5059F558"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6261A65"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128</w:t>
            </w:r>
          </w:p>
        </w:tc>
        <w:tc>
          <w:tcPr>
            <w:tcW w:w="341" w:type="pct"/>
          </w:tcPr>
          <w:p w14:paraId="1ECF5DF9"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1454E5A9"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670EE242" w14:textId="77777777" w:rsidTr="00300B25">
        <w:trPr>
          <w:trHeight w:val="287"/>
        </w:trPr>
        <w:tc>
          <w:tcPr>
            <w:tcW w:w="251" w:type="pct"/>
          </w:tcPr>
          <w:p w14:paraId="1FCB6773"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594C572E"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Service</w:t>
            </w:r>
            <w:r>
              <w:rPr>
                <w:rFonts w:asciiTheme="minorEastAsia" w:eastAsiaTheme="minorEastAsia" w:hAnsiTheme="minorEastAsia" w:hint="eastAsia"/>
                <w:color w:val="000000"/>
                <w:sz w:val="18"/>
                <w:szCs w:val="18"/>
              </w:rPr>
              <w:t>P</w:t>
            </w:r>
            <w:r w:rsidRPr="00BA7A82">
              <w:rPr>
                <w:rFonts w:asciiTheme="minorEastAsia" w:eastAsiaTheme="minorEastAsia" w:hAnsiTheme="minorEastAsia" w:hint="eastAsia"/>
                <w:color w:val="000000"/>
                <w:sz w:val="18"/>
                <w:szCs w:val="18"/>
              </w:rPr>
              <w:t>honeNo</w:t>
            </w:r>
          </w:p>
        </w:tc>
        <w:tc>
          <w:tcPr>
            <w:tcW w:w="1965" w:type="pct"/>
            <w:shd w:val="clear" w:color="auto" w:fill="auto"/>
          </w:tcPr>
          <w:p w14:paraId="60B96696"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商户客服</w:t>
            </w:r>
            <w:r w:rsidRPr="00BA7A82">
              <w:rPr>
                <w:rFonts w:asciiTheme="minorEastAsia" w:eastAsiaTheme="minorEastAsia" w:hAnsiTheme="minorEastAsia" w:hint="eastAsia"/>
                <w:color w:val="000000"/>
                <w:sz w:val="18"/>
                <w:szCs w:val="18"/>
              </w:rPr>
              <w:t>电话</w:t>
            </w:r>
          </w:p>
        </w:tc>
        <w:tc>
          <w:tcPr>
            <w:tcW w:w="514" w:type="pct"/>
            <w:tcBorders>
              <w:top w:val="single" w:sz="4" w:space="0" w:color="auto"/>
              <w:left w:val="single" w:sz="4" w:space="0" w:color="auto"/>
              <w:bottom w:val="single" w:sz="4" w:space="0" w:color="auto"/>
              <w:right w:val="single" w:sz="4" w:space="0" w:color="auto"/>
            </w:tcBorders>
          </w:tcPr>
          <w:p w14:paraId="43A17164"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387EE8F"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341" w:type="pct"/>
          </w:tcPr>
          <w:p w14:paraId="30D7A6A3"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5C208804"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733C71CA" w14:textId="77777777" w:rsidTr="00300B25">
        <w:trPr>
          <w:trHeight w:val="287"/>
        </w:trPr>
        <w:tc>
          <w:tcPr>
            <w:tcW w:w="251" w:type="pct"/>
          </w:tcPr>
          <w:p w14:paraId="410AF1E4"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5BEE9197"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E</w:t>
            </w:r>
            <w:r w:rsidRPr="00BA7A82">
              <w:rPr>
                <w:rFonts w:asciiTheme="minorEastAsia" w:eastAsiaTheme="minorEastAsia" w:hAnsiTheme="minorEastAsia" w:hint="eastAsia"/>
                <w:color w:val="000000"/>
                <w:sz w:val="18"/>
                <w:szCs w:val="18"/>
              </w:rPr>
              <w:t>mail</w:t>
            </w:r>
          </w:p>
        </w:tc>
        <w:tc>
          <w:tcPr>
            <w:tcW w:w="1965" w:type="pct"/>
            <w:shd w:val="clear" w:color="auto" w:fill="auto"/>
          </w:tcPr>
          <w:p w14:paraId="6A543EEC" w14:textId="77777777" w:rsidR="00300B25" w:rsidRPr="00CB1278" w:rsidRDefault="00300B25" w:rsidP="00300B25">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邮箱</w:t>
            </w:r>
          </w:p>
        </w:tc>
        <w:tc>
          <w:tcPr>
            <w:tcW w:w="514" w:type="pct"/>
            <w:tcBorders>
              <w:top w:val="single" w:sz="4" w:space="0" w:color="auto"/>
              <w:left w:val="single" w:sz="4" w:space="0" w:color="auto"/>
              <w:bottom w:val="single" w:sz="4" w:space="0" w:color="auto"/>
              <w:right w:val="single" w:sz="4" w:space="0" w:color="auto"/>
            </w:tcBorders>
          </w:tcPr>
          <w:p w14:paraId="3CFEC13F"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14485BBD"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341" w:type="pct"/>
          </w:tcPr>
          <w:p w14:paraId="36F430EF"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51062168"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3B7D2F88" w14:textId="77777777" w:rsidTr="00300B25">
        <w:trPr>
          <w:trHeight w:val="287"/>
        </w:trPr>
        <w:tc>
          <w:tcPr>
            <w:tcW w:w="251" w:type="pct"/>
          </w:tcPr>
          <w:p w14:paraId="70E63882"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4B12C33E"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L</w:t>
            </w:r>
            <w:r w:rsidRPr="00BA7A82">
              <w:rPr>
                <w:rFonts w:asciiTheme="minorEastAsia" w:eastAsiaTheme="minorEastAsia" w:hAnsiTheme="minorEastAsia"/>
                <w:color w:val="000000"/>
                <w:sz w:val="18"/>
                <w:szCs w:val="18"/>
              </w:rPr>
              <w:t>egal</w:t>
            </w:r>
            <w:r w:rsidRPr="00BA7A82">
              <w:rPr>
                <w:rFonts w:asciiTheme="minorEastAsia" w:eastAsiaTheme="minorEastAsia" w:hAnsiTheme="minorEastAsia" w:hint="eastAsia"/>
                <w:color w:val="000000"/>
                <w:sz w:val="18"/>
                <w:szCs w:val="18"/>
              </w:rPr>
              <w:t>Person</w:t>
            </w:r>
          </w:p>
        </w:tc>
        <w:tc>
          <w:tcPr>
            <w:tcW w:w="1965" w:type="pct"/>
            <w:shd w:val="clear" w:color="auto" w:fill="auto"/>
          </w:tcPr>
          <w:p w14:paraId="29D910A5" w14:textId="77777777" w:rsidR="00300B25" w:rsidRPr="00CB1278" w:rsidRDefault="00300B25" w:rsidP="00300B25">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企业法人</w:t>
            </w:r>
            <w:r>
              <w:rPr>
                <w:rFonts w:asciiTheme="minorEastAsia" w:eastAsiaTheme="minorEastAsia" w:hAnsiTheme="minorEastAsia" w:hint="eastAsia"/>
                <w:color w:val="000000"/>
                <w:sz w:val="18"/>
                <w:szCs w:val="18"/>
              </w:rPr>
              <w:t>名称（</w:t>
            </w:r>
            <w:r>
              <w:rPr>
                <w:rFonts w:asciiTheme="minorEastAsia" w:eastAsiaTheme="minorEastAsia" w:hAnsiTheme="minorEastAsia"/>
                <w:color w:val="000000"/>
                <w:sz w:val="18"/>
                <w:szCs w:val="18"/>
              </w:rPr>
              <w:t>注意：是法人名称，非法人代表名称）</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自然人或个人工商户</w:t>
            </w:r>
            <w:r>
              <w:rPr>
                <w:rFonts w:asciiTheme="minorEastAsia" w:eastAsiaTheme="minorEastAsia" w:hAnsiTheme="minorEastAsia" w:hint="eastAsia"/>
                <w:color w:val="000000"/>
                <w:sz w:val="18"/>
                <w:szCs w:val="18"/>
              </w:rPr>
              <w:t>无须</w:t>
            </w:r>
            <w:r>
              <w:rPr>
                <w:rFonts w:asciiTheme="minorEastAsia" w:eastAsiaTheme="minorEastAsia" w:hAnsiTheme="minorEastAsia"/>
                <w:color w:val="000000"/>
                <w:sz w:val="18"/>
                <w:szCs w:val="18"/>
              </w:rPr>
              <w:t>上送</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07604BBB"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14460AD8"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tcPr>
          <w:p w14:paraId="5E1AC600"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442ADD6B"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58E867D0" w14:textId="77777777" w:rsidTr="00300B25">
        <w:trPr>
          <w:trHeight w:val="287"/>
        </w:trPr>
        <w:tc>
          <w:tcPr>
            <w:tcW w:w="251" w:type="pct"/>
          </w:tcPr>
          <w:p w14:paraId="4C955031"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17325533"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P</w:t>
            </w:r>
            <w:r w:rsidRPr="00BA7A82">
              <w:rPr>
                <w:rFonts w:asciiTheme="minorEastAsia" w:eastAsiaTheme="minorEastAsia" w:hAnsiTheme="minorEastAsia" w:hint="eastAsia"/>
                <w:color w:val="000000"/>
                <w:sz w:val="18"/>
                <w:szCs w:val="18"/>
              </w:rPr>
              <w:t>rincipal</w:t>
            </w:r>
            <w:r w:rsidRPr="00BA7A82">
              <w:rPr>
                <w:rFonts w:asciiTheme="minorEastAsia" w:eastAsiaTheme="minorEastAsia" w:hAnsiTheme="minorEastAsia"/>
                <w:color w:val="000000"/>
                <w:sz w:val="18"/>
                <w:szCs w:val="18"/>
              </w:rPr>
              <w:t>Mobile</w:t>
            </w:r>
          </w:p>
        </w:tc>
        <w:tc>
          <w:tcPr>
            <w:tcW w:w="1965" w:type="pct"/>
            <w:shd w:val="clear" w:color="auto" w:fill="auto"/>
          </w:tcPr>
          <w:p w14:paraId="00FB4080" w14:textId="77777777" w:rsidR="00300B25" w:rsidRDefault="00300B25" w:rsidP="00300B25">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负责人手机号</w:t>
            </w:r>
            <w:r>
              <w:rPr>
                <w:rFonts w:asciiTheme="minorEastAsia" w:eastAsiaTheme="minorEastAsia" w:hAnsiTheme="minorEastAsia" w:hint="eastAsia"/>
                <w:color w:val="000000"/>
                <w:sz w:val="18"/>
                <w:szCs w:val="18"/>
              </w:rPr>
              <w:t>。自然人</w:t>
            </w:r>
            <w:r>
              <w:rPr>
                <w:rFonts w:asciiTheme="minorEastAsia" w:eastAsiaTheme="minorEastAsia" w:hAnsiTheme="minorEastAsia"/>
                <w:color w:val="000000"/>
                <w:sz w:val="18"/>
                <w:szCs w:val="18"/>
              </w:rPr>
              <w:t>或个体工商户上送，</w:t>
            </w:r>
            <w:r>
              <w:rPr>
                <w:rFonts w:asciiTheme="minorEastAsia" w:eastAsiaTheme="minorEastAsia" w:hAnsiTheme="minorEastAsia" w:hint="eastAsia"/>
                <w:color w:val="000000"/>
                <w:sz w:val="18"/>
                <w:szCs w:val="18"/>
              </w:rPr>
              <w:t>企业</w:t>
            </w:r>
            <w:r>
              <w:rPr>
                <w:rFonts w:asciiTheme="minorEastAsia" w:eastAsiaTheme="minorEastAsia" w:hAnsiTheme="minorEastAsia"/>
                <w:color w:val="000000"/>
                <w:sz w:val="18"/>
                <w:szCs w:val="18"/>
              </w:rPr>
              <w:t>可不上送。</w:t>
            </w:r>
          </w:p>
          <w:p w14:paraId="41E6201A" w14:textId="77777777" w:rsidR="00300B25" w:rsidRDefault="00300B25" w:rsidP="00300B25">
            <w:pPr>
              <w:rPr>
                <w:rFonts w:asciiTheme="minorEastAsia" w:eastAsiaTheme="minorEastAsia" w:hAnsiTheme="minorEastAsia"/>
                <w:bCs/>
                <w:color w:val="000000"/>
                <w:sz w:val="18"/>
                <w:szCs w:val="18"/>
              </w:rPr>
            </w:pPr>
            <w:r w:rsidRPr="00A43EF8">
              <w:rPr>
                <w:rFonts w:asciiTheme="minorEastAsia" w:hAnsiTheme="minorEastAsia" w:hint="eastAsia"/>
                <w:color w:val="FF0000"/>
                <w:sz w:val="18"/>
                <w:szCs w:val="18"/>
              </w:rPr>
              <w:t>备注</w:t>
            </w:r>
            <w:r w:rsidRPr="00A43EF8">
              <w:rPr>
                <w:rFonts w:asciiTheme="minorEastAsia" w:hAnsiTheme="minorEastAsia"/>
                <w:color w:val="FF0000"/>
                <w:sz w:val="18"/>
                <w:szCs w:val="18"/>
              </w:rPr>
              <w:t>：</w:t>
            </w:r>
            <w:r w:rsidRPr="00A43EF8">
              <w:rPr>
                <w:rFonts w:asciiTheme="minorEastAsia" w:hAnsiTheme="minorEastAsia" w:hint="eastAsia"/>
                <w:color w:val="FF0000"/>
                <w:sz w:val="18"/>
                <w:szCs w:val="18"/>
              </w:rPr>
              <w:t>若商户</w:t>
            </w:r>
            <w:r w:rsidRPr="00A43EF8">
              <w:rPr>
                <w:rFonts w:asciiTheme="minorEastAsia" w:hAnsiTheme="minorEastAsia"/>
                <w:color w:val="FF0000"/>
                <w:sz w:val="18"/>
                <w:szCs w:val="18"/>
              </w:rPr>
              <w:t>后续开</w:t>
            </w:r>
            <w:r w:rsidRPr="00A43EF8">
              <w:rPr>
                <w:rFonts w:asciiTheme="minorEastAsia" w:hAnsiTheme="minorEastAsia" w:hint="eastAsia"/>
                <w:color w:val="FF0000"/>
                <w:sz w:val="18"/>
                <w:szCs w:val="18"/>
              </w:rPr>
              <w:t>通</w:t>
            </w:r>
            <w:r w:rsidRPr="00A43EF8">
              <w:rPr>
                <w:rFonts w:asciiTheme="minorEastAsia" w:hAnsiTheme="minorEastAsia"/>
                <w:color w:val="FF0000"/>
                <w:sz w:val="18"/>
                <w:szCs w:val="18"/>
              </w:rPr>
              <w:t>二类户</w:t>
            </w:r>
            <w:r w:rsidRPr="00A43EF8">
              <w:rPr>
                <w:rFonts w:asciiTheme="minorEastAsia" w:hAnsiTheme="minorEastAsia" w:hint="eastAsia"/>
                <w:color w:val="FF0000"/>
                <w:sz w:val="18"/>
                <w:szCs w:val="18"/>
              </w:rPr>
              <w:t>及</w:t>
            </w:r>
            <w:r w:rsidRPr="00A43EF8">
              <w:rPr>
                <w:rFonts w:asciiTheme="minorEastAsia" w:hAnsiTheme="minorEastAsia"/>
                <w:color w:val="FF0000"/>
                <w:sz w:val="18"/>
                <w:szCs w:val="18"/>
              </w:rPr>
              <w:t>余利宝功能，</w:t>
            </w:r>
            <w:r w:rsidRPr="00A43EF8">
              <w:rPr>
                <w:rFonts w:asciiTheme="minorEastAsia" w:hAnsiTheme="minorEastAsia" w:hint="eastAsia"/>
                <w:color w:val="FF0000"/>
                <w:sz w:val="18"/>
                <w:szCs w:val="18"/>
              </w:rPr>
              <w:t>该</w:t>
            </w:r>
            <w:r w:rsidRPr="00A43EF8">
              <w:rPr>
                <w:rFonts w:asciiTheme="minorEastAsia" w:hAnsiTheme="minorEastAsia"/>
                <w:color w:val="FF0000"/>
                <w:sz w:val="18"/>
                <w:szCs w:val="18"/>
              </w:rPr>
              <w:t>手机号作为客户</w:t>
            </w:r>
            <w:r w:rsidRPr="00A43EF8">
              <w:rPr>
                <w:rFonts w:asciiTheme="minorEastAsia" w:hAnsiTheme="minorEastAsia" w:hint="eastAsia"/>
                <w:color w:val="FF0000"/>
                <w:sz w:val="18"/>
                <w:szCs w:val="18"/>
              </w:rPr>
              <w:t>在</w:t>
            </w:r>
            <w:r w:rsidRPr="00A43EF8">
              <w:rPr>
                <w:rFonts w:asciiTheme="minorEastAsia" w:hAnsiTheme="minorEastAsia"/>
                <w:color w:val="FF0000"/>
                <w:sz w:val="18"/>
                <w:szCs w:val="18"/>
              </w:rPr>
              <w:t>网商的预留手机号，</w:t>
            </w:r>
            <w:r w:rsidRPr="00A43EF8">
              <w:rPr>
                <w:rFonts w:asciiTheme="minorEastAsia" w:hAnsiTheme="minorEastAsia" w:hint="eastAsia"/>
                <w:color w:val="FF0000"/>
                <w:sz w:val="18"/>
                <w:szCs w:val="18"/>
              </w:rPr>
              <w:t>企业</w:t>
            </w:r>
            <w:r w:rsidRPr="00A43EF8">
              <w:rPr>
                <w:rFonts w:asciiTheme="minorEastAsia" w:hAnsiTheme="minorEastAsia"/>
                <w:color w:val="FF0000"/>
                <w:sz w:val="18"/>
                <w:szCs w:val="18"/>
              </w:rPr>
              <w:t>可不填)</w:t>
            </w:r>
            <w:r>
              <w:rPr>
                <w:rFonts w:asciiTheme="minorEastAsia" w:hAnsiTheme="minorEastAsia" w:hint="eastAsia"/>
                <w:color w:val="FF0000"/>
                <w:sz w:val="18"/>
                <w:szCs w:val="18"/>
              </w:rPr>
              <w:t>。</w:t>
            </w:r>
            <w:r>
              <w:rPr>
                <w:rFonts w:asciiTheme="minorEastAsia" w:hAnsiTheme="minorEastAsia"/>
                <w:color w:val="FF0000"/>
                <w:sz w:val="18"/>
                <w:szCs w:val="18"/>
              </w:rPr>
              <w:t>开户</w:t>
            </w:r>
            <w:r>
              <w:rPr>
                <w:rFonts w:asciiTheme="minorEastAsia" w:hAnsiTheme="minorEastAsia" w:hint="eastAsia"/>
                <w:color w:val="FF0000"/>
                <w:sz w:val="18"/>
                <w:szCs w:val="18"/>
              </w:rPr>
              <w:t>发送</w:t>
            </w:r>
            <w:r>
              <w:rPr>
                <w:rFonts w:asciiTheme="minorEastAsia" w:hAnsiTheme="minorEastAsia"/>
                <w:color w:val="FF0000"/>
                <w:sz w:val="18"/>
                <w:szCs w:val="18"/>
              </w:rPr>
              <w:t>的短信验证码</w:t>
            </w:r>
            <w:r>
              <w:rPr>
                <w:rFonts w:asciiTheme="minorEastAsia" w:hAnsiTheme="minorEastAsia" w:hint="eastAsia"/>
                <w:color w:val="FF0000"/>
                <w:sz w:val="18"/>
                <w:szCs w:val="18"/>
              </w:rPr>
              <w:t>的</w:t>
            </w:r>
            <w:r>
              <w:rPr>
                <w:rFonts w:asciiTheme="minorEastAsia" w:hAnsiTheme="minorEastAsia"/>
                <w:color w:val="FF0000"/>
                <w:sz w:val="18"/>
                <w:szCs w:val="18"/>
              </w:rPr>
              <w:t>手机号需要和</w:t>
            </w:r>
            <w:r>
              <w:rPr>
                <w:rFonts w:asciiTheme="minorEastAsia" w:hAnsiTheme="minorEastAsia" w:hint="eastAsia"/>
                <w:color w:val="FF0000"/>
                <w:sz w:val="18"/>
                <w:szCs w:val="18"/>
              </w:rPr>
              <w:t>负责人</w:t>
            </w:r>
            <w:r>
              <w:rPr>
                <w:rFonts w:asciiTheme="minorEastAsia" w:hAnsiTheme="minorEastAsia"/>
                <w:color w:val="FF0000"/>
                <w:sz w:val="18"/>
                <w:szCs w:val="18"/>
              </w:rPr>
              <w:t>手机号</w:t>
            </w:r>
            <w:r>
              <w:rPr>
                <w:rFonts w:asciiTheme="minorEastAsia" w:hAnsiTheme="minorEastAsia" w:hint="eastAsia"/>
                <w:color w:val="FF0000"/>
                <w:sz w:val="18"/>
                <w:szCs w:val="18"/>
              </w:rPr>
              <w:t>一致</w:t>
            </w:r>
            <w:r>
              <w:rPr>
                <w:rFonts w:asciiTheme="minorEastAsia" w:hAnsiTheme="minorEastAsia"/>
                <w:color w:val="FF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346A68BA"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7140805C"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341" w:type="pct"/>
          </w:tcPr>
          <w:p w14:paraId="52892CA0"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7381E2D8"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4D3A91B4" w14:textId="77777777" w:rsidTr="00300B25">
        <w:trPr>
          <w:trHeight w:val="287"/>
        </w:trPr>
        <w:tc>
          <w:tcPr>
            <w:tcW w:w="251" w:type="pct"/>
          </w:tcPr>
          <w:p w14:paraId="66E36D67"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3DE8F643"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PrincipalCertType</w:t>
            </w:r>
          </w:p>
        </w:tc>
        <w:tc>
          <w:tcPr>
            <w:tcW w:w="1965" w:type="pct"/>
            <w:shd w:val="clear" w:color="auto" w:fill="auto"/>
          </w:tcPr>
          <w:p w14:paraId="2D3C4D1F"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负责人证件</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可选值：</w:t>
            </w:r>
          </w:p>
          <w:p w14:paraId="7D675D7F" w14:textId="77777777" w:rsidR="00300B25" w:rsidRPr="0073090D"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0</w:t>
            </w:r>
            <w:r>
              <w:rPr>
                <w:rFonts w:asciiTheme="minorEastAsia" w:eastAsiaTheme="minorEastAsia" w:hAnsiTheme="minorEastAsia" w:hint="eastAsia"/>
                <w:color w:val="000000"/>
                <w:sz w:val="18"/>
                <w:szCs w:val="18"/>
              </w:rPr>
              <w:t>1：</w:t>
            </w:r>
            <w:r>
              <w:rPr>
                <w:rFonts w:asciiTheme="minorEastAsia" w:eastAsiaTheme="minorEastAsia" w:hAnsiTheme="minorEastAsia"/>
                <w:color w:val="000000"/>
                <w:sz w:val="18"/>
                <w:szCs w:val="18"/>
              </w:rPr>
              <w:t>身份证</w:t>
            </w:r>
          </w:p>
        </w:tc>
        <w:tc>
          <w:tcPr>
            <w:tcW w:w="514" w:type="pct"/>
            <w:tcBorders>
              <w:top w:val="single" w:sz="4" w:space="0" w:color="auto"/>
              <w:left w:val="single" w:sz="4" w:space="0" w:color="auto"/>
              <w:bottom w:val="single" w:sz="4" w:space="0" w:color="auto"/>
              <w:right w:val="single" w:sz="4" w:space="0" w:color="auto"/>
            </w:tcBorders>
          </w:tcPr>
          <w:p w14:paraId="017ADD08"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17E342D"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w:t>
            </w:r>
          </w:p>
        </w:tc>
        <w:tc>
          <w:tcPr>
            <w:tcW w:w="341" w:type="pct"/>
          </w:tcPr>
          <w:p w14:paraId="41A48BFF"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609B9F49" w14:textId="77777777" w:rsidR="00300B25" w:rsidRPr="00CB1278" w:rsidRDefault="00300B25" w:rsidP="00300B25">
            <w:pPr>
              <w:rPr>
                <w:rFonts w:asciiTheme="minorEastAsia" w:eastAsiaTheme="minorEastAsia" w:hAnsiTheme="minorEastAsia"/>
                <w:bCs/>
                <w:i/>
                <w:sz w:val="18"/>
                <w:szCs w:val="18"/>
              </w:rPr>
            </w:pPr>
            <w:r>
              <w:rPr>
                <w:rFonts w:asciiTheme="minorEastAsia" w:eastAsiaTheme="minorEastAsia" w:hAnsiTheme="minorEastAsia" w:hint="eastAsia"/>
                <w:bCs/>
                <w:i/>
                <w:sz w:val="18"/>
                <w:szCs w:val="18"/>
              </w:rPr>
              <w:t>01</w:t>
            </w:r>
          </w:p>
        </w:tc>
      </w:tr>
      <w:tr w:rsidR="00300B25" w:rsidRPr="00CB1278" w14:paraId="6C30D3FB" w14:textId="77777777" w:rsidTr="00300B25">
        <w:trPr>
          <w:trHeight w:val="287"/>
        </w:trPr>
        <w:tc>
          <w:tcPr>
            <w:tcW w:w="251" w:type="pct"/>
          </w:tcPr>
          <w:p w14:paraId="5AF48C97"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72C273C4"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PrincipalCert</w:t>
            </w:r>
            <w:r w:rsidRPr="00BA7A82">
              <w:rPr>
                <w:rFonts w:asciiTheme="minorEastAsia" w:eastAsiaTheme="minorEastAsia" w:hAnsiTheme="minorEastAsia" w:hint="eastAsia"/>
                <w:color w:val="000000"/>
                <w:sz w:val="18"/>
                <w:szCs w:val="18"/>
              </w:rPr>
              <w:t>No</w:t>
            </w:r>
          </w:p>
        </w:tc>
        <w:tc>
          <w:tcPr>
            <w:tcW w:w="1965" w:type="pct"/>
            <w:shd w:val="clear" w:color="auto" w:fill="auto"/>
          </w:tcPr>
          <w:p w14:paraId="28E00A29" w14:textId="77777777" w:rsidR="00300B25" w:rsidRDefault="00300B25" w:rsidP="00300B25">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负责人</w:t>
            </w:r>
            <w:r>
              <w:rPr>
                <w:rFonts w:asciiTheme="minorEastAsia" w:eastAsiaTheme="minorEastAsia" w:hAnsiTheme="minorEastAsia" w:hint="eastAsia"/>
                <w:color w:val="000000"/>
                <w:sz w:val="18"/>
                <w:szCs w:val="18"/>
              </w:rPr>
              <w:t>证件</w:t>
            </w:r>
            <w:r>
              <w:rPr>
                <w:rFonts w:asciiTheme="minorEastAsia" w:eastAsiaTheme="minorEastAsia" w:hAnsiTheme="minorEastAsia"/>
                <w:color w:val="000000"/>
                <w:sz w:val="18"/>
                <w:szCs w:val="18"/>
              </w:rPr>
              <w:t>号码</w:t>
            </w:r>
            <w:r>
              <w:rPr>
                <w:rFonts w:asciiTheme="minorEastAsia" w:eastAsiaTheme="minorEastAsia" w:hAnsiTheme="minorEastAsia" w:hint="eastAsia"/>
                <w:color w:val="000000"/>
                <w:sz w:val="18"/>
                <w:szCs w:val="18"/>
              </w:rPr>
              <w:t>。</w:t>
            </w:r>
          </w:p>
          <w:p w14:paraId="35F2865C"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：若自然人送自然人</w:t>
            </w:r>
            <w:r>
              <w:rPr>
                <w:rFonts w:asciiTheme="minorEastAsia" w:eastAsiaTheme="minorEastAsia" w:hAnsiTheme="minorEastAsia" w:hint="eastAsia"/>
                <w:color w:val="000000"/>
                <w:sz w:val="18"/>
                <w:szCs w:val="18"/>
              </w:rPr>
              <w:t>证件</w:t>
            </w:r>
            <w:r>
              <w:rPr>
                <w:rFonts w:asciiTheme="minorEastAsia" w:eastAsiaTheme="minorEastAsia" w:hAnsiTheme="minorEastAsia"/>
                <w:color w:val="000000"/>
                <w:sz w:val="18"/>
                <w:szCs w:val="18"/>
              </w:rPr>
              <w:t>号码、若</w:t>
            </w:r>
            <w:r>
              <w:rPr>
                <w:rFonts w:asciiTheme="minorEastAsia" w:eastAsiaTheme="minorEastAsia" w:hAnsiTheme="minorEastAsia"/>
                <w:color w:val="000000"/>
                <w:sz w:val="18"/>
                <w:szCs w:val="18"/>
              </w:rPr>
              <w:lastRenderedPageBreak/>
              <w:t>个体工商户送经营者</w:t>
            </w:r>
            <w:r>
              <w:rPr>
                <w:rFonts w:asciiTheme="minorEastAsia" w:eastAsiaTheme="minorEastAsia" w:hAnsiTheme="minorEastAsia" w:hint="eastAsia"/>
                <w:color w:val="000000"/>
                <w:sz w:val="18"/>
                <w:szCs w:val="18"/>
              </w:rPr>
              <w:t>证件</w:t>
            </w:r>
            <w:r>
              <w:rPr>
                <w:rFonts w:asciiTheme="minorEastAsia" w:eastAsiaTheme="minorEastAsia" w:hAnsiTheme="minorEastAsia"/>
                <w:color w:val="000000"/>
                <w:sz w:val="18"/>
                <w:szCs w:val="18"/>
              </w:rPr>
              <w:t>号码</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若企业送法人</w:t>
            </w:r>
            <w:r>
              <w:rPr>
                <w:rFonts w:asciiTheme="minorEastAsia" w:eastAsiaTheme="minorEastAsia" w:hAnsiTheme="minorEastAsia" w:hint="eastAsia"/>
                <w:color w:val="000000"/>
                <w:sz w:val="18"/>
                <w:szCs w:val="18"/>
              </w:rPr>
              <w:t>代表</w:t>
            </w:r>
            <w:r>
              <w:rPr>
                <w:rFonts w:asciiTheme="minorEastAsia" w:eastAsiaTheme="minorEastAsia" w:hAnsiTheme="minorEastAsia"/>
                <w:color w:val="000000"/>
                <w:sz w:val="18"/>
                <w:szCs w:val="18"/>
              </w:rPr>
              <w:t>证件号码</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34194B7E"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String</w:t>
            </w:r>
          </w:p>
        </w:tc>
        <w:tc>
          <w:tcPr>
            <w:tcW w:w="427" w:type="pct"/>
            <w:tcBorders>
              <w:top w:val="single" w:sz="4" w:space="0" w:color="auto"/>
              <w:left w:val="single" w:sz="4" w:space="0" w:color="auto"/>
              <w:bottom w:val="single" w:sz="4" w:space="0" w:color="auto"/>
              <w:right w:val="single" w:sz="4" w:space="0" w:color="auto"/>
            </w:tcBorders>
          </w:tcPr>
          <w:p w14:paraId="4971F2F8"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r>
              <w:rPr>
                <w:rFonts w:asciiTheme="minorEastAsia" w:eastAsiaTheme="minorEastAsia" w:hAnsiTheme="minorEastAsia"/>
                <w:color w:val="000000"/>
                <w:sz w:val="18"/>
                <w:szCs w:val="18"/>
              </w:rPr>
              <w:t xml:space="preserve"> </w:t>
            </w:r>
          </w:p>
        </w:tc>
        <w:tc>
          <w:tcPr>
            <w:tcW w:w="341" w:type="pct"/>
          </w:tcPr>
          <w:p w14:paraId="3382F7E6" w14:textId="77777777" w:rsidR="00300B25" w:rsidRPr="00255799"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426D0A4C"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2E8B3004" w14:textId="77777777" w:rsidTr="00300B25">
        <w:trPr>
          <w:trHeight w:val="287"/>
        </w:trPr>
        <w:tc>
          <w:tcPr>
            <w:tcW w:w="251" w:type="pct"/>
          </w:tcPr>
          <w:p w14:paraId="2841443D"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6AE39BF8"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PrincipalPerson</w:t>
            </w:r>
          </w:p>
        </w:tc>
        <w:tc>
          <w:tcPr>
            <w:tcW w:w="1965" w:type="pct"/>
            <w:shd w:val="clear" w:color="auto" w:fill="auto"/>
          </w:tcPr>
          <w:p w14:paraId="38E361B2"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负责</w:t>
            </w:r>
            <w:r>
              <w:rPr>
                <w:rFonts w:asciiTheme="minorEastAsia" w:eastAsiaTheme="minorEastAsia" w:hAnsiTheme="minorEastAsia"/>
                <w:color w:val="000000"/>
                <w:sz w:val="18"/>
                <w:szCs w:val="18"/>
              </w:rPr>
              <w:t>人名称或</w:t>
            </w:r>
            <w:r w:rsidRPr="001D3157">
              <w:rPr>
                <w:rFonts w:asciiTheme="minorEastAsia" w:eastAsiaTheme="minorEastAsia" w:hAnsiTheme="minorEastAsia" w:hint="eastAsia"/>
                <w:color w:val="000000"/>
                <w:sz w:val="18"/>
                <w:szCs w:val="18"/>
              </w:rPr>
              <w:t>企业法人</w:t>
            </w:r>
            <w:r>
              <w:rPr>
                <w:rFonts w:asciiTheme="minorEastAsia" w:eastAsiaTheme="minorEastAsia" w:hAnsiTheme="minorEastAsia" w:hint="eastAsia"/>
                <w:color w:val="000000"/>
                <w:sz w:val="18"/>
                <w:szCs w:val="18"/>
              </w:rPr>
              <w:t>代表</w:t>
            </w:r>
            <w:r w:rsidRPr="001D3157">
              <w:rPr>
                <w:rFonts w:asciiTheme="minorEastAsia" w:eastAsiaTheme="minorEastAsia" w:hAnsiTheme="minorEastAsia" w:hint="eastAsia"/>
                <w:color w:val="000000"/>
                <w:sz w:val="18"/>
                <w:szCs w:val="18"/>
              </w:rPr>
              <w:t>姓名</w:t>
            </w:r>
            <w:r>
              <w:rPr>
                <w:rFonts w:asciiTheme="minorEastAsia" w:eastAsiaTheme="minorEastAsia" w:hAnsiTheme="minorEastAsia" w:hint="eastAsia"/>
                <w:color w:val="000000"/>
                <w:sz w:val="18"/>
                <w:szCs w:val="18"/>
              </w:rPr>
              <w:t>。</w:t>
            </w:r>
          </w:p>
          <w:p w14:paraId="0627B306"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sidRPr="001D3157">
              <w:rPr>
                <w:rFonts w:asciiTheme="minorEastAsia" w:eastAsiaTheme="minorEastAsia" w:hAnsiTheme="minorEastAsia" w:hint="eastAsia"/>
                <w:color w:val="000000"/>
                <w:sz w:val="18"/>
                <w:szCs w:val="18"/>
              </w:rPr>
              <w:t>若商户类型为“自然人”</w:t>
            </w:r>
            <w:r>
              <w:rPr>
                <w:rFonts w:asciiTheme="minorEastAsia" w:eastAsiaTheme="minorEastAsia" w:hAnsiTheme="minorEastAsia" w:hint="eastAsia"/>
                <w:color w:val="000000"/>
                <w:sz w:val="18"/>
                <w:szCs w:val="18"/>
              </w:rPr>
              <w:t>填写</w:t>
            </w:r>
            <w:r>
              <w:rPr>
                <w:rFonts w:asciiTheme="minorEastAsia" w:eastAsiaTheme="minorEastAsia" w:hAnsiTheme="minorEastAsia"/>
                <w:color w:val="000000"/>
                <w:sz w:val="18"/>
                <w:szCs w:val="18"/>
              </w:rPr>
              <w:t>责任人本人，若</w:t>
            </w:r>
            <w:r>
              <w:rPr>
                <w:rFonts w:asciiTheme="minorEastAsia" w:eastAsiaTheme="minorEastAsia" w:hAnsiTheme="minorEastAsia" w:hint="eastAsia"/>
                <w:color w:val="000000"/>
                <w:sz w:val="18"/>
                <w:szCs w:val="18"/>
              </w:rPr>
              <w:t>为</w:t>
            </w:r>
            <w:r>
              <w:rPr>
                <w:rFonts w:asciiTheme="minorEastAsia" w:eastAsiaTheme="minorEastAsia" w:hAnsiTheme="minorEastAsia"/>
                <w:color w:val="000000"/>
                <w:sz w:val="18"/>
                <w:szCs w:val="18"/>
              </w:rPr>
              <w:t>“个体工商户”填写经营者本人，若为</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企业”填写企业法人代表名称</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3C0B99FD"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41F4A37"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341" w:type="pct"/>
          </w:tcPr>
          <w:p w14:paraId="5F6EE882"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3CDABCD6" w14:textId="77777777" w:rsidR="00300B25" w:rsidRPr="00CB1278" w:rsidRDefault="00300B25" w:rsidP="00300B25">
            <w:pPr>
              <w:rPr>
                <w:rFonts w:asciiTheme="minorEastAsia" w:eastAsiaTheme="minorEastAsia" w:hAnsiTheme="minorEastAsia"/>
                <w:bCs/>
                <w:i/>
                <w:sz w:val="18"/>
                <w:szCs w:val="18"/>
              </w:rPr>
            </w:pPr>
          </w:p>
        </w:tc>
      </w:tr>
      <w:tr w:rsidR="00084302" w:rsidRPr="00CB1278" w14:paraId="28867232" w14:textId="77777777" w:rsidTr="00300B25">
        <w:trPr>
          <w:trHeight w:val="287"/>
        </w:trPr>
        <w:tc>
          <w:tcPr>
            <w:tcW w:w="251" w:type="pct"/>
          </w:tcPr>
          <w:p w14:paraId="5B18A5A2" w14:textId="77777777" w:rsidR="00084302" w:rsidRPr="00D478BD" w:rsidRDefault="00084302" w:rsidP="00084302">
            <w:pPr>
              <w:pStyle w:val="a6"/>
              <w:numPr>
                <w:ilvl w:val="0"/>
                <w:numId w:val="17"/>
              </w:numPr>
              <w:ind w:firstLineChars="0"/>
              <w:rPr>
                <w:rFonts w:asciiTheme="minorEastAsia" w:hAnsiTheme="minorEastAsia"/>
                <w:sz w:val="18"/>
                <w:szCs w:val="18"/>
              </w:rPr>
            </w:pPr>
          </w:p>
        </w:tc>
        <w:tc>
          <w:tcPr>
            <w:tcW w:w="1198" w:type="pct"/>
            <w:shd w:val="clear" w:color="auto" w:fill="auto"/>
          </w:tcPr>
          <w:p w14:paraId="5B97210D" w14:textId="3204D2F9" w:rsidR="00084302" w:rsidRDefault="00084302" w:rsidP="00084302">
            <w:pPr>
              <w:rPr>
                <w:rFonts w:asciiTheme="minorEastAsia" w:hAnsiTheme="minorEastAsia"/>
                <w:color w:val="000000"/>
                <w:sz w:val="18"/>
                <w:szCs w:val="18"/>
              </w:rPr>
            </w:pPr>
            <w:r w:rsidRPr="00883820">
              <w:rPr>
                <w:rFonts w:asciiTheme="minorEastAsia" w:hAnsiTheme="minorEastAsia"/>
                <w:color w:val="000000"/>
                <w:sz w:val="18"/>
                <w:szCs w:val="18"/>
              </w:rPr>
              <w:t>OtherBankCardNo</w:t>
            </w:r>
          </w:p>
        </w:tc>
        <w:tc>
          <w:tcPr>
            <w:tcW w:w="1965" w:type="pct"/>
            <w:shd w:val="clear" w:color="auto" w:fill="auto"/>
          </w:tcPr>
          <w:p w14:paraId="4FDBCA76" w14:textId="7B566F31" w:rsidR="00084302" w:rsidRDefault="00C46F06" w:rsidP="006D0AF9">
            <w:pPr>
              <w:rPr>
                <w:rFonts w:asciiTheme="minorEastAsia" w:hAnsiTheme="minorEastAsia"/>
                <w:color w:val="000000"/>
                <w:sz w:val="18"/>
                <w:szCs w:val="18"/>
              </w:rPr>
            </w:pPr>
            <w:r>
              <w:rPr>
                <w:rFonts w:asciiTheme="minorEastAsia" w:hAnsiTheme="minorEastAsia" w:hint="eastAsia"/>
                <w:color w:val="000000"/>
                <w:sz w:val="18"/>
                <w:szCs w:val="18"/>
              </w:rPr>
              <w:t>他行卡储蓄卡</w:t>
            </w:r>
            <w:r>
              <w:rPr>
                <w:rFonts w:asciiTheme="minorEastAsia" w:hAnsiTheme="minorEastAsia"/>
                <w:color w:val="000000"/>
                <w:sz w:val="18"/>
                <w:szCs w:val="18"/>
              </w:rPr>
              <w:t>卡号，</w:t>
            </w:r>
            <w:r>
              <w:rPr>
                <w:rFonts w:asciiTheme="minorEastAsia" w:hAnsiTheme="minorEastAsia" w:hint="eastAsia"/>
                <w:color w:val="000000"/>
                <w:sz w:val="18"/>
                <w:szCs w:val="18"/>
              </w:rPr>
              <w:t>用于核验</w:t>
            </w:r>
            <w:r>
              <w:rPr>
                <w:rFonts w:asciiTheme="minorEastAsia" w:hAnsiTheme="minorEastAsia"/>
                <w:color w:val="000000"/>
                <w:sz w:val="18"/>
                <w:szCs w:val="18"/>
              </w:rPr>
              <w:t>客户身份</w:t>
            </w:r>
            <w:r w:rsidR="00084302">
              <w:rPr>
                <w:rFonts w:asciiTheme="minorEastAsia" w:hAnsiTheme="minorEastAsia"/>
                <w:color w:val="000000"/>
                <w:sz w:val="18"/>
                <w:szCs w:val="18"/>
              </w:rPr>
              <w:t>，</w:t>
            </w:r>
            <w:r>
              <w:rPr>
                <w:rFonts w:asciiTheme="minorEastAsia" w:hAnsiTheme="minorEastAsia" w:hint="eastAsia"/>
                <w:color w:val="000000"/>
                <w:sz w:val="18"/>
                <w:szCs w:val="18"/>
              </w:rPr>
              <w:t>并</w:t>
            </w:r>
            <w:r>
              <w:rPr>
                <w:rFonts w:asciiTheme="minorEastAsia" w:hAnsiTheme="minorEastAsia"/>
                <w:color w:val="000000"/>
                <w:sz w:val="18"/>
                <w:szCs w:val="18"/>
              </w:rPr>
              <w:t>作为</w:t>
            </w:r>
            <w:r>
              <w:rPr>
                <w:rFonts w:asciiTheme="minorEastAsia" w:hAnsiTheme="minorEastAsia" w:hint="eastAsia"/>
                <w:color w:val="000000"/>
                <w:sz w:val="18"/>
                <w:szCs w:val="18"/>
              </w:rPr>
              <w:t>网商银行</w:t>
            </w:r>
            <w:r>
              <w:rPr>
                <w:rFonts w:asciiTheme="minorEastAsia" w:hAnsiTheme="minorEastAsia"/>
                <w:color w:val="000000"/>
                <w:sz w:val="18"/>
                <w:szCs w:val="18"/>
              </w:rPr>
              <w:t>账户绑定的银行卡</w:t>
            </w:r>
            <w:r>
              <w:rPr>
                <w:rFonts w:asciiTheme="minorEastAsia" w:hAnsiTheme="minorEastAsia" w:hint="eastAsia"/>
                <w:color w:val="000000"/>
                <w:sz w:val="18"/>
                <w:szCs w:val="18"/>
              </w:rPr>
              <w:t>，</w:t>
            </w:r>
            <w:r w:rsidR="00C129EC">
              <w:rPr>
                <w:rFonts w:asciiTheme="minorEastAsia" w:eastAsiaTheme="minorEastAsia" w:hAnsiTheme="minorEastAsia" w:hint="eastAsia"/>
                <w:color w:val="000000"/>
                <w:sz w:val="18"/>
                <w:szCs w:val="18"/>
              </w:rPr>
              <w:t>余利宝</w:t>
            </w:r>
            <w:r w:rsidR="00C129EC">
              <w:rPr>
                <w:rFonts w:asciiTheme="minorEastAsia" w:eastAsiaTheme="minorEastAsia" w:hAnsiTheme="minorEastAsia"/>
                <w:color w:val="000000"/>
                <w:sz w:val="18"/>
                <w:szCs w:val="18"/>
              </w:rPr>
              <w:t>及银行卡账户</w:t>
            </w:r>
            <w:r w:rsidR="00C129EC">
              <w:rPr>
                <w:rFonts w:asciiTheme="minorEastAsia" w:eastAsiaTheme="minorEastAsia" w:hAnsiTheme="minorEastAsia" w:hint="eastAsia"/>
                <w:color w:val="000000"/>
                <w:sz w:val="18"/>
                <w:szCs w:val="18"/>
              </w:rPr>
              <w:t>的</w:t>
            </w:r>
            <w:r w:rsidR="00C129EC">
              <w:rPr>
                <w:rFonts w:asciiTheme="minorEastAsia" w:eastAsiaTheme="minorEastAsia" w:hAnsiTheme="minorEastAsia"/>
                <w:color w:val="000000"/>
                <w:sz w:val="18"/>
                <w:szCs w:val="18"/>
              </w:rPr>
              <w:t>资金仅能</w:t>
            </w:r>
            <w:r w:rsidR="00C129EC">
              <w:rPr>
                <w:rFonts w:asciiTheme="minorEastAsia" w:eastAsiaTheme="minorEastAsia" w:hAnsiTheme="minorEastAsia" w:hint="eastAsia"/>
                <w:color w:val="000000"/>
                <w:sz w:val="18"/>
                <w:szCs w:val="18"/>
              </w:rPr>
              <w:t>提</w:t>
            </w:r>
            <w:r w:rsidR="00C129EC">
              <w:rPr>
                <w:rFonts w:asciiTheme="minorEastAsia" w:eastAsiaTheme="minorEastAsia" w:hAnsiTheme="minorEastAsia"/>
                <w:color w:val="000000"/>
                <w:sz w:val="18"/>
                <w:szCs w:val="18"/>
              </w:rPr>
              <w:t>现到该银行卡中。利用</w:t>
            </w:r>
            <w:r w:rsidR="00C129EC">
              <w:rPr>
                <w:rFonts w:asciiTheme="minorEastAsia" w:eastAsiaTheme="minorEastAsia" w:hAnsiTheme="minorEastAsia" w:hint="eastAsia"/>
                <w:color w:val="000000"/>
                <w:sz w:val="18"/>
                <w:szCs w:val="18"/>
              </w:rPr>
              <w:t>换卡</w:t>
            </w:r>
            <w:r w:rsidR="00C129EC">
              <w:rPr>
                <w:rFonts w:asciiTheme="minorEastAsia" w:eastAsiaTheme="minorEastAsia" w:hAnsiTheme="minorEastAsia"/>
                <w:color w:val="000000"/>
                <w:sz w:val="18"/>
                <w:szCs w:val="18"/>
              </w:rPr>
              <w:t>接口可更换绑定银行卡。</w:t>
            </w:r>
          </w:p>
        </w:tc>
        <w:tc>
          <w:tcPr>
            <w:tcW w:w="514" w:type="pct"/>
            <w:tcBorders>
              <w:top w:val="single" w:sz="4" w:space="0" w:color="auto"/>
              <w:left w:val="single" w:sz="4" w:space="0" w:color="auto"/>
              <w:bottom w:val="single" w:sz="4" w:space="0" w:color="auto"/>
              <w:right w:val="single" w:sz="4" w:space="0" w:color="auto"/>
            </w:tcBorders>
          </w:tcPr>
          <w:p w14:paraId="3DF2E96F" w14:textId="717A381D" w:rsidR="00084302" w:rsidRDefault="00084302" w:rsidP="00084302">
            <w:pPr>
              <w:rPr>
                <w:rFonts w:asciiTheme="minorEastAsia" w:hAnsiTheme="minorEastAsia"/>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AF215A0" w14:textId="78C7B1A2" w:rsidR="00084302" w:rsidRDefault="00084302" w:rsidP="00084302">
            <w:pPr>
              <w:rPr>
                <w:rFonts w:asciiTheme="minorEastAsia" w:hAnsiTheme="minorEastAsia"/>
                <w:color w:val="000000"/>
                <w:sz w:val="18"/>
                <w:szCs w:val="18"/>
              </w:rPr>
            </w:pPr>
            <w:r>
              <w:rPr>
                <w:rFonts w:asciiTheme="minorEastAsia" w:hAnsiTheme="minorEastAsia" w:hint="eastAsia"/>
                <w:bCs/>
                <w:color w:val="000000"/>
                <w:sz w:val="18"/>
                <w:szCs w:val="18"/>
              </w:rPr>
              <w:t>32</w:t>
            </w:r>
          </w:p>
        </w:tc>
        <w:tc>
          <w:tcPr>
            <w:tcW w:w="341" w:type="pct"/>
          </w:tcPr>
          <w:p w14:paraId="24346DD9" w14:textId="1FF692DB" w:rsidR="00084302" w:rsidRDefault="00084302" w:rsidP="00084302">
            <w:pPr>
              <w:rPr>
                <w:rFonts w:asciiTheme="minorEastAsia" w:hAnsiTheme="minorEastAsia"/>
                <w:color w:val="000000"/>
                <w:sz w:val="18"/>
                <w:szCs w:val="18"/>
              </w:rPr>
            </w:pPr>
            <w:r>
              <w:rPr>
                <w:rFonts w:ascii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0A66E5B1" w14:textId="77777777" w:rsidR="00084302" w:rsidRPr="00CB1278" w:rsidRDefault="00084302" w:rsidP="00084302">
            <w:pPr>
              <w:rPr>
                <w:rFonts w:asciiTheme="minorEastAsia" w:hAnsiTheme="minorEastAsia"/>
                <w:bCs/>
                <w:i/>
                <w:sz w:val="18"/>
                <w:szCs w:val="18"/>
              </w:rPr>
            </w:pPr>
          </w:p>
        </w:tc>
      </w:tr>
      <w:tr w:rsidR="00300B25" w:rsidRPr="00CB1278" w14:paraId="53BA10D2" w14:textId="77777777" w:rsidTr="00300B25">
        <w:trPr>
          <w:trHeight w:val="287"/>
        </w:trPr>
        <w:tc>
          <w:tcPr>
            <w:tcW w:w="251" w:type="pct"/>
          </w:tcPr>
          <w:p w14:paraId="2CBDCDDD"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088F6AE9"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BussAuthNum</w:t>
            </w:r>
          </w:p>
        </w:tc>
        <w:tc>
          <w:tcPr>
            <w:tcW w:w="1965" w:type="pct"/>
            <w:shd w:val="clear" w:color="auto" w:fill="auto"/>
          </w:tcPr>
          <w:p w14:paraId="01051509" w14:textId="77777777" w:rsidR="00300B25" w:rsidRPr="00972A98" w:rsidRDefault="00300B25" w:rsidP="00300B25">
            <w:pPr>
              <w:rPr>
                <w:rFonts w:asciiTheme="minorEastAsia" w:eastAsiaTheme="minorEastAsia" w:hAnsiTheme="minorEastAsia"/>
                <w:bCs/>
                <w:color w:val="000000"/>
                <w:sz w:val="18"/>
                <w:szCs w:val="18"/>
              </w:rPr>
            </w:pPr>
            <w:r w:rsidRPr="001D3157">
              <w:rPr>
                <w:rFonts w:asciiTheme="minorEastAsia" w:eastAsiaTheme="minorEastAsia" w:hAnsiTheme="minorEastAsia" w:hint="eastAsia"/>
                <w:color w:val="000000"/>
                <w:sz w:val="18"/>
                <w:szCs w:val="18"/>
              </w:rPr>
              <w:t>营业执照工商注册号</w:t>
            </w:r>
            <w:r>
              <w:rPr>
                <w:rFonts w:asciiTheme="minorEastAsia" w:eastAsiaTheme="minorEastAsia" w:hAnsiTheme="minorEastAsia" w:hint="eastAsia"/>
                <w:color w:val="000000"/>
                <w:sz w:val="18"/>
                <w:szCs w:val="18"/>
              </w:rPr>
              <w:t>。</w:t>
            </w:r>
            <w:r w:rsidRPr="001D3157">
              <w:rPr>
                <w:rFonts w:asciiTheme="minorEastAsia" w:eastAsiaTheme="minorEastAsia" w:hAnsiTheme="minorEastAsia" w:hint="eastAsia"/>
                <w:color w:val="000000"/>
                <w:sz w:val="18"/>
                <w:szCs w:val="18"/>
              </w:rPr>
              <w:t>若商户类型为“自然人”无需上送</w:t>
            </w:r>
            <w:r>
              <w:rPr>
                <w:rFonts w:asciiTheme="minorEastAsia" w:eastAsiaTheme="minorEastAsia" w:hAnsiTheme="minorEastAsia" w:hint="eastAsia"/>
                <w:color w:val="000000"/>
                <w:sz w:val="18"/>
                <w:szCs w:val="18"/>
              </w:rPr>
              <w:t>。</w:t>
            </w:r>
          </w:p>
        </w:tc>
        <w:tc>
          <w:tcPr>
            <w:tcW w:w="514" w:type="pct"/>
            <w:tcBorders>
              <w:top w:val="single" w:sz="4" w:space="0" w:color="auto"/>
              <w:left w:val="single" w:sz="4" w:space="0" w:color="auto"/>
              <w:bottom w:val="single" w:sz="4" w:space="0" w:color="auto"/>
              <w:right w:val="single" w:sz="4" w:space="0" w:color="auto"/>
            </w:tcBorders>
          </w:tcPr>
          <w:p w14:paraId="3B04AA13"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3CFD7066"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341" w:type="pct"/>
          </w:tcPr>
          <w:p w14:paraId="61CDC1A9"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2D8B4A9C"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79C4ADB3" w14:textId="77777777" w:rsidTr="00300B25">
        <w:trPr>
          <w:trHeight w:val="287"/>
        </w:trPr>
        <w:tc>
          <w:tcPr>
            <w:tcW w:w="251" w:type="pct"/>
          </w:tcPr>
          <w:p w14:paraId="24243370"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1BD61FCA"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CertOrgCode</w:t>
            </w:r>
          </w:p>
          <w:p w14:paraId="008E4288" w14:textId="77777777" w:rsidR="00300B25" w:rsidRDefault="00300B25" w:rsidP="00300B25">
            <w:pPr>
              <w:rPr>
                <w:rFonts w:asciiTheme="minorEastAsia" w:eastAsiaTheme="minorEastAsia" w:hAnsiTheme="minorEastAsia"/>
                <w:bCs/>
                <w:color w:val="000000"/>
                <w:sz w:val="18"/>
                <w:szCs w:val="18"/>
              </w:rPr>
            </w:pPr>
          </w:p>
        </w:tc>
        <w:tc>
          <w:tcPr>
            <w:tcW w:w="1965" w:type="pct"/>
            <w:shd w:val="clear" w:color="auto" w:fill="auto"/>
          </w:tcPr>
          <w:p w14:paraId="6C9B0D15"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组织</w:t>
            </w:r>
            <w:r>
              <w:rPr>
                <w:rFonts w:asciiTheme="minorEastAsia" w:eastAsiaTheme="minorEastAsia" w:hAnsiTheme="minorEastAsia"/>
                <w:color w:val="000000"/>
                <w:sz w:val="18"/>
                <w:szCs w:val="18"/>
              </w:rPr>
              <w:t>机构代码</w:t>
            </w:r>
            <w:r>
              <w:rPr>
                <w:rFonts w:asciiTheme="minorEastAsia" w:eastAsiaTheme="minorEastAsia" w:hAnsiTheme="minorEastAsia" w:hint="eastAsia"/>
                <w:color w:val="000000"/>
                <w:sz w:val="18"/>
                <w:szCs w:val="18"/>
              </w:rPr>
              <w:t>证</w:t>
            </w:r>
            <w:r>
              <w:rPr>
                <w:rFonts w:asciiTheme="minorEastAsia" w:eastAsiaTheme="minorEastAsia" w:hAnsiTheme="minorEastAsia"/>
                <w:color w:val="000000"/>
                <w:sz w:val="18"/>
                <w:szCs w:val="18"/>
              </w:rPr>
              <w:t>号。</w:t>
            </w:r>
          </w:p>
        </w:tc>
        <w:tc>
          <w:tcPr>
            <w:tcW w:w="514" w:type="pct"/>
            <w:tcBorders>
              <w:top w:val="single" w:sz="4" w:space="0" w:color="auto"/>
              <w:left w:val="single" w:sz="4" w:space="0" w:color="auto"/>
              <w:bottom w:val="single" w:sz="4" w:space="0" w:color="auto"/>
              <w:right w:val="single" w:sz="4" w:space="0" w:color="auto"/>
            </w:tcBorders>
          </w:tcPr>
          <w:p w14:paraId="1351C8E2"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4394347B"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341" w:type="pct"/>
          </w:tcPr>
          <w:p w14:paraId="27AE3D3C"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626FE583"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375C8D0F" w14:textId="77777777" w:rsidTr="00300B25">
        <w:trPr>
          <w:trHeight w:val="287"/>
        </w:trPr>
        <w:tc>
          <w:tcPr>
            <w:tcW w:w="251" w:type="pct"/>
          </w:tcPr>
          <w:p w14:paraId="0948A770"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434C2D75"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Cert</w:t>
            </w:r>
            <w:r w:rsidRPr="00BA7A82">
              <w:rPr>
                <w:rFonts w:asciiTheme="minorEastAsia" w:eastAsiaTheme="minorEastAsia" w:hAnsiTheme="minorEastAsia" w:hint="eastAsia"/>
                <w:color w:val="000000"/>
                <w:sz w:val="18"/>
                <w:szCs w:val="18"/>
              </w:rPr>
              <w:t>Photo</w:t>
            </w:r>
            <w:r>
              <w:rPr>
                <w:rFonts w:asciiTheme="minorEastAsia" w:eastAsiaTheme="minorEastAsia" w:hAnsiTheme="minorEastAsia"/>
                <w:color w:val="000000"/>
                <w:sz w:val="18"/>
                <w:szCs w:val="18"/>
              </w:rPr>
              <w:t>A</w:t>
            </w:r>
          </w:p>
        </w:tc>
        <w:tc>
          <w:tcPr>
            <w:tcW w:w="1965" w:type="pct"/>
            <w:shd w:val="clear" w:color="auto" w:fill="auto"/>
          </w:tcPr>
          <w:p w14:paraId="5C78BD11"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负责</w:t>
            </w:r>
            <w:r>
              <w:rPr>
                <w:rFonts w:asciiTheme="minorEastAsia" w:eastAsiaTheme="minorEastAsia" w:hAnsiTheme="minorEastAsia"/>
                <w:color w:val="000000"/>
                <w:sz w:val="18"/>
                <w:szCs w:val="18"/>
              </w:rPr>
              <w:t>人或企业法人代表的</w:t>
            </w:r>
            <w:r w:rsidRPr="00BA7A82">
              <w:rPr>
                <w:rFonts w:asciiTheme="minorEastAsia" w:eastAsiaTheme="minorEastAsia" w:hAnsiTheme="minorEastAsia" w:hint="eastAsia"/>
                <w:color w:val="000000"/>
                <w:sz w:val="18"/>
                <w:szCs w:val="18"/>
              </w:rPr>
              <w:t>身份证图片</w:t>
            </w:r>
            <w:r>
              <w:rPr>
                <w:rFonts w:asciiTheme="minorEastAsia" w:eastAsiaTheme="minorEastAsia" w:hAnsiTheme="minorEastAsia" w:hint="eastAsia"/>
                <w:color w:val="000000"/>
                <w:sz w:val="18"/>
                <w:szCs w:val="18"/>
              </w:rPr>
              <w:t>正面。</w:t>
            </w:r>
          </w:p>
          <w:p w14:paraId="1EFA0DAB"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需要</w:t>
            </w:r>
            <w:r>
              <w:rPr>
                <w:rFonts w:asciiTheme="minorEastAsia" w:eastAsiaTheme="minorEastAsia" w:hAnsiTheme="minorEastAsia"/>
                <w:color w:val="000000"/>
                <w:sz w:val="18"/>
                <w:szCs w:val="18"/>
              </w:rPr>
              <w:t>先调</w:t>
            </w: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图片上传接口</w:t>
            </w:r>
            <w:r>
              <w:rPr>
                <w:rFonts w:asciiTheme="minorEastAsia" w:eastAsiaTheme="minorEastAsia" w:hAnsiTheme="minorEastAsia" w:hint="eastAsia"/>
                <w:color w:val="000000"/>
                <w:sz w:val="18"/>
                <w:szCs w:val="18"/>
              </w:rPr>
              <w:t>上传</w:t>
            </w:r>
            <w:r>
              <w:rPr>
                <w:rFonts w:asciiTheme="minorEastAsia" w:eastAsiaTheme="minorEastAsia" w:hAnsiTheme="minorEastAsia"/>
                <w:color w:val="000000"/>
                <w:sz w:val="18"/>
                <w:szCs w:val="18"/>
              </w:rPr>
              <w:t>图片获取</w:t>
            </w:r>
            <w:r>
              <w:rPr>
                <w:rFonts w:asciiTheme="minorEastAsia" w:eastAsiaTheme="minorEastAsia" w:hAnsiTheme="minorEastAsia" w:hint="eastAsia"/>
                <w:color w:val="000000"/>
                <w:sz w:val="18"/>
                <w:szCs w:val="18"/>
              </w:rPr>
              <w:t>链接</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并</w:t>
            </w:r>
            <w:r>
              <w:rPr>
                <w:rFonts w:asciiTheme="minorEastAsia" w:eastAsiaTheme="minorEastAsia" w:hAnsiTheme="minorEastAsia"/>
                <w:color w:val="000000"/>
                <w:sz w:val="18"/>
                <w:szCs w:val="18"/>
              </w:rPr>
              <w:t>将该链接填到本字段。涉及</w:t>
            </w:r>
            <w:r>
              <w:rPr>
                <w:rFonts w:asciiTheme="minorEastAsia" w:eastAsiaTheme="minorEastAsia" w:hAnsiTheme="minorEastAsia" w:hint="eastAsia"/>
                <w:color w:val="000000"/>
                <w:sz w:val="18"/>
                <w:szCs w:val="18"/>
              </w:rPr>
              <w:t>图片</w:t>
            </w:r>
            <w:r>
              <w:rPr>
                <w:rFonts w:asciiTheme="minorEastAsia" w:eastAsiaTheme="minorEastAsia" w:hAnsiTheme="minorEastAsia"/>
                <w:color w:val="000000"/>
                <w:sz w:val="18"/>
                <w:szCs w:val="18"/>
              </w:rPr>
              <w:t>上传的接口</w:t>
            </w:r>
            <w:r>
              <w:rPr>
                <w:rFonts w:asciiTheme="minorEastAsia" w:eastAsiaTheme="minorEastAsia" w:hAnsiTheme="minorEastAsia" w:hint="eastAsia"/>
                <w:color w:val="000000"/>
                <w:sz w:val="18"/>
                <w:szCs w:val="18"/>
              </w:rPr>
              <w:t>处理</w:t>
            </w:r>
            <w:r>
              <w:rPr>
                <w:rFonts w:asciiTheme="minorEastAsia" w:eastAsiaTheme="minorEastAsia" w:hAnsiTheme="minorEastAsia"/>
                <w:color w:val="000000"/>
                <w:sz w:val="18"/>
                <w:szCs w:val="18"/>
              </w:rPr>
              <w:t>逻辑</w:t>
            </w:r>
            <w:r>
              <w:rPr>
                <w:rFonts w:asciiTheme="minorEastAsia" w:eastAsiaTheme="minorEastAsia" w:hAnsiTheme="minorEastAsia" w:hint="eastAsia"/>
                <w:color w:val="000000"/>
                <w:sz w:val="18"/>
                <w:szCs w:val="18"/>
              </w:rPr>
              <w:t>一致</w:t>
            </w:r>
            <w:r>
              <w:rPr>
                <w:rFonts w:asciiTheme="minorEastAsia" w:eastAsiaTheme="minorEastAsia" w:hAnsiTheme="minorEastAsia"/>
                <w:color w:val="000000"/>
                <w:sz w:val="18"/>
                <w:szCs w:val="18"/>
              </w:rPr>
              <w:t>。</w:t>
            </w:r>
          </w:p>
          <w:p w14:paraId="79EB2073" w14:textId="77777777" w:rsidR="00300B25" w:rsidRPr="002B19A4"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01</w:t>
            </w:r>
            <w:r>
              <w:rPr>
                <w:rFonts w:asciiTheme="minorEastAsia" w:eastAsiaTheme="minorEastAsia" w:hAnsiTheme="minorEastAsia" w:hint="eastAsia"/>
                <w:sz w:val="18"/>
                <w:szCs w:val="18"/>
              </w:rPr>
              <w:t xml:space="preserve"> </w:t>
            </w:r>
          </w:p>
        </w:tc>
        <w:tc>
          <w:tcPr>
            <w:tcW w:w="514" w:type="pct"/>
            <w:tcBorders>
              <w:top w:val="single" w:sz="4" w:space="0" w:color="auto"/>
              <w:left w:val="single" w:sz="4" w:space="0" w:color="auto"/>
              <w:bottom w:val="single" w:sz="4" w:space="0" w:color="auto"/>
              <w:right w:val="single" w:sz="4" w:space="0" w:color="auto"/>
            </w:tcBorders>
          </w:tcPr>
          <w:p w14:paraId="4C48D8FB"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1B9031B"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Pr>
          <w:p w14:paraId="51B8E831"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3DB08148"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377AD20A" w14:textId="77777777" w:rsidTr="00300B25">
        <w:trPr>
          <w:trHeight w:val="287"/>
        </w:trPr>
        <w:tc>
          <w:tcPr>
            <w:tcW w:w="251" w:type="pct"/>
          </w:tcPr>
          <w:p w14:paraId="749C537C"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2C3BB07D"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Cert</w:t>
            </w:r>
            <w:r w:rsidRPr="00BA7A82">
              <w:rPr>
                <w:rFonts w:asciiTheme="minorEastAsia" w:eastAsiaTheme="minorEastAsia" w:hAnsiTheme="minorEastAsia" w:hint="eastAsia"/>
                <w:color w:val="000000"/>
                <w:sz w:val="18"/>
                <w:szCs w:val="18"/>
              </w:rPr>
              <w:t>Photo</w:t>
            </w:r>
            <w:r>
              <w:rPr>
                <w:rFonts w:asciiTheme="minorEastAsia" w:eastAsiaTheme="minorEastAsia" w:hAnsiTheme="minorEastAsia"/>
                <w:color w:val="000000"/>
                <w:sz w:val="18"/>
                <w:szCs w:val="18"/>
              </w:rPr>
              <w:t>B</w:t>
            </w:r>
          </w:p>
        </w:tc>
        <w:tc>
          <w:tcPr>
            <w:tcW w:w="1965" w:type="pct"/>
            <w:shd w:val="clear" w:color="auto" w:fill="auto"/>
          </w:tcPr>
          <w:p w14:paraId="08EE6961"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负责人</w:t>
            </w:r>
            <w:r>
              <w:rPr>
                <w:rFonts w:asciiTheme="minorEastAsia" w:eastAsiaTheme="minorEastAsia" w:hAnsiTheme="minorEastAsia"/>
                <w:color w:val="000000"/>
                <w:sz w:val="18"/>
                <w:szCs w:val="18"/>
              </w:rPr>
              <w:t>或企业法人代表的</w:t>
            </w:r>
            <w:r w:rsidRPr="00BA7A82">
              <w:rPr>
                <w:rFonts w:asciiTheme="minorEastAsia" w:eastAsiaTheme="minorEastAsia" w:hAnsiTheme="minorEastAsia" w:hint="eastAsia"/>
                <w:color w:val="000000"/>
                <w:sz w:val="18"/>
                <w:szCs w:val="18"/>
              </w:rPr>
              <w:t>身份证图片</w:t>
            </w:r>
            <w:r>
              <w:rPr>
                <w:rFonts w:asciiTheme="minorEastAsia" w:eastAsiaTheme="minorEastAsia" w:hAnsiTheme="minorEastAsia" w:hint="eastAsia"/>
                <w:color w:val="000000"/>
                <w:sz w:val="18"/>
                <w:szCs w:val="18"/>
              </w:rPr>
              <w:t>反面</w:t>
            </w:r>
          </w:p>
          <w:p w14:paraId="3D4D6A08"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02</w:t>
            </w:r>
          </w:p>
        </w:tc>
        <w:tc>
          <w:tcPr>
            <w:tcW w:w="514" w:type="pct"/>
            <w:tcBorders>
              <w:top w:val="single" w:sz="4" w:space="0" w:color="auto"/>
              <w:left w:val="single" w:sz="4" w:space="0" w:color="auto"/>
              <w:bottom w:val="single" w:sz="4" w:space="0" w:color="auto"/>
              <w:right w:val="single" w:sz="4" w:space="0" w:color="auto"/>
            </w:tcBorders>
          </w:tcPr>
          <w:p w14:paraId="5DE98CCC"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3CB4A6B"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Pr>
          <w:p w14:paraId="08F2E2AF"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68EF180E"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51BA4CFE" w14:textId="77777777" w:rsidTr="00300B25">
        <w:trPr>
          <w:trHeight w:val="287"/>
        </w:trPr>
        <w:tc>
          <w:tcPr>
            <w:tcW w:w="251" w:type="pct"/>
          </w:tcPr>
          <w:p w14:paraId="7DD89442"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78BCA4E1"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License</w:t>
            </w:r>
            <w:r w:rsidRPr="00BA7A82">
              <w:rPr>
                <w:rFonts w:asciiTheme="minorEastAsia" w:eastAsiaTheme="minorEastAsia" w:hAnsiTheme="minorEastAsia"/>
                <w:color w:val="000000"/>
                <w:sz w:val="18"/>
                <w:szCs w:val="18"/>
              </w:rPr>
              <w:t>Photo</w:t>
            </w:r>
          </w:p>
        </w:tc>
        <w:tc>
          <w:tcPr>
            <w:tcW w:w="1965" w:type="pct"/>
            <w:shd w:val="clear" w:color="auto" w:fill="auto"/>
          </w:tcPr>
          <w:p w14:paraId="780E4425" w14:textId="77777777" w:rsidR="00300B25" w:rsidRDefault="00300B25" w:rsidP="00300B25">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营业执照图片</w:t>
            </w:r>
            <w:r>
              <w:rPr>
                <w:rFonts w:asciiTheme="minorEastAsia" w:eastAsiaTheme="minorEastAsia" w:hAnsiTheme="minorEastAsia" w:hint="eastAsia"/>
                <w:color w:val="000000"/>
                <w:sz w:val="18"/>
                <w:szCs w:val="18"/>
              </w:rPr>
              <w:t>(</w:t>
            </w:r>
            <w:r w:rsidRPr="001D3157">
              <w:rPr>
                <w:rFonts w:asciiTheme="minorEastAsia" w:eastAsiaTheme="minorEastAsia" w:hAnsiTheme="minorEastAsia" w:hint="eastAsia"/>
                <w:color w:val="000000"/>
                <w:sz w:val="18"/>
                <w:szCs w:val="18"/>
              </w:rPr>
              <w:t>若商户类型为“自然人”无需上送</w:t>
            </w:r>
            <w:r>
              <w:rPr>
                <w:rFonts w:asciiTheme="minorEastAsia" w:eastAsiaTheme="minorEastAsia" w:hAnsiTheme="minorEastAsia" w:hint="eastAsia"/>
                <w:color w:val="000000"/>
                <w:sz w:val="18"/>
                <w:szCs w:val="18"/>
              </w:rPr>
              <w:t>)</w:t>
            </w:r>
          </w:p>
          <w:p w14:paraId="56593BBF"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03</w:t>
            </w:r>
          </w:p>
        </w:tc>
        <w:tc>
          <w:tcPr>
            <w:tcW w:w="514" w:type="pct"/>
            <w:tcBorders>
              <w:top w:val="single" w:sz="4" w:space="0" w:color="auto"/>
              <w:left w:val="single" w:sz="4" w:space="0" w:color="auto"/>
              <w:bottom w:val="single" w:sz="4" w:space="0" w:color="auto"/>
              <w:right w:val="single" w:sz="4" w:space="0" w:color="auto"/>
            </w:tcBorders>
          </w:tcPr>
          <w:p w14:paraId="3855F56A"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4B4B3FB"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Pr>
          <w:p w14:paraId="3369812C"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w:t>
            </w:r>
          </w:p>
        </w:tc>
        <w:tc>
          <w:tcPr>
            <w:tcW w:w="304" w:type="pct"/>
            <w:tcBorders>
              <w:top w:val="single" w:sz="4" w:space="0" w:color="auto"/>
              <w:left w:val="single" w:sz="4" w:space="0" w:color="auto"/>
              <w:bottom w:val="single" w:sz="4" w:space="0" w:color="auto"/>
              <w:right w:val="single" w:sz="4" w:space="0" w:color="auto"/>
            </w:tcBorders>
          </w:tcPr>
          <w:p w14:paraId="718D386B"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484773ED" w14:textId="77777777" w:rsidTr="00300B25">
        <w:trPr>
          <w:trHeight w:val="287"/>
        </w:trPr>
        <w:tc>
          <w:tcPr>
            <w:tcW w:w="251" w:type="pct"/>
          </w:tcPr>
          <w:p w14:paraId="73288A4E"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754ED0F6"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P</w:t>
            </w:r>
            <w:r w:rsidRPr="00BA7A82">
              <w:rPr>
                <w:rFonts w:asciiTheme="minorEastAsia" w:eastAsiaTheme="minorEastAsia" w:hAnsiTheme="minorEastAsia"/>
                <w:color w:val="000000"/>
                <w:sz w:val="18"/>
                <w:szCs w:val="18"/>
              </w:rPr>
              <w:t>rgPhoto</w:t>
            </w:r>
          </w:p>
        </w:tc>
        <w:tc>
          <w:tcPr>
            <w:tcW w:w="1965" w:type="pct"/>
            <w:shd w:val="clear" w:color="auto" w:fill="auto"/>
          </w:tcPr>
          <w:p w14:paraId="6BB36CAB" w14:textId="77777777" w:rsidR="00300B25" w:rsidRDefault="00300B25" w:rsidP="00300B25">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组织机构代码证图片</w:t>
            </w:r>
            <w:r>
              <w:rPr>
                <w:rFonts w:asciiTheme="minorEastAsia" w:eastAsiaTheme="minorEastAsia" w:hAnsiTheme="minorEastAsia" w:hint="eastAsia"/>
                <w:color w:val="000000"/>
                <w:sz w:val="18"/>
                <w:szCs w:val="18"/>
              </w:rPr>
              <w:t>(</w:t>
            </w:r>
            <w:r w:rsidRPr="001D3157">
              <w:rPr>
                <w:rFonts w:asciiTheme="minorEastAsia" w:eastAsiaTheme="minorEastAsia" w:hAnsiTheme="minorEastAsia" w:hint="eastAsia"/>
                <w:color w:val="000000"/>
                <w:sz w:val="18"/>
                <w:szCs w:val="18"/>
              </w:rPr>
              <w:t>若商户类型为“自然人”无需上送</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个体工商户”可选</w:t>
            </w:r>
            <w:r>
              <w:rPr>
                <w:rFonts w:asciiTheme="minorEastAsia" w:eastAsiaTheme="minorEastAsia" w:hAnsiTheme="minorEastAsia" w:hint="eastAsia"/>
                <w:color w:val="000000"/>
                <w:sz w:val="18"/>
                <w:szCs w:val="18"/>
              </w:rPr>
              <w:t>)</w:t>
            </w:r>
          </w:p>
          <w:p w14:paraId="5D5CCD56"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04</w:t>
            </w:r>
          </w:p>
        </w:tc>
        <w:tc>
          <w:tcPr>
            <w:tcW w:w="514" w:type="pct"/>
            <w:tcBorders>
              <w:top w:val="single" w:sz="4" w:space="0" w:color="auto"/>
              <w:left w:val="single" w:sz="4" w:space="0" w:color="auto"/>
              <w:bottom w:val="single" w:sz="4" w:space="0" w:color="auto"/>
              <w:right w:val="single" w:sz="4" w:space="0" w:color="auto"/>
            </w:tcBorders>
          </w:tcPr>
          <w:p w14:paraId="4C3E47C4"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0C53F6C9"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Pr>
          <w:p w14:paraId="0C2F2290"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074DA1DE"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6CABC0C1" w14:textId="77777777" w:rsidTr="00300B25">
        <w:trPr>
          <w:trHeight w:val="287"/>
        </w:trPr>
        <w:tc>
          <w:tcPr>
            <w:tcW w:w="251" w:type="pct"/>
          </w:tcPr>
          <w:p w14:paraId="7837205D"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75E184BF"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I</w:t>
            </w:r>
            <w:r w:rsidRPr="00BA7A82">
              <w:rPr>
                <w:rFonts w:asciiTheme="minorEastAsia" w:eastAsiaTheme="minorEastAsia" w:hAnsiTheme="minorEastAsia"/>
                <w:color w:val="000000"/>
                <w:sz w:val="18"/>
                <w:szCs w:val="18"/>
              </w:rPr>
              <w:t>ndustry</w:t>
            </w:r>
            <w:r w:rsidRPr="00BA7A82">
              <w:rPr>
                <w:rFonts w:asciiTheme="minorEastAsia" w:eastAsiaTheme="minorEastAsia" w:hAnsiTheme="minorEastAsia" w:hint="eastAsia"/>
                <w:color w:val="000000"/>
                <w:sz w:val="18"/>
                <w:szCs w:val="18"/>
              </w:rPr>
              <w:t>License</w:t>
            </w:r>
            <w:r w:rsidRPr="00BA7A82">
              <w:rPr>
                <w:rFonts w:asciiTheme="minorEastAsia" w:eastAsiaTheme="minorEastAsia" w:hAnsiTheme="minorEastAsia"/>
                <w:color w:val="000000"/>
                <w:sz w:val="18"/>
                <w:szCs w:val="18"/>
              </w:rPr>
              <w:t>Photo</w:t>
            </w:r>
          </w:p>
        </w:tc>
        <w:tc>
          <w:tcPr>
            <w:tcW w:w="1965" w:type="pct"/>
            <w:shd w:val="clear" w:color="auto" w:fill="auto"/>
          </w:tcPr>
          <w:p w14:paraId="67AE820E"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开户</w:t>
            </w:r>
            <w:r w:rsidRPr="00BA7A82">
              <w:rPr>
                <w:rFonts w:asciiTheme="minorEastAsia" w:eastAsiaTheme="minorEastAsia" w:hAnsiTheme="minorEastAsia" w:hint="eastAsia"/>
                <w:color w:val="000000"/>
                <w:sz w:val="18"/>
                <w:szCs w:val="18"/>
              </w:rPr>
              <w:t>许可证照片</w:t>
            </w:r>
            <w:r>
              <w:rPr>
                <w:rFonts w:asciiTheme="minorEastAsia" w:eastAsiaTheme="minorEastAsia" w:hAnsiTheme="minorEastAsia" w:hint="eastAsia"/>
                <w:color w:val="000000"/>
                <w:sz w:val="18"/>
                <w:szCs w:val="18"/>
              </w:rPr>
              <w:t>(</w:t>
            </w:r>
            <w:r w:rsidRPr="001D3157">
              <w:rPr>
                <w:rFonts w:asciiTheme="minorEastAsia" w:eastAsiaTheme="minorEastAsia" w:hAnsiTheme="minorEastAsia" w:hint="eastAsia"/>
                <w:color w:val="000000"/>
                <w:sz w:val="18"/>
                <w:szCs w:val="18"/>
              </w:rPr>
              <w:t>若商户类型为“自然人”无需上送</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“个体工商户”可选</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企业</w:t>
            </w:r>
            <w:r>
              <w:rPr>
                <w:rFonts w:asciiTheme="minorEastAsia" w:eastAsiaTheme="minorEastAsia" w:hAnsiTheme="minorEastAsia" w:hint="eastAsia"/>
                <w:color w:val="000000"/>
                <w:sz w:val="18"/>
                <w:szCs w:val="18"/>
              </w:rPr>
              <w:t>必送)</w:t>
            </w:r>
          </w:p>
          <w:p w14:paraId="2CC037DE" w14:textId="77777777" w:rsidR="00300B25" w:rsidRPr="00CB1278"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05</w:t>
            </w:r>
          </w:p>
        </w:tc>
        <w:tc>
          <w:tcPr>
            <w:tcW w:w="514" w:type="pct"/>
            <w:tcBorders>
              <w:top w:val="single" w:sz="4" w:space="0" w:color="auto"/>
              <w:left w:val="single" w:sz="4" w:space="0" w:color="auto"/>
              <w:bottom w:val="single" w:sz="4" w:space="0" w:color="auto"/>
              <w:right w:val="single" w:sz="4" w:space="0" w:color="auto"/>
            </w:tcBorders>
          </w:tcPr>
          <w:p w14:paraId="652BFEE3"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63DE2FFE"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Pr>
          <w:p w14:paraId="5DE401D5"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0F272B10"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75C706D2" w14:textId="77777777" w:rsidTr="00300B25">
        <w:trPr>
          <w:trHeight w:val="287"/>
        </w:trPr>
        <w:tc>
          <w:tcPr>
            <w:tcW w:w="251" w:type="pct"/>
          </w:tcPr>
          <w:p w14:paraId="140E91F2"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0E019EB3"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Shop</w:t>
            </w:r>
            <w:r>
              <w:rPr>
                <w:rFonts w:asciiTheme="minorEastAsia" w:eastAsiaTheme="minorEastAsia" w:hAnsiTheme="minorEastAsia"/>
                <w:color w:val="000000"/>
                <w:sz w:val="18"/>
                <w:szCs w:val="18"/>
              </w:rPr>
              <w:t>Photo</w:t>
            </w:r>
          </w:p>
        </w:tc>
        <w:tc>
          <w:tcPr>
            <w:tcW w:w="1965" w:type="pct"/>
            <w:shd w:val="clear" w:color="auto" w:fill="auto"/>
          </w:tcPr>
          <w:p w14:paraId="6F31EBD4"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门头照(店铺门头照</w:t>
            </w:r>
            <w:r>
              <w:rPr>
                <w:rFonts w:asciiTheme="minorEastAsia" w:eastAsiaTheme="minorEastAsia" w:hAnsiTheme="minorEastAsia"/>
                <w:color w:val="000000"/>
                <w:sz w:val="18"/>
                <w:szCs w:val="18"/>
              </w:rPr>
              <w:t>，可选</w:t>
            </w:r>
            <w:r>
              <w:rPr>
                <w:rFonts w:asciiTheme="minorEastAsia" w:eastAsiaTheme="minorEastAsia" w:hAnsiTheme="minorEastAsia" w:hint="eastAsia"/>
                <w:color w:val="000000"/>
                <w:sz w:val="18"/>
                <w:szCs w:val="18"/>
              </w:rPr>
              <w:t>)</w:t>
            </w:r>
          </w:p>
          <w:p w14:paraId="693103B2" w14:textId="77777777" w:rsidR="00300B25" w:rsidRPr="0091611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06</w:t>
            </w:r>
          </w:p>
        </w:tc>
        <w:tc>
          <w:tcPr>
            <w:tcW w:w="514" w:type="pct"/>
            <w:tcBorders>
              <w:top w:val="single" w:sz="4" w:space="0" w:color="auto"/>
              <w:left w:val="single" w:sz="4" w:space="0" w:color="auto"/>
              <w:bottom w:val="single" w:sz="4" w:space="0" w:color="auto"/>
              <w:right w:val="single" w:sz="4" w:space="0" w:color="auto"/>
            </w:tcBorders>
          </w:tcPr>
          <w:p w14:paraId="1867C238"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5F92B02A"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Pr>
          <w:p w14:paraId="197D2296" w14:textId="77777777" w:rsidR="00300B25"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70A49A79"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39E1EDDB" w14:textId="77777777" w:rsidTr="00300B25">
        <w:trPr>
          <w:trHeight w:val="287"/>
        </w:trPr>
        <w:tc>
          <w:tcPr>
            <w:tcW w:w="251" w:type="pct"/>
          </w:tcPr>
          <w:p w14:paraId="6F5D91A9" w14:textId="77777777" w:rsidR="00300B25" w:rsidRPr="00D478BD" w:rsidRDefault="00300B25" w:rsidP="00300B25">
            <w:pPr>
              <w:pStyle w:val="a6"/>
              <w:numPr>
                <w:ilvl w:val="0"/>
                <w:numId w:val="17"/>
              </w:numPr>
              <w:ind w:firstLineChars="0"/>
              <w:rPr>
                <w:rFonts w:asciiTheme="minorEastAsia" w:eastAsiaTheme="minorEastAsia" w:hAnsiTheme="minorEastAsia"/>
                <w:sz w:val="18"/>
                <w:szCs w:val="18"/>
              </w:rPr>
            </w:pPr>
          </w:p>
        </w:tc>
        <w:tc>
          <w:tcPr>
            <w:tcW w:w="1198" w:type="pct"/>
            <w:shd w:val="clear" w:color="auto" w:fill="auto"/>
          </w:tcPr>
          <w:p w14:paraId="73A9E578"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16115">
              <w:rPr>
                <w:rFonts w:asciiTheme="minorEastAsia" w:eastAsiaTheme="minorEastAsia" w:hAnsiTheme="minorEastAsia" w:hint="eastAsia"/>
                <w:color w:val="000000"/>
                <w:sz w:val="18"/>
                <w:szCs w:val="18"/>
              </w:rPr>
              <w:t>ther</w:t>
            </w:r>
            <w:r w:rsidRPr="00916115">
              <w:rPr>
                <w:rFonts w:asciiTheme="minorEastAsia" w:eastAsiaTheme="minorEastAsia" w:hAnsiTheme="minorEastAsia"/>
                <w:color w:val="000000"/>
                <w:sz w:val="18"/>
                <w:szCs w:val="18"/>
              </w:rPr>
              <w:t>Photo</w:t>
            </w:r>
          </w:p>
        </w:tc>
        <w:tc>
          <w:tcPr>
            <w:tcW w:w="1965" w:type="pct"/>
            <w:shd w:val="clear" w:color="auto" w:fill="auto"/>
          </w:tcPr>
          <w:p w14:paraId="57D52E25" w14:textId="77777777" w:rsidR="00300B25" w:rsidRDefault="00300B25" w:rsidP="00300B25">
            <w:pPr>
              <w:rPr>
                <w:rFonts w:asciiTheme="minorEastAsia" w:eastAsiaTheme="minorEastAsia" w:hAnsiTheme="minorEastAsia"/>
                <w:color w:val="000000"/>
                <w:sz w:val="18"/>
                <w:szCs w:val="18"/>
              </w:rPr>
            </w:pPr>
            <w:r w:rsidRPr="00916115">
              <w:rPr>
                <w:rFonts w:asciiTheme="minorEastAsia" w:eastAsiaTheme="minorEastAsia" w:hAnsiTheme="minorEastAsia" w:hint="eastAsia"/>
                <w:color w:val="000000"/>
                <w:sz w:val="18"/>
                <w:szCs w:val="18"/>
              </w:rPr>
              <w:t>其他图片</w:t>
            </w:r>
          </w:p>
          <w:p w14:paraId="28581D88"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对应</w:t>
            </w:r>
            <w:r>
              <w:rPr>
                <w:rFonts w:asciiTheme="minorEastAsia" w:eastAsiaTheme="minorEastAsia" w:hAnsiTheme="minorEastAsia" w:hint="eastAsia"/>
                <w:sz w:val="18"/>
                <w:szCs w:val="18"/>
              </w:rPr>
              <w:t>P</w:t>
            </w:r>
            <w:r w:rsidRPr="002223E2">
              <w:rPr>
                <w:rFonts w:asciiTheme="minorEastAsia" w:eastAsiaTheme="minorEastAsia" w:hAnsiTheme="minorEastAsia"/>
                <w:sz w:val="18"/>
                <w:szCs w:val="18"/>
              </w:rPr>
              <w:t>hotoType</w:t>
            </w:r>
            <w:r>
              <w:rPr>
                <w:rFonts w:asciiTheme="minorEastAsia" w:eastAsiaTheme="minorEastAsia" w:hAnsiTheme="minorEastAsia" w:hint="eastAsia"/>
                <w:sz w:val="18"/>
                <w:szCs w:val="18"/>
              </w:rPr>
              <w:t>字段</w:t>
            </w:r>
            <w:r>
              <w:rPr>
                <w:rFonts w:asciiTheme="minorEastAsia" w:eastAsiaTheme="minorEastAsia" w:hAnsiTheme="minorEastAsia"/>
                <w:sz w:val="18"/>
                <w:szCs w:val="18"/>
              </w:rPr>
              <w:t>（</w:t>
            </w:r>
            <w:r>
              <w:rPr>
                <w:rFonts w:asciiTheme="minorEastAsia" w:eastAsiaTheme="minorEastAsia" w:hAnsiTheme="minorEastAsia"/>
                <w:color w:val="000000"/>
                <w:sz w:val="18"/>
                <w:szCs w:val="18"/>
              </w:rPr>
              <w:t>图片类</w:t>
            </w:r>
            <w:r>
              <w:rPr>
                <w:rFonts w:asciiTheme="minorEastAsia" w:eastAsiaTheme="minorEastAsia" w:hAnsiTheme="minorEastAsia" w:hint="eastAsia"/>
                <w:color w:val="000000"/>
                <w:sz w:val="18"/>
                <w:szCs w:val="18"/>
              </w:rPr>
              <w:t>型</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07</w:t>
            </w:r>
          </w:p>
        </w:tc>
        <w:tc>
          <w:tcPr>
            <w:tcW w:w="514" w:type="pct"/>
            <w:tcBorders>
              <w:top w:val="single" w:sz="4" w:space="0" w:color="auto"/>
              <w:left w:val="single" w:sz="4" w:space="0" w:color="auto"/>
              <w:bottom w:val="single" w:sz="4" w:space="0" w:color="auto"/>
              <w:right w:val="single" w:sz="4" w:space="0" w:color="auto"/>
            </w:tcBorders>
          </w:tcPr>
          <w:p w14:paraId="5771A6F2"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3E1E8920" w14:textId="77777777" w:rsidR="00300B25" w:rsidRPr="00CB1278" w:rsidRDefault="00300B25" w:rsidP="00300B25">
            <w:pPr>
              <w:rPr>
                <w:rFonts w:asciiTheme="minorEastAsia" w:eastAsiaTheme="minorEastAsia" w:hAnsiTheme="minorEastAsia"/>
                <w:bCs/>
                <w:color w:val="000000"/>
                <w:sz w:val="18"/>
                <w:szCs w:val="18"/>
              </w:rPr>
            </w:pPr>
          </w:p>
        </w:tc>
        <w:tc>
          <w:tcPr>
            <w:tcW w:w="341" w:type="pct"/>
          </w:tcPr>
          <w:p w14:paraId="347F6A17"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304" w:type="pct"/>
            <w:tcBorders>
              <w:top w:val="single" w:sz="4" w:space="0" w:color="auto"/>
              <w:left w:val="single" w:sz="4" w:space="0" w:color="auto"/>
              <w:bottom w:val="single" w:sz="4" w:space="0" w:color="auto"/>
              <w:right w:val="single" w:sz="4" w:space="0" w:color="auto"/>
            </w:tcBorders>
          </w:tcPr>
          <w:p w14:paraId="1715C98D" w14:textId="77777777" w:rsidR="00300B25" w:rsidRPr="00CB1278" w:rsidRDefault="00300B25" w:rsidP="00300B25">
            <w:pPr>
              <w:rPr>
                <w:rFonts w:asciiTheme="minorEastAsia" w:eastAsiaTheme="minorEastAsia" w:hAnsiTheme="minorEastAsia"/>
                <w:bCs/>
                <w:i/>
                <w:sz w:val="18"/>
                <w:szCs w:val="18"/>
              </w:rPr>
            </w:pPr>
          </w:p>
        </w:tc>
      </w:tr>
      <w:tr w:rsidR="00300B25" w:rsidRPr="00257EBA" w14:paraId="516BE601" w14:textId="77777777" w:rsidTr="00300B25">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EB6E9" w14:textId="77777777" w:rsidR="00300B25" w:rsidRPr="00126140" w:rsidRDefault="00300B25" w:rsidP="00300B25">
            <w:pPr>
              <w:rPr>
                <w:rFonts w:asciiTheme="majorEastAsia" w:eastAsiaTheme="majorEastAsia" w:hAnsiTheme="majorEastAsia"/>
                <w:b/>
                <w:color w:val="000000"/>
                <w:sz w:val="21"/>
              </w:rPr>
            </w:pPr>
            <w:r w:rsidRPr="00126140">
              <w:rPr>
                <w:rFonts w:asciiTheme="majorEastAsia" w:eastAsiaTheme="majorEastAsia" w:hAnsiTheme="majorEastAsia" w:hint="eastAsia"/>
                <w:b/>
                <w:color w:val="000000"/>
                <w:sz w:val="21"/>
              </w:rPr>
              <w:t>手续费列表</w:t>
            </w:r>
            <w:r>
              <w:rPr>
                <w:rFonts w:asciiTheme="majorEastAsia" w:eastAsiaTheme="majorEastAsia" w:hAnsiTheme="majorEastAsia" w:hint="eastAsia"/>
                <w:b/>
                <w:color w:val="000000"/>
                <w:sz w:val="21"/>
              </w:rPr>
              <w:t>（进驻时支付渠道</w:t>
            </w:r>
            <w:r>
              <w:rPr>
                <w:rFonts w:asciiTheme="majorEastAsia" w:eastAsiaTheme="majorEastAsia" w:hAnsiTheme="majorEastAsia"/>
                <w:b/>
                <w:color w:val="000000"/>
                <w:sz w:val="21"/>
              </w:rPr>
              <w:t>t1</w:t>
            </w:r>
            <w:r>
              <w:rPr>
                <w:rFonts w:asciiTheme="majorEastAsia" w:eastAsiaTheme="majorEastAsia" w:hAnsiTheme="majorEastAsia" w:hint="eastAsia"/>
                <w:b/>
                <w:color w:val="000000"/>
                <w:sz w:val="21"/>
              </w:rPr>
              <w:t>的</w:t>
            </w:r>
            <w:r>
              <w:rPr>
                <w:rFonts w:asciiTheme="majorEastAsia" w:eastAsiaTheme="majorEastAsia" w:hAnsiTheme="majorEastAsia"/>
                <w:b/>
                <w:color w:val="000000"/>
                <w:sz w:val="21"/>
              </w:rPr>
              <w:t>手续费</w:t>
            </w:r>
            <w:r>
              <w:rPr>
                <w:rFonts w:asciiTheme="majorEastAsia" w:eastAsiaTheme="majorEastAsia" w:hAnsiTheme="majorEastAsia" w:hint="eastAsia"/>
                <w:b/>
                <w:color w:val="000000"/>
                <w:sz w:val="21"/>
              </w:rPr>
              <w:t>是</w:t>
            </w:r>
            <w:r>
              <w:rPr>
                <w:rFonts w:asciiTheme="majorEastAsia" w:eastAsiaTheme="majorEastAsia" w:hAnsiTheme="majorEastAsia"/>
                <w:b/>
                <w:color w:val="000000"/>
                <w:sz w:val="21"/>
              </w:rPr>
              <w:t>必须要有的）</w:t>
            </w:r>
          </w:p>
        </w:tc>
      </w:tr>
      <w:tr w:rsidR="00300B25" w:rsidRPr="00CB1278" w14:paraId="79EC3AFB" w14:textId="77777777" w:rsidTr="00300B25">
        <w:trPr>
          <w:trHeight w:val="287"/>
        </w:trPr>
        <w:tc>
          <w:tcPr>
            <w:tcW w:w="251" w:type="pct"/>
          </w:tcPr>
          <w:p w14:paraId="33639AA4" w14:textId="77777777" w:rsidR="00300B25" w:rsidRPr="00D478BD" w:rsidRDefault="00300B25" w:rsidP="00300B25">
            <w:pPr>
              <w:pStyle w:val="a6"/>
              <w:numPr>
                <w:ilvl w:val="0"/>
                <w:numId w:val="18"/>
              </w:numPr>
              <w:ind w:firstLineChars="0"/>
              <w:rPr>
                <w:rFonts w:asciiTheme="minorEastAsia" w:eastAsiaTheme="minorEastAsia" w:hAnsiTheme="minorEastAsia"/>
                <w:sz w:val="18"/>
                <w:szCs w:val="18"/>
              </w:rPr>
            </w:pPr>
          </w:p>
        </w:tc>
        <w:tc>
          <w:tcPr>
            <w:tcW w:w="1198" w:type="pct"/>
            <w:shd w:val="clear" w:color="auto" w:fill="auto"/>
          </w:tcPr>
          <w:p w14:paraId="0F305D19" w14:textId="77777777" w:rsidR="00300B25" w:rsidRPr="00F13F57"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ChannelType</w:t>
            </w:r>
          </w:p>
        </w:tc>
        <w:tc>
          <w:tcPr>
            <w:tcW w:w="1965" w:type="pct"/>
            <w:shd w:val="clear" w:color="auto" w:fill="auto"/>
          </w:tcPr>
          <w:p w14:paraId="4D70418D"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渠道</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可选值：</w:t>
            </w:r>
          </w:p>
          <w:p w14:paraId="668FA446"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01：支付宝</w:t>
            </w:r>
          </w:p>
          <w:p w14:paraId="2F9DFA68" w14:textId="77777777" w:rsidR="00300B25" w:rsidRPr="00F13F57"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0</w:t>
            </w:r>
            <w:r w:rsidRPr="00621F09">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：微信</w:t>
            </w:r>
            <w:r>
              <w:rPr>
                <w:rFonts w:asciiTheme="minorEastAsia" w:eastAsiaTheme="minorEastAsia" w:hAnsiTheme="minorEastAsia"/>
                <w:color w:val="000000"/>
                <w:sz w:val="18"/>
                <w:szCs w:val="18"/>
              </w:rPr>
              <w:t>支付</w:t>
            </w:r>
          </w:p>
        </w:tc>
        <w:tc>
          <w:tcPr>
            <w:tcW w:w="514" w:type="pct"/>
            <w:tcBorders>
              <w:top w:val="single" w:sz="4" w:space="0" w:color="auto"/>
              <w:left w:val="single" w:sz="4" w:space="0" w:color="auto"/>
              <w:bottom w:val="single" w:sz="4" w:space="0" w:color="auto"/>
              <w:right w:val="single" w:sz="4" w:space="0" w:color="auto"/>
            </w:tcBorders>
          </w:tcPr>
          <w:p w14:paraId="5A9C2D9D"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String</w:t>
            </w:r>
          </w:p>
        </w:tc>
        <w:tc>
          <w:tcPr>
            <w:tcW w:w="427" w:type="pct"/>
            <w:tcBorders>
              <w:top w:val="single" w:sz="4" w:space="0" w:color="auto"/>
              <w:left w:val="single" w:sz="4" w:space="0" w:color="auto"/>
              <w:bottom w:val="single" w:sz="4" w:space="0" w:color="auto"/>
              <w:right w:val="single" w:sz="4" w:space="0" w:color="auto"/>
            </w:tcBorders>
          </w:tcPr>
          <w:p w14:paraId="348EC4F7" w14:textId="77777777" w:rsidR="00300B25" w:rsidRDefault="00300B25" w:rsidP="00300B25">
            <w:pPr>
              <w:rPr>
                <w:rFonts w:asciiTheme="minorEastAsia" w:eastAsiaTheme="minorEastAsia" w:hAnsiTheme="minorEastAsia"/>
                <w:bCs/>
                <w:color w:val="000000"/>
                <w:sz w:val="18"/>
                <w:szCs w:val="18"/>
              </w:rPr>
            </w:pPr>
          </w:p>
        </w:tc>
        <w:tc>
          <w:tcPr>
            <w:tcW w:w="341" w:type="pct"/>
          </w:tcPr>
          <w:p w14:paraId="642704E8" w14:textId="77777777" w:rsidR="00300B25" w:rsidRDefault="00300B25" w:rsidP="00300B25">
            <w:pPr>
              <w:rPr>
                <w:rFonts w:asciiTheme="minorEastAsia" w:eastAsiaTheme="minorEastAsia" w:hAnsiTheme="minorEastAsia"/>
                <w:bCs/>
                <w:color w:val="000000"/>
                <w:sz w:val="18"/>
                <w:szCs w:val="18"/>
              </w:rPr>
            </w:pPr>
          </w:p>
        </w:tc>
        <w:tc>
          <w:tcPr>
            <w:tcW w:w="304" w:type="pct"/>
            <w:tcBorders>
              <w:top w:val="single" w:sz="4" w:space="0" w:color="auto"/>
              <w:left w:val="single" w:sz="4" w:space="0" w:color="auto"/>
              <w:bottom w:val="single" w:sz="4" w:space="0" w:color="auto"/>
              <w:right w:val="single" w:sz="4" w:space="0" w:color="auto"/>
            </w:tcBorders>
          </w:tcPr>
          <w:p w14:paraId="47F41591"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598F03F5" w14:textId="77777777" w:rsidTr="00300B25">
        <w:trPr>
          <w:trHeight w:val="287"/>
        </w:trPr>
        <w:tc>
          <w:tcPr>
            <w:tcW w:w="251" w:type="pct"/>
          </w:tcPr>
          <w:p w14:paraId="769FB12E" w14:textId="77777777" w:rsidR="00300B25" w:rsidRPr="00D478BD" w:rsidRDefault="00300B25" w:rsidP="00300B25">
            <w:pPr>
              <w:pStyle w:val="a6"/>
              <w:numPr>
                <w:ilvl w:val="0"/>
                <w:numId w:val="18"/>
              </w:numPr>
              <w:ind w:firstLineChars="0"/>
              <w:rPr>
                <w:rFonts w:asciiTheme="minorEastAsia" w:eastAsiaTheme="minorEastAsia" w:hAnsiTheme="minorEastAsia"/>
                <w:sz w:val="18"/>
                <w:szCs w:val="18"/>
              </w:rPr>
            </w:pPr>
          </w:p>
        </w:tc>
        <w:tc>
          <w:tcPr>
            <w:tcW w:w="1198" w:type="pct"/>
            <w:shd w:val="clear" w:color="auto" w:fill="auto"/>
            <w:hideMark/>
          </w:tcPr>
          <w:p w14:paraId="675D379B"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F</w:t>
            </w:r>
            <w:r w:rsidRPr="00F13F57">
              <w:rPr>
                <w:rFonts w:asciiTheme="minorEastAsia" w:eastAsiaTheme="minorEastAsia" w:hAnsiTheme="minorEastAsia" w:hint="eastAsia"/>
                <w:color w:val="000000"/>
                <w:sz w:val="18"/>
                <w:szCs w:val="18"/>
              </w:rPr>
              <w:t>eeType</w:t>
            </w:r>
          </w:p>
        </w:tc>
        <w:tc>
          <w:tcPr>
            <w:tcW w:w="1965" w:type="pct"/>
            <w:shd w:val="clear" w:color="auto" w:fill="auto"/>
            <w:hideMark/>
          </w:tcPr>
          <w:p w14:paraId="7E2B25EC" w14:textId="77777777" w:rsidR="00300B25" w:rsidRDefault="00300B25" w:rsidP="00300B25">
            <w:pPr>
              <w:rPr>
                <w:rFonts w:asciiTheme="minorEastAsia" w:eastAsiaTheme="minorEastAsia" w:hAnsiTheme="minorEastAsia"/>
                <w:color w:val="000000"/>
                <w:sz w:val="18"/>
                <w:szCs w:val="18"/>
              </w:rPr>
            </w:pPr>
            <w:r w:rsidRPr="00F13F57">
              <w:rPr>
                <w:rFonts w:asciiTheme="minorEastAsia" w:eastAsiaTheme="minorEastAsia" w:hAnsiTheme="minorEastAsia" w:hint="eastAsia"/>
                <w:color w:val="000000"/>
                <w:sz w:val="18"/>
                <w:szCs w:val="18"/>
              </w:rPr>
              <w:t>费用类型</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可选值：</w:t>
            </w:r>
          </w:p>
          <w:p w14:paraId="585ACF29" w14:textId="77777777" w:rsidR="00300B25"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01：</w:t>
            </w:r>
            <w:r w:rsidRPr="00F13F57">
              <w:rPr>
                <w:rFonts w:asciiTheme="minorEastAsia" w:eastAsiaTheme="minorEastAsia" w:hAnsiTheme="minorEastAsia" w:hint="eastAsia"/>
                <w:color w:val="000000"/>
                <w:sz w:val="18"/>
                <w:szCs w:val="18"/>
              </w:rPr>
              <w:t>t0收单</w:t>
            </w:r>
            <w:r>
              <w:rPr>
                <w:rFonts w:asciiTheme="minorEastAsia" w:eastAsiaTheme="minorEastAsia" w:hAnsiTheme="minorEastAsia" w:hint="eastAsia"/>
                <w:color w:val="000000"/>
                <w:sz w:val="18"/>
                <w:szCs w:val="18"/>
              </w:rPr>
              <w:t>手续</w:t>
            </w:r>
            <w:r w:rsidRPr="00F13F57">
              <w:rPr>
                <w:rFonts w:asciiTheme="minorEastAsia" w:eastAsiaTheme="minorEastAsia" w:hAnsiTheme="minorEastAsia" w:hint="eastAsia"/>
                <w:color w:val="000000"/>
                <w:sz w:val="18"/>
                <w:szCs w:val="18"/>
              </w:rPr>
              <w:t>费</w:t>
            </w:r>
          </w:p>
          <w:p w14:paraId="2ECA3E9F"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02：</w:t>
            </w:r>
            <w:r w:rsidRPr="00F13F57">
              <w:rPr>
                <w:rFonts w:asciiTheme="minorEastAsia" w:eastAsiaTheme="minorEastAsia" w:hAnsiTheme="minorEastAsia" w:hint="eastAsia"/>
                <w:color w:val="000000"/>
                <w:sz w:val="18"/>
                <w:szCs w:val="18"/>
              </w:rPr>
              <w:t>t1收单</w:t>
            </w:r>
            <w:r>
              <w:rPr>
                <w:rFonts w:asciiTheme="minorEastAsia" w:eastAsiaTheme="minorEastAsia" w:hAnsiTheme="minorEastAsia" w:hint="eastAsia"/>
                <w:color w:val="000000"/>
                <w:sz w:val="18"/>
                <w:szCs w:val="18"/>
              </w:rPr>
              <w:t>手续</w:t>
            </w:r>
            <w:r w:rsidRPr="00F13F57">
              <w:rPr>
                <w:rFonts w:asciiTheme="minorEastAsia" w:eastAsiaTheme="minorEastAsia" w:hAnsiTheme="minorEastAsia" w:hint="eastAsia"/>
                <w:color w:val="000000"/>
                <w:sz w:val="18"/>
                <w:szCs w:val="18"/>
              </w:rPr>
              <w:t>费</w:t>
            </w:r>
          </w:p>
        </w:tc>
        <w:tc>
          <w:tcPr>
            <w:tcW w:w="514" w:type="pct"/>
            <w:tcBorders>
              <w:top w:val="single" w:sz="4" w:space="0" w:color="auto"/>
              <w:left w:val="single" w:sz="4" w:space="0" w:color="auto"/>
              <w:bottom w:val="single" w:sz="4" w:space="0" w:color="auto"/>
              <w:right w:val="single" w:sz="4" w:space="0" w:color="auto"/>
            </w:tcBorders>
            <w:hideMark/>
          </w:tcPr>
          <w:p w14:paraId="1FD134BA"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hideMark/>
          </w:tcPr>
          <w:p w14:paraId="37E08AAE"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341" w:type="pct"/>
            <w:hideMark/>
          </w:tcPr>
          <w:p w14:paraId="3C34F726"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hideMark/>
          </w:tcPr>
          <w:p w14:paraId="56FA40A6" w14:textId="77777777" w:rsidR="00300B25" w:rsidRPr="00CB1278" w:rsidRDefault="00300B25" w:rsidP="00300B25">
            <w:pPr>
              <w:rPr>
                <w:rFonts w:asciiTheme="minorEastAsia" w:eastAsiaTheme="minorEastAsia" w:hAnsiTheme="minorEastAsia"/>
                <w:bCs/>
                <w:i/>
                <w:sz w:val="18"/>
                <w:szCs w:val="18"/>
              </w:rPr>
            </w:pPr>
          </w:p>
        </w:tc>
      </w:tr>
      <w:tr w:rsidR="00300B25" w:rsidRPr="00CB1278" w14:paraId="0E49B614" w14:textId="77777777" w:rsidTr="00300B25">
        <w:trPr>
          <w:trHeight w:val="367"/>
        </w:trPr>
        <w:tc>
          <w:tcPr>
            <w:tcW w:w="251" w:type="pct"/>
          </w:tcPr>
          <w:p w14:paraId="5E97BE2C" w14:textId="77777777" w:rsidR="00300B25" w:rsidRPr="00D478BD" w:rsidRDefault="00300B25" w:rsidP="00300B25">
            <w:pPr>
              <w:pStyle w:val="a6"/>
              <w:numPr>
                <w:ilvl w:val="0"/>
                <w:numId w:val="18"/>
              </w:numPr>
              <w:ind w:firstLineChars="0"/>
              <w:rPr>
                <w:rFonts w:asciiTheme="minorEastAsia" w:eastAsiaTheme="minorEastAsia" w:hAnsiTheme="minorEastAsia"/>
                <w:sz w:val="18"/>
                <w:szCs w:val="18"/>
              </w:rPr>
            </w:pPr>
          </w:p>
        </w:tc>
        <w:tc>
          <w:tcPr>
            <w:tcW w:w="1198" w:type="pct"/>
            <w:shd w:val="clear" w:color="auto" w:fill="auto"/>
          </w:tcPr>
          <w:p w14:paraId="7E677499"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Fee</w:t>
            </w:r>
            <w:r w:rsidRPr="00F13F57">
              <w:rPr>
                <w:rFonts w:asciiTheme="minorEastAsia" w:eastAsiaTheme="minorEastAsia" w:hAnsiTheme="minorEastAsia" w:hint="eastAsia"/>
                <w:color w:val="000000"/>
                <w:sz w:val="18"/>
                <w:szCs w:val="18"/>
              </w:rPr>
              <w:t>Value</w:t>
            </w:r>
          </w:p>
        </w:tc>
        <w:tc>
          <w:tcPr>
            <w:tcW w:w="1965" w:type="pct"/>
            <w:shd w:val="clear" w:color="auto" w:fill="auto"/>
          </w:tcPr>
          <w:p w14:paraId="61F110E2" w14:textId="77777777" w:rsidR="00300B25" w:rsidRDefault="00300B25" w:rsidP="00300B25">
            <w:pPr>
              <w:rPr>
                <w:rFonts w:asciiTheme="minorEastAsia" w:eastAsiaTheme="minorEastAsia" w:hAnsiTheme="minorEastAsia"/>
                <w:color w:val="000000"/>
                <w:sz w:val="18"/>
                <w:szCs w:val="18"/>
              </w:rPr>
            </w:pPr>
            <w:r w:rsidRPr="00F13F57">
              <w:rPr>
                <w:rFonts w:asciiTheme="minorEastAsia" w:eastAsiaTheme="minorEastAsia" w:hAnsiTheme="minorEastAsia" w:hint="eastAsia"/>
                <w:color w:val="000000"/>
                <w:sz w:val="18"/>
                <w:szCs w:val="18"/>
              </w:rPr>
              <w:t>费率</w:t>
            </w:r>
            <w:r>
              <w:rPr>
                <w:rFonts w:asciiTheme="minorEastAsia" w:eastAsiaTheme="minorEastAsia" w:hAnsiTheme="minorEastAsia" w:hint="eastAsia"/>
                <w:color w:val="000000"/>
                <w:sz w:val="18"/>
                <w:szCs w:val="18"/>
              </w:rPr>
              <w:t>。例如：</w:t>
            </w:r>
            <w:r>
              <w:rPr>
                <w:rFonts w:asciiTheme="minorEastAsia" w:eastAsiaTheme="minorEastAsia" w:hAnsiTheme="minorEastAsia"/>
                <w:color w:val="000000"/>
                <w:sz w:val="18"/>
                <w:szCs w:val="18"/>
              </w:rPr>
              <w:t>千分之</w:t>
            </w:r>
            <w:r>
              <w:rPr>
                <w:rFonts w:asciiTheme="minorEastAsia" w:eastAsiaTheme="minorEastAsia" w:hAnsiTheme="minorEastAsia" w:hint="eastAsia"/>
                <w:color w:val="000000"/>
                <w:sz w:val="18"/>
                <w:szCs w:val="18"/>
              </w:rPr>
              <w:t>3.5直接</w:t>
            </w:r>
            <w:r>
              <w:rPr>
                <w:rFonts w:asciiTheme="minorEastAsia" w:eastAsiaTheme="minorEastAsia" w:hAnsiTheme="minorEastAsia"/>
                <w:color w:val="000000"/>
                <w:sz w:val="18"/>
                <w:szCs w:val="18"/>
              </w:rPr>
              <w:t>送</w:t>
            </w:r>
            <w:r>
              <w:rPr>
                <w:rFonts w:asciiTheme="minorEastAsia" w:eastAsiaTheme="minorEastAsia" w:hAnsiTheme="minorEastAsia" w:hint="eastAsia"/>
                <w:color w:val="000000"/>
                <w:sz w:val="18"/>
                <w:szCs w:val="18"/>
              </w:rPr>
              <w:t>0.035</w:t>
            </w:r>
          </w:p>
          <w:p w14:paraId="78219F51" w14:textId="77777777" w:rsidR="00300B25" w:rsidRPr="00F05A0C" w:rsidRDefault="00300B25" w:rsidP="00300B25">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：费率</w:t>
            </w:r>
            <w:r>
              <w:rPr>
                <w:rFonts w:asciiTheme="minorEastAsia" w:eastAsiaTheme="minorEastAsia" w:hAnsiTheme="minorEastAsia" w:hint="eastAsia"/>
                <w:color w:val="000000"/>
                <w:sz w:val="18"/>
                <w:szCs w:val="18"/>
              </w:rPr>
              <w:t>注意</w:t>
            </w:r>
            <w:r>
              <w:rPr>
                <w:rFonts w:asciiTheme="minorEastAsia" w:eastAsiaTheme="minorEastAsia" w:hAnsiTheme="minorEastAsia"/>
                <w:color w:val="000000"/>
                <w:sz w:val="18"/>
                <w:szCs w:val="18"/>
              </w:rPr>
              <w:t>不要超出网商银行给合作方</w:t>
            </w:r>
            <w:r>
              <w:rPr>
                <w:rFonts w:asciiTheme="minorEastAsia" w:eastAsiaTheme="minorEastAsia" w:hAnsiTheme="minorEastAsia" w:hint="eastAsia"/>
                <w:color w:val="000000"/>
                <w:sz w:val="18"/>
                <w:szCs w:val="18"/>
              </w:rPr>
              <w:t>设定</w:t>
            </w:r>
            <w:r>
              <w:rPr>
                <w:rFonts w:asciiTheme="minorEastAsia" w:eastAsiaTheme="minorEastAsia" w:hAnsiTheme="minorEastAsia"/>
                <w:color w:val="000000"/>
                <w:sz w:val="18"/>
                <w:szCs w:val="18"/>
              </w:rPr>
              <w:t>的</w:t>
            </w:r>
            <w:r>
              <w:rPr>
                <w:rFonts w:asciiTheme="minorEastAsia" w:eastAsiaTheme="minorEastAsia" w:hAnsiTheme="minorEastAsia" w:hint="eastAsia"/>
                <w:color w:val="000000"/>
                <w:sz w:val="18"/>
                <w:szCs w:val="18"/>
              </w:rPr>
              <w:t>范围</w:t>
            </w:r>
          </w:p>
        </w:tc>
        <w:tc>
          <w:tcPr>
            <w:tcW w:w="514" w:type="pct"/>
            <w:tcBorders>
              <w:top w:val="single" w:sz="4" w:space="0" w:color="auto"/>
              <w:left w:val="single" w:sz="4" w:space="0" w:color="auto"/>
              <w:bottom w:val="single" w:sz="4" w:space="0" w:color="auto"/>
              <w:right w:val="single" w:sz="4" w:space="0" w:color="auto"/>
            </w:tcBorders>
          </w:tcPr>
          <w:p w14:paraId="3CE9D1E0" w14:textId="77777777" w:rsidR="00300B25" w:rsidRPr="00126140"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71254421"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15</w:t>
            </w:r>
          </w:p>
        </w:tc>
        <w:tc>
          <w:tcPr>
            <w:tcW w:w="341" w:type="pct"/>
          </w:tcPr>
          <w:p w14:paraId="3DB3AA50" w14:textId="77777777" w:rsidR="00300B25" w:rsidRPr="00BA7A82" w:rsidRDefault="00300B25" w:rsidP="00300B25">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304" w:type="pct"/>
            <w:tcBorders>
              <w:top w:val="single" w:sz="4" w:space="0" w:color="auto"/>
              <w:left w:val="single" w:sz="4" w:space="0" w:color="auto"/>
              <w:bottom w:val="single" w:sz="4" w:space="0" w:color="auto"/>
              <w:right w:val="single" w:sz="4" w:space="0" w:color="auto"/>
            </w:tcBorders>
          </w:tcPr>
          <w:p w14:paraId="30999083" w14:textId="77777777" w:rsidR="00300B25" w:rsidRPr="00F05A0C" w:rsidRDefault="00300B25" w:rsidP="00300B25">
            <w:pPr>
              <w:jc w:val="left"/>
              <w:rPr>
                <w:rFonts w:asciiTheme="minorEastAsia" w:eastAsiaTheme="minorEastAsia" w:hAnsiTheme="minorEastAsia"/>
                <w:bCs/>
                <w:sz w:val="18"/>
                <w:szCs w:val="18"/>
              </w:rPr>
            </w:pPr>
            <w:r>
              <w:rPr>
                <w:rFonts w:asciiTheme="minorEastAsia" w:eastAsiaTheme="minorEastAsia" w:hAnsiTheme="minorEastAsia" w:hint="eastAsia"/>
                <w:bCs/>
                <w:sz w:val="11"/>
                <w:szCs w:val="18"/>
              </w:rPr>
              <w:t>0.</w:t>
            </w:r>
            <w:r>
              <w:rPr>
                <w:rFonts w:asciiTheme="minorEastAsia" w:eastAsiaTheme="minorEastAsia" w:hAnsiTheme="minorEastAsia"/>
                <w:bCs/>
                <w:sz w:val="11"/>
                <w:szCs w:val="18"/>
              </w:rPr>
              <w:t>0</w:t>
            </w:r>
            <w:r>
              <w:rPr>
                <w:rFonts w:asciiTheme="minorEastAsia" w:eastAsiaTheme="minorEastAsia" w:hAnsiTheme="minorEastAsia" w:hint="eastAsia"/>
                <w:bCs/>
                <w:sz w:val="11"/>
                <w:szCs w:val="18"/>
              </w:rPr>
              <w:t>35</w:t>
            </w:r>
          </w:p>
        </w:tc>
      </w:tr>
    </w:tbl>
    <w:p w14:paraId="10713EF9" w14:textId="4F0977EC" w:rsidR="00C129EC" w:rsidRDefault="00C129EC" w:rsidP="00C129EC">
      <w:pPr>
        <w:pStyle w:val="4"/>
        <w:numPr>
          <w:ilvl w:val="0"/>
          <w:numId w:val="0"/>
        </w:numPr>
        <w:ind w:left="864" w:hanging="864"/>
      </w:pPr>
      <w:r>
        <w:rPr>
          <w:rFonts w:hint="eastAsia"/>
        </w:rPr>
        <w:t>应答</w:t>
      </w:r>
      <w:r>
        <w:t>报文</w:t>
      </w:r>
    </w:p>
    <w:tbl>
      <w:tblPr>
        <w:tblStyle w:val="a9"/>
        <w:tblW w:w="5000" w:type="pct"/>
        <w:tblLayout w:type="fixed"/>
        <w:tblLook w:val="04A0" w:firstRow="1" w:lastRow="0" w:firstColumn="1" w:lastColumn="0" w:noHBand="0" w:noVBand="1"/>
      </w:tblPr>
      <w:tblGrid>
        <w:gridCol w:w="417"/>
        <w:gridCol w:w="1708"/>
        <w:gridCol w:w="2535"/>
        <w:gridCol w:w="1005"/>
        <w:gridCol w:w="712"/>
        <w:gridCol w:w="708"/>
        <w:gridCol w:w="1211"/>
      </w:tblGrid>
      <w:tr w:rsidR="00C129EC" w:rsidRPr="00F561BB" w14:paraId="6AF66B82" w14:textId="77777777" w:rsidTr="00467E37">
        <w:trPr>
          <w:trHeight w:val="270"/>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302CF9" w14:textId="77777777" w:rsidR="00C129EC" w:rsidRPr="00A25896" w:rsidRDefault="00C129EC" w:rsidP="00467E37">
            <w:pPr>
              <w:rPr>
                <w:rFonts w:asciiTheme="minorEastAsia" w:eastAsiaTheme="minorEastAsia" w:hAnsiTheme="minorEastAsia"/>
                <w:b/>
              </w:rPr>
            </w:pPr>
            <w:r>
              <w:rPr>
                <w:rFonts w:asciiTheme="minorEastAsia" w:eastAsiaTheme="minorEastAsia" w:hAnsiTheme="minorEastAsia" w:hint="eastAsia"/>
                <w:b/>
              </w:rPr>
              <w:t>序号</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3A38A7" w14:textId="77777777" w:rsidR="00C129EC" w:rsidRPr="00A25896" w:rsidRDefault="00C129EC" w:rsidP="00467E37">
            <w:pPr>
              <w:rPr>
                <w:rFonts w:asciiTheme="minorEastAsia" w:eastAsiaTheme="minorEastAsia" w:hAnsiTheme="minorEastAsia"/>
                <w:b/>
                <w:sz w:val="21"/>
              </w:rPr>
            </w:pPr>
            <w:r w:rsidRPr="00A25896">
              <w:rPr>
                <w:rFonts w:asciiTheme="minorEastAsia" w:eastAsiaTheme="minorEastAsia" w:hAnsiTheme="minorEastAsia" w:hint="eastAsia"/>
                <w:b/>
                <w:sz w:val="21"/>
              </w:rPr>
              <w:t>参数名</w:t>
            </w:r>
          </w:p>
        </w:tc>
        <w:tc>
          <w:tcPr>
            <w:tcW w:w="152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9C4399" w14:textId="77777777" w:rsidR="00C129EC" w:rsidRPr="00A25896" w:rsidRDefault="00C129EC" w:rsidP="00467E37">
            <w:pPr>
              <w:rPr>
                <w:rFonts w:asciiTheme="minorEastAsia" w:eastAsiaTheme="minorEastAsia" w:hAnsiTheme="minorEastAsia"/>
                <w:b/>
                <w:sz w:val="21"/>
              </w:rPr>
            </w:pPr>
            <w:r w:rsidRPr="00A25896">
              <w:rPr>
                <w:rFonts w:asciiTheme="minorEastAsia" w:eastAsiaTheme="minorEastAsia" w:hAnsiTheme="minorEastAsia" w:hint="eastAsia"/>
                <w:b/>
                <w:sz w:val="21"/>
              </w:rPr>
              <w:t>参数描述</w:t>
            </w:r>
          </w:p>
        </w:tc>
        <w:tc>
          <w:tcPr>
            <w:tcW w:w="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DA11C3" w14:textId="77777777" w:rsidR="00C129EC" w:rsidRPr="00A25896" w:rsidRDefault="00C129EC" w:rsidP="00467E37">
            <w:pPr>
              <w:rPr>
                <w:rFonts w:asciiTheme="minorEastAsia" w:eastAsiaTheme="minorEastAsia" w:hAnsiTheme="minorEastAsia"/>
                <w:b/>
                <w:sz w:val="21"/>
              </w:rPr>
            </w:pPr>
            <w:r w:rsidRPr="00A25896">
              <w:rPr>
                <w:rFonts w:asciiTheme="minorEastAsia" w:eastAsiaTheme="minorEastAsia" w:hAnsiTheme="minorEastAsia" w:hint="eastAsia"/>
                <w:b/>
                <w:sz w:val="21"/>
              </w:rPr>
              <w:t>数据类型</w:t>
            </w:r>
          </w:p>
        </w:tc>
        <w:tc>
          <w:tcPr>
            <w:tcW w:w="4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81CC2" w14:textId="77777777" w:rsidR="00C129EC" w:rsidRPr="00A25896" w:rsidRDefault="00C129EC" w:rsidP="00467E37">
            <w:pPr>
              <w:rPr>
                <w:rFonts w:asciiTheme="minorEastAsia" w:eastAsiaTheme="minorEastAsia" w:hAnsiTheme="minorEastAsia"/>
                <w:b/>
                <w:sz w:val="21"/>
              </w:rPr>
            </w:pPr>
            <w:r w:rsidRPr="00A25896">
              <w:rPr>
                <w:rFonts w:asciiTheme="minorEastAsia" w:eastAsiaTheme="minorEastAsia" w:hAnsiTheme="minorEastAsia" w:hint="eastAsia"/>
                <w:b/>
                <w:sz w:val="21"/>
              </w:rPr>
              <w:t>长度</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44427" w14:textId="77777777" w:rsidR="00C129EC" w:rsidRPr="00A25896" w:rsidRDefault="00C129EC" w:rsidP="00467E37">
            <w:pPr>
              <w:rPr>
                <w:rFonts w:asciiTheme="minorEastAsia" w:eastAsiaTheme="minorEastAsia" w:hAnsiTheme="minorEastAsia"/>
                <w:b/>
                <w:sz w:val="21"/>
              </w:rPr>
            </w:pPr>
            <w:r w:rsidRPr="00A25896">
              <w:rPr>
                <w:rFonts w:asciiTheme="minorEastAsia" w:eastAsiaTheme="minorEastAsia" w:hAnsiTheme="minorEastAsia" w:hint="eastAsia"/>
                <w:b/>
                <w:sz w:val="21"/>
              </w:rPr>
              <w:t>出现要求</w:t>
            </w:r>
          </w:p>
        </w:tc>
        <w:tc>
          <w:tcPr>
            <w:tcW w:w="7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D74171" w14:textId="77777777" w:rsidR="00C129EC" w:rsidRPr="00A25896" w:rsidRDefault="00C129EC" w:rsidP="00467E37">
            <w:pPr>
              <w:rPr>
                <w:rFonts w:asciiTheme="minorEastAsia" w:eastAsiaTheme="minorEastAsia" w:hAnsiTheme="minorEastAsia"/>
                <w:b/>
                <w:sz w:val="21"/>
              </w:rPr>
            </w:pPr>
            <w:r w:rsidRPr="00A25896">
              <w:rPr>
                <w:rFonts w:asciiTheme="minorEastAsia" w:eastAsiaTheme="minorEastAsia" w:hAnsiTheme="minorEastAsia" w:hint="eastAsia"/>
                <w:b/>
                <w:sz w:val="21"/>
              </w:rPr>
              <w:t>示例</w:t>
            </w:r>
          </w:p>
        </w:tc>
      </w:tr>
      <w:tr w:rsidR="00C129EC" w:rsidRPr="00F561BB" w14:paraId="340D7A0F" w14:textId="77777777" w:rsidTr="00467E37">
        <w:trPr>
          <w:trHeight w:val="287"/>
        </w:trPr>
        <w:tc>
          <w:tcPr>
            <w:tcW w:w="251" w:type="pct"/>
            <w:tcBorders>
              <w:top w:val="single" w:sz="4" w:space="0" w:color="auto"/>
              <w:left w:val="single" w:sz="4" w:space="0" w:color="auto"/>
              <w:bottom w:val="single" w:sz="4" w:space="0" w:color="auto"/>
              <w:right w:val="single" w:sz="4" w:space="0" w:color="auto"/>
            </w:tcBorders>
          </w:tcPr>
          <w:p w14:paraId="0A8743CE" w14:textId="77777777" w:rsidR="00C129EC" w:rsidRPr="005F368E" w:rsidRDefault="00C129EC" w:rsidP="00467E37">
            <w:pPr>
              <w:pStyle w:val="a6"/>
              <w:numPr>
                <w:ilvl w:val="0"/>
                <w:numId w:val="102"/>
              </w:numPr>
              <w:ind w:firstLineChars="0"/>
              <w:rPr>
                <w:rFonts w:asciiTheme="minorEastAsia" w:eastAsiaTheme="minorEastAsia" w:hAnsiTheme="minorEastAsia"/>
                <w:color w:val="000000"/>
                <w:sz w:val="18"/>
                <w:szCs w:val="18"/>
              </w:rPr>
            </w:pPr>
          </w:p>
        </w:tc>
        <w:tc>
          <w:tcPr>
            <w:tcW w:w="1029" w:type="pct"/>
            <w:tcBorders>
              <w:top w:val="single" w:sz="4" w:space="0" w:color="auto"/>
              <w:left w:val="single" w:sz="4" w:space="0" w:color="auto"/>
              <w:bottom w:val="single" w:sz="4" w:space="0" w:color="auto"/>
              <w:right w:val="single" w:sz="4" w:space="0" w:color="auto"/>
            </w:tcBorders>
          </w:tcPr>
          <w:p w14:paraId="0240E6C5" w14:textId="77777777" w:rsidR="00C129EC" w:rsidRPr="00A25896" w:rsidRDefault="00C129EC" w:rsidP="00467E37">
            <w:pPr>
              <w:rPr>
                <w:rFonts w:asciiTheme="minorEastAsia" w:eastAsiaTheme="minorEastAsia" w:hAnsiTheme="minorEastAsia"/>
                <w:bCs/>
                <w:color w:val="000000"/>
                <w:sz w:val="18"/>
                <w:szCs w:val="18"/>
              </w:rPr>
            </w:pPr>
            <w:r>
              <w:rPr>
                <w:rFonts w:ascii="宋体" w:hAnsi="宋体"/>
              </w:rPr>
              <w:t>R</w:t>
            </w:r>
            <w:r w:rsidRPr="00F561BB">
              <w:rPr>
                <w:rFonts w:ascii="宋体" w:hAnsi="宋体"/>
              </w:rPr>
              <w:t>espInfo</w:t>
            </w:r>
          </w:p>
        </w:tc>
        <w:tc>
          <w:tcPr>
            <w:tcW w:w="1528" w:type="pct"/>
            <w:tcBorders>
              <w:top w:val="single" w:sz="4" w:space="0" w:color="auto"/>
              <w:left w:val="single" w:sz="4" w:space="0" w:color="auto"/>
              <w:bottom w:val="single" w:sz="4" w:space="0" w:color="auto"/>
              <w:right w:val="single" w:sz="4" w:space="0" w:color="auto"/>
            </w:tcBorders>
          </w:tcPr>
          <w:p w14:paraId="0EE1B822"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返回码组件。Result</w:t>
            </w:r>
            <w:r>
              <w:rPr>
                <w:rFonts w:asciiTheme="minorEastAsia" w:eastAsiaTheme="minorEastAsia" w:hAnsiTheme="minorEastAsia"/>
                <w:color w:val="000000"/>
                <w:sz w:val="18"/>
                <w:szCs w:val="18"/>
              </w:rPr>
              <w:t xml:space="preserve"> Status </w:t>
            </w:r>
            <w:r>
              <w:rPr>
                <w:rFonts w:asciiTheme="minorEastAsia" w:eastAsiaTheme="minorEastAsia" w:hAnsiTheme="minorEastAsia" w:hint="eastAsia"/>
                <w:color w:val="000000"/>
                <w:sz w:val="18"/>
                <w:szCs w:val="18"/>
              </w:rPr>
              <w:t>返回</w:t>
            </w:r>
            <w:r>
              <w:rPr>
                <w:rFonts w:asciiTheme="minorEastAsia" w:eastAsiaTheme="minorEastAsia" w:hAnsiTheme="minorEastAsia"/>
                <w:color w:val="000000"/>
                <w:sz w:val="18"/>
                <w:szCs w:val="18"/>
              </w:rPr>
              <w:t>S不代表</w:t>
            </w:r>
            <w:r>
              <w:rPr>
                <w:rFonts w:asciiTheme="minorEastAsia" w:eastAsiaTheme="minorEastAsia" w:hAnsiTheme="minorEastAsia" w:hint="eastAsia"/>
                <w:color w:val="000000"/>
                <w:sz w:val="18"/>
                <w:szCs w:val="18"/>
              </w:rPr>
              <w:t>入驻</w:t>
            </w:r>
            <w:r>
              <w:rPr>
                <w:rFonts w:asciiTheme="minorEastAsia" w:eastAsiaTheme="minorEastAsia" w:hAnsiTheme="minorEastAsia"/>
                <w:color w:val="000000"/>
                <w:sz w:val="18"/>
                <w:szCs w:val="18"/>
              </w:rPr>
              <w:t>成功</w:t>
            </w:r>
            <w:r>
              <w:rPr>
                <w:rFonts w:asciiTheme="minorEastAsia" w:eastAsiaTheme="minorEastAsia" w:hAnsiTheme="minorEastAsia" w:hint="eastAsia"/>
                <w:color w:val="000000"/>
                <w:sz w:val="18"/>
                <w:szCs w:val="18"/>
              </w:rPr>
              <w:t>，只</w:t>
            </w:r>
            <w:r>
              <w:rPr>
                <w:rFonts w:asciiTheme="minorEastAsia" w:eastAsiaTheme="minorEastAsia" w:hAnsiTheme="minorEastAsia"/>
                <w:color w:val="000000"/>
                <w:sz w:val="18"/>
                <w:szCs w:val="18"/>
              </w:rPr>
              <w:t>代表入驻申请已受理。</w:t>
            </w:r>
            <w:r>
              <w:rPr>
                <w:rFonts w:asciiTheme="minorEastAsia" w:eastAsiaTheme="minorEastAsia" w:hAnsiTheme="minorEastAsia" w:hint="eastAsia"/>
                <w:color w:val="000000"/>
                <w:sz w:val="18"/>
                <w:szCs w:val="18"/>
              </w:rPr>
              <w:t>需要</w:t>
            </w:r>
            <w:r>
              <w:rPr>
                <w:rFonts w:asciiTheme="minorEastAsia" w:eastAsiaTheme="minorEastAsia" w:hAnsiTheme="minorEastAsia"/>
                <w:color w:val="000000"/>
                <w:sz w:val="18"/>
                <w:szCs w:val="18"/>
              </w:rPr>
              <w:t>回查。</w:t>
            </w:r>
          </w:p>
        </w:tc>
        <w:tc>
          <w:tcPr>
            <w:tcW w:w="606" w:type="pct"/>
            <w:tcBorders>
              <w:top w:val="single" w:sz="4" w:space="0" w:color="auto"/>
              <w:left w:val="single" w:sz="4" w:space="0" w:color="auto"/>
              <w:bottom w:val="single" w:sz="4" w:space="0" w:color="auto"/>
              <w:right w:val="single" w:sz="4" w:space="0" w:color="auto"/>
            </w:tcBorders>
          </w:tcPr>
          <w:p w14:paraId="0461BC69"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429" w:type="pct"/>
            <w:tcBorders>
              <w:top w:val="single" w:sz="4" w:space="0" w:color="auto"/>
              <w:left w:val="single" w:sz="4" w:space="0" w:color="auto"/>
              <w:bottom w:val="single" w:sz="4" w:space="0" w:color="auto"/>
              <w:right w:val="single" w:sz="4" w:space="0" w:color="auto"/>
            </w:tcBorders>
          </w:tcPr>
          <w:p w14:paraId="3485BA46" w14:textId="77777777" w:rsidR="00C129EC" w:rsidRPr="00A25896" w:rsidRDefault="00C129EC" w:rsidP="00467E37">
            <w:pPr>
              <w:rPr>
                <w:rFonts w:asciiTheme="minorEastAsia" w:eastAsiaTheme="minorEastAsia" w:hAnsiTheme="minorEastAsia"/>
                <w:bCs/>
                <w:color w:val="000000"/>
                <w:sz w:val="18"/>
                <w:szCs w:val="18"/>
              </w:rPr>
            </w:pPr>
          </w:p>
        </w:tc>
        <w:tc>
          <w:tcPr>
            <w:tcW w:w="427" w:type="pct"/>
            <w:tcBorders>
              <w:top w:val="single" w:sz="4" w:space="0" w:color="auto"/>
              <w:left w:val="single" w:sz="4" w:space="0" w:color="auto"/>
              <w:bottom w:val="single" w:sz="4" w:space="0" w:color="auto"/>
              <w:right w:val="single" w:sz="4" w:space="0" w:color="auto"/>
            </w:tcBorders>
          </w:tcPr>
          <w:p w14:paraId="0947D6C4"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730" w:type="pct"/>
            <w:tcBorders>
              <w:top w:val="single" w:sz="4" w:space="0" w:color="auto"/>
              <w:left w:val="single" w:sz="4" w:space="0" w:color="auto"/>
              <w:bottom w:val="single" w:sz="4" w:space="0" w:color="auto"/>
              <w:right w:val="single" w:sz="4" w:space="0" w:color="auto"/>
            </w:tcBorders>
          </w:tcPr>
          <w:p w14:paraId="2406CDAF" w14:textId="77777777" w:rsidR="00C129EC" w:rsidRPr="00A25896" w:rsidRDefault="00C129EC" w:rsidP="00467E37">
            <w:pPr>
              <w:rPr>
                <w:rFonts w:asciiTheme="minorEastAsia" w:eastAsiaTheme="minorEastAsia" w:hAnsiTheme="minorEastAsia"/>
                <w:bCs/>
                <w:color w:val="000000"/>
                <w:sz w:val="18"/>
                <w:szCs w:val="18"/>
              </w:rPr>
            </w:pPr>
          </w:p>
        </w:tc>
      </w:tr>
      <w:tr w:rsidR="00C129EC" w:rsidRPr="00F561BB" w14:paraId="592A3FBC" w14:textId="77777777" w:rsidTr="00467E37">
        <w:trPr>
          <w:trHeight w:val="287"/>
        </w:trPr>
        <w:tc>
          <w:tcPr>
            <w:tcW w:w="251" w:type="pct"/>
            <w:tcBorders>
              <w:top w:val="single" w:sz="4" w:space="0" w:color="auto"/>
              <w:left w:val="single" w:sz="4" w:space="0" w:color="auto"/>
              <w:bottom w:val="single" w:sz="4" w:space="0" w:color="auto"/>
              <w:right w:val="single" w:sz="4" w:space="0" w:color="auto"/>
            </w:tcBorders>
          </w:tcPr>
          <w:p w14:paraId="04104FDE" w14:textId="77777777" w:rsidR="00C129EC" w:rsidRPr="005F368E" w:rsidRDefault="00C129EC" w:rsidP="00467E37">
            <w:pPr>
              <w:pStyle w:val="a6"/>
              <w:numPr>
                <w:ilvl w:val="0"/>
                <w:numId w:val="102"/>
              </w:numPr>
              <w:ind w:firstLineChars="0"/>
              <w:rPr>
                <w:rFonts w:asciiTheme="minorEastAsia" w:eastAsiaTheme="minorEastAsia" w:hAnsiTheme="minorEastAsia"/>
                <w:color w:val="000000"/>
                <w:sz w:val="18"/>
                <w:szCs w:val="18"/>
              </w:rPr>
            </w:pPr>
          </w:p>
        </w:tc>
        <w:tc>
          <w:tcPr>
            <w:tcW w:w="1029" w:type="pct"/>
            <w:tcBorders>
              <w:top w:val="single" w:sz="4" w:space="0" w:color="auto"/>
              <w:left w:val="single" w:sz="4" w:space="0" w:color="auto"/>
              <w:bottom w:val="single" w:sz="4" w:space="0" w:color="auto"/>
              <w:right w:val="single" w:sz="4" w:space="0" w:color="auto"/>
            </w:tcBorders>
            <w:hideMark/>
          </w:tcPr>
          <w:p w14:paraId="00D4B6E4"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OutM</w:t>
            </w:r>
            <w:r w:rsidRPr="00A25896">
              <w:rPr>
                <w:rFonts w:asciiTheme="minorEastAsia" w:eastAsiaTheme="minorEastAsia" w:hAnsiTheme="minorEastAsia"/>
                <w:color w:val="000000"/>
                <w:sz w:val="18"/>
                <w:szCs w:val="18"/>
              </w:rPr>
              <w:t>erchantId</w:t>
            </w:r>
          </w:p>
        </w:tc>
        <w:tc>
          <w:tcPr>
            <w:tcW w:w="1528" w:type="pct"/>
            <w:tcBorders>
              <w:top w:val="single" w:sz="4" w:space="0" w:color="auto"/>
              <w:left w:val="single" w:sz="4" w:space="0" w:color="auto"/>
              <w:bottom w:val="single" w:sz="4" w:space="0" w:color="auto"/>
              <w:right w:val="single" w:sz="4" w:space="0" w:color="auto"/>
            </w:tcBorders>
            <w:hideMark/>
          </w:tcPr>
          <w:p w14:paraId="7B7907FD"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外部</w:t>
            </w:r>
            <w:r w:rsidRPr="00A25896">
              <w:rPr>
                <w:rFonts w:asciiTheme="minorEastAsia" w:eastAsiaTheme="minorEastAsia" w:hAnsiTheme="minorEastAsia" w:hint="eastAsia"/>
                <w:color w:val="000000"/>
                <w:sz w:val="18"/>
                <w:szCs w:val="18"/>
              </w:rPr>
              <w:t>商户号</w:t>
            </w:r>
          </w:p>
        </w:tc>
        <w:tc>
          <w:tcPr>
            <w:tcW w:w="606" w:type="pct"/>
            <w:tcBorders>
              <w:top w:val="single" w:sz="4" w:space="0" w:color="auto"/>
              <w:left w:val="single" w:sz="4" w:space="0" w:color="auto"/>
              <w:bottom w:val="single" w:sz="4" w:space="0" w:color="auto"/>
              <w:right w:val="single" w:sz="4" w:space="0" w:color="auto"/>
            </w:tcBorders>
            <w:hideMark/>
          </w:tcPr>
          <w:p w14:paraId="6D3479D5"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9" w:type="pct"/>
            <w:tcBorders>
              <w:top w:val="single" w:sz="4" w:space="0" w:color="auto"/>
              <w:left w:val="single" w:sz="4" w:space="0" w:color="auto"/>
              <w:bottom w:val="single" w:sz="4" w:space="0" w:color="auto"/>
              <w:right w:val="single" w:sz="4" w:space="0" w:color="auto"/>
            </w:tcBorders>
            <w:hideMark/>
          </w:tcPr>
          <w:p w14:paraId="1132CE9A"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427" w:type="pct"/>
            <w:tcBorders>
              <w:top w:val="single" w:sz="4" w:space="0" w:color="auto"/>
              <w:left w:val="single" w:sz="4" w:space="0" w:color="auto"/>
              <w:bottom w:val="single" w:sz="4" w:space="0" w:color="auto"/>
              <w:right w:val="single" w:sz="4" w:space="0" w:color="auto"/>
            </w:tcBorders>
            <w:hideMark/>
          </w:tcPr>
          <w:p w14:paraId="652CA4E9" w14:textId="77777777" w:rsidR="00C129EC" w:rsidRPr="00A25896" w:rsidRDefault="00C129EC" w:rsidP="00467E37">
            <w:pPr>
              <w:rPr>
                <w:rFonts w:asciiTheme="minorEastAsia" w:eastAsiaTheme="minorEastAsia" w:hAnsiTheme="minorEastAsia"/>
                <w:bCs/>
                <w:color w:val="000000"/>
                <w:sz w:val="18"/>
                <w:szCs w:val="18"/>
              </w:rPr>
            </w:pPr>
            <w:r w:rsidRPr="00A25896">
              <w:rPr>
                <w:rFonts w:asciiTheme="minorEastAsia" w:eastAsiaTheme="minorEastAsia" w:hAnsiTheme="minorEastAsia"/>
                <w:color w:val="000000"/>
                <w:sz w:val="18"/>
                <w:szCs w:val="18"/>
              </w:rPr>
              <w:t>M</w:t>
            </w:r>
            <w:r>
              <w:rPr>
                <w:rFonts w:asciiTheme="minorEastAsia" w:eastAsiaTheme="minorEastAsia" w:hAnsiTheme="minorEastAsia"/>
                <w:color w:val="000000"/>
                <w:sz w:val="18"/>
                <w:szCs w:val="18"/>
              </w:rPr>
              <w:t>E</w:t>
            </w:r>
          </w:p>
        </w:tc>
        <w:tc>
          <w:tcPr>
            <w:tcW w:w="730" w:type="pct"/>
            <w:tcBorders>
              <w:top w:val="single" w:sz="4" w:space="0" w:color="auto"/>
              <w:left w:val="single" w:sz="4" w:space="0" w:color="auto"/>
              <w:bottom w:val="single" w:sz="4" w:space="0" w:color="auto"/>
              <w:right w:val="single" w:sz="4" w:space="0" w:color="auto"/>
            </w:tcBorders>
            <w:hideMark/>
          </w:tcPr>
          <w:p w14:paraId="7CBF7CF8" w14:textId="77777777" w:rsidR="00C129EC" w:rsidRPr="00A25896" w:rsidRDefault="00C129EC" w:rsidP="00467E37">
            <w:pPr>
              <w:rPr>
                <w:rFonts w:asciiTheme="minorEastAsia" w:eastAsiaTheme="minorEastAsia" w:hAnsiTheme="minorEastAsia"/>
                <w:bCs/>
                <w:color w:val="000000"/>
                <w:sz w:val="18"/>
                <w:szCs w:val="18"/>
              </w:rPr>
            </w:pPr>
            <w:r w:rsidRPr="0098757E">
              <w:rPr>
                <w:rFonts w:ascii="Consolas" w:eastAsiaTheme="minorEastAsia" w:hAnsi="Consolas"/>
                <w:color w:val="000000"/>
                <w:sz w:val="17"/>
                <w:szCs w:val="17"/>
                <w:lang w:val="nl-NL"/>
              </w:rPr>
              <w:t>MER000001</w:t>
            </w:r>
          </w:p>
        </w:tc>
      </w:tr>
      <w:tr w:rsidR="00C129EC" w:rsidRPr="00A25896" w14:paraId="03347215" w14:textId="77777777" w:rsidTr="00467E37">
        <w:trPr>
          <w:trHeight w:val="287"/>
        </w:trPr>
        <w:tc>
          <w:tcPr>
            <w:tcW w:w="251" w:type="pct"/>
            <w:tcBorders>
              <w:top w:val="single" w:sz="4" w:space="0" w:color="auto"/>
              <w:left w:val="single" w:sz="4" w:space="0" w:color="auto"/>
              <w:bottom w:val="single" w:sz="4" w:space="0" w:color="auto"/>
              <w:right w:val="single" w:sz="4" w:space="0" w:color="auto"/>
            </w:tcBorders>
          </w:tcPr>
          <w:p w14:paraId="44DC0310" w14:textId="77777777" w:rsidR="00C129EC" w:rsidRPr="005F368E" w:rsidRDefault="00C129EC" w:rsidP="00467E37">
            <w:pPr>
              <w:pStyle w:val="a6"/>
              <w:numPr>
                <w:ilvl w:val="0"/>
                <w:numId w:val="102"/>
              </w:numPr>
              <w:ind w:firstLineChars="0"/>
              <w:rPr>
                <w:rFonts w:asciiTheme="minorEastAsia" w:eastAsiaTheme="minorEastAsia" w:hAnsiTheme="minorEastAsia"/>
                <w:color w:val="000000"/>
                <w:sz w:val="18"/>
                <w:szCs w:val="18"/>
              </w:rPr>
            </w:pPr>
          </w:p>
        </w:tc>
        <w:tc>
          <w:tcPr>
            <w:tcW w:w="1029" w:type="pct"/>
            <w:tcBorders>
              <w:top w:val="single" w:sz="4" w:space="0" w:color="auto"/>
              <w:left w:val="single" w:sz="4" w:space="0" w:color="auto"/>
              <w:bottom w:val="single" w:sz="4" w:space="0" w:color="auto"/>
              <w:right w:val="single" w:sz="4" w:space="0" w:color="auto"/>
            </w:tcBorders>
          </w:tcPr>
          <w:p w14:paraId="476E48A4"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Order</w:t>
            </w:r>
            <w:r>
              <w:rPr>
                <w:rFonts w:asciiTheme="minorEastAsia" w:eastAsiaTheme="minorEastAsia" w:hAnsiTheme="minorEastAsia"/>
                <w:color w:val="000000"/>
                <w:sz w:val="18"/>
                <w:szCs w:val="18"/>
              </w:rPr>
              <w:t>No</w:t>
            </w:r>
          </w:p>
        </w:tc>
        <w:tc>
          <w:tcPr>
            <w:tcW w:w="1528" w:type="pct"/>
            <w:tcBorders>
              <w:top w:val="single" w:sz="4" w:space="0" w:color="auto"/>
              <w:left w:val="single" w:sz="4" w:space="0" w:color="auto"/>
              <w:bottom w:val="single" w:sz="4" w:space="0" w:color="auto"/>
              <w:right w:val="single" w:sz="4" w:space="0" w:color="auto"/>
            </w:tcBorders>
          </w:tcPr>
          <w:p w14:paraId="6CE58E85"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申请单号。</w:t>
            </w:r>
            <w:r>
              <w:rPr>
                <w:rFonts w:asciiTheme="minorEastAsia" w:eastAsiaTheme="minorEastAsia" w:hAnsiTheme="minorEastAsia"/>
                <w:color w:val="000000"/>
                <w:sz w:val="18"/>
                <w:szCs w:val="18"/>
              </w:rPr>
              <w:t>合作方可通过此单号回查商户进件结果</w:t>
            </w:r>
            <w:r>
              <w:rPr>
                <w:rFonts w:asciiTheme="minorEastAsia" w:eastAsiaTheme="minorEastAsia" w:hAnsiTheme="minorEastAsia" w:hint="eastAsia"/>
                <w:color w:val="000000"/>
                <w:sz w:val="18"/>
                <w:szCs w:val="18"/>
              </w:rPr>
              <w:t>。</w:t>
            </w:r>
          </w:p>
        </w:tc>
        <w:tc>
          <w:tcPr>
            <w:tcW w:w="606" w:type="pct"/>
            <w:tcBorders>
              <w:top w:val="single" w:sz="4" w:space="0" w:color="auto"/>
              <w:left w:val="single" w:sz="4" w:space="0" w:color="auto"/>
              <w:bottom w:val="single" w:sz="4" w:space="0" w:color="auto"/>
              <w:right w:val="single" w:sz="4" w:space="0" w:color="auto"/>
            </w:tcBorders>
          </w:tcPr>
          <w:p w14:paraId="3D998771"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9" w:type="pct"/>
            <w:tcBorders>
              <w:top w:val="single" w:sz="4" w:space="0" w:color="auto"/>
              <w:left w:val="single" w:sz="4" w:space="0" w:color="auto"/>
              <w:bottom w:val="single" w:sz="4" w:space="0" w:color="auto"/>
              <w:right w:val="single" w:sz="4" w:space="0" w:color="auto"/>
            </w:tcBorders>
          </w:tcPr>
          <w:p w14:paraId="45EDCF18"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427" w:type="pct"/>
            <w:tcBorders>
              <w:top w:val="single" w:sz="4" w:space="0" w:color="auto"/>
              <w:left w:val="single" w:sz="4" w:space="0" w:color="auto"/>
              <w:bottom w:val="single" w:sz="4" w:space="0" w:color="auto"/>
              <w:right w:val="single" w:sz="4" w:space="0" w:color="auto"/>
            </w:tcBorders>
          </w:tcPr>
          <w:p w14:paraId="4F2EABC7" w14:textId="77777777" w:rsidR="00C129EC" w:rsidRPr="00A25896" w:rsidRDefault="00C129EC" w:rsidP="00467E37">
            <w:pPr>
              <w:rPr>
                <w:rFonts w:asciiTheme="minorEastAsia" w:eastAsiaTheme="minorEastAsia" w:hAnsiTheme="minorEastAsia"/>
                <w:bCs/>
                <w:color w:val="000000"/>
                <w:sz w:val="18"/>
                <w:szCs w:val="18"/>
              </w:rPr>
            </w:pPr>
            <w:r w:rsidRPr="00A25896">
              <w:rPr>
                <w:rFonts w:asciiTheme="minorEastAsia" w:eastAsiaTheme="minorEastAsia" w:hAnsiTheme="minorEastAsia" w:hint="eastAsia"/>
                <w:color w:val="000000"/>
                <w:sz w:val="18"/>
                <w:szCs w:val="18"/>
              </w:rPr>
              <w:t>M</w:t>
            </w:r>
          </w:p>
        </w:tc>
        <w:tc>
          <w:tcPr>
            <w:tcW w:w="730" w:type="pct"/>
            <w:tcBorders>
              <w:top w:val="single" w:sz="4" w:space="0" w:color="auto"/>
              <w:left w:val="single" w:sz="4" w:space="0" w:color="auto"/>
              <w:bottom w:val="single" w:sz="4" w:space="0" w:color="auto"/>
              <w:right w:val="single" w:sz="4" w:space="0" w:color="auto"/>
            </w:tcBorders>
          </w:tcPr>
          <w:p w14:paraId="4C80C5E3" w14:textId="77777777" w:rsidR="00C129EC" w:rsidRPr="00A25896" w:rsidRDefault="00C129EC" w:rsidP="00467E37">
            <w:pPr>
              <w:rPr>
                <w:rFonts w:asciiTheme="minorEastAsia" w:eastAsiaTheme="minorEastAsia" w:hAnsiTheme="minorEastAsia"/>
                <w:bCs/>
                <w:color w:val="000000"/>
                <w:sz w:val="18"/>
                <w:szCs w:val="18"/>
              </w:rPr>
            </w:pPr>
          </w:p>
        </w:tc>
      </w:tr>
      <w:tr w:rsidR="00C129EC" w:rsidRPr="00A25896" w14:paraId="2C1C12BE" w14:textId="77777777" w:rsidTr="00467E37">
        <w:trPr>
          <w:trHeight w:val="287"/>
        </w:trPr>
        <w:tc>
          <w:tcPr>
            <w:tcW w:w="251" w:type="pct"/>
            <w:tcBorders>
              <w:top w:val="single" w:sz="4" w:space="0" w:color="auto"/>
              <w:left w:val="single" w:sz="4" w:space="0" w:color="auto"/>
              <w:bottom w:val="single" w:sz="4" w:space="0" w:color="auto"/>
              <w:right w:val="single" w:sz="4" w:space="0" w:color="auto"/>
            </w:tcBorders>
          </w:tcPr>
          <w:p w14:paraId="0E09303A" w14:textId="77777777" w:rsidR="00C129EC" w:rsidRPr="005F368E" w:rsidRDefault="00C129EC" w:rsidP="00467E37">
            <w:pPr>
              <w:pStyle w:val="a6"/>
              <w:numPr>
                <w:ilvl w:val="0"/>
                <w:numId w:val="102"/>
              </w:numPr>
              <w:ind w:firstLineChars="0"/>
              <w:rPr>
                <w:rFonts w:hAnsi="宋体"/>
              </w:rPr>
            </w:pPr>
          </w:p>
        </w:tc>
        <w:tc>
          <w:tcPr>
            <w:tcW w:w="1029" w:type="pct"/>
            <w:tcBorders>
              <w:top w:val="single" w:sz="4" w:space="0" w:color="auto"/>
              <w:left w:val="single" w:sz="4" w:space="0" w:color="auto"/>
              <w:bottom w:val="single" w:sz="4" w:space="0" w:color="auto"/>
              <w:right w:val="single" w:sz="4" w:space="0" w:color="auto"/>
            </w:tcBorders>
          </w:tcPr>
          <w:p w14:paraId="118BD513"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CB1278">
              <w:rPr>
                <w:rFonts w:asciiTheme="minorEastAsia" w:eastAsiaTheme="minorEastAsia" w:hAnsiTheme="minorEastAsia" w:hint="eastAsia"/>
                <w:color w:val="000000"/>
                <w:sz w:val="18"/>
                <w:szCs w:val="18"/>
              </w:rPr>
              <w:t>utTradeNo</w:t>
            </w:r>
          </w:p>
        </w:tc>
        <w:tc>
          <w:tcPr>
            <w:tcW w:w="1528" w:type="pct"/>
            <w:tcBorders>
              <w:top w:val="single" w:sz="4" w:space="0" w:color="auto"/>
              <w:left w:val="single" w:sz="4" w:space="0" w:color="auto"/>
              <w:bottom w:val="single" w:sz="4" w:space="0" w:color="auto"/>
              <w:right w:val="single" w:sz="4" w:space="0" w:color="auto"/>
            </w:tcBorders>
          </w:tcPr>
          <w:p w14:paraId="3C7A06A1"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外部交易号</w:t>
            </w:r>
          </w:p>
        </w:tc>
        <w:tc>
          <w:tcPr>
            <w:tcW w:w="606" w:type="pct"/>
            <w:tcBorders>
              <w:top w:val="single" w:sz="4" w:space="0" w:color="auto"/>
              <w:left w:val="single" w:sz="4" w:space="0" w:color="auto"/>
              <w:bottom w:val="single" w:sz="4" w:space="0" w:color="auto"/>
              <w:right w:val="single" w:sz="4" w:space="0" w:color="auto"/>
            </w:tcBorders>
          </w:tcPr>
          <w:p w14:paraId="305D2854"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9" w:type="pct"/>
            <w:tcBorders>
              <w:top w:val="single" w:sz="4" w:space="0" w:color="auto"/>
              <w:left w:val="single" w:sz="4" w:space="0" w:color="auto"/>
              <w:bottom w:val="single" w:sz="4" w:space="0" w:color="auto"/>
              <w:right w:val="single" w:sz="4" w:space="0" w:color="auto"/>
            </w:tcBorders>
          </w:tcPr>
          <w:p w14:paraId="00E0F031"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427" w:type="pct"/>
            <w:tcBorders>
              <w:top w:val="single" w:sz="4" w:space="0" w:color="auto"/>
              <w:left w:val="single" w:sz="4" w:space="0" w:color="auto"/>
              <w:bottom w:val="single" w:sz="4" w:space="0" w:color="auto"/>
              <w:right w:val="single" w:sz="4" w:space="0" w:color="auto"/>
            </w:tcBorders>
          </w:tcPr>
          <w:p w14:paraId="506B3AD4" w14:textId="77777777" w:rsidR="00C129EC" w:rsidRPr="00A25896" w:rsidRDefault="00C129EC" w:rsidP="00467E3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ME</w:t>
            </w:r>
          </w:p>
        </w:tc>
        <w:tc>
          <w:tcPr>
            <w:tcW w:w="730" w:type="pct"/>
            <w:tcBorders>
              <w:top w:val="single" w:sz="4" w:space="0" w:color="auto"/>
              <w:left w:val="single" w:sz="4" w:space="0" w:color="auto"/>
              <w:bottom w:val="single" w:sz="4" w:space="0" w:color="auto"/>
              <w:right w:val="single" w:sz="4" w:space="0" w:color="auto"/>
            </w:tcBorders>
          </w:tcPr>
          <w:p w14:paraId="3CBCA53E" w14:textId="77777777" w:rsidR="00C129EC" w:rsidRPr="00A25896" w:rsidRDefault="00C129EC" w:rsidP="00467E37">
            <w:pPr>
              <w:rPr>
                <w:rFonts w:asciiTheme="minorEastAsia" w:eastAsiaTheme="minorEastAsia" w:hAnsiTheme="minorEastAsia"/>
                <w:bCs/>
                <w:color w:val="000000"/>
                <w:sz w:val="18"/>
                <w:szCs w:val="18"/>
              </w:rPr>
            </w:pPr>
            <w:r w:rsidRPr="00454386">
              <w:rPr>
                <w:rFonts w:ascii="Consolas" w:eastAsiaTheme="minorEastAsia" w:hAnsi="Consolas"/>
                <w:sz w:val="17"/>
                <w:szCs w:val="17"/>
              </w:rPr>
              <w:t>20151229113030000000000000000001</w:t>
            </w:r>
          </w:p>
        </w:tc>
      </w:tr>
    </w:tbl>
    <w:p w14:paraId="6C2587BE" w14:textId="77777777" w:rsidR="00C129EC" w:rsidRDefault="00C129EC" w:rsidP="00C129EC">
      <w:pPr>
        <w:pStyle w:val="4"/>
        <w:numPr>
          <w:ilvl w:val="0"/>
          <w:numId w:val="0"/>
        </w:numPr>
        <w:ind w:left="864" w:hanging="864"/>
      </w:pPr>
      <w:r>
        <w:rPr>
          <w:rFonts w:hint="eastAsia"/>
        </w:rPr>
        <w:t>报文返回码</w:t>
      </w:r>
    </w:p>
    <w:p w14:paraId="76D5868C" w14:textId="77777777" w:rsidR="00C129EC" w:rsidRDefault="00C129EC" w:rsidP="00C129EC"/>
    <w:tbl>
      <w:tblPr>
        <w:tblStyle w:val="a9"/>
        <w:tblW w:w="7196" w:type="dxa"/>
        <w:tblLook w:val="04A0" w:firstRow="1" w:lastRow="0" w:firstColumn="1" w:lastColumn="0" w:noHBand="0" w:noVBand="1"/>
      </w:tblPr>
      <w:tblGrid>
        <w:gridCol w:w="4195"/>
        <w:gridCol w:w="3001"/>
      </w:tblGrid>
      <w:tr w:rsidR="00C129EC" w:rsidRPr="00F561BB" w14:paraId="6E418ABE" w14:textId="77777777" w:rsidTr="00467E37">
        <w:tc>
          <w:tcPr>
            <w:tcW w:w="39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9792E1" w14:textId="77777777" w:rsidR="00C129EC" w:rsidRPr="00F561BB" w:rsidRDefault="00C129EC" w:rsidP="00467E37">
            <w:pPr>
              <w:rPr>
                <w:rFonts w:ascii="宋体" w:hAnsi="宋体" w:cs="Courier New"/>
                <w:sz w:val="21"/>
              </w:rPr>
            </w:pPr>
            <w:r w:rsidRPr="00F561BB">
              <w:rPr>
                <w:rFonts w:ascii="宋体" w:hAnsi="宋体" w:cs="Courier New" w:hint="eastAsia"/>
                <w:sz w:val="21"/>
              </w:rPr>
              <w:t>返回码</w:t>
            </w:r>
          </w:p>
        </w:tc>
        <w:tc>
          <w:tcPr>
            <w:tcW w:w="3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EAC2D6" w14:textId="77777777" w:rsidR="00C129EC" w:rsidRPr="00F561BB" w:rsidRDefault="00C129EC" w:rsidP="00467E37">
            <w:pPr>
              <w:rPr>
                <w:rFonts w:ascii="宋体" w:hAnsi="宋体" w:cs="Courier New"/>
                <w:sz w:val="21"/>
              </w:rPr>
            </w:pPr>
            <w:r>
              <w:rPr>
                <w:rFonts w:ascii="宋体" w:hAnsi="宋体" w:hint="eastAsia"/>
                <w:color w:val="000000"/>
                <w:sz w:val="21"/>
              </w:rPr>
              <w:t>中文</w:t>
            </w:r>
            <w:r>
              <w:rPr>
                <w:rFonts w:ascii="宋体" w:hAnsi="宋体"/>
                <w:color w:val="000000"/>
                <w:sz w:val="21"/>
              </w:rPr>
              <w:t>描述</w:t>
            </w:r>
          </w:p>
        </w:tc>
      </w:tr>
      <w:tr w:rsidR="00C129EC" w:rsidRPr="00F561BB" w14:paraId="2E80C3D3" w14:textId="77777777" w:rsidTr="00467E37">
        <w:tc>
          <w:tcPr>
            <w:tcW w:w="3995" w:type="dxa"/>
            <w:tcBorders>
              <w:top w:val="single" w:sz="4" w:space="0" w:color="auto"/>
              <w:left w:val="single" w:sz="4" w:space="0" w:color="auto"/>
              <w:bottom w:val="single" w:sz="4" w:space="0" w:color="auto"/>
              <w:right w:val="single" w:sz="4" w:space="0" w:color="auto"/>
            </w:tcBorders>
            <w:vAlign w:val="bottom"/>
          </w:tcPr>
          <w:p w14:paraId="637496A7" w14:textId="77777777" w:rsidR="00C129EC" w:rsidRPr="00F561BB" w:rsidRDefault="00C129EC" w:rsidP="00467E37">
            <w:pPr>
              <w:rPr>
                <w:rFonts w:ascii="宋体" w:hAnsi="宋体"/>
                <w:sz w:val="21"/>
              </w:rPr>
            </w:pPr>
            <w:r>
              <w:rPr>
                <w:rFonts w:hint="eastAsia"/>
                <w:color w:val="000000"/>
              </w:rPr>
              <w:t>BKMP_ILLEGAL_PARAM</w:t>
            </w:r>
          </w:p>
        </w:tc>
        <w:tc>
          <w:tcPr>
            <w:tcW w:w="3201" w:type="dxa"/>
            <w:tcBorders>
              <w:top w:val="single" w:sz="4" w:space="0" w:color="auto"/>
              <w:left w:val="single" w:sz="4" w:space="0" w:color="auto"/>
              <w:bottom w:val="single" w:sz="4" w:space="0" w:color="auto"/>
              <w:right w:val="single" w:sz="4" w:space="0" w:color="auto"/>
            </w:tcBorders>
            <w:vAlign w:val="bottom"/>
          </w:tcPr>
          <w:p w14:paraId="0AC479C9" w14:textId="77777777" w:rsidR="00C129EC" w:rsidRPr="00F561BB" w:rsidRDefault="00C129EC" w:rsidP="00467E37">
            <w:pPr>
              <w:rPr>
                <w:rFonts w:ascii="宋体" w:hAnsi="宋体"/>
                <w:sz w:val="21"/>
              </w:rPr>
            </w:pPr>
            <w:r>
              <w:rPr>
                <w:rFonts w:hint="eastAsia"/>
                <w:color w:val="000000"/>
              </w:rPr>
              <w:t>参数非法</w:t>
            </w:r>
          </w:p>
        </w:tc>
      </w:tr>
      <w:tr w:rsidR="00C129EC" w:rsidRPr="00F561BB" w14:paraId="1A9DFF26" w14:textId="77777777" w:rsidTr="00467E37">
        <w:tc>
          <w:tcPr>
            <w:tcW w:w="3995" w:type="dxa"/>
            <w:tcBorders>
              <w:top w:val="single" w:sz="4" w:space="0" w:color="auto"/>
              <w:left w:val="single" w:sz="4" w:space="0" w:color="auto"/>
              <w:bottom w:val="single" w:sz="4" w:space="0" w:color="auto"/>
              <w:right w:val="single" w:sz="4" w:space="0" w:color="auto"/>
            </w:tcBorders>
            <w:vAlign w:val="bottom"/>
          </w:tcPr>
          <w:p w14:paraId="1CE54B26" w14:textId="77777777" w:rsidR="00C129EC" w:rsidRDefault="00C129EC" w:rsidP="00467E37">
            <w:pPr>
              <w:rPr>
                <w:color w:val="000000"/>
              </w:rPr>
            </w:pPr>
            <w:r>
              <w:rPr>
                <w:rFonts w:hint="eastAsia"/>
                <w:color w:val="000000"/>
              </w:rPr>
              <w:t>BKMP_IDEMPOTENCY_ERROR</w:t>
            </w:r>
          </w:p>
        </w:tc>
        <w:tc>
          <w:tcPr>
            <w:tcW w:w="3201" w:type="dxa"/>
            <w:tcBorders>
              <w:top w:val="single" w:sz="4" w:space="0" w:color="auto"/>
              <w:left w:val="single" w:sz="4" w:space="0" w:color="auto"/>
              <w:bottom w:val="single" w:sz="4" w:space="0" w:color="auto"/>
              <w:right w:val="single" w:sz="4" w:space="0" w:color="auto"/>
            </w:tcBorders>
            <w:vAlign w:val="bottom"/>
          </w:tcPr>
          <w:p w14:paraId="2380ADF3" w14:textId="77777777" w:rsidR="00C129EC" w:rsidRDefault="00C129EC" w:rsidP="00467E37">
            <w:pPr>
              <w:rPr>
                <w:color w:val="000000"/>
              </w:rPr>
            </w:pPr>
            <w:r>
              <w:rPr>
                <w:rFonts w:hint="eastAsia"/>
                <w:color w:val="000000"/>
              </w:rPr>
              <w:t>幂等性错误</w:t>
            </w:r>
          </w:p>
        </w:tc>
      </w:tr>
      <w:tr w:rsidR="00C129EC" w:rsidRPr="00F561BB" w14:paraId="227FEC15" w14:textId="77777777" w:rsidTr="00467E37">
        <w:tc>
          <w:tcPr>
            <w:tcW w:w="3995" w:type="dxa"/>
            <w:tcBorders>
              <w:top w:val="single" w:sz="4" w:space="0" w:color="auto"/>
              <w:left w:val="single" w:sz="4" w:space="0" w:color="auto"/>
              <w:bottom w:val="single" w:sz="4" w:space="0" w:color="auto"/>
              <w:right w:val="single" w:sz="4" w:space="0" w:color="auto"/>
            </w:tcBorders>
            <w:vAlign w:val="bottom"/>
          </w:tcPr>
          <w:p w14:paraId="3A520D4D" w14:textId="77777777" w:rsidR="00C129EC" w:rsidRDefault="00C129EC" w:rsidP="00467E37">
            <w:pPr>
              <w:rPr>
                <w:color w:val="000000"/>
              </w:rPr>
            </w:pPr>
            <w:r>
              <w:rPr>
                <w:rFonts w:hint="eastAsia"/>
                <w:color w:val="000000"/>
              </w:rPr>
              <w:t>BKMP_SMS_VERIFY_OVER_COUNT_LIMIT</w:t>
            </w:r>
          </w:p>
        </w:tc>
        <w:tc>
          <w:tcPr>
            <w:tcW w:w="3201" w:type="dxa"/>
            <w:tcBorders>
              <w:top w:val="single" w:sz="4" w:space="0" w:color="auto"/>
              <w:left w:val="single" w:sz="4" w:space="0" w:color="auto"/>
              <w:bottom w:val="single" w:sz="4" w:space="0" w:color="auto"/>
              <w:right w:val="single" w:sz="4" w:space="0" w:color="auto"/>
            </w:tcBorders>
            <w:vAlign w:val="bottom"/>
          </w:tcPr>
          <w:p w14:paraId="78D51B29" w14:textId="77777777" w:rsidR="00C129EC" w:rsidRDefault="00C129EC" w:rsidP="00467E37">
            <w:pPr>
              <w:rPr>
                <w:color w:val="000000"/>
              </w:rPr>
            </w:pPr>
            <w:r>
              <w:rPr>
                <w:rFonts w:hint="eastAsia"/>
                <w:color w:val="000000"/>
              </w:rPr>
              <w:t>验证码已使用或已过期</w:t>
            </w:r>
          </w:p>
        </w:tc>
      </w:tr>
      <w:tr w:rsidR="00C129EC" w:rsidRPr="00F561BB" w14:paraId="75160264" w14:textId="77777777" w:rsidTr="00467E37">
        <w:tc>
          <w:tcPr>
            <w:tcW w:w="3995" w:type="dxa"/>
            <w:tcBorders>
              <w:top w:val="single" w:sz="4" w:space="0" w:color="auto"/>
              <w:left w:val="single" w:sz="4" w:space="0" w:color="auto"/>
              <w:bottom w:val="single" w:sz="4" w:space="0" w:color="auto"/>
              <w:right w:val="single" w:sz="4" w:space="0" w:color="auto"/>
            </w:tcBorders>
            <w:vAlign w:val="bottom"/>
          </w:tcPr>
          <w:p w14:paraId="2090A298" w14:textId="77777777" w:rsidR="00C129EC" w:rsidRDefault="00C129EC" w:rsidP="00467E37">
            <w:pPr>
              <w:rPr>
                <w:color w:val="000000"/>
              </w:rPr>
            </w:pPr>
            <w:r>
              <w:rPr>
                <w:rFonts w:hint="eastAsia"/>
                <w:color w:val="000000"/>
              </w:rPr>
              <w:t>BKMP_SMS_VERIFY_ERROR</w:t>
            </w:r>
          </w:p>
        </w:tc>
        <w:tc>
          <w:tcPr>
            <w:tcW w:w="3201" w:type="dxa"/>
            <w:tcBorders>
              <w:top w:val="single" w:sz="4" w:space="0" w:color="auto"/>
              <w:left w:val="single" w:sz="4" w:space="0" w:color="auto"/>
              <w:bottom w:val="single" w:sz="4" w:space="0" w:color="auto"/>
              <w:right w:val="single" w:sz="4" w:space="0" w:color="auto"/>
            </w:tcBorders>
            <w:vAlign w:val="bottom"/>
          </w:tcPr>
          <w:p w14:paraId="67BA6733" w14:textId="77777777" w:rsidR="00C129EC" w:rsidRDefault="00C129EC" w:rsidP="00467E37">
            <w:pPr>
              <w:rPr>
                <w:color w:val="000000"/>
              </w:rPr>
            </w:pPr>
            <w:r>
              <w:rPr>
                <w:rFonts w:hint="eastAsia"/>
                <w:color w:val="000000"/>
              </w:rPr>
              <w:t>手机验证码错误</w:t>
            </w:r>
          </w:p>
        </w:tc>
      </w:tr>
      <w:tr w:rsidR="00C129EC" w:rsidRPr="00F561BB" w14:paraId="4BF6DE29" w14:textId="77777777" w:rsidTr="00467E37">
        <w:tc>
          <w:tcPr>
            <w:tcW w:w="3995" w:type="dxa"/>
            <w:tcBorders>
              <w:top w:val="single" w:sz="4" w:space="0" w:color="auto"/>
              <w:left w:val="single" w:sz="4" w:space="0" w:color="auto"/>
              <w:bottom w:val="single" w:sz="4" w:space="0" w:color="auto"/>
              <w:right w:val="single" w:sz="4" w:space="0" w:color="auto"/>
            </w:tcBorders>
            <w:vAlign w:val="bottom"/>
          </w:tcPr>
          <w:p w14:paraId="6866A1A0" w14:textId="77777777" w:rsidR="00C129EC" w:rsidRDefault="00C129EC" w:rsidP="00467E37">
            <w:pPr>
              <w:rPr>
                <w:color w:val="000000"/>
              </w:rPr>
            </w:pPr>
            <w:r w:rsidRPr="0050617B">
              <w:rPr>
                <w:color w:val="000000"/>
              </w:rPr>
              <w:t>BKMP_ISV_CERTNO_OVER_LIMIT</w:t>
            </w:r>
          </w:p>
        </w:tc>
        <w:tc>
          <w:tcPr>
            <w:tcW w:w="3201" w:type="dxa"/>
            <w:tcBorders>
              <w:top w:val="single" w:sz="4" w:space="0" w:color="auto"/>
              <w:left w:val="single" w:sz="4" w:space="0" w:color="auto"/>
              <w:bottom w:val="single" w:sz="4" w:space="0" w:color="auto"/>
              <w:right w:val="single" w:sz="4" w:space="0" w:color="auto"/>
            </w:tcBorders>
            <w:vAlign w:val="bottom"/>
          </w:tcPr>
          <w:p w14:paraId="44535529" w14:textId="77777777" w:rsidR="00C129EC" w:rsidRDefault="00C129EC" w:rsidP="00467E37">
            <w:pPr>
              <w:rPr>
                <w:color w:val="000000"/>
              </w:rPr>
            </w:pPr>
            <w:r w:rsidRPr="0050617B">
              <w:rPr>
                <w:rFonts w:hint="eastAsia"/>
                <w:color w:val="000000"/>
              </w:rPr>
              <w:t>同一证件号开通商户数量超限</w:t>
            </w:r>
          </w:p>
        </w:tc>
      </w:tr>
    </w:tbl>
    <w:p w14:paraId="763962BD" w14:textId="77777777" w:rsidR="00300B25" w:rsidRPr="006D0AF9" w:rsidRDefault="00300B25" w:rsidP="00467E37">
      <w:pPr>
        <w:spacing w:line="360" w:lineRule="auto"/>
        <w:ind w:firstLineChars="100" w:firstLine="210"/>
      </w:pPr>
    </w:p>
    <w:p w14:paraId="3249048D" w14:textId="77777777" w:rsidR="00AA2783" w:rsidRDefault="00AA2783" w:rsidP="00AA2783">
      <w:pPr>
        <w:pStyle w:val="3"/>
        <w:rPr>
          <w:rFonts w:ascii="宋体" w:hAnsi="宋体"/>
          <w:sz w:val="18"/>
          <w:szCs w:val="21"/>
        </w:rPr>
      </w:pPr>
      <w:r>
        <w:rPr>
          <w:rFonts w:hint="eastAsia"/>
        </w:rPr>
        <w:t>商户入驻结果</w:t>
      </w:r>
      <w:r>
        <w:t>查询</w:t>
      </w:r>
      <w:r w:rsidRPr="00926CD8">
        <w:rPr>
          <w:rFonts w:ascii="宋体" w:hAnsi="宋体"/>
          <w:sz w:val="18"/>
          <w:szCs w:val="21"/>
        </w:rPr>
        <w:t>&lt;ant.mybank.merchantprod.merchant.register.query&gt;</w:t>
      </w:r>
    </w:p>
    <w:p w14:paraId="36405F7A" w14:textId="77777777" w:rsidR="00AA2783" w:rsidRPr="00AA2783" w:rsidRDefault="00AA2783" w:rsidP="00AA2783">
      <w:pPr>
        <w:spacing w:line="360" w:lineRule="auto"/>
        <w:ind w:firstLine="420"/>
        <w:rPr>
          <w:sz w:val="24"/>
        </w:rPr>
      </w:pPr>
      <w:r w:rsidRPr="00AA2783">
        <w:rPr>
          <w:rFonts w:hint="eastAsia"/>
          <w:sz w:val="24"/>
        </w:rPr>
        <w:t>该</w:t>
      </w:r>
      <w:r w:rsidRPr="00AA2783">
        <w:rPr>
          <w:sz w:val="24"/>
        </w:rPr>
        <w:t>接口可</w:t>
      </w:r>
      <w:r w:rsidRPr="00AA2783">
        <w:rPr>
          <w:rFonts w:hint="eastAsia"/>
          <w:sz w:val="24"/>
        </w:rPr>
        <w:t>查询</w:t>
      </w:r>
      <w:r w:rsidRPr="00AA2783">
        <w:rPr>
          <w:sz w:val="24"/>
        </w:rPr>
        <w:t>商户</w:t>
      </w:r>
      <w:r w:rsidRPr="00AA2783">
        <w:rPr>
          <w:rFonts w:hint="eastAsia"/>
          <w:sz w:val="24"/>
        </w:rPr>
        <w:t>入驻申请结果</w:t>
      </w:r>
      <w:r w:rsidRPr="00AA2783">
        <w:rPr>
          <w:sz w:val="24"/>
        </w:rPr>
        <w:t>。当</w:t>
      </w:r>
      <w:r w:rsidRPr="00AA2783">
        <w:rPr>
          <w:rFonts w:hint="eastAsia"/>
          <w:sz w:val="24"/>
        </w:rPr>
        <w:t>合作</w:t>
      </w:r>
      <w:r w:rsidRPr="00AA2783">
        <w:rPr>
          <w:sz w:val="24"/>
        </w:rPr>
        <w:t>方</w:t>
      </w:r>
      <w:r w:rsidRPr="00AA2783">
        <w:rPr>
          <w:rFonts w:hint="eastAsia"/>
          <w:sz w:val="24"/>
        </w:rPr>
        <w:t>请求</w:t>
      </w:r>
      <w:r w:rsidRPr="00AA2783">
        <w:rPr>
          <w:sz w:val="24"/>
        </w:rPr>
        <w:t>商户入驻后，网商银行将在一定时间内</w:t>
      </w:r>
      <w:r w:rsidRPr="00AA2783">
        <w:rPr>
          <w:rFonts w:hint="eastAsia"/>
          <w:sz w:val="24"/>
        </w:rPr>
        <w:t>（</w:t>
      </w:r>
      <w:r w:rsidRPr="00AA2783">
        <w:rPr>
          <w:rFonts w:hint="eastAsia"/>
          <w:sz w:val="24"/>
        </w:rPr>
        <w:t>5</w:t>
      </w:r>
      <w:r w:rsidRPr="00AA2783">
        <w:rPr>
          <w:rFonts w:hint="eastAsia"/>
          <w:sz w:val="24"/>
        </w:rPr>
        <w:t>分</w:t>
      </w:r>
      <w:r w:rsidRPr="00AA2783">
        <w:rPr>
          <w:sz w:val="24"/>
        </w:rPr>
        <w:t>钟到</w:t>
      </w:r>
      <w:r w:rsidRPr="00AA2783">
        <w:rPr>
          <w:rFonts w:hint="eastAsia"/>
          <w:sz w:val="24"/>
        </w:rPr>
        <w:t>24</w:t>
      </w:r>
      <w:r w:rsidRPr="00AA2783">
        <w:rPr>
          <w:rFonts w:hint="eastAsia"/>
          <w:sz w:val="24"/>
        </w:rPr>
        <w:t>小时</w:t>
      </w:r>
      <w:r w:rsidRPr="00AA2783">
        <w:rPr>
          <w:sz w:val="24"/>
        </w:rPr>
        <w:t>不等）</w:t>
      </w:r>
      <w:r w:rsidRPr="00AA2783">
        <w:rPr>
          <w:rFonts w:hint="eastAsia"/>
          <w:sz w:val="24"/>
        </w:rPr>
        <w:t>。</w:t>
      </w:r>
      <w:r w:rsidRPr="00AA2783">
        <w:rPr>
          <w:sz w:val="24"/>
        </w:rPr>
        <w:t>合</w:t>
      </w:r>
      <w:r w:rsidRPr="00AA2783">
        <w:rPr>
          <w:rFonts w:hint="eastAsia"/>
          <w:sz w:val="24"/>
        </w:rPr>
        <w:t>作方</w:t>
      </w:r>
      <w:r w:rsidRPr="00AA2783">
        <w:rPr>
          <w:sz w:val="24"/>
        </w:rPr>
        <w:t>可通过该接口回查</w:t>
      </w:r>
      <w:r w:rsidRPr="00AA2783">
        <w:rPr>
          <w:rFonts w:hint="eastAsia"/>
          <w:sz w:val="24"/>
        </w:rPr>
        <w:t>商户</w:t>
      </w:r>
      <w:r w:rsidRPr="00AA2783">
        <w:rPr>
          <w:sz w:val="24"/>
        </w:rPr>
        <w:t>入驻</w:t>
      </w:r>
      <w:r w:rsidRPr="00AA2783">
        <w:rPr>
          <w:rFonts w:hint="eastAsia"/>
          <w:sz w:val="24"/>
        </w:rPr>
        <w:t>申请结果</w:t>
      </w:r>
      <w:r w:rsidRPr="00AA2783">
        <w:rPr>
          <w:sz w:val="24"/>
        </w:rPr>
        <w:t>。</w:t>
      </w:r>
    </w:p>
    <w:p w14:paraId="5E9BA562" w14:textId="77777777" w:rsidR="00AA2783" w:rsidRDefault="00AA2783" w:rsidP="00AA2783">
      <w:pPr>
        <w:pStyle w:val="4"/>
        <w:numPr>
          <w:ilvl w:val="0"/>
          <w:numId w:val="0"/>
        </w:numPr>
        <w:ind w:left="864" w:hanging="864"/>
      </w:pPr>
      <w:r>
        <w:rPr>
          <w:rFonts w:hint="eastAsia"/>
        </w:rPr>
        <w:lastRenderedPageBreak/>
        <w:t>请求</w:t>
      </w:r>
      <w:r>
        <w:t>报文</w:t>
      </w:r>
    </w:p>
    <w:tbl>
      <w:tblPr>
        <w:tblStyle w:val="a9"/>
        <w:tblW w:w="5000" w:type="pct"/>
        <w:tblLayout w:type="fixed"/>
        <w:tblLook w:val="04A0" w:firstRow="1" w:lastRow="0" w:firstColumn="1" w:lastColumn="0" w:noHBand="0" w:noVBand="1"/>
      </w:tblPr>
      <w:tblGrid>
        <w:gridCol w:w="417"/>
        <w:gridCol w:w="998"/>
        <w:gridCol w:w="2124"/>
        <w:gridCol w:w="851"/>
        <w:gridCol w:w="708"/>
        <w:gridCol w:w="708"/>
        <w:gridCol w:w="2490"/>
      </w:tblGrid>
      <w:tr w:rsidR="00AA2783" w:rsidRPr="00CB1278" w14:paraId="6C9FEC9A" w14:textId="77777777" w:rsidTr="00AA2783">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24872E" w14:textId="77777777" w:rsidR="00AA2783" w:rsidRPr="00BC504A" w:rsidRDefault="00AA2783" w:rsidP="00AA2783">
            <w:pPr>
              <w:rPr>
                <w:rFonts w:asciiTheme="minorEastAsia" w:eastAsiaTheme="minorEastAsia" w:hAnsiTheme="minorEastAsia"/>
                <w:b/>
              </w:rPr>
            </w:pPr>
            <w:r>
              <w:rPr>
                <w:rFonts w:asciiTheme="minorEastAsia" w:eastAsiaTheme="minorEastAsia" w:hAnsiTheme="minorEastAsia" w:hint="eastAsia"/>
                <w:b/>
              </w:rPr>
              <w:t>序号</w:t>
            </w:r>
          </w:p>
        </w:tc>
        <w:tc>
          <w:tcPr>
            <w:tcW w:w="60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62BCBC" w14:textId="77777777" w:rsidR="00AA2783" w:rsidRPr="00BC504A" w:rsidRDefault="00AA2783" w:rsidP="00AA2783">
            <w:pPr>
              <w:rPr>
                <w:rFonts w:asciiTheme="minorEastAsia" w:eastAsiaTheme="minorEastAsia" w:hAnsiTheme="minorEastAsia"/>
                <w:b/>
              </w:rPr>
            </w:pPr>
            <w:r>
              <w:rPr>
                <w:rFonts w:asciiTheme="minorEastAsia" w:eastAsiaTheme="minorEastAsia" w:hAnsiTheme="minorEastAsia" w:hint="eastAsia"/>
                <w:b/>
              </w:rPr>
              <w:t>参数</w:t>
            </w:r>
            <w:r w:rsidRPr="00BC504A">
              <w:rPr>
                <w:rFonts w:asciiTheme="minorEastAsia" w:eastAsiaTheme="minorEastAsia" w:hAnsiTheme="minorEastAsia" w:hint="eastAsia"/>
                <w:b/>
              </w:rPr>
              <w:t>名</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F6E02"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1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5C2A48"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CEC0AE"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C2B9B6"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50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5B678A"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AA2783" w:rsidRPr="00CB1278" w14:paraId="37721E5D" w14:textId="77777777" w:rsidTr="00AA2783">
        <w:trPr>
          <w:trHeight w:val="287"/>
        </w:trPr>
        <w:tc>
          <w:tcPr>
            <w:tcW w:w="251" w:type="pct"/>
          </w:tcPr>
          <w:p w14:paraId="4E44B71F" w14:textId="77777777" w:rsidR="00AA2783" w:rsidRPr="00BC504A" w:rsidRDefault="00AA2783" w:rsidP="006A0DBC">
            <w:pPr>
              <w:pStyle w:val="a6"/>
              <w:numPr>
                <w:ilvl w:val="0"/>
                <w:numId w:val="21"/>
              </w:numPr>
              <w:ind w:firstLineChars="0"/>
              <w:rPr>
                <w:rFonts w:asciiTheme="minorEastAsia" w:eastAsiaTheme="minorEastAsia" w:hAnsiTheme="minorEastAsia"/>
                <w:sz w:val="18"/>
                <w:szCs w:val="18"/>
              </w:rPr>
            </w:pPr>
          </w:p>
        </w:tc>
        <w:tc>
          <w:tcPr>
            <w:tcW w:w="601" w:type="pct"/>
            <w:shd w:val="clear" w:color="auto" w:fill="auto"/>
          </w:tcPr>
          <w:p w14:paraId="3D31FEBF"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I</w:t>
            </w:r>
            <w:r w:rsidRPr="00991833">
              <w:rPr>
                <w:rFonts w:asciiTheme="minorEastAsia" w:eastAsiaTheme="minorEastAsia" w:hAnsiTheme="minorEastAsia" w:hint="eastAsia"/>
                <w:color w:val="000000"/>
                <w:sz w:val="18"/>
                <w:szCs w:val="18"/>
              </w:rPr>
              <w:t>svOrgId</w:t>
            </w:r>
          </w:p>
        </w:tc>
        <w:tc>
          <w:tcPr>
            <w:tcW w:w="1280" w:type="pct"/>
            <w:shd w:val="clear" w:color="auto" w:fill="auto"/>
          </w:tcPr>
          <w:p w14:paraId="4206C119"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合作方机构号（网商银行分配）</w:t>
            </w:r>
          </w:p>
        </w:tc>
        <w:tc>
          <w:tcPr>
            <w:tcW w:w="513" w:type="pct"/>
            <w:shd w:val="clear" w:color="auto" w:fill="auto"/>
          </w:tcPr>
          <w:p w14:paraId="182AC283"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3B74DAAE"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tcBorders>
              <w:top w:val="single" w:sz="4" w:space="0" w:color="auto"/>
              <w:left w:val="single" w:sz="4" w:space="0" w:color="auto"/>
              <w:bottom w:val="single" w:sz="4" w:space="0" w:color="auto"/>
              <w:right w:val="single" w:sz="4" w:space="0" w:color="auto"/>
            </w:tcBorders>
          </w:tcPr>
          <w:p w14:paraId="0CF61CCE"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501" w:type="pct"/>
            <w:tcBorders>
              <w:top w:val="single" w:sz="4" w:space="0" w:color="auto"/>
              <w:left w:val="single" w:sz="4" w:space="0" w:color="auto"/>
              <w:bottom w:val="single" w:sz="4" w:space="0" w:color="auto"/>
              <w:right w:val="single" w:sz="4" w:space="0" w:color="auto"/>
            </w:tcBorders>
          </w:tcPr>
          <w:p w14:paraId="58BBCB46" w14:textId="77777777" w:rsidR="00AA2783" w:rsidRPr="00991833" w:rsidRDefault="00AA2783" w:rsidP="00AA2783">
            <w:pPr>
              <w:rPr>
                <w:rFonts w:asciiTheme="minorEastAsia" w:eastAsiaTheme="minorEastAsia" w:hAnsiTheme="minorEastAsia"/>
                <w:bCs/>
                <w:color w:val="000000"/>
                <w:sz w:val="18"/>
                <w:szCs w:val="18"/>
              </w:rPr>
            </w:pPr>
            <w:r w:rsidRPr="003542DC">
              <w:rPr>
                <w:rFonts w:asciiTheme="minorHAnsi" w:eastAsiaTheme="minorEastAsia" w:hAnsiTheme="minorHAnsi"/>
                <w:sz w:val="18"/>
                <w:szCs w:val="18"/>
              </w:rPr>
              <w:t>202210000000000001025</w:t>
            </w:r>
          </w:p>
        </w:tc>
      </w:tr>
      <w:tr w:rsidR="00AA2783" w:rsidRPr="00CB1278" w14:paraId="4C4FC3C4" w14:textId="77777777" w:rsidTr="00AA2783">
        <w:trPr>
          <w:trHeight w:val="287"/>
        </w:trPr>
        <w:tc>
          <w:tcPr>
            <w:tcW w:w="251" w:type="pct"/>
          </w:tcPr>
          <w:p w14:paraId="300398C6" w14:textId="77777777" w:rsidR="00AA2783" w:rsidRPr="00BC504A" w:rsidRDefault="00AA2783" w:rsidP="006A0DBC">
            <w:pPr>
              <w:pStyle w:val="a6"/>
              <w:numPr>
                <w:ilvl w:val="0"/>
                <w:numId w:val="21"/>
              </w:numPr>
              <w:ind w:firstLineChars="0"/>
              <w:rPr>
                <w:rFonts w:asciiTheme="minorEastAsia" w:eastAsiaTheme="minorEastAsia" w:hAnsiTheme="minorEastAsia"/>
                <w:sz w:val="18"/>
                <w:szCs w:val="18"/>
              </w:rPr>
            </w:pPr>
          </w:p>
        </w:tc>
        <w:tc>
          <w:tcPr>
            <w:tcW w:w="601" w:type="pct"/>
            <w:shd w:val="clear" w:color="auto" w:fill="auto"/>
          </w:tcPr>
          <w:p w14:paraId="1508A63F"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OrderNo</w:t>
            </w:r>
          </w:p>
        </w:tc>
        <w:tc>
          <w:tcPr>
            <w:tcW w:w="1280" w:type="pct"/>
            <w:shd w:val="clear" w:color="auto" w:fill="auto"/>
          </w:tcPr>
          <w:p w14:paraId="07DE68DA"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申请单号</w:t>
            </w:r>
          </w:p>
        </w:tc>
        <w:tc>
          <w:tcPr>
            <w:tcW w:w="513" w:type="pct"/>
            <w:shd w:val="clear" w:color="auto" w:fill="auto"/>
          </w:tcPr>
          <w:p w14:paraId="7A691BE1"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7" w:type="pct"/>
            <w:tcBorders>
              <w:top w:val="single" w:sz="4" w:space="0" w:color="auto"/>
              <w:left w:val="single" w:sz="4" w:space="0" w:color="auto"/>
              <w:bottom w:val="single" w:sz="4" w:space="0" w:color="auto"/>
              <w:right w:val="single" w:sz="4" w:space="0" w:color="auto"/>
            </w:tcBorders>
          </w:tcPr>
          <w:p w14:paraId="2D5F78C8"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427" w:type="pct"/>
            <w:shd w:val="clear" w:color="auto" w:fill="auto"/>
          </w:tcPr>
          <w:p w14:paraId="42A955D1"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r>
              <w:rPr>
                <w:rFonts w:asciiTheme="minorEastAsia" w:eastAsiaTheme="minorEastAsia" w:hAnsiTheme="minorEastAsia"/>
                <w:color w:val="000000"/>
                <w:sz w:val="18"/>
                <w:szCs w:val="18"/>
              </w:rPr>
              <w:t>E</w:t>
            </w:r>
          </w:p>
        </w:tc>
        <w:tc>
          <w:tcPr>
            <w:tcW w:w="1501" w:type="pct"/>
            <w:tcBorders>
              <w:top w:val="single" w:sz="4" w:space="0" w:color="auto"/>
              <w:left w:val="single" w:sz="4" w:space="0" w:color="auto"/>
              <w:bottom w:val="single" w:sz="4" w:space="0" w:color="auto"/>
              <w:right w:val="single" w:sz="4" w:space="0" w:color="auto"/>
            </w:tcBorders>
          </w:tcPr>
          <w:p w14:paraId="754DFF80" w14:textId="77777777" w:rsidR="00AA2783" w:rsidRPr="00991833" w:rsidRDefault="00AA2783" w:rsidP="00AA2783">
            <w:pPr>
              <w:rPr>
                <w:rFonts w:asciiTheme="minorEastAsia" w:eastAsiaTheme="minorEastAsia" w:hAnsiTheme="minorEastAsia"/>
                <w:bCs/>
                <w:color w:val="000000"/>
                <w:sz w:val="18"/>
                <w:szCs w:val="18"/>
              </w:rPr>
            </w:pPr>
            <w:r w:rsidRPr="00575BE5">
              <w:rPr>
                <w:rFonts w:ascii="Consolas" w:eastAsiaTheme="minorEastAsia" w:hAnsi="Consolas"/>
                <w:color w:val="000000"/>
                <w:sz w:val="17"/>
                <w:szCs w:val="17"/>
                <w:lang w:val="nl-NL"/>
              </w:rPr>
              <w:t>2017041811150700010000000000000000000105</w:t>
            </w:r>
          </w:p>
        </w:tc>
      </w:tr>
    </w:tbl>
    <w:p w14:paraId="2B161032" w14:textId="77777777" w:rsidR="00AA2783" w:rsidRDefault="00AA2783" w:rsidP="00AA2783">
      <w:pPr>
        <w:pStyle w:val="4"/>
        <w:numPr>
          <w:ilvl w:val="0"/>
          <w:numId w:val="0"/>
        </w:numPr>
        <w:ind w:left="864" w:hanging="864"/>
      </w:pPr>
      <w:r>
        <w:rPr>
          <w:rFonts w:hint="eastAsia"/>
        </w:rPr>
        <w:t>应答</w:t>
      </w:r>
      <w:r>
        <w:t>报文</w:t>
      </w:r>
    </w:p>
    <w:tbl>
      <w:tblPr>
        <w:tblStyle w:val="a9"/>
        <w:tblW w:w="5000" w:type="pct"/>
        <w:tblLayout w:type="fixed"/>
        <w:tblLook w:val="04A0" w:firstRow="1" w:lastRow="0" w:firstColumn="1" w:lastColumn="0" w:noHBand="0" w:noVBand="1"/>
      </w:tblPr>
      <w:tblGrid>
        <w:gridCol w:w="417"/>
        <w:gridCol w:w="1119"/>
        <w:gridCol w:w="2145"/>
        <w:gridCol w:w="841"/>
        <w:gridCol w:w="577"/>
        <w:gridCol w:w="708"/>
        <w:gridCol w:w="2489"/>
      </w:tblGrid>
      <w:tr w:rsidR="00AA2783" w:rsidRPr="00CB1278" w14:paraId="4B429DAD" w14:textId="77777777" w:rsidTr="00467E37">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78076A" w14:textId="77777777" w:rsidR="00AA2783" w:rsidRPr="00B55BC7" w:rsidRDefault="00AA2783" w:rsidP="00AA2783">
            <w:pPr>
              <w:rPr>
                <w:rFonts w:asciiTheme="minorEastAsia" w:eastAsiaTheme="minorEastAsia" w:hAnsiTheme="minorEastAsia"/>
                <w:b/>
              </w:rPr>
            </w:pPr>
            <w:r>
              <w:rPr>
                <w:rFonts w:asciiTheme="minorEastAsia" w:eastAsiaTheme="minorEastAsia" w:hAnsiTheme="minorEastAsia" w:hint="eastAsia"/>
                <w:b/>
              </w:rPr>
              <w:t>序号</w:t>
            </w:r>
          </w:p>
        </w:tc>
        <w:tc>
          <w:tcPr>
            <w:tcW w:w="6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C1184A"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CDC439"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ED8391"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34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D28BE"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70DD69"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EADD90"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AA2783" w:rsidRPr="00CB1278" w14:paraId="17B6A8B1" w14:textId="77777777" w:rsidTr="00467E37">
        <w:trPr>
          <w:trHeight w:val="354"/>
        </w:trPr>
        <w:tc>
          <w:tcPr>
            <w:tcW w:w="251" w:type="pct"/>
          </w:tcPr>
          <w:p w14:paraId="55A7D0CF" w14:textId="77777777" w:rsidR="00AA2783" w:rsidRPr="00FD5012" w:rsidRDefault="00AA2783" w:rsidP="006A0DBC">
            <w:pPr>
              <w:pStyle w:val="a6"/>
              <w:numPr>
                <w:ilvl w:val="0"/>
                <w:numId w:val="22"/>
              </w:numPr>
              <w:ind w:firstLineChars="0"/>
              <w:rPr>
                <w:rFonts w:asciiTheme="minorEastAsia" w:eastAsiaTheme="minorEastAsia" w:hAnsiTheme="minorEastAsia"/>
                <w:sz w:val="18"/>
                <w:szCs w:val="18"/>
              </w:rPr>
            </w:pPr>
          </w:p>
        </w:tc>
        <w:tc>
          <w:tcPr>
            <w:tcW w:w="674" w:type="pct"/>
            <w:shd w:val="clear" w:color="auto" w:fill="auto"/>
          </w:tcPr>
          <w:p w14:paraId="220282AC" w14:textId="77777777" w:rsidR="00AA2783" w:rsidRPr="004D02B2" w:rsidRDefault="00AA2783" w:rsidP="00AA2783">
            <w:pPr>
              <w:rPr>
                <w:rFonts w:asciiTheme="minorEastAsia" w:eastAsiaTheme="minorEastAsia" w:hAnsiTheme="minorEastAsia"/>
                <w:bCs/>
                <w:sz w:val="18"/>
                <w:szCs w:val="18"/>
              </w:rPr>
            </w:pPr>
            <w:r>
              <w:rPr>
                <w:rFonts w:asciiTheme="minorEastAsia" w:eastAsiaTheme="minorEastAsia" w:hAnsiTheme="minorEastAsia"/>
                <w:sz w:val="18"/>
                <w:szCs w:val="18"/>
              </w:rPr>
              <w:t>R</w:t>
            </w:r>
            <w:r w:rsidRPr="00813236">
              <w:rPr>
                <w:rFonts w:asciiTheme="minorEastAsia" w:eastAsiaTheme="minorEastAsia" w:hAnsiTheme="minorEastAsia"/>
                <w:sz w:val="18"/>
                <w:szCs w:val="18"/>
              </w:rPr>
              <w:t>espInfo</w:t>
            </w:r>
          </w:p>
        </w:tc>
        <w:tc>
          <w:tcPr>
            <w:tcW w:w="1293" w:type="pct"/>
            <w:shd w:val="clear" w:color="auto" w:fill="auto"/>
          </w:tcPr>
          <w:p w14:paraId="555BC26C" w14:textId="77777777" w:rsidR="00AA2783" w:rsidRPr="004D02B2" w:rsidRDefault="00AA2783" w:rsidP="00AA2783">
            <w:pPr>
              <w:rPr>
                <w:rFonts w:asciiTheme="minorEastAsia" w:eastAsiaTheme="minorEastAsia" w:hAnsiTheme="minorEastAsia"/>
                <w:bCs/>
                <w:sz w:val="18"/>
                <w:szCs w:val="18"/>
              </w:rPr>
            </w:pPr>
            <w:r w:rsidRPr="00450B40">
              <w:rPr>
                <w:rFonts w:asciiTheme="minorEastAsia" w:eastAsiaTheme="minorEastAsia" w:hAnsiTheme="minorEastAsia" w:hint="eastAsia"/>
                <w:sz w:val="18"/>
                <w:szCs w:val="18"/>
              </w:rPr>
              <w:t>返回码组件</w:t>
            </w:r>
            <w:r>
              <w:rPr>
                <w:rFonts w:asciiTheme="minorEastAsia" w:eastAsiaTheme="minorEastAsia" w:hAnsiTheme="minorEastAsia" w:hint="eastAsia"/>
                <w:sz w:val="18"/>
                <w:szCs w:val="18"/>
              </w:rPr>
              <w:t>。</w:t>
            </w:r>
            <w:r>
              <w:rPr>
                <w:rFonts w:asciiTheme="minorEastAsia" w:eastAsiaTheme="minorEastAsia" w:hAnsiTheme="minorEastAsia" w:hint="eastAsia"/>
                <w:color w:val="000000"/>
                <w:sz w:val="18"/>
                <w:szCs w:val="18"/>
              </w:rPr>
              <w:t>Result</w:t>
            </w:r>
            <w:r>
              <w:rPr>
                <w:rFonts w:asciiTheme="minorEastAsia" w:eastAsiaTheme="minorEastAsia" w:hAnsiTheme="minorEastAsia"/>
                <w:color w:val="000000"/>
                <w:sz w:val="18"/>
                <w:szCs w:val="18"/>
              </w:rPr>
              <w:t xml:space="preserve"> Status </w:t>
            </w:r>
            <w:r>
              <w:rPr>
                <w:rFonts w:asciiTheme="minorEastAsia" w:eastAsiaTheme="minorEastAsia" w:hAnsiTheme="minorEastAsia" w:hint="eastAsia"/>
                <w:color w:val="000000"/>
                <w:sz w:val="18"/>
                <w:szCs w:val="18"/>
              </w:rPr>
              <w:t>返回</w:t>
            </w:r>
            <w:r>
              <w:rPr>
                <w:rFonts w:asciiTheme="minorEastAsia" w:eastAsiaTheme="minorEastAsia" w:hAnsiTheme="minorEastAsia"/>
                <w:color w:val="000000"/>
                <w:sz w:val="18"/>
                <w:szCs w:val="18"/>
              </w:rPr>
              <w:t>S不代表</w:t>
            </w:r>
            <w:r>
              <w:rPr>
                <w:rFonts w:asciiTheme="minorEastAsia" w:eastAsiaTheme="minorEastAsia" w:hAnsiTheme="minorEastAsia" w:hint="eastAsia"/>
                <w:color w:val="000000"/>
                <w:sz w:val="18"/>
                <w:szCs w:val="18"/>
              </w:rPr>
              <w:t>入驻</w:t>
            </w:r>
            <w:r>
              <w:rPr>
                <w:rFonts w:asciiTheme="minorEastAsia" w:eastAsiaTheme="minorEastAsia" w:hAnsiTheme="minorEastAsia"/>
                <w:color w:val="000000"/>
                <w:sz w:val="18"/>
                <w:szCs w:val="18"/>
              </w:rPr>
              <w:t>成功</w:t>
            </w:r>
            <w:r>
              <w:rPr>
                <w:rFonts w:asciiTheme="minorEastAsia" w:eastAsiaTheme="minorEastAsia" w:hAnsiTheme="minorEastAsia" w:hint="eastAsia"/>
                <w:color w:val="000000"/>
                <w:sz w:val="18"/>
                <w:szCs w:val="18"/>
              </w:rPr>
              <w:t>，只</w:t>
            </w:r>
            <w:r>
              <w:rPr>
                <w:rFonts w:asciiTheme="minorEastAsia" w:eastAsiaTheme="minorEastAsia" w:hAnsiTheme="minorEastAsia"/>
                <w:color w:val="000000"/>
                <w:sz w:val="18"/>
                <w:szCs w:val="18"/>
              </w:rPr>
              <w:t>代表</w:t>
            </w:r>
            <w:r>
              <w:rPr>
                <w:rFonts w:asciiTheme="minorEastAsia" w:eastAsiaTheme="minorEastAsia" w:hAnsiTheme="minorEastAsia" w:hint="eastAsia"/>
                <w:color w:val="000000"/>
                <w:sz w:val="18"/>
                <w:szCs w:val="18"/>
              </w:rPr>
              <w:t>申请</w:t>
            </w:r>
            <w:r>
              <w:rPr>
                <w:rFonts w:asciiTheme="minorEastAsia" w:eastAsiaTheme="minorEastAsia" w:hAnsiTheme="minorEastAsia"/>
                <w:color w:val="000000"/>
                <w:sz w:val="18"/>
                <w:szCs w:val="18"/>
              </w:rPr>
              <w:t>单据已经查</w:t>
            </w:r>
            <w:r>
              <w:rPr>
                <w:rFonts w:asciiTheme="minorEastAsia" w:eastAsiaTheme="minorEastAsia" w:hAnsiTheme="minorEastAsia" w:hint="eastAsia"/>
                <w:color w:val="000000"/>
                <w:sz w:val="18"/>
                <w:szCs w:val="18"/>
              </w:rPr>
              <w:t>询</w:t>
            </w:r>
            <w:r>
              <w:rPr>
                <w:rFonts w:asciiTheme="minorEastAsia" w:eastAsiaTheme="minorEastAsia" w:hAnsiTheme="minorEastAsia"/>
                <w:color w:val="000000"/>
                <w:sz w:val="18"/>
                <w:szCs w:val="18"/>
              </w:rPr>
              <w:t>到，结果需要看RegisterStatus字段。</w:t>
            </w:r>
          </w:p>
        </w:tc>
        <w:tc>
          <w:tcPr>
            <w:tcW w:w="507" w:type="pct"/>
            <w:tcBorders>
              <w:top w:val="single" w:sz="4" w:space="0" w:color="auto"/>
              <w:left w:val="single" w:sz="4" w:space="0" w:color="auto"/>
              <w:bottom w:val="single" w:sz="4" w:space="0" w:color="auto"/>
              <w:right w:val="single" w:sz="4" w:space="0" w:color="auto"/>
            </w:tcBorders>
          </w:tcPr>
          <w:p w14:paraId="3C3E7D14" w14:textId="77777777" w:rsidR="00AA2783" w:rsidRPr="009D2B1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348" w:type="pct"/>
            <w:tcBorders>
              <w:top w:val="single" w:sz="4" w:space="0" w:color="auto"/>
              <w:left w:val="single" w:sz="4" w:space="0" w:color="auto"/>
              <w:bottom w:val="single" w:sz="4" w:space="0" w:color="auto"/>
              <w:right w:val="single" w:sz="4" w:space="0" w:color="auto"/>
            </w:tcBorders>
          </w:tcPr>
          <w:p w14:paraId="44514BEC" w14:textId="77777777" w:rsidR="00AA2783" w:rsidRDefault="00AA2783" w:rsidP="00AA2783">
            <w:pPr>
              <w:rPr>
                <w:rFonts w:asciiTheme="minorEastAsia" w:eastAsiaTheme="minorEastAsia" w:hAnsiTheme="minorEastAsia"/>
                <w:bCs/>
                <w:sz w:val="18"/>
                <w:szCs w:val="18"/>
              </w:rPr>
            </w:pPr>
          </w:p>
        </w:tc>
        <w:tc>
          <w:tcPr>
            <w:tcW w:w="427" w:type="pct"/>
          </w:tcPr>
          <w:p w14:paraId="7DDA6689" w14:textId="77777777" w:rsidR="00AA2783" w:rsidRPr="004D02B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1500" w:type="pct"/>
            <w:tcBorders>
              <w:top w:val="single" w:sz="4" w:space="0" w:color="auto"/>
              <w:left w:val="single" w:sz="4" w:space="0" w:color="auto"/>
              <w:bottom w:val="single" w:sz="4" w:space="0" w:color="auto"/>
              <w:right w:val="single" w:sz="4" w:space="0" w:color="auto"/>
            </w:tcBorders>
          </w:tcPr>
          <w:p w14:paraId="3E9C92C0" w14:textId="77777777" w:rsidR="00AA2783" w:rsidRPr="004D02B2" w:rsidRDefault="00AA2783" w:rsidP="00AA2783">
            <w:pPr>
              <w:rPr>
                <w:rFonts w:asciiTheme="minorEastAsia" w:eastAsiaTheme="minorEastAsia" w:hAnsiTheme="minorEastAsia"/>
                <w:bCs/>
                <w:sz w:val="18"/>
                <w:szCs w:val="18"/>
              </w:rPr>
            </w:pPr>
          </w:p>
        </w:tc>
      </w:tr>
      <w:tr w:rsidR="00AA2783" w:rsidRPr="00CB1278" w14:paraId="11270ED2" w14:textId="77777777" w:rsidTr="00467E37">
        <w:trPr>
          <w:trHeight w:val="354"/>
        </w:trPr>
        <w:tc>
          <w:tcPr>
            <w:tcW w:w="251" w:type="pct"/>
          </w:tcPr>
          <w:p w14:paraId="55725914" w14:textId="77777777" w:rsidR="00AA2783" w:rsidRPr="00FD5012" w:rsidRDefault="00AA2783" w:rsidP="006A0DBC">
            <w:pPr>
              <w:pStyle w:val="a6"/>
              <w:numPr>
                <w:ilvl w:val="0"/>
                <w:numId w:val="22"/>
              </w:numPr>
              <w:ind w:firstLineChars="0"/>
              <w:rPr>
                <w:rFonts w:asciiTheme="minorEastAsia" w:eastAsiaTheme="minorEastAsia" w:hAnsiTheme="minorEastAsia"/>
                <w:sz w:val="18"/>
                <w:szCs w:val="18"/>
              </w:rPr>
            </w:pPr>
          </w:p>
        </w:tc>
        <w:tc>
          <w:tcPr>
            <w:tcW w:w="674" w:type="pct"/>
            <w:shd w:val="clear" w:color="auto" w:fill="auto"/>
          </w:tcPr>
          <w:p w14:paraId="1ED038BF" w14:textId="77777777" w:rsidR="00AA2783" w:rsidRPr="00813236" w:rsidRDefault="00AA2783" w:rsidP="00AA2783">
            <w:pPr>
              <w:rPr>
                <w:rFonts w:asciiTheme="minorEastAsia" w:eastAsiaTheme="minorEastAsia" w:hAnsiTheme="minorEastAsia"/>
                <w:bCs/>
                <w:sz w:val="18"/>
                <w:szCs w:val="18"/>
              </w:rPr>
            </w:pPr>
            <w:r>
              <w:rPr>
                <w:rFonts w:asciiTheme="minorEastAsia" w:eastAsiaTheme="minorEastAsia" w:hAnsiTheme="minorEastAsia"/>
                <w:sz w:val="18"/>
                <w:szCs w:val="18"/>
              </w:rPr>
              <w:t>M</w:t>
            </w:r>
            <w:r w:rsidRPr="00813236">
              <w:rPr>
                <w:rFonts w:asciiTheme="minorEastAsia" w:eastAsiaTheme="minorEastAsia" w:hAnsiTheme="minorEastAsia"/>
                <w:sz w:val="18"/>
                <w:szCs w:val="18"/>
              </w:rPr>
              <w:t>erchantId</w:t>
            </w:r>
          </w:p>
        </w:tc>
        <w:tc>
          <w:tcPr>
            <w:tcW w:w="1293" w:type="pct"/>
            <w:shd w:val="clear" w:color="auto" w:fill="auto"/>
          </w:tcPr>
          <w:p w14:paraId="351DC11E" w14:textId="3AFF8E8C" w:rsidR="00AA2783" w:rsidRPr="00450B40" w:rsidRDefault="00AA2783" w:rsidP="00AA2783">
            <w:pPr>
              <w:rPr>
                <w:rFonts w:asciiTheme="minorEastAsia" w:eastAsiaTheme="minorEastAsia" w:hAnsiTheme="minorEastAsia"/>
                <w:bCs/>
                <w:sz w:val="18"/>
                <w:szCs w:val="18"/>
              </w:rPr>
            </w:pPr>
            <w:r w:rsidRPr="00450B40">
              <w:rPr>
                <w:rFonts w:asciiTheme="minorEastAsia" w:eastAsiaTheme="minorEastAsia" w:hAnsiTheme="minorEastAsia" w:hint="eastAsia"/>
                <w:sz w:val="18"/>
                <w:szCs w:val="18"/>
              </w:rPr>
              <w:t>商户号</w:t>
            </w:r>
            <w:r>
              <w:rPr>
                <w:rFonts w:asciiTheme="minorEastAsia" w:eastAsiaTheme="minorEastAsia" w:hAnsiTheme="minorEastAsia" w:hint="eastAsia"/>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507" w:type="pct"/>
            <w:shd w:val="clear" w:color="auto" w:fill="auto"/>
          </w:tcPr>
          <w:p w14:paraId="51866B8C" w14:textId="77777777" w:rsidR="00AA2783" w:rsidRPr="00AE24CE"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8" w:type="pct"/>
            <w:tcBorders>
              <w:top w:val="single" w:sz="4" w:space="0" w:color="auto"/>
              <w:left w:val="single" w:sz="4" w:space="0" w:color="auto"/>
              <w:bottom w:val="single" w:sz="4" w:space="0" w:color="auto"/>
              <w:right w:val="single" w:sz="4" w:space="0" w:color="auto"/>
            </w:tcBorders>
          </w:tcPr>
          <w:p w14:paraId="2CD8B6EC" w14:textId="77777777" w:rsidR="00AA2783" w:rsidRPr="00AE24CE"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tcPr>
          <w:p w14:paraId="10EE4624" w14:textId="77777777" w:rsidR="00AA2783" w:rsidRPr="002E5636" w:rsidRDefault="00AA2783" w:rsidP="00AA2783">
            <w:pPr>
              <w:rPr>
                <w:rFonts w:ascii="宋体" w:hAnsi="宋体"/>
              </w:rPr>
            </w:pPr>
            <w:r>
              <w:rPr>
                <w:rFonts w:ascii="宋体" w:hAnsi="宋体"/>
              </w:rPr>
              <w:t>C</w:t>
            </w:r>
          </w:p>
        </w:tc>
        <w:tc>
          <w:tcPr>
            <w:tcW w:w="1500" w:type="pct"/>
            <w:tcBorders>
              <w:top w:val="single" w:sz="4" w:space="0" w:color="auto"/>
              <w:left w:val="single" w:sz="4" w:space="0" w:color="auto"/>
              <w:bottom w:val="single" w:sz="4" w:space="0" w:color="auto"/>
              <w:right w:val="single" w:sz="4" w:space="0" w:color="auto"/>
            </w:tcBorders>
          </w:tcPr>
          <w:p w14:paraId="200594B8" w14:textId="77777777" w:rsidR="00AA2783" w:rsidRPr="002E5636" w:rsidRDefault="00AA2783" w:rsidP="00AA2783">
            <w:pPr>
              <w:rPr>
                <w:rFonts w:ascii="宋体" w:hAnsi="宋体"/>
              </w:rPr>
            </w:pPr>
            <w:r w:rsidRPr="00543A75">
              <w:rPr>
                <w:rFonts w:asciiTheme="minorHAnsi" w:eastAsiaTheme="minorEastAsia" w:hAnsiTheme="minorHAnsi"/>
                <w:sz w:val="18"/>
                <w:szCs w:val="18"/>
              </w:rPr>
              <w:t>226801000000000101099</w:t>
            </w:r>
          </w:p>
        </w:tc>
      </w:tr>
      <w:tr w:rsidR="00AA2783" w:rsidRPr="00CB1278" w14:paraId="35693C99" w14:textId="77777777" w:rsidTr="00467E37">
        <w:trPr>
          <w:trHeight w:val="354"/>
        </w:trPr>
        <w:tc>
          <w:tcPr>
            <w:tcW w:w="251" w:type="pct"/>
          </w:tcPr>
          <w:p w14:paraId="227035B4" w14:textId="77777777" w:rsidR="00AA2783" w:rsidRPr="00FD5012" w:rsidRDefault="00AA2783" w:rsidP="006A0DBC">
            <w:pPr>
              <w:pStyle w:val="a6"/>
              <w:numPr>
                <w:ilvl w:val="0"/>
                <w:numId w:val="22"/>
              </w:numPr>
              <w:ind w:firstLineChars="0"/>
              <w:rPr>
                <w:rFonts w:asciiTheme="minorEastAsia" w:hAnsiTheme="minorEastAsia"/>
                <w:sz w:val="18"/>
                <w:szCs w:val="18"/>
              </w:rPr>
            </w:pPr>
          </w:p>
        </w:tc>
        <w:tc>
          <w:tcPr>
            <w:tcW w:w="674" w:type="pct"/>
            <w:shd w:val="clear" w:color="auto" w:fill="auto"/>
          </w:tcPr>
          <w:p w14:paraId="45C902B2" w14:textId="77777777" w:rsidR="00AA2783" w:rsidRDefault="00AA2783" w:rsidP="00AA2783">
            <w:pPr>
              <w:rPr>
                <w:rFonts w:asciiTheme="minorEastAsia" w:hAnsiTheme="minorEastAsia"/>
                <w:sz w:val="18"/>
                <w:szCs w:val="18"/>
              </w:rPr>
            </w:pPr>
            <w:r>
              <w:rPr>
                <w:rFonts w:asciiTheme="minorEastAsia" w:hAnsiTheme="minorEastAsia" w:hint="eastAsia"/>
                <w:sz w:val="18"/>
                <w:szCs w:val="18"/>
              </w:rPr>
              <w:t>RegisterStatus</w:t>
            </w:r>
          </w:p>
        </w:tc>
        <w:tc>
          <w:tcPr>
            <w:tcW w:w="1293" w:type="pct"/>
            <w:shd w:val="clear" w:color="auto" w:fill="auto"/>
          </w:tcPr>
          <w:p w14:paraId="4B794B5E"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入驻</w:t>
            </w:r>
            <w:r w:rsidRPr="009D2B12">
              <w:rPr>
                <w:rFonts w:asciiTheme="minorEastAsia" w:eastAsiaTheme="minorEastAsia" w:hAnsiTheme="minorEastAsia" w:hint="eastAsia"/>
                <w:color w:val="000000"/>
                <w:sz w:val="18"/>
                <w:szCs w:val="18"/>
              </w:rPr>
              <w:t>结果</w:t>
            </w:r>
            <w:r>
              <w:rPr>
                <w:rFonts w:asciiTheme="minorEastAsia" w:eastAsiaTheme="minorEastAsia" w:hAnsiTheme="minorEastAsia" w:hint="eastAsia"/>
                <w:color w:val="000000"/>
                <w:sz w:val="18"/>
                <w:szCs w:val="18"/>
              </w:rPr>
              <w:t>。可选值</w:t>
            </w:r>
            <w:r>
              <w:rPr>
                <w:rFonts w:asciiTheme="minorEastAsia" w:eastAsiaTheme="minorEastAsia" w:hAnsiTheme="minorEastAsia"/>
                <w:color w:val="000000"/>
                <w:sz w:val="18"/>
                <w:szCs w:val="18"/>
              </w:rPr>
              <w:t>：</w:t>
            </w:r>
          </w:p>
          <w:p w14:paraId="074D33C9"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0：审核</w:t>
            </w:r>
            <w:r>
              <w:rPr>
                <w:rFonts w:asciiTheme="minorEastAsia" w:eastAsiaTheme="minorEastAsia" w:hAnsiTheme="minorEastAsia"/>
                <w:color w:val="000000"/>
                <w:sz w:val="18"/>
                <w:szCs w:val="18"/>
              </w:rPr>
              <w:t>中</w:t>
            </w:r>
            <w:r w:rsidRPr="009D2B12">
              <w:rPr>
                <w:rFonts w:asciiTheme="minorEastAsia" w:eastAsiaTheme="minorEastAsia" w:hAnsiTheme="minorEastAsia" w:hint="eastAsia"/>
                <w:color w:val="000000"/>
                <w:sz w:val="18"/>
                <w:szCs w:val="18"/>
              </w:rPr>
              <w:t xml:space="preserve"> </w:t>
            </w:r>
          </w:p>
          <w:p w14:paraId="37C8694E"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1：</w:t>
            </w:r>
            <w:r>
              <w:rPr>
                <w:rFonts w:asciiTheme="minorEastAsia" w:eastAsiaTheme="minorEastAsia" w:hAnsiTheme="minorEastAsia"/>
                <w:color w:val="000000"/>
                <w:sz w:val="18"/>
                <w:szCs w:val="18"/>
              </w:rPr>
              <w:t>成功</w:t>
            </w:r>
            <w:r w:rsidRPr="009D2B12">
              <w:rPr>
                <w:rFonts w:asciiTheme="minorEastAsia" w:eastAsiaTheme="minorEastAsia" w:hAnsiTheme="minorEastAsia" w:hint="eastAsia"/>
                <w:color w:val="000000"/>
                <w:sz w:val="18"/>
                <w:szCs w:val="18"/>
              </w:rPr>
              <w:t xml:space="preserve"> </w:t>
            </w:r>
          </w:p>
          <w:p w14:paraId="1E7CB386"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2：失败</w:t>
            </w:r>
          </w:p>
          <w:p w14:paraId="30FFDB85" w14:textId="77777777" w:rsidR="00AA2783" w:rsidRPr="00450B40" w:rsidRDefault="00AA2783" w:rsidP="00AA2783">
            <w:pPr>
              <w:rPr>
                <w:rFonts w:asciiTheme="minorEastAsia" w:hAnsiTheme="minorEastAsia"/>
                <w:sz w:val="18"/>
                <w:szCs w:val="18"/>
              </w:rPr>
            </w:pPr>
            <w:r>
              <w:rPr>
                <w:rFonts w:asciiTheme="minorEastAsia" w:eastAsiaTheme="minorEastAsia" w:hAnsiTheme="minorEastAsia" w:hint="eastAsia"/>
                <w:color w:val="000000"/>
                <w:sz w:val="18"/>
                <w:szCs w:val="18"/>
              </w:rPr>
              <w:t>当入驻</w:t>
            </w:r>
            <w:r>
              <w:rPr>
                <w:rFonts w:asciiTheme="minorEastAsia" w:eastAsiaTheme="minorEastAsia" w:hAnsiTheme="minorEastAsia"/>
                <w:color w:val="000000"/>
                <w:sz w:val="18"/>
                <w:szCs w:val="18"/>
              </w:rPr>
              <w:t>结果</w:t>
            </w:r>
            <w:r>
              <w:rPr>
                <w:rFonts w:asciiTheme="minorEastAsia" w:eastAsiaTheme="minorEastAsia" w:hAnsiTheme="minorEastAsia" w:hint="eastAsia"/>
                <w:color w:val="000000"/>
                <w:sz w:val="18"/>
                <w:szCs w:val="18"/>
              </w:rPr>
              <w:t>为</w:t>
            </w:r>
            <w:r>
              <w:rPr>
                <w:rFonts w:asciiTheme="minorEastAsia" w:eastAsiaTheme="minorEastAsia" w:hAnsiTheme="minorEastAsia"/>
                <w:color w:val="000000"/>
                <w:sz w:val="18"/>
                <w:szCs w:val="18"/>
              </w:rPr>
              <w:t>审核中，</w:t>
            </w:r>
            <w:r>
              <w:rPr>
                <w:rFonts w:asciiTheme="minorEastAsia" w:eastAsiaTheme="minorEastAsia" w:hAnsiTheme="minorEastAsia" w:hint="eastAsia"/>
                <w:color w:val="000000"/>
                <w:sz w:val="18"/>
                <w:szCs w:val="18"/>
              </w:rPr>
              <w:t>请</w:t>
            </w:r>
            <w:r>
              <w:rPr>
                <w:rFonts w:asciiTheme="minorEastAsia" w:eastAsiaTheme="minorEastAsia" w:hAnsiTheme="minorEastAsia"/>
                <w:color w:val="000000"/>
                <w:sz w:val="18"/>
                <w:szCs w:val="18"/>
              </w:rPr>
              <w:t>间隔</w:t>
            </w:r>
            <w:r>
              <w:rPr>
                <w:rFonts w:asciiTheme="minorEastAsia" w:eastAsiaTheme="minorEastAsia" w:hAnsiTheme="minorEastAsia" w:hint="eastAsia"/>
                <w:color w:val="000000"/>
                <w:sz w:val="18"/>
                <w:szCs w:val="18"/>
              </w:rPr>
              <w:t>时间</w:t>
            </w:r>
            <w:r>
              <w:rPr>
                <w:rFonts w:asciiTheme="minorEastAsia" w:eastAsiaTheme="minorEastAsia" w:hAnsiTheme="minorEastAsia"/>
                <w:color w:val="000000"/>
                <w:sz w:val="18"/>
                <w:szCs w:val="18"/>
              </w:rPr>
              <w:t>回查</w:t>
            </w:r>
            <w:r>
              <w:rPr>
                <w:rFonts w:asciiTheme="minorEastAsia" w:eastAsiaTheme="minorEastAsia" w:hAnsiTheme="minorEastAsia" w:hint="eastAsia"/>
                <w:color w:val="000000"/>
                <w:sz w:val="18"/>
                <w:szCs w:val="18"/>
              </w:rPr>
              <w:t>。</w:t>
            </w:r>
          </w:p>
        </w:tc>
        <w:tc>
          <w:tcPr>
            <w:tcW w:w="507" w:type="pct"/>
            <w:shd w:val="clear" w:color="auto" w:fill="auto"/>
          </w:tcPr>
          <w:p w14:paraId="62954DDD" w14:textId="77777777" w:rsidR="00AA2783" w:rsidRDefault="00AA2783" w:rsidP="00AA2783">
            <w:pPr>
              <w:rPr>
                <w:rFonts w:asciiTheme="minorEastAsia" w:hAnsiTheme="minorEastAsia"/>
                <w:color w:val="000000"/>
                <w:sz w:val="18"/>
                <w:szCs w:val="18"/>
              </w:rPr>
            </w:pPr>
            <w:r>
              <w:rPr>
                <w:rFonts w:asciiTheme="minorEastAsia" w:eastAsiaTheme="minorEastAsia" w:hAnsiTheme="minorEastAsia" w:hint="eastAsia"/>
                <w:color w:val="000000"/>
                <w:sz w:val="18"/>
                <w:szCs w:val="18"/>
              </w:rPr>
              <w:t>String</w:t>
            </w:r>
          </w:p>
        </w:tc>
        <w:tc>
          <w:tcPr>
            <w:tcW w:w="348" w:type="pct"/>
            <w:tcBorders>
              <w:top w:val="single" w:sz="4" w:space="0" w:color="auto"/>
              <w:left w:val="single" w:sz="4" w:space="0" w:color="auto"/>
              <w:bottom w:val="single" w:sz="4" w:space="0" w:color="auto"/>
              <w:right w:val="single" w:sz="4" w:space="0" w:color="auto"/>
            </w:tcBorders>
          </w:tcPr>
          <w:p w14:paraId="14D8FB3E" w14:textId="77777777" w:rsidR="00AA2783" w:rsidRDefault="00AA2783" w:rsidP="00AA2783">
            <w:pPr>
              <w:rPr>
                <w:rFonts w:asciiTheme="minorEastAsia" w:hAnsiTheme="minorEastAsia"/>
                <w:color w:val="000000"/>
                <w:sz w:val="18"/>
                <w:szCs w:val="18"/>
              </w:rPr>
            </w:pPr>
            <w:r>
              <w:rPr>
                <w:rFonts w:asciiTheme="minorEastAsia" w:hAnsiTheme="minorEastAsia" w:hint="eastAsia"/>
                <w:color w:val="000000"/>
                <w:sz w:val="18"/>
                <w:szCs w:val="18"/>
              </w:rPr>
              <w:t>1</w:t>
            </w:r>
          </w:p>
        </w:tc>
        <w:tc>
          <w:tcPr>
            <w:tcW w:w="427" w:type="pct"/>
          </w:tcPr>
          <w:p w14:paraId="632B38D6" w14:textId="77777777" w:rsidR="00AA2783" w:rsidRDefault="00AA2783" w:rsidP="00AA2783">
            <w:pPr>
              <w:rPr>
                <w:rFonts w:ascii="宋体" w:hAnsi="宋体"/>
              </w:rPr>
            </w:pPr>
            <w:r>
              <w:rPr>
                <w:rFonts w:ascii="宋体" w:hAnsi="宋体" w:hint="eastAsia"/>
              </w:rPr>
              <w:t>M</w:t>
            </w:r>
          </w:p>
        </w:tc>
        <w:tc>
          <w:tcPr>
            <w:tcW w:w="1500" w:type="pct"/>
            <w:tcBorders>
              <w:top w:val="single" w:sz="4" w:space="0" w:color="auto"/>
              <w:left w:val="single" w:sz="4" w:space="0" w:color="auto"/>
              <w:bottom w:val="single" w:sz="4" w:space="0" w:color="auto"/>
              <w:right w:val="single" w:sz="4" w:space="0" w:color="auto"/>
            </w:tcBorders>
          </w:tcPr>
          <w:p w14:paraId="0C30563E" w14:textId="77777777" w:rsidR="00AA2783" w:rsidRPr="00543A75" w:rsidRDefault="00AA2783" w:rsidP="00AA2783">
            <w:pPr>
              <w:rPr>
                <w:sz w:val="18"/>
                <w:szCs w:val="18"/>
              </w:rPr>
            </w:pPr>
          </w:p>
        </w:tc>
      </w:tr>
      <w:tr w:rsidR="00AA2783" w:rsidRPr="00CB1278" w14:paraId="6EC0AECE" w14:textId="77777777" w:rsidTr="00467E37">
        <w:trPr>
          <w:trHeight w:val="354"/>
        </w:trPr>
        <w:tc>
          <w:tcPr>
            <w:tcW w:w="251" w:type="pct"/>
          </w:tcPr>
          <w:p w14:paraId="21469CA4" w14:textId="77777777" w:rsidR="00AA2783" w:rsidRPr="00FD5012" w:rsidRDefault="00AA2783" w:rsidP="006A0DBC">
            <w:pPr>
              <w:pStyle w:val="a6"/>
              <w:numPr>
                <w:ilvl w:val="0"/>
                <w:numId w:val="22"/>
              </w:numPr>
              <w:ind w:firstLineChars="0"/>
              <w:rPr>
                <w:rFonts w:asciiTheme="minorEastAsia" w:eastAsiaTheme="minorEastAsia" w:hAnsiTheme="minorEastAsia"/>
                <w:sz w:val="18"/>
                <w:szCs w:val="18"/>
              </w:rPr>
            </w:pPr>
          </w:p>
        </w:tc>
        <w:tc>
          <w:tcPr>
            <w:tcW w:w="674" w:type="pct"/>
            <w:shd w:val="clear" w:color="auto" w:fill="auto"/>
          </w:tcPr>
          <w:p w14:paraId="2CF3F800" w14:textId="77777777" w:rsidR="00AA2783" w:rsidRPr="002E5636" w:rsidRDefault="00AA2783" w:rsidP="00AA2783">
            <w:pPr>
              <w:rPr>
                <w:rFonts w:ascii="宋体" w:hAnsi="宋体"/>
              </w:rPr>
            </w:pPr>
            <w:r>
              <w:rPr>
                <w:rFonts w:asciiTheme="minorEastAsia" w:eastAsiaTheme="minorEastAsia" w:hAnsiTheme="minorEastAsia" w:hint="eastAsia"/>
                <w:sz w:val="18"/>
                <w:szCs w:val="18"/>
              </w:rPr>
              <w:t>O</w:t>
            </w:r>
            <w:r w:rsidRPr="002223E2">
              <w:rPr>
                <w:rFonts w:asciiTheme="minorEastAsia" w:eastAsiaTheme="minorEastAsia" w:hAnsiTheme="minorEastAsia" w:hint="eastAsia"/>
                <w:sz w:val="18"/>
                <w:szCs w:val="18"/>
              </w:rPr>
              <w:t>utTradeNo</w:t>
            </w:r>
          </w:p>
        </w:tc>
        <w:tc>
          <w:tcPr>
            <w:tcW w:w="1293" w:type="pct"/>
            <w:shd w:val="clear" w:color="auto" w:fill="auto"/>
          </w:tcPr>
          <w:p w14:paraId="267DE939" w14:textId="77777777" w:rsidR="00AA2783" w:rsidRPr="002E5636" w:rsidRDefault="00AA2783" w:rsidP="00AA2783">
            <w:pPr>
              <w:rPr>
                <w:rFonts w:ascii="宋体" w:hAnsi="宋体"/>
              </w:rPr>
            </w:pPr>
            <w:r w:rsidRPr="002223E2">
              <w:rPr>
                <w:rFonts w:asciiTheme="minorEastAsia" w:eastAsiaTheme="minorEastAsia" w:hAnsiTheme="minorEastAsia" w:hint="eastAsia"/>
                <w:sz w:val="18"/>
                <w:szCs w:val="18"/>
              </w:rPr>
              <w:t>外部交易号</w:t>
            </w:r>
          </w:p>
        </w:tc>
        <w:tc>
          <w:tcPr>
            <w:tcW w:w="507" w:type="pct"/>
            <w:shd w:val="clear" w:color="auto" w:fill="auto"/>
          </w:tcPr>
          <w:p w14:paraId="476905A6" w14:textId="77777777" w:rsidR="00AA2783" w:rsidRPr="002E5636" w:rsidRDefault="00AA2783" w:rsidP="00AA2783">
            <w:pPr>
              <w:rPr>
                <w:rFonts w:ascii="宋体" w:hAnsi="宋体"/>
              </w:rPr>
            </w:pPr>
            <w:r>
              <w:rPr>
                <w:rFonts w:asciiTheme="minorEastAsia" w:eastAsiaTheme="minorEastAsia" w:hAnsiTheme="minorEastAsia" w:hint="eastAsia"/>
                <w:sz w:val="18"/>
                <w:szCs w:val="18"/>
              </w:rPr>
              <w:t>String</w:t>
            </w:r>
          </w:p>
        </w:tc>
        <w:tc>
          <w:tcPr>
            <w:tcW w:w="348" w:type="pct"/>
            <w:tcBorders>
              <w:top w:val="single" w:sz="4" w:space="0" w:color="auto"/>
              <w:left w:val="single" w:sz="4" w:space="0" w:color="auto"/>
              <w:bottom w:val="single" w:sz="4" w:space="0" w:color="auto"/>
              <w:right w:val="single" w:sz="4" w:space="0" w:color="auto"/>
            </w:tcBorders>
          </w:tcPr>
          <w:p w14:paraId="230A9842" w14:textId="77777777" w:rsidR="00AA2783" w:rsidRPr="002E5636" w:rsidRDefault="00AA2783" w:rsidP="00AA2783">
            <w:pPr>
              <w:rPr>
                <w:rFonts w:ascii="宋体" w:hAnsi="宋体"/>
              </w:rPr>
            </w:pPr>
            <w:r>
              <w:rPr>
                <w:rFonts w:asciiTheme="minorEastAsia" w:eastAsiaTheme="minorEastAsia" w:hAnsiTheme="minorEastAsia" w:hint="eastAsia"/>
                <w:color w:val="000000"/>
                <w:sz w:val="18"/>
                <w:szCs w:val="18"/>
              </w:rPr>
              <w:t>64</w:t>
            </w:r>
          </w:p>
        </w:tc>
        <w:tc>
          <w:tcPr>
            <w:tcW w:w="427" w:type="pct"/>
          </w:tcPr>
          <w:p w14:paraId="687FE57B" w14:textId="77777777" w:rsidR="00AA2783" w:rsidRPr="002E5636" w:rsidRDefault="00AA2783" w:rsidP="00AA2783">
            <w:pPr>
              <w:rPr>
                <w:rFonts w:ascii="宋体" w:hAnsi="宋体"/>
              </w:rPr>
            </w:pPr>
            <w:r w:rsidRPr="002223E2">
              <w:rPr>
                <w:rFonts w:asciiTheme="minorEastAsia" w:eastAsiaTheme="minorEastAsia" w:hAnsiTheme="minorEastAsia" w:hint="eastAsia"/>
                <w:sz w:val="18"/>
                <w:szCs w:val="18"/>
              </w:rPr>
              <w:t>M</w:t>
            </w:r>
          </w:p>
        </w:tc>
        <w:tc>
          <w:tcPr>
            <w:tcW w:w="1500" w:type="pct"/>
            <w:tcBorders>
              <w:top w:val="single" w:sz="4" w:space="0" w:color="auto"/>
              <w:left w:val="single" w:sz="4" w:space="0" w:color="auto"/>
              <w:bottom w:val="single" w:sz="4" w:space="0" w:color="auto"/>
              <w:right w:val="single" w:sz="4" w:space="0" w:color="auto"/>
            </w:tcBorders>
          </w:tcPr>
          <w:p w14:paraId="0D9380CB" w14:textId="77777777" w:rsidR="00AA2783" w:rsidRPr="002E5636" w:rsidRDefault="00AA2783" w:rsidP="00AA2783">
            <w:pPr>
              <w:rPr>
                <w:rFonts w:ascii="宋体" w:hAnsi="宋体"/>
              </w:rPr>
            </w:pPr>
            <w:r w:rsidRPr="00454386">
              <w:rPr>
                <w:rFonts w:ascii="Consolas" w:eastAsiaTheme="minorEastAsia" w:hAnsi="Consolas"/>
                <w:sz w:val="17"/>
                <w:szCs w:val="17"/>
              </w:rPr>
              <w:t>20151229113030000000000000000001</w:t>
            </w:r>
          </w:p>
        </w:tc>
      </w:tr>
      <w:tr w:rsidR="00AA2783" w:rsidRPr="00CB1278" w14:paraId="5BE6A6AF" w14:textId="77777777" w:rsidTr="00467E37">
        <w:trPr>
          <w:trHeight w:val="354"/>
        </w:trPr>
        <w:tc>
          <w:tcPr>
            <w:tcW w:w="251" w:type="pct"/>
          </w:tcPr>
          <w:p w14:paraId="70FF047A" w14:textId="77777777" w:rsidR="00AA2783" w:rsidRPr="00FD5012" w:rsidRDefault="00AA2783" w:rsidP="006A0DBC">
            <w:pPr>
              <w:pStyle w:val="a6"/>
              <w:numPr>
                <w:ilvl w:val="0"/>
                <w:numId w:val="22"/>
              </w:numPr>
              <w:ind w:firstLineChars="0"/>
              <w:rPr>
                <w:rFonts w:asciiTheme="minorEastAsia" w:eastAsiaTheme="minorEastAsia" w:hAnsiTheme="minorEastAsia"/>
                <w:sz w:val="18"/>
                <w:szCs w:val="18"/>
              </w:rPr>
            </w:pPr>
          </w:p>
        </w:tc>
        <w:tc>
          <w:tcPr>
            <w:tcW w:w="674" w:type="pct"/>
            <w:shd w:val="clear" w:color="auto" w:fill="auto"/>
          </w:tcPr>
          <w:p w14:paraId="025BAF0A" w14:textId="77777777" w:rsidR="00AA2783" w:rsidRPr="002223E2" w:rsidRDefault="00AA2783" w:rsidP="00AA2783">
            <w:pPr>
              <w:rPr>
                <w:rFonts w:asciiTheme="minorEastAsia" w:eastAsiaTheme="minorEastAsia" w:hAnsiTheme="minorEastAsia"/>
                <w:bCs/>
                <w:sz w:val="18"/>
                <w:szCs w:val="18"/>
              </w:rPr>
            </w:pPr>
            <w:r>
              <w:rPr>
                <w:rFonts w:asciiTheme="minorEastAsia" w:eastAsiaTheme="minorEastAsia" w:hAnsiTheme="minorEastAsia"/>
                <w:sz w:val="18"/>
                <w:szCs w:val="18"/>
              </w:rPr>
              <w:t>OrderNo</w:t>
            </w:r>
          </w:p>
        </w:tc>
        <w:tc>
          <w:tcPr>
            <w:tcW w:w="1293" w:type="pct"/>
            <w:shd w:val="clear" w:color="auto" w:fill="auto"/>
          </w:tcPr>
          <w:p w14:paraId="1256C9B5" w14:textId="77777777" w:rsidR="00AA2783" w:rsidRPr="002223E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申请单号</w:t>
            </w:r>
          </w:p>
        </w:tc>
        <w:tc>
          <w:tcPr>
            <w:tcW w:w="507" w:type="pct"/>
            <w:shd w:val="clear" w:color="auto" w:fill="auto"/>
          </w:tcPr>
          <w:p w14:paraId="2684EBA4" w14:textId="77777777" w:rsidR="00AA2783" w:rsidRPr="002223E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348" w:type="pct"/>
            <w:tcBorders>
              <w:top w:val="single" w:sz="4" w:space="0" w:color="auto"/>
              <w:left w:val="single" w:sz="4" w:space="0" w:color="auto"/>
              <w:bottom w:val="single" w:sz="4" w:space="0" w:color="auto"/>
              <w:right w:val="single" w:sz="4" w:space="0" w:color="auto"/>
            </w:tcBorders>
          </w:tcPr>
          <w:p w14:paraId="5450B69D"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427" w:type="pct"/>
          </w:tcPr>
          <w:p w14:paraId="377A7C2D" w14:textId="77777777" w:rsidR="00AA2783" w:rsidRPr="002223E2" w:rsidRDefault="00AA2783" w:rsidP="00AA2783">
            <w:pPr>
              <w:rPr>
                <w:rFonts w:asciiTheme="minorEastAsia" w:eastAsiaTheme="minorEastAsia" w:hAnsiTheme="minorEastAsia"/>
                <w:bCs/>
                <w:sz w:val="18"/>
                <w:szCs w:val="18"/>
              </w:rPr>
            </w:pPr>
            <w:r>
              <w:rPr>
                <w:rFonts w:asciiTheme="minorEastAsia" w:eastAsiaTheme="minorEastAsia" w:hAnsiTheme="minorEastAsia"/>
                <w:sz w:val="18"/>
                <w:szCs w:val="18"/>
              </w:rPr>
              <w:t>ME</w:t>
            </w:r>
          </w:p>
        </w:tc>
        <w:tc>
          <w:tcPr>
            <w:tcW w:w="1500" w:type="pct"/>
            <w:tcBorders>
              <w:top w:val="single" w:sz="4" w:space="0" w:color="auto"/>
              <w:left w:val="single" w:sz="4" w:space="0" w:color="auto"/>
              <w:bottom w:val="single" w:sz="4" w:space="0" w:color="auto"/>
              <w:right w:val="single" w:sz="4" w:space="0" w:color="auto"/>
            </w:tcBorders>
          </w:tcPr>
          <w:p w14:paraId="70FAADB3" w14:textId="77777777" w:rsidR="00AA2783" w:rsidRPr="002E5636" w:rsidRDefault="00AA2783" w:rsidP="00AA2783">
            <w:pPr>
              <w:rPr>
                <w:rFonts w:ascii="宋体" w:hAnsi="宋体"/>
              </w:rPr>
            </w:pPr>
            <w:r w:rsidRPr="00575BE5">
              <w:rPr>
                <w:rFonts w:ascii="Consolas" w:eastAsiaTheme="minorEastAsia" w:hAnsi="Consolas"/>
                <w:color w:val="000000"/>
                <w:sz w:val="17"/>
                <w:szCs w:val="17"/>
                <w:lang w:val="nl-NL"/>
              </w:rPr>
              <w:t>2017041811150700010000000000000000000105</w:t>
            </w:r>
          </w:p>
        </w:tc>
      </w:tr>
      <w:tr w:rsidR="005309E4" w:rsidRPr="00CB1278" w14:paraId="5BCC7329" w14:textId="77777777" w:rsidTr="00467E37">
        <w:trPr>
          <w:trHeight w:val="354"/>
        </w:trPr>
        <w:tc>
          <w:tcPr>
            <w:tcW w:w="251" w:type="pct"/>
          </w:tcPr>
          <w:p w14:paraId="7C2A69F8" w14:textId="77777777" w:rsidR="005309E4" w:rsidRPr="00FD5012" w:rsidRDefault="005309E4" w:rsidP="006A0DBC">
            <w:pPr>
              <w:pStyle w:val="a6"/>
              <w:numPr>
                <w:ilvl w:val="0"/>
                <w:numId w:val="22"/>
              </w:numPr>
              <w:ind w:firstLineChars="0"/>
              <w:rPr>
                <w:rFonts w:asciiTheme="minorEastAsia" w:hAnsiTheme="minorEastAsia"/>
                <w:sz w:val="18"/>
                <w:szCs w:val="18"/>
              </w:rPr>
            </w:pPr>
          </w:p>
        </w:tc>
        <w:tc>
          <w:tcPr>
            <w:tcW w:w="674" w:type="pct"/>
            <w:shd w:val="clear" w:color="auto" w:fill="auto"/>
          </w:tcPr>
          <w:p w14:paraId="02304BA1" w14:textId="15BA6AE4" w:rsidR="005309E4" w:rsidRDefault="005309E4" w:rsidP="00AA2783">
            <w:pPr>
              <w:rPr>
                <w:rFonts w:asciiTheme="minorEastAsia" w:hAnsiTheme="minorEastAsia"/>
                <w:sz w:val="18"/>
                <w:szCs w:val="18"/>
              </w:rPr>
            </w:pPr>
            <w:r>
              <w:rPr>
                <w:rFonts w:asciiTheme="minorEastAsia" w:hAnsiTheme="minorEastAsia" w:hint="eastAsia"/>
                <w:sz w:val="18"/>
                <w:szCs w:val="18"/>
              </w:rPr>
              <w:t>Fail</w:t>
            </w:r>
            <w:r>
              <w:rPr>
                <w:rFonts w:asciiTheme="minorEastAsia" w:hAnsiTheme="minorEastAsia"/>
                <w:sz w:val="18"/>
                <w:szCs w:val="18"/>
              </w:rPr>
              <w:t>Reason</w:t>
            </w:r>
          </w:p>
        </w:tc>
        <w:tc>
          <w:tcPr>
            <w:tcW w:w="1293" w:type="pct"/>
            <w:shd w:val="clear" w:color="auto" w:fill="auto"/>
          </w:tcPr>
          <w:p w14:paraId="11D20EC5" w14:textId="2C686FBC" w:rsidR="005309E4" w:rsidRDefault="005309E4" w:rsidP="00AA2783">
            <w:pPr>
              <w:rPr>
                <w:rFonts w:asciiTheme="minorEastAsia" w:hAnsiTheme="minorEastAsia"/>
                <w:color w:val="000000"/>
                <w:sz w:val="18"/>
                <w:szCs w:val="18"/>
              </w:rPr>
            </w:pPr>
            <w:r>
              <w:rPr>
                <w:rFonts w:asciiTheme="minorEastAsia" w:hAnsiTheme="minorEastAsia" w:hint="eastAsia"/>
                <w:color w:val="000000"/>
                <w:sz w:val="18"/>
                <w:szCs w:val="18"/>
              </w:rPr>
              <w:t>入驻</w:t>
            </w:r>
            <w:r>
              <w:rPr>
                <w:rFonts w:asciiTheme="minorEastAsia" w:hAnsiTheme="minorEastAsia"/>
                <w:color w:val="000000"/>
                <w:sz w:val="18"/>
                <w:szCs w:val="18"/>
              </w:rPr>
              <w:t>失败原因返回</w:t>
            </w:r>
            <w:r>
              <w:rPr>
                <w:rFonts w:asciiTheme="minorEastAsia" w:hAnsiTheme="minorEastAsia" w:hint="eastAsia"/>
                <w:color w:val="000000"/>
                <w:sz w:val="18"/>
                <w:szCs w:val="18"/>
              </w:rPr>
              <w:t>。当</w:t>
            </w:r>
            <w:r>
              <w:rPr>
                <w:rFonts w:asciiTheme="minorEastAsia" w:hAnsiTheme="minorEastAsia"/>
                <w:color w:val="000000"/>
                <w:sz w:val="18"/>
                <w:szCs w:val="18"/>
              </w:rPr>
              <w:t>商户入驻</w:t>
            </w:r>
            <w:r>
              <w:rPr>
                <w:rFonts w:asciiTheme="minorEastAsia" w:hAnsiTheme="minorEastAsia" w:hint="eastAsia"/>
                <w:color w:val="000000"/>
                <w:sz w:val="18"/>
                <w:szCs w:val="18"/>
              </w:rPr>
              <w:t>结果为</w:t>
            </w:r>
            <w:r>
              <w:rPr>
                <w:rFonts w:asciiTheme="minorEastAsia" w:hAnsiTheme="minorEastAsia"/>
                <w:color w:val="000000"/>
                <w:sz w:val="18"/>
                <w:szCs w:val="18"/>
              </w:rPr>
              <w:t>失败时返回。</w:t>
            </w:r>
            <w:r>
              <w:rPr>
                <w:rFonts w:asciiTheme="minorEastAsia" w:hAnsiTheme="minorEastAsia" w:hint="eastAsia"/>
                <w:color w:val="000000"/>
                <w:sz w:val="18"/>
                <w:szCs w:val="18"/>
              </w:rPr>
              <w:t>可能</w:t>
            </w:r>
            <w:r>
              <w:rPr>
                <w:rFonts w:asciiTheme="minorEastAsia" w:hAnsiTheme="minorEastAsia"/>
                <w:color w:val="000000"/>
                <w:sz w:val="18"/>
                <w:szCs w:val="18"/>
              </w:rPr>
              <w:t>出现的失败原因描述见附录。</w:t>
            </w:r>
          </w:p>
        </w:tc>
        <w:tc>
          <w:tcPr>
            <w:tcW w:w="507" w:type="pct"/>
            <w:shd w:val="clear" w:color="auto" w:fill="auto"/>
          </w:tcPr>
          <w:p w14:paraId="428D66A6" w14:textId="284596DE" w:rsidR="005309E4" w:rsidRDefault="005309E4" w:rsidP="00AA2783">
            <w:pPr>
              <w:rPr>
                <w:rFonts w:asciiTheme="minorEastAsia" w:hAnsiTheme="minorEastAsia"/>
                <w:sz w:val="18"/>
                <w:szCs w:val="18"/>
              </w:rPr>
            </w:pPr>
            <w:r>
              <w:rPr>
                <w:rFonts w:asciiTheme="minorEastAsia" w:hAnsiTheme="minorEastAsia" w:hint="eastAsia"/>
                <w:sz w:val="18"/>
                <w:szCs w:val="18"/>
              </w:rPr>
              <w:t>String</w:t>
            </w:r>
          </w:p>
        </w:tc>
        <w:tc>
          <w:tcPr>
            <w:tcW w:w="348" w:type="pct"/>
            <w:tcBorders>
              <w:top w:val="single" w:sz="4" w:space="0" w:color="auto"/>
              <w:left w:val="single" w:sz="4" w:space="0" w:color="auto"/>
              <w:bottom w:val="single" w:sz="4" w:space="0" w:color="auto"/>
              <w:right w:val="single" w:sz="4" w:space="0" w:color="auto"/>
            </w:tcBorders>
          </w:tcPr>
          <w:p w14:paraId="45A7B8EF" w14:textId="10B9973F" w:rsidR="005309E4" w:rsidRDefault="005309E4" w:rsidP="00AA2783">
            <w:pPr>
              <w:rPr>
                <w:rFonts w:asciiTheme="minorEastAsia" w:hAnsiTheme="minorEastAsia"/>
                <w:color w:val="000000"/>
                <w:sz w:val="18"/>
                <w:szCs w:val="18"/>
              </w:rPr>
            </w:pPr>
            <w:r>
              <w:rPr>
                <w:rFonts w:asciiTheme="minorEastAsia" w:hAnsiTheme="minorEastAsia" w:hint="eastAsia"/>
                <w:color w:val="000000"/>
                <w:sz w:val="18"/>
                <w:szCs w:val="18"/>
              </w:rPr>
              <w:t>256</w:t>
            </w:r>
          </w:p>
        </w:tc>
        <w:tc>
          <w:tcPr>
            <w:tcW w:w="427" w:type="pct"/>
          </w:tcPr>
          <w:p w14:paraId="4E6E7F5E" w14:textId="0B1ABFAD" w:rsidR="005309E4" w:rsidRDefault="005309E4" w:rsidP="00AA2783">
            <w:pPr>
              <w:rPr>
                <w:rFonts w:asciiTheme="minorEastAsia" w:hAnsiTheme="minorEastAsia"/>
                <w:sz w:val="18"/>
                <w:szCs w:val="18"/>
              </w:rPr>
            </w:pPr>
            <w:r>
              <w:rPr>
                <w:rFonts w:ascii="宋体" w:hAnsi="宋体"/>
              </w:rPr>
              <w:t>C</w:t>
            </w:r>
          </w:p>
        </w:tc>
        <w:tc>
          <w:tcPr>
            <w:tcW w:w="1500" w:type="pct"/>
            <w:tcBorders>
              <w:top w:val="single" w:sz="4" w:space="0" w:color="auto"/>
              <w:left w:val="single" w:sz="4" w:space="0" w:color="auto"/>
              <w:bottom w:val="single" w:sz="4" w:space="0" w:color="auto"/>
              <w:right w:val="single" w:sz="4" w:space="0" w:color="auto"/>
            </w:tcBorders>
          </w:tcPr>
          <w:p w14:paraId="00190B20" w14:textId="77777777" w:rsidR="005309E4" w:rsidRPr="00575BE5" w:rsidRDefault="005309E4" w:rsidP="00AA2783">
            <w:pPr>
              <w:rPr>
                <w:rFonts w:ascii="Consolas" w:hAnsi="Consolas"/>
                <w:color w:val="000000"/>
                <w:sz w:val="17"/>
                <w:szCs w:val="17"/>
                <w:lang w:val="nl-NL"/>
              </w:rPr>
            </w:pPr>
          </w:p>
        </w:tc>
      </w:tr>
      <w:tr w:rsidR="008F003C" w:rsidRPr="00CB1278" w14:paraId="447B49B5" w14:textId="77777777" w:rsidTr="000A1B60">
        <w:trPr>
          <w:trHeight w:val="354"/>
        </w:trPr>
        <w:tc>
          <w:tcPr>
            <w:tcW w:w="251" w:type="pct"/>
          </w:tcPr>
          <w:p w14:paraId="11ADF8C5" w14:textId="77777777" w:rsidR="008F003C" w:rsidRPr="00FD5012" w:rsidRDefault="008F003C" w:rsidP="008F003C">
            <w:pPr>
              <w:pStyle w:val="a6"/>
              <w:numPr>
                <w:ilvl w:val="0"/>
                <w:numId w:val="22"/>
              </w:numPr>
              <w:ind w:firstLineChars="0"/>
              <w:rPr>
                <w:rFonts w:asciiTheme="minorEastAsia" w:hAnsiTheme="minorEastAsia"/>
                <w:sz w:val="18"/>
                <w:szCs w:val="18"/>
              </w:rPr>
            </w:pPr>
          </w:p>
        </w:tc>
        <w:tc>
          <w:tcPr>
            <w:tcW w:w="674" w:type="pct"/>
            <w:shd w:val="clear" w:color="auto" w:fill="auto"/>
          </w:tcPr>
          <w:p w14:paraId="5A2D6426" w14:textId="64D4A1EA" w:rsidR="008F003C" w:rsidRDefault="008F003C" w:rsidP="008F003C">
            <w:pPr>
              <w:rPr>
                <w:rFonts w:asciiTheme="minorEastAsia" w:hAnsiTheme="minorEastAsia"/>
                <w:sz w:val="18"/>
                <w:szCs w:val="18"/>
              </w:rPr>
            </w:pPr>
            <w:r>
              <w:rPr>
                <w:rFonts w:asciiTheme="minorEastAsia" w:eastAsiaTheme="minorEastAsia" w:hAnsiTheme="minorEastAsia" w:hint="eastAsia"/>
                <w:color w:val="000000"/>
                <w:sz w:val="18"/>
                <w:szCs w:val="18"/>
              </w:rPr>
              <w:t>A</w:t>
            </w:r>
            <w:r w:rsidRPr="009D2B12">
              <w:rPr>
                <w:rFonts w:asciiTheme="minorEastAsia" w:eastAsiaTheme="minorEastAsia" w:hAnsiTheme="minorEastAsia" w:hint="eastAsia"/>
                <w:color w:val="000000"/>
                <w:sz w:val="18"/>
                <w:szCs w:val="18"/>
              </w:rPr>
              <w:t>ccountNo</w:t>
            </w:r>
          </w:p>
        </w:tc>
        <w:tc>
          <w:tcPr>
            <w:tcW w:w="1293" w:type="pct"/>
            <w:shd w:val="clear" w:color="auto" w:fill="auto"/>
          </w:tcPr>
          <w:p w14:paraId="1A67E3B1" w14:textId="62D5DAF6" w:rsidR="008F003C" w:rsidRDefault="008F003C" w:rsidP="00924029">
            <w:pPr>
              <w:rPr>
                <w:rFonts w:asciiTheme="minorEastAsia" w:hAnsiTheme="minorEastAsia"/>
                <w:color w:val="000000"/>
                <w:sz w:val="18"/>
                <w:szCs w:val="18"/>
              </w:rPr>
            </w:pPr>
            <w:r w:rsidRPr="009D2B12">
              <w:rPr>
                <w:rFonts w:asciiTheme="minorEastAsia" w:eastAsiaTheme="minorEastAsia" w:hAnsiTheme="minorEastAsia" w:hint="eastAsia"/>
                <w:color w:val="000000"/>
                <w:sz w:val="18"/>
                <w:szCs w:val="18"/>
              </w:rPr>
              <w:t>二类户卡号</w:t>
            </w:r>
          </w:p>
        </w:tc>
        <w:tc>
          <w:tcPr>
            <w:tcW w:w="507" w:type="pct"/>
            <w:shd w:val="clear" w:color="auto" w:fill="auto"/>
          </w:tcPr>
          <w:p w14:paraId="1E96C7A2" w14:textId="17F52BF7" w:rsidR="008F003C" w:rsidRDefault="008F003C" w:rsidP="008F003C">
            <w:pPr>
              <w:rPr>
                <w:rFonts w:asciiTheme="minorEastAsia" w:hAnsiTheme="minorEastAsia"/>
                <w:sz w:val="18"/>
                <w:szCs w:val="18"/>
              </w:rPr>
            </w:pPr>
            <w:r>
              <w:rPr>
                <w:rFonts w:asciiTheme="minorEastAsia" w:eastAsiaTheme="minorEastAsia" w:hAnsiTheme="minorEastAsia" w:hint="eastAsia"/>
                <w:color w:val="000000"/>
                <w:sz w:val="18"/>
                <w:szCs w:val="18"/>
              </w:rPr>
              <w:t>String</w:t>
            </w:r>
          </w:p>
        </w:tc>
        <w:tc>
          <w:tcPr>
            <w:tcW w:w="348" w:type="pct"/>
            <w:tcBorders>
              <w:top w:val="single" w:sz="4" w:space="0" w:color="auto"/>
              <w:left w:val="single" w:sz="4" w:space="0" w:color="auto"/>
              <w:bottom w:val="single" w:sz="4" w:space="0" w:color="auto"/>
              <w:right w:val="single" w:sz="4" w:space="0" w:color="auto"/>
            </w:tcBorders>
          </w:tcPr>
          <w:p w14:paraId="19754C86" w14:textId="33A47454" w:rsidR="008F003C" w:rsidRDefault="008F003C" w:rsidP="008F003C">
            <w:pPr>
              <w:rPr>
                <w:rFonts w:asciiTheme="minorEastAsia" w:hAnsiTheme="minorEastAsia"/>
                <w:color w:val="000000"/>
                <w:sz w:val="18"/>
                <w:szCs w:val="18"/>
              </w:rPr>
            </w:pPr>
            <w:r>
              <w:rPr>
                <w:rFonts w:asciiTheme="minorEastAsia" w:eastAsiaTheme="minorEastAsia" w:hAnsiTheme="minorEastAsia" w:hint="eastAsia"/>
                <w:color w:val="000000"/>
                <w:sz w:val="18"/>
                <w:szCs w:val="18"/>
              </w:rPr>
              <w:t>32</w:t>
            </w:r>
          </w:p>
        </w:tc>
        <w:tc>
          <w:tcPr>
            <w:tcW w:w="427" w:type="pct"/>
          </w:tcPr>
          <w:p w14:paraId="44056CC6" w14:textId="60D0BE7B" w:rsidR="008F003C" w:rsidRDefault="00834775" w:rsidP="008F003C">
            <w:pPr>
              <w:rPr>
                <w:rFonts w:ascii="宋体" w:hAnsi="宋体"/>
              </w:rPr>
            </w:pPr>
            <w:r>
              <w:rPr>
                <w:rFonts w:asciiTheme="minorEastAsia" w:eastAsiaTheme="minorEastAsia" w:hAnsiTheme="minorEastAsia"/>
                <w:color w:val="000000"/>
                <w:sz w:val="18"/>
                <w:szCs w:val="18"/>
              </w:rPr>
              <w:t>C</w:t>
            </w:r>
          </w:p>
        </w:tc>
        <w:tc>
          <w:tcPr>
            <w:tcW w:w="1500" w:type="pct"/>
            <w:tcBorders>
              <w:top w:val="single" w:sz="4" w:space="0" w:color="auto"/>
              <w:left w:val="single" w:sz="4" w:space="0" w:color="auto"/>
              <w:bottom w:val="single" w:sz="4" w:space="0" w:color="auto"/>
              <w:right w:val="single" w:sz="4" w:space="0" w:color="auto"/>
            </w:tcBorders>
          </w:tcPr>
          <w:p w14:paraId="1F2AB555" w14:textId="77777777" w:rsidR="008F003C" w:rsidRPr="00575BE5" w:rsidRDefault="008F003C" w:rsidP="008F003C">
            <w:pPr>
              <w:rPr>
                <w:rFonts w:ascii="Consolas" w:hAnsi="Consolas"/>
                <w:color w:val="000000"/>
                <w:sz w:val="17"/>
                <w:szCs w:val="17"/>
                <w:lang w:val="nl-NL"/>
              </w:rPr>
            </w:pPr>
          </w:p>
        </w:tc>
      </w:tr>
    </w:tbl>
    <w:p w14:paraId="442DC4DF" w14:textId="77777777" w:rsidR="000A050D" w:rsidRDefault="000A050D" w:rsidP="00A43EF8"/>
    <w:p w14:paraId="0A0FA913" w14:textId="77777777" w:rsidR="000A050D" w:rsidRDefault="000A050D" w:rsidP="000A050D">
      <w:pPr>
        <w:pStyle w:val="4"/>
        <w:numPr>
          <w:ilvl w:val="0"/>
          <w:numId w:val="0"/>
        </w:numPr>
        <w:ind w:left="864" w:hanging="864"/>
      </w:pPr>
      <w:r>
        <w:rPr>
          <w:rFonts w:hint="eastAsia"/>
        </w:rPr>
        <w:t>报文返回码</w:t>
      </w:r>
    </w:p>
    <w:p w14:paraId="15D5F1D5" w14:textId="77777777" w:rsidR="000A050D" w:rsidRDefault="000A050D" w:rsidP="000A050D"/>
    <w:tbl>
      <w:tblPr>
        <w:tblStyle w:val="a9"/>
        <w:tblW w:w="7196" w:type="dxa"/>
        <w:tblLook w:val="04A0" w:firstRow="1" w:lastRow="0" w:firstColumn="1" w:lastColumn="0" w:noHBand="0" w:noVBand="1"/>
      </w:tblPr>
      <w:tblGrid>
        <w:gridCol w:w="4195"/>
        <w:gridCol w:w="3001"/>
      </w:tblGrid>
      <w:tr w:rsidR="000A050D" w:rsidRPr="00F561BB" w14:paraId="7AAB9BB5" w14:textId="77777777" w:rsidTr="00A43EF8">
        <w:tc>
          <w:tcPr>
            <w:tcW w:w="41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AB2722" w14:textId="77777777" w:rsidR="000A050D" w:rsidRPr="00F561BB" w:rsidRDefault="000A050D" w:rsidP="00F32D02">
            <w:pPr>
              <w:rPr>
                <w:rFonts w:ascii="宋体" w:hAnsi="宋体" w:cs="Courier New"/>
                <w:sz w:val="21"/>
              </w:rPr>
            </w:pPr>
            <w:r w:rsidRPr="00F561BB">
              <w:rPr>
                <w:rFonts w:ascii="宋体" w:hAnsi="宋体" w:cs="Courier New" w:hint="eastAsia"/>
                <w:sz w:val="21"/>
              </w:rPr>
              <w:lastRenderedPageBreak/>
              <w:t>返回码</w:t>
            </w:r>
          </w:p>
        </w:tc>
        <w:tc>
          <w:tcPr>
            <w:tcW w:w="3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092A62" w14:textId="77777777" w:rsidR="000A050D" w:rsidRPr="00F561BB" w:rsidRDefault="000A050D" w:rsidP="00F32D02">
            <w:pPr>
              <w:rPr>
                <w:rFonts w:ascii="宋体" w:hAnsi="宋体" w:cs="Courier New"/>
                <w:sz w:val="21"/>
              </w:rPr>
            </w:pPr>
            <w:r>
              <w:rPr>
                <w:rFonts w:ascii="宋体" w:hAnsi="宋体" w:hint="eastAsia"/>
                <w:color w:val="000000"/>
                <w:sz w:val="21"/>
              </w:rPr>
              <w:t>中文</w:t>
            </w:r>
            <w:r>
              <w:rPr>
                <w:rFonts w:ascii="宋体" w:hAnsi="宋体"/>
                <w:color w:val="000000"/>
                <w:sz w:val="21"/>
              </w:rPr>
              <w:t>描述</w:t>
            </w:r>
          </w:p>
        </w:tc>
      </w:tr>
      <w:tr w:rsidR="000A050D" w:rsidRPr="00F561BB" w14:paraId="39C5F3FB" w14:textId="77777777" w:rsidTr="00A43EF8">
        <w:tc>
          <w:tcPr>
            <w:tcW w:w="4195" w:type="dxa"/>
            <w:tcBorders>
              <w:top w:val="single" w:sz="4" w:space="0" w:color="auto"/>
              <w:left w:val="single" w:sz="4" w:space="0" w:color="auto"/>
              <w:bottom w:val="single" w:sz="4" w:space="0" w:color="auto"/>
              <w:right w:val="single" w:sz="4" w:space="0" w:color="auto"/>
            </w:tcBorders>
            <w:vAlign w:val="bottom"/>
          </w:tcPr>
          <w:p w14:paraId="2481721B" w14:textId="77777777" w:rsidR="000A050D" w:rsidRPr="00F561BB" w:rsidRDefault="000A050D" w:rsidP="00F32D02">
            <w:pPr>
              <w:rPr>
                <w:rFonts w:ascii="宋体" w:hAnsi="宋体"/>
                <w:sz w:val="21"/>
              </w:rPr>
            </w:pPr>
            <w:r>
              <w:rPr>
                <w:rFonts w:hint="eastAsia"/>
                <w:color w:val="000000"/>
              </w:rPr>
              <w:t>BKMP_ILLEGAL_PARAM</w:t>
            </w:r>
          </w:p>
        </w:tc>
        <w:tc>
          <w:tcPr>
            <w:tcW w:w="3001" w:type="dxa"/>
            <w:tcBorders>
              <w:top w:val="single" w:sz="4" w:space="0" w:color="auto"/>
              <w:left w:val="single" w:sz="4" w:space="0" w:color="auto"/>
              <w:bottom w:val="single" w:sz="4" w:space="0" w:color="auto"/>
              <w:right w:val="single" w:sz="4" w:space="0" w:color="auto"/>
            </w:tcBorders>
            <w:vAlign w:val="bottom"/>
          </w:tcPr>
          <w:p w14:paraId="150346F5" w14:textId="77777777" w:rsidR="000A050D" w:rsidRPr="00F561BB" w:rsidRDefault="000A050D" w:rsidP="00F32D02">
            <w:pPr>
              <w:rPr>
                <w:rFonts w:ascii="宋体" w:hAnsi="宋体"/>
                <w:sz w:val="21"/>
              </w:rPr>
            </w:pPr>
            <w:r>
              <w:rPr>
                <w:rFonts w:hint="eastAsia"/>
                <w:color w:val="000000"/>
              </w:rPr>
              <w:t>参数非法</w:t>
            </w:r>
          </w:p>
        </w:tc>
      </w:tr>
    </w:tbl>
    <w:p w14:paraId="3A487DD2" w14:textId="77777777" w:rsidR="000A050D" w:rsidRPr="000A050D" w:rsidRDefault="000A050D" w:rsidP="00A43EF8"/>
    <w:p w14:paraId="3A956EC0" w14:textId="354C218D" w:rsidR="00AA2783" w:rsidRDefault="00AA2783" w:rsidP="00467E37">
      <w:pPr>
        <w:pStyle w:val="3"/>
        <w:jc w:val="left"/>
        <w:rPr>
          <w:rFonts w:ascii="宋体" w:hAnsi="宋体"/>
          <w:sz w:val="21"/>
          <w:szCs w:val="21"/>
        </w:rPr>
      </w:pPr>
      <w:r>
        <w:rPr>
          <w:rFonts w:hint="eastAsia"/>
        </w:rPr>
        <w:t>商户信息</w:t>
      </w:r>
      <w:r>
        <w:t>修改</w:t>
      </w:r>
      <w:r w:rsidRPr="00F561BB">
        <w:rPr>
          <w:rFonts w:ascii="宋体" w:hAnsi="宋体"/>
          <w:sz w:val="21"/>
          <w:szCs w:val="21"/>
        </w:rPr>
        <w:t>&lt;ant.</w:t>
      </w:r>
      <w:r w:rsidR="00714ABD">
        <w:rPr>
          <w:rFonts w:ascii="宋体" w:hAnsi="宋体"/>
          <w:sz w:val="21"/>
          <w:szCs w:val="21"/>
        </w:rPr>
        <w:t>my</w:t>
      </w:r>
      <w:r>
        <w:rPr>
          <w:rFonts w:ascii="宋体" w:hAnsi="宋体" w:hint="eastAsia"/>
          <w:sz w:val="21"/>
          <w:szCs w:val="21"/>
        </w:rPr>
        <w:t>bank</w:t>
      </w:r>
      <w:r w:rsidRPr="00F561BB">
        <w:rPr>
          <w:rFonts w:ascii="宋体" w:hAnsi="宋体" w:hint="eastAsia"/>
          <w:sz w:val="21"/>
          <w:szCs w:val="21"/>
        </w:rPr>
        <w:t>.</w:t>
      </w:r>
      <w:r>
        <w:rPr>
          <w:rFonts w:ascii="宋体" w:hAnsi="宋体"/>
          <w:sz w:val="21"/>
          <w:szCs w:val="21"/>
        </w:rPr>
        <w:t>merchantprod.merchant</w:t>
      </w:r>
      <w:r w:rsidRPr="00F561BB">
        <w:rPr>
          <w:rFonts w:ascii="宋体" w:hAnsi="宋体" w:hint="eastAsia"/>
          <w:sz w:val="21"/>
          <w:szCs w:val="21"/>
        </w:rPr>
        <w:t>.</w:t>
      </w:r>
      <w:r w:rsidRPr="00121ABD">
        <w:rPr>
          <w:rFonts w:ascii="宋体" w:hAnsi="宋体"/>
          <w:sz w:val="21"/>
          <w:szCs w:val="21"/>
        </w:rPr>
        <w:t>updateMerchant</w:t>
      </w:r>
      <w:r w:rsidRPr="00F561BB">
        <w:rPr>
          <w:rFonts w:ascii="宋体" w:hAnsi="宋体"/>
          <w:sz w:val="21"/>
          <w:szCs w:val="21"/>
        </w:rPr>
        <w:t>&gt;</w:t>
      </w:r>
    </w:p>
    <w:p w14:paraId="11C69A2A" w14:textId="77777777" w:rsidR="00AA2783" w:rsidRDefault="00AA2783" w:rsidP="00AA2783">
      <w:pPr>
        <w:spacing w:line="360" w:lineRule="auto"/>
        <w:ind w:firstLine="420"/>
        <w:rPr>
          <w:sz w:val="24"/>
          <w:szCs w:val="24"/>
        </w:rPr>
      </w:pPr>
      <w:r w:rsidRPr="00FC6078">
        <w:rPr>
          <w:rFonts w:hint="eastAsia"/>
          <w:sz w:val="24"/>
          <w:szCs w:val="24"/>
        </w:rPr>
        <w:t>本</w:t>
      </w:r>
      <w:r w:rsidRPr="00FC6078">
        <w:rPr>
          <w:sz w:val="24"/>
          <w:szCs w:val="24"/>
        </w:rPr>
        <w:t>接口修改商户信息。商户信息修改后会立即生效，</w:t>
      </w:r>
      <w:r w:rsidRPr="00DD0A42">
        <w:rPr>
          <w:rFonts w:hint="eastAsia"/>
          <w:color w:val="FF0000"/>
          <w:sz w:val="24"/>
          <w:szCs w:val="24"/>
        </w:rPr>
        <w:t>修改</w:t>
      </w:r>
      <w:r w:rsidRPr="00DD0A42">
        <w:rPr>
          <w:color w:val="FF0000"/>
          <w:sz w:val="24"/>
          <w:szCs w:val="24"/>
        </w:rPr>
        <w:t>不当</w:t>
      </w:r>
      <w:r w:rsidRPr="00DD0A42">
        <w:rPr>
          <w:rFonts w:hint="eastAsia"/>
          <w:color w:val="FF0000"/>
          <w:sz w:val="24"/>
          <w:szCs w:val="24"/>
        </w:rPr>
        <w:t>可能</w:t>
      </w:r>
      <w:r w:rsidRPr="00DD0A42">
        <w:rPr>
          <w:color w:val="FF0000"/>
          <w:sz w:val="24"/>
          <w:szCs w:val="24"/>
        </w:rPr>
        <w:t>影响</w:t>
      </w:r>
      <w:r w:rsidRPr="00DD0A42">
        <w:rPr>
          <w:rFonts w:hint="eastAsia"/>
          <w:color w:val="FF0000"/>
          <w:sz w:val="24"/>
          <w:szCs w:val="24"/>
        </w:rPr>
        <w:t>商户正常</w:t>
      </w:r>
      <w:r w:rsidRPr="00DD0A42">
        <w:rPr>
          <w:color w:val="FF0000"/>
          <w:sz w:val="24"/>
          <w:szCs w:val="24"/>
        </w:rPr>
        <w:t>收单交易</w:t>
      </w:r>
      <w:r w:rsidRPr="00DD0A42">
        <w:rPr>
          <w:rFonts w:hint="eastAsia"/>
          <w:color w:val="FF0000"/>
          <w:sz w:val="24"/>
          <w:szCs w:val="24"/>
        </w:rPr>
        <w:t>及</w:t>
      </w:r>
      <w:r w:rsidRPr="00DD0A42">
        <w:rPr>
          <w:color w:val="FF0000"/>
          <w:sz w:val="24"/>
          <w:szCs w:val="24"/>
        </w:rPr>
        <w:t>资金清算</w:t>
      </w:r>
      <w:r w:rsidRPr="00DD0A42">
        <w:rPr>
          <w:rFonts w:hint="eastAsia"/>
          <w:color w:val="FF0000"/>
          <w:sz w:val="24"/>
          <w:szCs w:val="24"/>
        </w:rPr>
        <w:t>。</w:t>
      </w:r>
    </w:p>
    <w:p w14:paraId="0B14EBA4" w14:textId="77777777" w:rsidR="00AA2783" w:rsidRDefault="00AA2783" w:rsidP="00AA2783">
      <w:pPr>
        <w:pStyle w:val="4"/>
        <w:numPr>
          <w:ilvl w:val="0"/>
          <w:numId w:val="0"/>
        </w:numPr>
        <w:ind w:left="864" w:hanging="864"/>
      </w:pPr>
      <w:r>
        <w:rPr>
          <w:rFonts w:hint="eastAsia"/>
        </w:rPr>
        <w:t>请求</w:t>
      </w:r>
      <w:r>
        <w:t>报文</w:t>
      </w:r>
    </w:p>
    <w:tbl>
      <w:tblPr>
        <w:tblStyle w:val="a9"/>
        <w:tblW w:w="5000" w:type="pct"/>
        <w:tblLook w:val="04A0" w:firstRow="1" w:lastRow="0" w:firstColumn="1" w:lastColumn="0" w:noHBand="0" w:noVBand="1"/>
      </w:tblPr>
      <w:tblGrid>
        <w:gridCol w:w="417"/>
        <w:gridCol w:w="2556"/>
        <w:gridCol w:w="2664"/>
        <w:gridCol w:w="757"/>
        <w:gridCol w:w="486"/>
        <w:gridCol w:w="989"/>
        <w:gridCol w:w="427"/>
      </w:tblGrid>
      <w:tr w:rsidR="00AA2783" w:rsidRPr="00CB1278" w14:paraId="6A909456" w14:textId="77777777" w:rsidTr="001303BA">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A0B6C3" w14:textId="77777777" w:rsidR="00AA2783" w:rsidRPr="00B55BC7" w:rsidRDefault="00AA2783" w:rsidP="00AA2783">
            <w:pPr>
              <w:rPr>
                <w:rFonts w:asciiTheme="minorEastAsia" w:eastAsiaTheme="minorEastAsia" w:hAnsiTheme="minorEastAsia"/>
                <w:b/>
              </w:rPr>
            </w:pPr>
            <w:r>
              <w:rPr>
                <w:rFonts w:asciiTheme="minorEastAsia" w:eastAsiaTheme="minorEastAsia" w:hAnsiTheme="minorEastAsia" w:hint="eastAsia"/>
                <w:b/>
              </w:rPr>
              <w:t>序号</w:t>
            </w:r>
          </w:p>
        </w:tc>
        <w:tc>
          <w:tcPr>
            <w:tcW w:w="15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903BEA"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57817C"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0F4717"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271D6A"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5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A04040"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2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DC1CC" w14:textId="77777777" w:rsidR="00AA2783" w:rsidRPr="00B55BC7" w:rsidRDefault="00AA2783" w:rsidP="00AA2783">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AA2783" w:rsidRPr="006102AA" w14:paraId="1C875A0D" w14:textId="77777777" w:rsidTr="00AA2783">
        <w:trPr>
          <w:trHeight w:val="21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7904B" w14:textId="77777777" w:rsidR="00AA2783" w:rsidRPr="006757F1" w:rsidRDefault="00AA2783" w:rsidP="00AA2783">
            <w:pPr>
              <w:rPr>
                <w:rFonts w:asciiTheme="majorEastAsia" w:eastAsiaTheme="majorEastAsia" w:hAnsiTheme="majorEastAsia"/>
                <w:b/>
                <w:color w:val="000000"/>
                <w:sz w:val="21"/>
              </w:rPr>
            </w:pPr>
            <w:r w:rsidRPr="006757F1">
              <w:rPr>
                <w:rFonts w:asciiTheme="majorEastAsia" w:eastAsiaTheme="majorEastAsia" w:hAnsiTheme="majorEastAsia" w:hint="eastAsia"/>
                <w:b/>
                <w:color w:val="000000"/>
                <w:sz w:val="21"/>
              </w:rPr>
              <w:t>基本参数</w:t>
            </w:r>
          </w:p>
        </w:tc>
      </w:tr>
      <w:tr w:rsidR="00AA2783" w:rsidRPr="00CB1278" w14:paraId="12FB48A5"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0F965F2C"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16CDC22D"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I</w:t>
            </w:r>
            <w:r w:rsidRPr="00991833">
              <w:rPr>
                <w:rFonts w:asciiTheme="minorEastAsia" w:eastAsiaTheme="minorEastAsia" w:hAnsiTheme="minorEastAsia" w:hint="eastAsia"/>
                <w:color w:val="000000"/>
                <w:sz w:val="18"/>
                <w:szCs w:val="18"/>
              </w:rPr>
              <w:t>svOrgId</w:t>
            </w:r>
          </w:p>
        </w:tc>
        <w:tc>
          <w:tcPr>
            <w:tcW w:w="1606" w:type="pct"/>
            <w:tcBorders>
              <w:top w:val="single" w:sz="4" w:space="0" w:color="auto"/>
              <w:left w:val="single" w:sz="4" w:space="0" w:color="auto"/>
              <w:bottom w:val="single" w:sz="4" w:space="0" w:color="auto"/>
              <w:right w:val="single" w:sz="4" w:space="0" w:color="auto"/>
            </w:tcBorders>
          </w:tcPr>
          <w:p w14:paraId="6E9EEBBF"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合作方机构号（网商银行分配）。</w:t>
            </w:r>
          </w:p>
        </w:tc>
        <w:tc>
          <w:tcPr>
            <w:tcW w:w="456" w:type="pct"/>
            <w:tcBorders>
              <w:top w:val="single" w:sz="4" w:space="0" w:color="auto"/>
              <w:left w:val="single" w:sz="4" w:space="0" w:color="auto"/>
              <w:bottom w:val="single" w:sz="4" w:space="0" w:color="auto"/>
              <w:right w:val="single" w:sz="4" w:space="0" w:color="auto"/>
            </w:tcBorders>
          </w:tcPr>
          <w:p w14:paraId="61C6EF74"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7DD12BA"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596" w:type="pct"/>
            <w:tcBorders>
              <w:top w:val="single" w:sz="4" w:space="0" w:color="auto"/>
              <w:left w:val="single" w:sz="4" w:space="0" w:color="auto"/>
              <w:bottom w:val="single" w:sz="4" w:space="0" w:color="auto"/>
              <w:right w:val="single" w:sz="4" w:space="0" w:color="auto"/>
            </w:tcBorders>
          </w:tcPr>
          <w:p w14:paraId="67243E63" w14:textId="77777777" w:rsidR="00AA2783" w:rsidRPr="00BD3811"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257" w:type="pct"/>
            <w:tcBorders>
              <w:top w:val="single" w:sz="4" w:space="0" w:color="auto"/>
              <w:left w:val="single" w:sz="4" w:space="0" w:color="auto"/>
              <w:bottom w:val="single" w:sz="4" w:space="0" w:color="auto"/>
              <w:right w:val="single" w:sz="4" w:space="0" w:color="auto"/>
            </w:tcBorders>
          </w:tcPr>
          <w:p w14:paraId="747A4D7A"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7F8C6A13"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4D1E9737"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299BF871"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color w:val="000000"/>
                <w:sz w:val="18"/>
                <w:szCs w:val="18"/>
              </w:rPr>
              <w:t>erchantId</w:t>
            </w:r>
          </w:p>
        </w:tc>
        <w:tc>
          <w:tcPr>
            <w:tcW w:w="1606" w:type="pct"/>
            <w:tcBorders>
              <w:top w:val="single" w:sz="4" w:space="0" w:color="auto"/>
              <w:left w:val="single" w:sz="4" w:space="0" w:color="auto"/>
              <w:bottom w:val="single" w:sz="4" w:space="0" w:color="auto"/>
              <w:right w:val="single" w:sz="4" w:space="0" w:color="auto"/>
            </w:tcBorders>
          </w:tcPr>
          <w:p w14:paraId="5F96CA43" w14:textId="790C5591" w:rsidR="00AA2783" w:rsidRPr="00CB1278" w:rsidRDefault="00AA2783" w:rsidP="00AA2783">
            <w:pPr>
              <w:rPr>
                <w:rFonts w:asciiTheme="minorEastAsia" w:eastAsiaTheme="minorEastAsia" w:hAnsiTheme="minorEastAsia"/>
                <w:bCs/>
                <w:color w:val="000000"/>
                <w:sz w:val="18"/>
                <w:szCs w:val="18"/>
              </w:rPr>
            </w:pPr>
            <w:r w:rsidRPr="00CB1278">
              <w:rPr>
                <w:rFonts w:asciiTheme="minorEastAsia" w:eastAsiaTheme="minorEastAsia" w:hAnsiTheme="minorEastAsia" w:hint="eastAsia"/>
                <w:color w:val="000000"/>
                <w:sz w:val="18"/>
                <w:szCs w:val="18"/>
              </w:rPr>
              <w:t>商户号</w:t>
            </w:r>
            <w:r>
              <w:rPr>
                <w:rFonts w:asciiTheme="minorEastAsia" w:eastAsiaTheme="minorEastAsia" w:hAnsiTheme="minorEastAsia" w:hint="eastAsia"/>
                <w:color w:val="000000"/>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456" w:type="pct"/>
            <w:tcBorders>
              <w:top w:val="single" w:sz="4" w:space="0" w:color="auto"/>
              <w:left w:val="single" w:sz="4" w:space="0" w:color="auto"/>
              <w:bottom w:val="single" w:sz="4" w:space="0" w:color="auto"/>
              <w:right w:val="single" w:sz="4" w:space="0" w:color="auto"/>
            </w:tcBorders>
          </w:tcPr>
          <w:p w14:paraId="36DA438F"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i/>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E5E88E8"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596" w:type="pct"/>
            <w:tcBorders>
              <w:top w:val="single" w:sz="4" w:space="0" w:color="auto"/>
              <w:left w:val="single" w:sz="4" w:space="0" w:color="auto"/>
              <w:bottom w:val="single" w:sz="4" w:space="0" w:color="auto"/>
              <w:right w:val="single" w:sz="4" w:space="0" w:color="auto"/>
            </w:tcBorders>
          </w:tcPr>
          <w:p w14:paraId="3BB722D2"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sz w:val="18"/>
                <w:szCs w:val="18"/>
              </w:rPr>
              <w:t>M</w:t>
            </w:r>
          </w:p>
        </w:tc>
        <w:tc>
          <w:tcPr>
            <w:tcW w:w="257" w:type="pct"/>
            <w:tcBorders>
              <w:top w:val="single" w:sz="4" w:space="0" w:color="auto"/>
              <w:left w:val="single" w:sz="4" w:space="0" w:color="auto"/>
              <w:bottom w:val="single" w:sz="4" w:space="0" w:color="auto"/>
              <w:right w:val="single" w:sz="4" w:space="0" w:color="auto"/>
            </w:tcBorders>
          </w:tcPr>
          <w:p w14:paraId="7BBF938C"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6C820B80"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48CE63CC"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30D75D8E"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D</w:t>
            </w:r>
            <w:r w:rsidRPr="00CB1278">
              <w:rPr>
                <w:rFonts w:asciiTheme="minorEastAsia" w:eastAsiaTheme="minorEastAsia" w:hAnsiTheme="minorEastAsia" w:hint="eastAsia"/>
                <w:color w:val="000000"/>
                <w:sz w:val="18"/>
                <w:szCs w:val="18"/>
              </w:rPr>
              <w:t>ealType</w:t>
            </w:r>
          </w:p>
        </w:tc>
        <w:tc>
          <w:tcPr>
            <w:tcW w:w="1606" w:type="pct"/>
            <w:tcBorders>
              <w:top w:val="single" w:sz="4" w:space="0" w:color="auto"/>
              <w:left w:val="single" w:sz="4" w:space="0" w:color="auto"/>
              <w:bottom w:val="single" w:sz="4" w:space="0" w:color="auto"/>
              <w:right w:val="single" w:sz="4" w:space="0" w:color="auto"/>
            </w:tcBorders>
          </w:tcPr>
          <w:p w14:paraId="512CDF43"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商户经营类型。可选值：</w:t>
            </w:r>
          </w:p>
          <w:p w14:paraId="417DDC8A"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 xml:space="preserve">01:实体特约商户 </w:t>
            </w:r>
          </w:p>
          <w:p w14:paraId="148273C0"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 xml:space="preserve">02:网络特约商户 </w:t>
            </w:r>
          </w:p>
          <w:p w14:paraId="6B9F4984"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03:实体兼网络特约商户</w:t>
            </w:r>
          </w:p>
        </w:tc>
        <w:tc>
          <w:tcPr>
            <w:tcW w:w="456" w:type="pct"/>
            <w:tcBorders>
              <w:top w:val="single" w:sz="4" w:space="0" w:color="auto"/>
              <w:left w:val="single" w:sz="4" w:space="0" w:color="auto"/>
              <w:bottom w:val="single" w:sz="4" w:space="0" w:color="auto"/>
              <w:right w:val="single" w:sz="4" w:space="0" w:color="auto"/>
            </w:tcBorders>
          </w:tcPr>
          <w:p w14:paraId="58D432B4"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i/>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FAA1701"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596" w:type="pct"/>
            <w:tcBorders>
              <w:top w:val="single" w:sz="4" w:space="0" w:color="auto"/>
              <w:left w:val="single" w:sz="4" w:space="0" w:color="auto"/>
              <w:bottom w:val="single" w:sz="4" w:space="0" w:color="auto"/>
              <w:right w:val="single" w:sz="4" w:space="0" w:color="auto"/>
            </w:tcBorders>
          </w:tcPr>
          <w:p w14:paraId="1B41659F"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36E43996"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151062A5"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54002FCD"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2636A085"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S</w:t>
            </w:r>
            <w:r w:rsidRPr="00CB1278">
              <w:rPr>
                <w:rFonts w:asciiTheme="minorEastAsia" w:eastAsiaTheme="minorEastAsia" w:hAnsiTheme="minorEastAsia" w:hint="eastAsia"/>
                <w:color w:val="000000"/>
                <w:sz w:val="18"/>
                <w:szCs w:val="18"/>
              </w:rPr>
              <w:t>upportPrepayment</w:t>
            </w:r>
          </w:p>
        </w:tc>
        <w:tc>
          <w:tcPr>
            <w:tcW w:w="1606" w:type="pct"/>
            <w:tcBorders>
              <w:top w:val="single" w:sz="4" w:space="0" w:color="auto"/>
              <w:left w:val="single" w:sz="4" w:space="0" w:color="auto"/>
              <w:bottom w:val="single" w:sz="4" w:space="0" w:color="auto"/>
              <w:right w:val="single" w:sz="4" w:space="0" w:color="auto"/>
            </w:tcBorders>
          </w:tcPr>
          <w:p w14:paraId="18B8C804"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商户清算资金是否支持T+0到账。可选值：</w:t>
            </w:r>
          </w:p>
          <w:p w14:paraId="03DDEFB0"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 xml:space="preserve">Y：支持 </w:t>
            </w:r>
          </w:p>
          <w:p w14:paraId="4B619D3D" w14:textId="77777777" w:rsidR="00AA2783"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 xml:space="preserve">N：不支持 </w:t>
            </w:r>
          </w:p>
          <w:p w14:paraId="7440E92F" w14:textId="4A77592E" w:rsidR="00195175" w:rsidRPr="00FC6078" w:rsidRDefault="00195175" w:rsidP="00AA2783">
            <w:pPr>
              <w:widowControl/>
              <w:jc w:val="left"/>
              <w:rPr>
                <w:rFonts w:ascii="宋体" w:hAnsi="宋体" w:cs="宋体"/>
                <w:color w:val="000000"/>
                <w:sz w:val="18"/>
                <w:szCs w:val="18"/>
              </w:rPr>
            </w:pPr>
            <w:r>
              <w:rPr>
                <w:rFonts w:ascii="宋体" w:hAnsi="宋体" w:cs="宋体" w:hint="eastAsia"/>
                <w:color w:val="000000"/>
                <w:sz w:val="18"/>
                <w:szCs w:val="18"/>
              </w:rPr>
              <w:t>注意</w:t>
            </w:r>
            <w:r>
              <w:rPr>
                <w:rFonts w:ascii="宋体" w:hAnsi="宋体" w:cs="宋体"/>
                <w:color w:val="000000"/>
                <w:sz w:val="18"/>
                <w:szCs w:val="18"/>
              </w:rPr>
              <w:t>：</w:t>
            </w:r>
            <w:r>
              <w:rPr>
                <w:rFonts w:ascii="宋体" w:hAnsi="宋体" w:cs="宋体" w:hint="eastAsia"/>
                <w:color w:val="000000"/>
                <w:sz w:val="18"/>
                <w:szCs w:val="18"/>
              </w:rPr>
              <w:t>目前</w:t>
            </w:r>
            <w:r>
              <w:rPr>
                <w:rFonts w:ascii="宋体" w:hAnsi="宋体" w:cs="宋体"/>
                <w:color w:val="000000"/>
                <w:sz w:val="18"/>
                <w:szCs w:val="18"/>
              </w:rPr>
              <w:t>T+0</w:t>
            </w:r>
            <w:r>
              <w:rPr>
                <w:rFonts w:ascii="宋体" w:hAnsi="宋体" w:cs="宋体" w:hint="eastAsia"/>
                <w:color w:val="000000"/>
                <w:sz w:val="18"/>
                <w:szCs w:val="18"/>
              </w:rPr>
              <w:t>交易</w:t>
            </w:r>
            <w:r>
              <w:rPr>
                <w:rFonts w:ascii="宋体" w:hAnsi="宋体" w:cs="宋体"/>
                <w:color w:val="000000"/>
                <w:sz w:val="18"/>
                <w:szCs w:val="18"/>
              </w:rPr>
              <w:t>仅支持结算到余利宝，不支持结算到他行卡</w:t>
            </w:r>
            <w:r>
              <w:rPr>
                <w:rFonts w:ascii="宋体" w:hAnsi="宋体" w:cs="宋体" w:hint="eastAsia"/>
                <w:color w:val="000000"/>
                <w:sz w:val="18"/>
                <w:szCs w:val="18"/>
              </w:rPr>
              <w:t>及</w:t>
            </w:r>
            <w:r>
              <w:rPr>
                <w:rFonts w:ascii="宋体" w:hAnsi="宋体" w:cs="宋体"/>
                <w:color w:val="000000"/>
                <w:sz w:val="18"/>
                <w:szCs w:val="18"/>
              </w:rPr>
              <w:t>活期户。</w:t>
            </w:r>
          </w:p>
        </w:tc>
        <w:tc>
          <w:tcPr>
            <w:tcW w:w="456" w:type="pct"/>
            <w:tcBorders>
              <w:top w:val="single" w:sz="4" w:space="0" w:color="auto"/>
              <w:left w:val="single" w:sz="4" w:space="0" w:color="auto"/>
              <w:bottom w:val="single" w:sz="4" w:space="0" w:color="auto"/>
              <w:right w:val="single" w:sz="4" w:space="0" w:color="auto"/>
            </w:tcBorders>
          </w:tcPr>
          <w:p w14:paraId="793E9D64"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i/>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2290621"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596" w:type="pct"/>
            <w:tcBorders>
              <w:top w:val="single" w:sz="4" w:space="0" w:color="auto"/>
              <w:left w:val="single" w:sz="4" w:space="0" w:color="auto"/>
              <w:bottom w:val="single" w:sz="4" w:space="0" w:color="auto"/>
              <w:right w:val="single" w:sz="4" w:space="0" w:color="auto"/>
            </w:tcBorders>
          </w:tcPr>
          <w:p w14:paraId="2ADD031F"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7BCD7BB9"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0AD7221D"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30A4FFED"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44FAF27A"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color w:val="000000"/>
                <w:sz w:val="18"/>
                <w:szCs w:val="18"/>
              </w:rPr>
              <w:t>S</w:t>
            </w:r>
            <w:r w:rsidRPr="00CB1278">
              <w:rPr>
                <w:rFonts w:asciiTheme="minorEastAsia" w:eastAsiaTheme="minorEastAsia" w:hAnsiTheme="minorEastAsia"/>
                <w:color w:val="000000"/>
                <w:sz w:val="18"/>
                <w:szCs w:val="18"/>
              </w:rPr>
              <w:t>ettleMode</w:t>
            </w:r>
          </w:p>
        </w:tc>
        <w:tc>
          <w:tcPr>
            <w:tcW w:w="1606" w:type="pct"/>
            <w:tcBorders>
              <w:top w:val="single" w:sz="4" w:space="0" w:color="auto"/>
              <w:left w:val="single" w:sz="4" w:space="0" w:color="auto"/>
              <w:bottom w:val="single" w:sz="4" w:space="0" w:color="auto"/>
              <w:right w:val="single" w:sz="4" w:space="0" w:color="auto"/>
            </w:tcBorders>
          </w:tcPr>
          <w:p w14:paraId="6A3501D1"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结算方式。商户清算资金结算方式，可选值：</w:t>
            </w:r>
          </w:p>
          <w:p w14:paraId="0E93A46B"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 xml:space="preserve">01：结算到他行卡 </w:t>
            </w:r>
          </w:p>
          <w:p w14:paraId="51174927"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02：结算到余利宝</w:t>
            </w:r>
          </w:p>
          <w:p w14:paraId="055E446C" w14:textId="77777777" w:rsidR="00AA2783" w:rsidRPr="00FC6078" w:rsidRDefault="00AA2783" w:rsidP="00AA2783">
            <w:pPr>
              <w:widowControl/>
              <w:jc w:val="left"/>
              <w:rPr>
                <w:rFonts w:ascii="宋体" w:hAnsi="宋体" w:cs="宋体"/>
                <w:color w:val="000000"/>
                <w:sz w:val="18"/>
                <w:szCs w:val="18"/>
              </w:rPr>
            </w:pPr>
            <w:r w:rsidRPr="00FC6078">
              <w:rPr>
                <w:rFonts w:ascii="宋体" w:hAnsi="宋体" w:cs="宋体" w:hint="eastAsia"/>
                <w:color w:val="000000"/>
                <w:sz w:val="18"/>
                <w:szCs w:val="18"/>
              </w:rPr>
              <w:t>03：结算到活期户（暂不开放）</w:t>
            </w:r>
          </w:p>
        </w:tc>
        <w:tc>
          <w:tcPr>
            <w:tcW w:w="456" w:type="pct"/>
            <w:tcBorders>
              <w:top w:val="single" w:sz="4" w:space="0" w:color="auto"/>
              <w:left w:val="single" w:sz="4" w:space="0" w:color="auto"/>
              <w:bottom w:val="single" w:sz="4" w:space="0" w:color="auto"/>
              <w:right w:val="single" w:sz="4" w:space="0" w:color="auto"/>
            </w:tcBorders>
          </w:tcPr>
          <w:p w14:paraId="0C73A241"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i/>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B2441DF"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596" w:type="pct"/>
            <w:tcBorders>
              <w:top w:val="single" w:sz="4" w:space="0" w:color="auto"/>
              <w:left w:val="single" w:sz="4" w:space="0" w:color="auto"/>
              <w:bottom w:val="single" w:sz="4" w:space="0" w:color="auto"/>
              <w:right w:val="single" w:sz="4" w:space="0" w:color="auto"/>
            </w:tcBorders>
          </w:tcPr>
          <w:p w14:paraId="48FFF2EF"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1E179C62"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528A638E"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7A446316"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2C9A37CF"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hint="eastAsia"/>
                <w:color w:val="000000"/>
                <w:sz w:val="18"/>
                <w:szCs w:val="18"/>
              </w:rPr>
              <w:t>cc</w:t>
            </w:r>
          </w:p>
        </w:tc>
        <w:tc>
          <w:tcPr>
            <w:tcW w:w="1606" w:type="pct"/>
            <w:tcBorders>
              <w:top w:val="single" w:sz="4" w:space="0" w:color="auto"/>
              <w:left w:val="single" w:sz="4" w:space="0" w:color="auto"/>
              <w:bottom w:val="single" w:sz="4" w:space="0" w:color="auto"/>
              <w:right w:val="single" w:sz="4" w:space="0" w:color="auto"/>
            </w:tcBorders>
          </w:tcPr>
          <w:p w14:paraId="335BBA92" w14:textId="77777777" w:rsidR="00AA2783" w:rsidRPr="00FC6078" w:rsidRDefault="00AA2783" w:rsidP="00AA2783">
            <w:pPr>
              <w:pStyle w:val="aa"/>
              <w:spacing w:before="0" w:beforeAutospacing="0" w:after="0" w:afterAutospacing="0"/>
              <w:rPr>
                <w:color w:val="000000"/>
                <w:sz w:val="18"/>
                <w:szCs w:val="18"/>
              </w:rPr>
            </w:pPr>
            <w:r>
              <w:rPr>
                <w:rFonts w:hint="eastAsia"/>
                <w:color w:val="000000"/>
                <w:sz w:val="18"/>
                <w:szCs w:val="18"/>
              </w:rPr>
              <w:t>经营类目。参见附录的</w:t>
            </w:r>
            <w:hyperlink r:id="rId39" w:anchor="_经营类目" w:history="1">
              <w:r>
                <w:rPr>
                  <w:rStyle w:val="ae"/>
                  <w:rFonts w:hint="eastAsia"/>
                </w:rPr>
                <w:t>经营类目</w:t>
              </w:r>
            </w:hyperlink>
            <w:r>
              <w:rPr>
                <w:rFonts w:hint="eastAsia"/>
                <w:color w:val="000000"/>
                <w:sz w:val="18"/>
                <w:szCs w:val="18"/>
              </w:rPr>
              <w:t>上送。</w:t>
            </w:r>
          </w:p>
        </w:tc>
        <w:tc>
          <w:tcPr>
            <w:tcW w:w="456" w:type="pct"/>
            <w:tcBorders>
              <w:top w:val="single" w:sz="4" w:space="0" w:color="auto"/>
              <w:left w:val="single" w:sz="4" w:space="0" w:color="auto"/>
              <w:bottom w:val="single" w:sz="4" w:space="0" w:color="auto"/>
              <w:right w:val="single" w:sz="4" w:space="0" w:color="auto"/>
            </w:tcBorders>
          </w:tcPr>
          <w:p w14:paraId="6111399F"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i/>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CDC66A5"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596" w:type="pct"/>
            <w:tcBorders>
              <w:top w:val="single" w:sz="4" w:space="0" w:color="auto"/>
              <w:left w:val="single" w:sz="4" w:space="0" w:color="auto"/>
              <w:bottom w:val="single" w:sz="4" w:space="0" w:color="auto"/>
              <w:right w:val="single" w:sz="4" w:space="0" w:color="auto"/>
            </w:tcBorders>
          </w:tcPr>
          <w:p w14:paraId="5E5AB8A2"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5969FFE2"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524D88BD"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221A325A"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620A7285"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hint="eastAsia"/>
                <w:color w:val="000000"/>
                <w:sz w:val="18"/>
                <w:szCs w:val="18"/>
              </w:rPr>
              <w:t>erchantDetail</w:t>
            </w:r>
          </w:p>
        </w:tc>
        <w:tc>
          <w:tcPr>
            <w:tcW w:w="1606" w:type="pct"/>
            <w:tcBorders>
              <w:top w:val="single" w:sz="4" w:space="0" w:color="auto"/>
              <w:left w:val="single" w:sz="4" w:space="0" w:color="auto"/>
              <w:bottom w:val="single" w:sz="4" w:space="0" w:color="auto"/>
              <w:right w:val="single" w:sz="4" w:space="0" w:color="auto"/>
            </w:tcBorders>
          </w:tcPr>
          <w:p w14:paraId="45D851A0" w14:textId="77777777" w:rsidR="00AA2783" w:rsidRPr="00CB1278" w:rsidRDefault="00AA2783" w:rsidP="00AA2783">
            <w:pPr>
              <w:rPr>
                <w:rFonts w:asciiTheme="minorEastAsia" w:eastAsiaTheme="minorEastAsia" w:hAnsiTheme="minorEastAsia"/>
                <w:bCs/>
                <w:color w:val="000000"/>
                <w:sz w:val="18"/>
                <w:szCs w:val="18"/>
              </w:rPr>
            </w:pPr>
            <w:r>
              <w:rPr>
                <w:rFonts w:hint="eastAsia"/>
                <w:color w:val="000000"/>
                <w:sz w:val="18"/>
                <w:szCs w:val="18"/>
              </w:rPr>
              <w:t>商户详情列表。</w:t>
            </w:r>
            <w:r>
              <w:rPr>
                <w:rFonts w:hint="eastAsia"/>
                <w:color w:val="000000"/>
                <w:sz w:val="18"/>
                <w:szCs w:val="18"/>
              </w:rPr>
              <w:t>json</w:t>
            </w:r>
            <w:r>
              <w:rPr>
                <w:rFonts w:hint="eastAsia"/>
                <w:color w:val="000000"/>
                <w:sz w:val="18"/>
                <w:szCs w:val="18"/>
              </w:rPr>
              <w:t>格式</w:t>
            </w:r>
            <w:r>
              <w:rPr>
                <w:rFonts w:hint="eastAsia"/>
                <w:color w:val="000000"/>
                <w:sz w:val="18"/>
                <w:szCs w:val="18"/>
              </w:rPr>
              <w:t>base64</w:t>
            </w:r>
            <w:r>
              <w:rPr>
                <w:rFonts w:hint="eastAsia"/>
                <w:color w:val="000000"/>
                <w:sz w:val="18"/>
                <w:szCs w:val="18"/>
              </w:rPr>
              <w:t>编码，具体报文定义参考</w:t>
            </w:r>
            <w:r>
              <w:rPr>
                <w:rFonts w:hint="eastAsia"/>
                <w:b/>
                <w:bCs/>
                <w:color w:val="000000"/>
                <w:sz w:val="21"/>
                <w:szCs w:val="21"/>
              </w:rPr>
              <w:t>商户详情。</w:t>
            </w:r>
          </w:p>
        </w:tc>
        <w:tc>
          <w:tcPr>
            <w:tcW w:w="456" w:type="pct"/>
            <w:tcBorders>
              <w:top w:val="single" w:sz="4" w:space="0" w:color="auto"/>
              <w:left w:val="single" w:sz="4" w:space="0" w:color="auto"/>
              <w:bottom w:val="single" w:sz="4" w:space="0" w:color="auto"/>
              <w:right w:val="single" w:sz="4" w:space="0" w:color="auto"/>
            </w:tcBorders>
          </w:tcPr>
          <w:p w14:paraId="16C043E4" w14:textId="44FAE0CD" w:rsidR="00AA2783" w:rsidRPr="00CB1278" w:rsidRDefault="00B72BBF" w:rsidP="00AA2783">
            <w:pPr>
              <w:rPr>
                <w:rFonts w:asciiTheme="minorEastAsia" w:eastAsiaTheme="minorEastAsia" w:hAnsiTheme="minorEastAsia"/>
                <w:bCs/>
                <w:color w:val="000000"/>
                <w:sz w:val="18"/>
                <w:szCs w:val="18"/>
              </w:rPr>
            </w:pPr>
            <w:r>
              <w:rPr>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8F9305B" w14:textId="77777777" w:rsidR="00AA2783" w:rsidRPr="00CB1278" w:rsidRDefault="00AA2783" w:rsidP="00AA2783">
            <w:pPr>
              <w:rPr>
                <w:rFonts w:asciiTheme="minorEastAsia" w:eastAsiaTheme="minorEastAsia" w:hAnsiTheme="minorEastAsia"/>
                <w:bCs/>
                <w:color w:val="000000"/>
                <w:sz w:val="18"/>
                <w:szCs w:val="18"/>
              </w:rPr>
            </w:pPr>
          </w:p>
        </w:tc>
        <w:tc>
          <w:tcPr>
            <w:tcW w:w="596" w:type="pct"/>
            <w:tcBorders>
              <w:top w:val="single" w:sz="4" w:space="0" w:color="auto"/>
              <w:left w:val="single" w:sz="4" w:space="0" w:color="auto"/>
              <w:bottom w:val="single" w:sz="4" w:space="0" w:color="auto"/>
              <w:right w:val="single" w:sz="4" w:space="0" w:color="auto"/>
            </w:tcBorders>
          </w:tcPr>
          <w:p w14:paraId="3AC10B8B" w14:textId="77777777" w:rsidR="00AA2783" w:rsidRPr="00BD3811"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1AE4B056"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5FA1746F"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0383AF07"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6DDE5663"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color w:val="000000"/>
                <w:sz w:val="18"/>
                <w:szCs w:val="18"/>
              </w:rPr>
              <w:t>T</w:t>
            </w:r>
            <w:r w:rsidRPr="00CB1278">
              <w:rPr>
                <w:rFonts w:asciiTheme="minorEastAsia" w:eastAsiaTheme="minorEastAsia" w:hAnsiTheme="minorEastAsia"/>
                <w:color w:val="000000"/>
                <w:sz w:val="18"/>
                <w:szCs w:val="18"/>
              </w:rPr>
              <w:t>radeTypeList</w:t>
            </w:r>
          </w:p>
        </w:tc>
        <w:tc>
          <w:tcPr>
            <w:tcW w:w="1606" w:type="pct"/>
            <w:tcBorders>
              <w:top w:val="single" w:sz="4" w:space="0" w:color="auto"/>
              <w:left w:val="single" w:sz="4" w:space="0" w:color="auto"/>
              <w:bottom w:val="single" w:sz="4" w:space="0" w:color="auto"/>
              <w:right w:val="single" w:sz="4" w:space="0" w:color="auto"/>
            </w:tcBorders>
          </w:tcPr>
          <w:p w14:paraId="05A512AC" w14:textId="77777777" w:rsidR="00AA2783" w:rsidRDefault="00AA2783" w:rsidP="00AA2783">
            <w:pPr>
              <w:rPr>
                <w:rFonts w:asciiTheme="minorEastAsia" w:eastAsiaTheme="minorEastAsia" w:hAnsiTheme="minorEastAsia"/>
                <w:color w:val="000000"/>
                <w:sz w:val="18"/>
                <w:szCs w:val="18"/>
              </w:rPr>
            </w:pPr>
            <w:r w:rsidRPr="00CB1278">
              <w:rPr>
                <w:rFonts w:asciiTheme="minorEastAsia" w:eastAsiaTheme="minorEastAsia" w:hAnsiTheme="minorEastAsia" w:hint="eastAsia"/>
                <w:color w:val="000000"/>
                <w:sz w:val="18"/>
                <w:szCs w:val="18"/>
              </w:rPr>
              <w:t>支持交易类型列表</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该商户能支</w:t>
            </w:r>
            <w:r>
              <w:rPr>
                <w:rFonts w:asciiTheme="minorEastAsia" w:eastAsiaTheme="minorEastAsia" w:hAnsiTheme="minorEastAsia"/>
                <w:color w:val="000000"/>
                <w:sz w:val="18"/>
                <w:szCs w:val="18"/>
              </w:rPr>
              <w:lastRenderedPageBreak/>
              <w:t>持的</w:t>
            </w:r>
            <w:r>
              <w:rPr>
                <w:rFonts w:asciiTheme="minorEastAsia" w:eastAsiaTheme="minorEastAsia" w:hAnsiTheme="minorEastAsia" w:hint="eastAsia"/>
                <w:color w:val="000000"/>
                <w:sz w:val="18"/>
                <w:szCs w:val="18"/>
              </w:rPr>
              <w:t>交易</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多个用逗号隔开。可选值</w:t>
            </w:r>
            <w:r>
              <w:rPr>
                <w:rFonts w:asciiTheme="minorEastAsia" w:eastAsiaTheme="minorEastAsia" w:hAnsiTheme="minorEastAsia"/>
                <w:color w:val="000000"/>
                <w:sz w:val="18"/>
                <w:szCs w:val="18"/>
              </w:rPr>
              <w:t>：</w:t>
            </w:r>
          </w:p>
          <w:p w14:paraId="28CA09F5"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AE3439">
              <w:rPr>
                <w:rFonts w:asciiTheme="minorEastAsia" w:eastAsiaTheme="minorEastAsia" w:hAnsiTheme="minorEastAsia" w:hint="eastAsia"/>
                <w:color w:val="000000"/>
                <w:sz w:val="18"/>
                <w:szCs w:val="18"/>
              </w:rPr>
              <w:t>1</w:t>
            </w:r>
            <w:r>
              <w:rPr>
                <w:rFonts w:asciiTheme="minorEastAsia" w:eastAsiaTheme="minorEastAsia" w:hAnsiTheme="minorEastAsia" w:hint="eastAsia"/>
                <w:color w:val="000000"/>
                <w:sz w:val="18"/>
                <w:szCs w:val="18"/>
              </w:rPr>
              <w:t>：</w:t>
            </w:r>
            <w:r w:rsidRPr="00AE3439">
              <w:rPr>
                <w:rFonts w:asciiTheme="minorEastAsia" w:eastAsiaTheme="minorEastAsia" w:hAnsiTheme="minorEastAsia" w:hint="eastAsia"/>
                <w:color w:val="000000"/>
                <w:sz w:val="18"/>
                <w:szCs w:val="18"/>
              </w:rPr>
              <w:t>正扫交易</w:t>
            </w:r>
          </w:p>
          <w:p w14:paraId="69ECBBB1"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AE3439">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w:t>
            </w:r>
            <w:r w:rsidRPr="00AE3439">
              <w:rPr>
                <w:rFonts w:asciiTheme="minorEastAsia" w:eastAsiaTheme="minorEastAsia" w:hAnsiTheme="minorEastAsia" w:hint="eastAsia"/>
                <w:color w:val="000000"/>
                <w:sz w:val="18"/>
                <w:szCs w:val="18"/>
              </w:rPr>
              <w:t>反扫交易</w:t>
            </w:r>
          </w:p>
          <w:p w14:paraId="39E95E47"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06：</w:t>
            </w:r>
            <w:r w:rsidRPr="00AE3439">
              <w:rPr>
                <w:rFonts w:asciiTheme="minorEastAsia" w:eastAsiaTheme="minorEastAsia" w:hAnsiTheme="minorEastAsia" w:hint="eastAsia"/>
                <w:color w:val="000000"/>
                <w:sz w:val="18"/>
                <w:szCs w:val="18"/>
              </w:rPr>
              <w:t>退款交易</w:t>
            </w:r>
          </w:p>
        </w:tc>
        <w:tc>
          <w:tcPr>
            <w:tcW w:w="456" w:type="pct"/>
            <w:tcBorders>
              <w:top w:val="single" w:sz="4" w:space="0" w:color="auto"/>
              <w:left w:val="single" w:sz="4" w:space="0" w:color="auto"/>
              <w:bottom w:val="single" w:sz="4" w:space="0" w:color="auto"/>
              <w:right w:val="single" w:sz="4" w:space="0" w:color="auto"/>
            </w:tcBorders>
          </w:tcPr>
          <w:p w14:paraId="48D28FA0" w14:textId="678EFD8D" w:rsidR="00AA2783" w:rsidRPr="00CB1278" w:rsidRDefault="00972B35" w:rsidP="00AA2783">
            <w:pPr>
              <w:rPr>
                <w:rFonts w:asciiTheme="minorEastAsia" w:eastAsiaTheme="minorEastAsia" w:hAnsiTheme="minorEastAsia"/>
                <w:bCs/>
                <w:color w:val="000000"/>
                <w:sz w:val="18"/>
                <w:szCs w:val="18"/>
              </w:rPr>
            </w:pPr>
            <w:r>
              <w:rPr>
                <w:color w:val="000000"/>
                <w:sz w:val="18"/>
                <w:szCs w:val="18"/>
              </w:rPr>
              <w:lastRenderedPageBreak/>
              <w:t>String</w:t>
            </w:r>
          </w:p>
        </w:tc>
        <w:tc>
          <w:tcPr>
            <w:tcW w:w="293" w:type="pct"/>
            <w:tcBorders>
              <w:top w:val="single" w:sz="4" w:space="0" w:color="auto"/>
              <w:left w:val="single" w:sz="4" w:space="0" w:color="auto"/>
              <w:bottom w:val="single" w:sz="4" w:space="0" w:color="auto"/>
              <w:right w:val="single" w:sz="4" w:space="0" w:color="auto"/>
            </w:tcBorders>
          </w:tcPr>
          <w:p w14:paraId="50DCD20D" w14:textId="77777777" w:rsidR="00AA2783" w:rsidRPr="00CB1278" w:rsidRDefault="00AA2783" w:rsidP="00AA2783">
            <w:pPr>
              <w:rPr>
                <w:rFonts w:asciiTheme="minorEastAsia" w:eastAsiaTheme="minorEastAsia" w:hAnsiTheme="minorEastAsia"/>
                <w:bCs/>
                <w:color w:val="000000"/>
                <w:sz w:val="18"/>
                <w:szCs w:val="18"/>
              </w:rPr>
            </w:pPr>
          </w:p>
        </w:tc>
        <w:tc>
          <w:tcPr>
            <w:tcW w:w="596" w:type="pct"/>
            <w:tcBorders>
              <w:top w:val="single" w:sz="4" w:space="0" w:color="auto"/>
              <w:left w:val="single" w:sz="4" w:space="0" w:color="auto"/>
              <w:bottom w:val="single" w:sz="4" w:space="0" w:color="auto"/>
              <w:right w:val="single" w:sz="4" w:space="0" w:color="auto"/>
            </w:tcBorders>
          </w:tcPr>
          <w:p w14:paraId="42733043"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580F57A0"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52DDD6DA"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4FFCA1F6"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29DE39D4"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P</w:t>
            </w:r>
            <w:r w:rsidRPr="00CB1278">
              <w:rPr>
                <w:rFonts w:asciiTheme="minorEastAsia" w:eastAsiaTheme="minorEastAsia" w:hAnsiTheme="minorEastAsia" w:hint="eastAsia"/>
                <w:color w:val="000000"/>
                <w:sz w:val="18"/>
                <w:szCs w:val="18"/>
              </w:rPr>
              <w:t>ayChannelList</w:t>
            </w:r>
          </w:p>
        </w:tc>
        <w:tc>
          <w:tcPr>
            <w:tcW w:w="1606" w:type="pct"/>
            <w:tcBorders>
              <w:top w:val="single" w:sz="4" w:space="0" w:color="auto"/>
              <w:left w:val="single" w:sz="4" w:space="0" w:color="auto"/>
              <w:bottom w:val="single" w:sz="4" w:space="0" w:color="auto"/>
              <w:right w:val="single" w:sz="4" w:space="0" w:color="auto"/>
            </w:tcBorders>
          </w:tcPr>
          <w:p w14:paraId="4D5D3D3A" w14:textId="77777777" w:rsidR="00AA2783" w:rsidRDefault="00AA2783" w:rsidP="00AA2783">
            <w:pPr>
              <w:pStyle w:val="aa"/>
              <w:spacing w:before="0" w:beforeAutospacing="0" w:after="0" w:afterAutospacing="0"/>
              <w:rPr>
                <w:color w:val="000000"/>
                <w:sz w:val="18"/>
                <w:szCs w:val="18"/>
              </w:rPr>
            </w:pPr>
            <w:r>
              <w:rPr>
                <w:rFonts w:hint="eastAsia"/>
                <w:color w:val="000000"/>
                <w:sz w:val="18"/>
                <w:szCs w:val="18"/>
              </w:rPr>
              <w:t>支持支付渠道列表。该商户能支持的第三方支付渠道。多个用逗号隔开。可选值：</w:t>
            </w:r>
          </w:p>
          <w:p w14:paraId="0D02B14A"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1</w:t>
            </w:r>
            <w:r>
              <w:rPr>
                <w:rFonts w:asciiTheme="minorEastAsia" w:eastAsiaTheme="minorEastAsia" w:hAnsiTheme="minorEastAsia" w:hint="eastAsia"/>
                <w:color w:val="000000"/>
                <w:sz w:val="18"/>
                <w:szCs w:val="18"/>
              </w:rPr>
              <w:t>：支付宝</w:t>
            </w:r>
          </w:p>
          <w:p w14:paraId="3B5827D8" w14:textId="77777777" w:rsidR="00AA2783" w:rsidRDefault="00AA2783" w:rsidP="00AA2783">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621F09">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：微信</w:t>
            </w:r>
            <w:r>
              <w:rPr>
                <w:rFonts w:asciiTheme="minorEastAsia" w:eastAsiaTheme="minorEastAsia" w:hAnsiTheme="minorEastAsia"/>
                <w:color w:val="000000"/>
                <w:sz w:val="18"/>
                <w:szCs w:val="18"/>
              </w:rPr>
              <w:t>支付</w:t>
            </w:r>
          </w:p>
          <w:p w14:paraId="3FFD59A4" w14:textId="77777777" w:rsidR="00AA2783" w:rsidRDefault="00AA2783" w:rsidP="00AA2783">
            <w:pPr>
              <w:pStyle w:val="aa"/>
              <w:spacing w:before="0" w:beforeAutospacing="0" w:after="0" w:afterAutospacing="0"/>
              <w:rPr>
                <w:color w:val="000000"/>
                <w:sz w:val="18"/>
                <w:szCs w:val="18"/>
              </w:rPr>
            </w:pPr>
            <w:r>
              <w:rPr>
                <w:rFonts w:hint="eastAsia"/>
                <w:color w:val="000000"/>
                <w:sz w:val="18"/>
                <w:szCs w:val="18"/>
              </w:rPr>
              <w:t>03：手机QQ（暂未开放）</w:t>
            </w:r>
          </w:p>
          <w:p w14:paraId="7564D00D" w14:textId="77777777" w:rsidR="00AA2783" w:rsidRPr="00CB1278" w:rsidRDefault="00AA2783" w:rsidP="00AA2783">
            <w:pPr>
              <w:rPr>
                <w:rFonts w:asciiTheme="minorEastAsia" w:eastAsiaTheme="minorEastAsia" w:hAnsiTheme="minorEastAsia"/>
                <w:bCs/>
                <w:color w:val="000000"/>
                <w:sz w:val="18"/>
                <w:szCs w:val="18"/>
              </w:rPr>
            </w:pPr>
            <w:r>
              <w:rPr>
                <w:rFonts w:hint="eastAsia"/>
                <w:color w:val="000000"/>
                <w:sz w:val="18"/>
                <w:szCs w:val="18"/>
              </w:rPr>
              <w:t>04</w:t>
            </w:r>
            <w:r>
              <w:rPr>
                <w:rFonts w:hint="eastAsia"/>
                <w:color w:val="000000"/>
                <w:sz w:val="18"/>
                <w:szCs w:val="18"/>
              </w:rPr>
              <w:t>：京东钱包（暂未开放）</w:t>
            </w:r>
          </w:p>
        </w:tc>
        <w:tc>
          <w:tcPr>
            <w:tcW w:w="456" w:type="pct"/>
            <w:tcBorders>
              <w:top w:val="single" w:sz="4" w:space="0" w:color="auto"/>
              <w:left w:val="single" w:sz="4" w:space="0" w:color="auto"/>
              <w:bottom w:val="single" w:sz="4" w:space="0" w:color="auto"/>
              <w:right w:val="single" w:sz="4" w:space="0" w:color="auto"/>
            </w:tcBorders>
          </w:tcPr>
          <w:p w14:paraId="378E7D02" w14:textId="73A1E555" w:rsidR="00AA2783" w:rsidRPr="00CB1278" w:rsidRDefault="00972B35" w:rsidP="00AA2783">
            <w:pPr>
              <w:rPr>
                <w:rFonts w:asciiTheme="minorEastAsia" w:eastAsiaTheme="minorEastAsia" w:hAnsiTheme="minorEastAsia"/>
                <w:bCs/>
                <w:color w:val="000000"/>
                <w:sz w:val="18"/>
                <w:szCs w:val="18"/>
              </w:rPr>
            </w:pPr>
            <w:r>
              <w:rPr>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05E79FC" w14:textId="77777777" w:rsidR="00AA2783" w:rsidRPr="00CB1278" w:rsidRDefault="00AA2783" w:rsidP="00AA2783">
            <w:pPr>
              <w:rPr>
                <w:rFonts w:asciiTheme="minorEastAsia" w:eastAsiaTheme="minorEastAsia" w:hAnsiTheme="minorEastAsia"/>
                <w:bCs/>
                <w:color w:val="000000"/>
                <w:sz w:val="18"/>
                <w:szCs w:val="18"/>
              </w:rPr>
            </w:pPr>
          </w:p>
        </w:tc>
        <w:tc>
          <w:tcPr>
            <w:tcW w:w="596" w:type="pct"/>
            <w:tcBorders>
              <w:top w:val="single" w:sz="4" w:space="0" w:color="auto"/>
              <w:left w:val="single" w:sz="4" w:space="0" w:color="auto"/>
              <w:bottom w:val="single" w:sz="4" w:space="0" w:color="auto"/>
              <w:right w:val="single" w:sz="4" w:space="0" w:color="auto"/>
            </w:tcBorders>
          </w:tcPr>
          <w:p w14:paraId="737AA497"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4309325C"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5A9659AF"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23884476"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3DB71F7C"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D</w:t>
            </w:r>
            <w:r w:rsidRPr="00CB1278">
              <w:rPr>
                <w:rFonts w:asciiTheme="minorEastAsia" w:eastAsiaTheme="minorEastAsia" w:hAnsiTheme="minorEastAsia" w:hint="eastAsia"/>
                <w:color w:val="000000"/>
                <w:sz w:val="18"/>
                <w:szCs w:val="18"/>
              </w:rPr>
              <w:t>eniedPayToolList</w:t>
            </w:r>
          </w:p>
        </w:tc>
        <w:tc>
          <w:tcPr>
            <w:tcW w:w="1606" w:type="pct"/>
            <w:tcBorders>
              <w:top w:val="single" w:sz="4" w:space="0" w:color="auto"/>
              <w:left w:val="single" w:sz="4" w:space="0" w:color="auto"/>
              <w:bottom w:val="single" w:sz="4" w:space="0" w:color="auto"/>
              <w:right w:val="single" w:sz="4" w:space="0" w:color="auto"/>
            </w:tcBorders>
          </w:tcPr>
          <w:p w14:paraId="353FAFDD" w14:textId="77777777" w:rsidR="00AA2783" w:rsidRDefault="00AA2783" w:rsidP="00AA2783">
            <w:pPr>
              <w:pStyle w:val="aa"/>
              <w:spacing w:before="0" w:beforeAutospacing="0" w:after="0" w:afterAutospacing="0"/>
              <w:rPr>
                <w:color w:val="000000"/>
                <w:sz w:val="18"/>
                <w:szCs w:val="18"/>
              </w:rPr>
            </w:pPr>
            <w:r>
              <w:rPr>
                <w:rFonts w:hint="eastAsia"/>
                <w:color w:val="000000"/>
                <w:sz w:val="18"/>
                <w:szCs w:val="18"/>
              </w:rPr>
              <w:t>禁用支付方式。商户禁受理支付方式列表，</w:t>
            </w:r>
            <w:r w:rsidRPr="004C26D0">
              <w:rPr>
                <w:rFonts w:hint="eastAsia"/>
                <w:color w:val="000000"/>
                <w:sz w:val="18"/>
                <w:szCs w:val="18"/>
              </w:rPr>
              <w:t>多</w:t>
            </w:r>
            <w:r>
              <w:rPr>
                <w:rFonts w:hint="eastAsia"/>
                <w:color w:val="000000"/>
                <w:sz w:val="18"/>
                <w:szCs w:val="18"/>
              </w:rPr>
              <w:t>个用逗号隔开。可选值：</w:t>
            </w:r>
          </w:p>
          <w:p w14:paraId="718B93AD" w14:textId="38DF98F2" w:rsidR="00505213" w:rsidRDefault="00505213" w:rsidP="00AA2783">
            <w:pPr>
              <w:pStyle w:val="aa"/>
              <w:spacing w:before="0" w:beforeAutospacing="0" w:after="0" w:afterAutospacing="0"/>
              <w:rPr>
                <w:color w:val="000000"/>
                <w:sz w:val="18"/>
                <w:szCs w:val="18"/>
              </w:rPr>
            </w:pPr>
            <w:r>
              <w:rPr>
                <w:rFonts w:hint="eastAsia"/>
                <w:color w:val="000000"/>
                <w:sz w:val="18"/>
                <w:szCs w:val="18"/>
              </w:rPr>
              <w:t>01：</w:t>
            </w:r>
            <w:r>
              <w:rPr>
                <w:color w:val="000000"/>
                <w:sz w:val="18"/>
                <w:szCs w:val="18"/>
              </w:rPr>
              <w:t>不禁用</w:t>
            </w:r>
          </w:p>
          <w:p w14:paraId="674A86A0" w14:textId="77777777" w:rsidR="00AA2783" w:rsidRDefault="00AA2783" w:rsidP="00AA2783">
            <w:pPr>
              <w:pStyle w:val="aa"/>
              <w:spacing w:before="0" w:beforeAutospacing="0" w:after="0" w:afterAutospacing="0"/>
              <w:rPr>
                <w:color w:val="000000"/>
                <w:sz w:val="18"/>
                <w:szCs w:val="18"/>
              </w:rPr>
            </w:pPr>
            <w:r>
              <w:rPr>
                <w:rFonts w:hint="eastAsia"/>
                <w:color w:val="000000"/>
                <w:sz w:val="18"/>
                <w:szCs w:val="18"/>
              </w:rPr>
              <w:t>02：信用卡</w:t>
            </w:r>
          </w:p>
          <w:p w14:paraId="311BA40F" w14:textId="77777777" w:rsidR="00AA2783" w:rsidRDefault="00AA2783" w:rsidP="00AA2783">
            <w:pPr>
              <w:pStyle w:val="aa"/>
              <w:spacing w:before="0" w:beforeAutospacing="0" w:after="0" w:afterAutospacing="0"/>
              <w:rPr>
                <w:color w:val="000000"/>
                <w:sz w:val="18"/>
                <w:szCs w:val="18"/>
              </w:rPr>
            </w:pPr>
            <w:r>
              <w:rPr>
                <w:rFonts w:hint="eastAsia"/>
                <w:color w:val="000000"/>
                <w:sz w:val="18"/>
                <w:szCs w:val="18"/>
              </w:rPr>
              <w:t>03：花呗（仅支付宝）</w:t>
            </w:r>
          </w:p>
          <w:p w14:paraId="0C719790" w14:textId="77777777" w:rsidR="00AA2783" w:rsidRPr="00CB1278" w:rsidRDefault="00AA2783" w:rsidP="00AA2783">
            <w:pPr>
              <w:rPr>
                <w:rFonts w:asciiTheme="minorEastAsia" w:eastAsiaTheme="minorEastAsia" w:hAnsiTheme="minorEastAsia"/>
                <w:bCs/>
                <w:color w:val="000000"/>
                <w:sz w:val="18"/>
                <w:szCs w:val="18"/>
              </w:rPr>
            </w:pPr>
            <w:r>
              <w:rPr>
                <w:rFonts w:hint="eastAsia"/>
                <w:color w:val="000000"/>
                <w:sz w:val="18"/>
                <w:szCs w:val="18"/>
              </w:rPr>
              <w:t>备注：微信支付刷卡支付模式无法禁用信用卡支付。</w:t>
            </w:r>
          </w:p>
        </w:tc>
        <w:tc>
          <w:tcPr>
            <w:tcW w:w="456" w:type="pct"/>
            <w:tcBorders>
              <w:top w:val="single" w:sz="4" w:space="0" w:color="auto"/>
              <w:left w:val="single" w:sz="4" w:space="0" w:color="auto"/>
              <w:bottom w:val="single" w:sz="4" w:space="0" w:color="auto"/>
              <w:right w:val="single" w:sz="4" w:space="0" w:color="auto"/>
            </w:tcBorders>
          </w:tcPr>
          <w:p w14:paraId="7CD0270E" w14:textId="24E7E94A" w:rsidR="00AA2783" w:rsidRPr="00CB1278" w:rsidRDefault="00972B35" w:rsidP="00AA2783">
            <w:pPr>
              <w:rPr>
                <w:rFonts w:asciiTheme="minorEastAsia" w:eastAsiaTheme="minorEastAsia" w:hAnsiTheme="minorEastAsia"/>
                <w:bCs/>
                <w:color w:val="000000"/>
                <w:sz w:val="18"/>
                <w:szCs w:val="18"/>
              </w:rPr>
            </w:pPr>
            <w:r>
              <w:rPr>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87749AF" w14:textId="77777777" w:rsidR="00AA2783" w:rsidRPr="00CB1278" w:rsidRDefault="00AA2783" w:rsidP="00AA2783">
            <w:pPr>
              <w:rPr>
                <w:rFonts w:asciiTheme="minorEastAsia" w:eastAsiaTheme="minorEastAsia" w:hAnsiTheme="minorEastAsia"/>
                <w:bCs/>
                <w:color w:val="000000"/>
                <w:sz w:val="18"/>
                <w:szCs w:val="18"/>
              </w:rPr>
            </w:pPr>
          </w:p>
        </w:tc>
        <w:tc>
          <w:tcPr>
            <w:tcW w:w="596" w:type="pct"/>
            <w:tcBorders>
              <w:top w:val="single" w:sz="4" w:space="0" w:color="auto"/>
              <w:left w:val="single" w:sz="4" w:space="0" w:color="auto"/>
              <w:bottom w:val="single" w:sz="4" w:space="0" w:color="auto"/>
              <w:right w:val="single" w:sz="4" w:space="0" w:color="auto"/>
            </w:tcBorders>
          </w:tcPr>
          <w:p w14:paraId="73529351"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41EA74F9"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1C36937E"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54FB779F"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4E2901ED"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F</w:t>
            </w:r>
            <w:r w:rsidRPr="00CB1278">
              <w:rPr>
                <w:rFonts w:asciiTheme="minorEastAsia" w:eastAsiaTheme="minorEastAsia" w:hAnsiTheme="minorEastAsia"/>
                <w:color w:val="000000"/>
                <w:sz w:val="18"/>
                <w:szCs w:val="18"/>
              </w:rPr>
              <w:t>eeParam</w:t>
            </w:r>
            <w:r w:rsidRPr="00CB1278">
              <w:rPr>
                <w:rFonts w:asciiTheme="minorEastAsia" w:eastAsiaTheme="minorEastAsia" w:hAnsiTheme="minorEastAsia" w:hint="eastAsia"/>
                <w:color w:val="000000"/>
                <w:sz w:val="18"/>
                <w:szCs w:val="18"/>
              </w:rPr>
              <w:t>List</w:t>
            </w:r>
          </w:p>
        </w:tc>
        <w:tc>
          <w:tcPr>
            <w:tcW w:w="1606" w:type="pct"/>
            <w:tcBorders>
              <w:top w:val="single" w:sz="4" w:space="0" w:color="auto"/>
              <w:left w:val="single" w:sz="4" w:space="0" w:color="auto"/>
              <w:bottom w:val="single" w:sz="4" w:space="0" w:color="auto"/>
              <w:right w:val="single" w:sz="4" w:space="0" w:color="auto"/>
            </w:tcBorders>
          </w:tcPr>
          <w:p w14:paraId="163BC1E8" w14:textId="77777777" w:rsidR="00AA2783" w:rsidRPr="00CB1278" w:rsidRDefault="00AA2783" w:rsidP="00AA2783">
            <w:pPr>
              <w:rPr>
                <w:rFonts w:asciiTheme="minorEastAsia" w:eastAsiaTheme="minorEastAsia" w:hAnsiTheme="minorEastAsia"/>
                <w:bCs/>
                <w:color w:val="000000"/>
                <w:sz w:val="18"/>
                <w:szCs w:val="18"/>
              </w:rPr>
            </w:pPr>
            <w:r>
              <w:rPr>
                <w:rFonts w:hint="eastAsia"/>
                <w:color w:val="000000"/>
                <w:sz w:val="18"/>
                <w:szCs w:val="18"/>
              </w:rPr>
              <w:t>手续费列表。</w:t>
            </w:r>
            <w:r>
              <w:rPr>
                <w:rFonts w:hint="eastAsia"/>
                <w:color w:val="000000"/>
                <w:sz w:val="18"/>
                <w:szCs w:val="18"/>
              </w:rPr>
              <w:t>json</w:t>
            </w:r>
            <w:r>
              <w:rPr>
                <w:rFonts w:hint="eastAsia"/>
                <w:color w:val="000000"/>
                <w:sz w:val="18"/>
                <w:szCs w:val="18"/>
              </w:rPr>
              <w:t>格式</w:t>
            </w:r>
            <w:r>
              <w:rPr>
                <w:rFonts w:hint="eastAsia"/>
                <w:color w:val="000000"/>
                <w:sz w:val="18"/>
                <w:szCs w:val="18"/>
              </w:rPr>
              <w:t>base64</w:t>
            </w:r>
            <w:r>
              <w:rPr>
                <w:rFonts w:hint="eastAsia"/>
                <w:color w:val="000000"/>
                <w:sz w:val="18"/>
                <w:szCs w:val="18"/>
              </w:rPr>
              <w:t>编码，具体报文定义参考下面的</w:t>
            </w:r>
            <w:r>
              <w:rPr>
                <w:rFonts w:hint="eastAsia"/>
                <w:b/>
                <w:bCs/>
                <w:color w:val="000000"/>
                <w:sz w:val="21"/>
                <w:szCs w:val="21"/>
              </w:rPr>
              <w:t>手续费列表</w:t>
            </w:r>
          </w:p>
        </w:tc>
        <w:tc>
          <w:tcPr>
            <w:tcW w:w="456" w:type="pct"/>
            <w:tcBorders>
              <w:top w:val="single" w:sz="4" w:space="0" w:color="auto"/>
              <w:left w:val="single" w:sz="4" w:space="0" w:color="auto"/>
              <w:bottom w:val="single" w:sz="4" w:space="0" w:color="auto"/>
              <w:right w:val="single" w:sz="4" w:space="0" w:color="auto"/>
            </w:tcBorders>
          </w:tcPr>
          <w:p w14:paraId="0D8AAED6" w14:textId="5640FF8D" w:rsidR="00AA2783" w:rsidRPr="00CB1278" w:rsidRDefault="00AA2783" w:rsidP="00AA2783">
            <w:pPr>
              <w:rPr>
                <w:rFonts w:asciiTheme="minorEastAsia" w:eastAsiaTheme="minorEastAsia" w:hAnsiTheme="minorEastAsia"/>
                <w:bCs/>
                <w:color w:val="000000"/>
                <w:sz w:val="18"/>
                <w:szCs w:val="18"/>
              </w:rPr>
            </w:pPr>
            <w:r>
              <w:rPr>
                <w:rFonts w:hint="eastAsia"/>
                <w:color w:val="000000"/>
                <w:sz w:val="18"/>
                <w:szCs w:val="18"/>
              </w:rPr>
              <w:t>list</w:t>
            </w:r>
          </w:p>
        </w:tc>
        <w:tc>
          <w:tcPr>
            <w:tcW w:w="293" w:type="pct"/>
            <w:tcBorders>
              <w:top w:val="single" w:sz="4" w:space="0" w:color="auto"/>
              <w:left w:val="single" w:sz="4" w:space="0" w:color="auto"/>
              <w:bottom w:val="single" w:sz="4" w:space="0" w:color="auto"/>
              <w:right w:val="single" w:sz="4" w:space="0" w:color="auto"/>
            </w:tcBorders>
          </w:tcPr>
          <w:p w14:paraId="1C61FB25" w14:textId="77777777" w:rsidR="00AA2783" w:rsidRPr="00CB1278" w:rsidRDefault="00AA2783" w:rsidP="00AA2783">
            <w:pPr>
              <w:rPr>
                <w:rFonts w:asciiTheme="minorEastAsia" w:eastAsiaTheme="minorEastAsia" w:hAnsiTheme="minorEastAsia"/>
                <w:bCs/>
                <w:color w:val="000000"/>
                <w:sz w:val="18"/>
                <w:szCs w:val="18"/>
              </w:rPr>
            </w:pPr>
          </w:p>
        </w:tc>
        <w:tc>
          <w:tcPr>
            <w:tcW w:w="596" w:type="pct"/>
            <w:tcBorders>
              <w:top w:val="single" w:sz="4" w:space="0" w:color="auto"/>
              <w:left w:val="single" w:sz="4" w:space="0" w:color="auto"/>
              <w:bottom w:val="single" w:sz="4" w:space="0" w:color="auto"/>
              <w:right w:val="single" w:sz="4" w:space="0" w:color="auto"/>
            </w:tcBorders>
          </w:tcPr>
          <w:p w14:paraId="75EC8524"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0DBCB9F5"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280E7C09"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74C5180B"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483864F1"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color w:val="000000"/>
                <w:sz w:val="18"/>
                <w:szCs w:val="18"/>
              </w:rPr>
              <w:t>B</w:t>
            </w:r>
            <w:r w:rsidRPr="00CB1278">
              <w:rPr>
                <w:rFonts w:asciiTheme="minorEastAsia" w:eastAsiaTheme="minorEastAsia" w:hAnsiTheme="minorEastAsia"/>
                <w:color w:val="000000"/>
                <w:sz w:val="18"/>
                <w:szCs w:val="18"/>
              </w:rPr>
              <w:t>ank</w:t>
            </w:r>
            <w:r w:rsidRPr="00CB1278">
              <w:rPr>
                <w:rFonts w:asciiTheme="minorEastAsia" w:eastAsiaTheme="minorEastAsia" w:hAnsiTheme="minorEastAsia" w:hint="eastAsia"/>
                <w:color w:val="000000"/>
                <w:sz w:val="18"/>
                <w:szCs w:val="18"/>
              </w:rPr>
              <w:t>Card</w:t>
            </w:r>
            <w:r w:rsidRPr="00CB1278">
              <w:rPr>
                <w:rFonts w:asciiTheme="minorEastAsia" w:eastAsiaTheme="minorEastAsia" w:hAnsiTheme="minorEastAsia"/>
                <w:color w:val="000000"/>
                <w:sz w:val="18"/>
                <w:szCs w:val="18"/>
              </w:rPr>
              <w:t>Param</w:t>
            </w:r>
          </w:p>
        </w:tc>
        <w:tc>
          <w:tcPr>
            <w:tcW w:w="1606" w:type="pct"/>
            <w:tcBorders>
              <w:top w:val="single" w:sz="4" w:space="0" w:color="auto"/>
              <w:left w:val="single" w:sz="4" w:space="0" w:color="auto"/>
              <w:bottom w:val="single" w:sz="4" w:space="0" w:color="auto"/>
              <w:right w:val="single" w:sz="4" w:space="0" w:color="auto"/>
            </w:tcBorders>
          </w:tcPr>
          <w:p w14:paraId="368550A3" w14:textId="3EF187A8" w:rsidR="00AA2783" w:rsidRPr="00CB1278" w:rsidRDefault="00AA2783" w:rsidP="00AA2783">
            <w:pPr>
              <w:rPr>
                <w:rFonts w:asciiTheme="minorEastAsia" w:eastAsiaTheme="minorEastAsia" w:hAnsiTheme="minorEastAsia"/>
                <w:bCs/>
                <w:color w:val="000000"/>
                <w:sz w:val="18"/>
                <w:szCs w:val="18"/>
              </w:rPr>
            </w:pPr>
            <w:r>
              <w:rPr>
                <w:rFonts w:hint="eastAsia"/>
                <w:color w:val="000000"/>
                <w:sz w:val="18"/>
                <w:szCs w:val="18"/>
              </w:rPr>
              <w:t>清算卡参数。</w:t>
            </w:r>
            <w:r>
              <w:rPr>
                <w:rFonts w:hint="eastAsia"/>
                <w:color w:val="000000"/>
                <w:sz w:val="18"/>
                <w:szCs w:val="18"/>
              </w:rPr>
              <w:t>json</w:t>
            </w:r>
            <w:r>
              <w:rPr>
                <w:rFonts w:hint="eastAsia"/>
                <w:color w:val="000000"/>
                <w:sz w:val="18"/>
                <w:szCs w:val="18"/>
              </w:rPr>
              <w:t>格式</w:t>
            </w:r>
            <w:r>
              <w:rPr>
                <w:rFonts w:hint="eastAsia"/>
                <w:color w:val="000000"/>
                <w:sz w:val="18"/>
                <w:szCs w:val="18"/>
              </w:rPr>
              <w:t>base64</w:t>
            </w:r>
            <w:r>
              <w:rPr>
                <w:rFonts w:hint="eastAsia"/>
                <w:color w:val="000000"/>
                <w:sz w:val="18"/>
                <w:szCs w:val="18"/>
              </w:rPr>
              <w:t>编码，具体报文定义参考下面的</w:t>
            </w:r>
            <w:r>
              <w:rPr>
                <w:rFonts w:hint="eastAsia"/>
                <w:b/>
                <w:bCs/>
                <w:color w:val="000000"/>
                <w:sz w:val="21"/>
                <w:szCs w:val="21"/>
              </w:rPr>
              <w:t>清算卡</w:t>
            </w:r>
            <w:r>
              <w:rPr>
                <w:rFonts w:hint="eastAsia"/>
                <w:color w:val="000000"/>
                <w:sz w:val="18"/>
                <w:szCs w:val="18"/>
              </w:rPr>
              <w:t>，仅结算方式为“</w:t>
            </w:r>
            <w:r>
              <w:rPr>
                <w:rFonts w:hint="eastAsia"/>
                <w:color w:val="000000"/>
                <w:sz w:val="18"/>
                <w:szCs w:val="18"/>
              </w:rPr>
              <w:t>01</w:t>
            </w:r>
            <w:r>
              <w:rPr>
                <w:rFonts w:hint="eastAsia"/>
                <w:color w:val="000000"/>
                <w:sz w:val="18"/>
                <w:szCs w:val="18"/>
              </w:rPr>
              <w:t>结算到他行卡”需要填写</w:t>
            </w:r>
            <w:r w:rsidR="00527CBE">
              <w:rPr>
                <w:rFonts w:hint="eastAsia"/>
                <w:color w:val="000000"/>
                <w:sz w:val="18"/>
                <w:szCs w:val="18"/>
              </w:rPr>
              <w:t>。</w:t>
            </w:r>
            <w:r w:rsidR="00527CBE">
              <w:rPr>
                <w:color w:val="000000"/>
                <w:sz w:val="18"/>
                <w:szCs w:val="18"/>
              </w:rPr>
              <w:t>若</w:t>
            </w:r>
            <w:r w:rsidR="00527CBE">
              <w:rPr>
                <w:rFonts w:hint="eastAsia"/>
                <w:color w:val="000000"/>
                <w:sz w:val="18"/>
                <w:szCs w:val="18"/>
              </w:rPr>
              <w:t>请求</w:t>
            </w:r>
            <w:r w:rsidR="00527CBE">
              <w:rPr>
                <w:color w:val="000000"/>
                <w:sz w:val="18"/>
                <w:szCs w:val="18"/>
              </w:rPr>
              <w:t>报文</w:t>
            </w:r>
            <w:r w:rsidR="00527CBE">
              <w:rPr>
                <w:rFonts w:hint="eastAsia"/>
                <w:color w:val="000000"/>
                <w:sz w:val="18"/>
                <w:szCs w:val="18"/>
              </w:rPr>
              <w:t>上送</w:t>
            </w:r>
            <w:r w:rsidR="00527CBE">
              <w:rPr>
                <w:color w:val="000000"/>
                <w:sz w:val="18"/>
                <w:szCs w:val="18"/>
              </w:rPr>
              <w:t>该参数项，则该参数项下所有子项必须上送。</w:t>
            </w:r>
          </w:p>
        </w:tc>
        <w:tc>
          <w:tcPr>
            <w:tcW w:w="456" w:type="pct"/>
            <w:tcBorders>
              <w:top w:val="single" w:sz="4" w:space="0" w:color="auto"/>
              <w:left w:val="single" w:sz="4" w:space="0" w:color="auto"/>
              <w:bottom w:val="single" w:sz="4" w:space="0" w:color="auto"/>
              <w:right w:val="single" w:sz="4" w:space="0" w:color="auto"/>
            </w:tcBorders>
          </w:tcPr>
          <w:p w14:paraId="337343F3" w14:textId="6FED75A6" w:rsidR="00AA2783" w:rsidRPr="00CB1278" w:rsidRDefault="00972B35" w:rsidP="00AA2783">
            <w:pPr>
              <w:rPr>
                <w:rFonts w:asciiTheme="minorEastAsia" w:eastAsiaTheme="minorEastAsia" w:hAnsiTheme="minorEastAsia"/>
                <w:bCs/>
                <w:color w:val="000000"/>
                <w:sz w:val="18"/>
                <w:szCs w:val="18"/>
              </w:rPr>
            </w:pPr>
            <w:r>
              <w:rPr>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80286BC" w14:textId="77777777" w:rsidR="00AA2783" w:rsidRPr="00CB1278" w:rsidRDefault="00AA2783" w:rsidP="00AA2783">
            <w:pPr>
              <w:rPr>
                <w:rFonts w:asciiTheme="minorEastAsia" w:eastAsiaTheme="minorEastAsia" w:hAnsiTheme="minorEastAsia"/>
                <w:bCs/>
                <w:color w:val="000000"/>
                <w:sz w:val="18"/>
                <w:szCs w:val="18"/>
              </w:rPr>
            </w:pPr>
          </w:p>
        </w:tc>
        <w:tc>
          <w:tcPr>
            <w:tcW w:w="596" w:type="pct"/>
            <w:tcBorders>
              <w:top w:val="single" w:sz="4" w:space="0" w:color="auto"/>
              <w:left w:val="single" w:sz="4" w:space="0" w:color="auto"/>
              <w:bottom w:val="single" w:sz="4" w:space="0" w:color="auto"/>
              <w:right w:val="single" w:sz="4" w:space="0" w:color="auto"/>
            </w:tcBorders>
          </w:tcPr>
          <w:p w14:paraId="43F7C2BF"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12F6FB2C"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331E3264" w14:textId="77777777" w:rsidTr="001303BA">
        <w:trPr>
          <w:trHeight w:val="287"/>
        </w:trPr>
        <w:tc>
          <w:tcPr>
            <w:tcW w:w="251" w:type="pct"/>
            <w:tcBorders>
              <w:top w:val="single" w:sz="4" w:space="0" w:color="auto"/>
              <w:left w:val="single" w:sz="4" w:space="0" w:color="auto"/>
              <w:bottom w:val="single" w:sz="4" w:space="0" w:color="auto"/>
              <w:right w:val="single" w:sz="4" w:space="0" w:color="auto"/>
            </w:tcBorders>
          </w:tcPr>
          <w:p w14:paraId="4EB92FD3" w14:textId="77777777" w:rsidR="00AA2783" w:rsidRPr="007F45E1" w:rsidRDefault="00AA2783" w:rsidP="006A0DBC">
            <w:pPr>
              <w:pStyle w:val="a6"/>
              <w:numPr>
                <w:ilvl w:val="0"/>
                <w:numId w:val="23"/>
              </w:numPr>
              <w:ind w:firstLineChars="0"/>
              <w:rPr>
                <w:rFonts w:asciiTheme="minorEastAsia" w:eastAsiaTheme="minorEastAsia" w:hAnsiTheme="minorEastAsia"/>
                <w:color w:val="000000"/>
                <w:sz w:val="18"/>
                <w:szCs w:val="18"/>
              </w:rPr>
            </w:pPr>
          </w:p>
        </w:tc>
        <w:tc>
          <w:tcPr>
            <w:tcW w:w="1541" w:type="pct"/>
            <w:tcBorders>
              <w:top w:val="single" w:sz="4" w:space="0" w:color="auto"/>
              <w:left w:val="single" w:sz="4" w:space="0" w:color="auto"/>
              <w:bottom w:val="single" w:sz="4" w:space="0" w:color="auto"/>
              <w:right w:val="single" w:sz="4" w:space="0" w:color="auto"/>
            </w:tcBorders>
          </w:tcPr>
          <w:p w14:paraId="316C813A" w14:textId="77777777" w:rsidR="00AA2783" w:rsidRPr="00CB1278" w:rsidRDefault="00AA2783" w:rsidP="00AA2783">
            <w:pPr>
              <w:rPr>
                <w:rFonts w:asciiTheme="minorEastAsia" w:eastAsiaTheme="minorEastAsia" w:hAnsiTheme="minorEastAsia"/>
                <w:bCs/>
                <w:i/>
                <w:sz w:val="18"/>
                <w:szCs w:val="18"/>
              </w:rPr>
            </w:pPr>
            <w:r>
              <w:rPr>
                <w:rFonts w:asciiTheme="minorEastAsia" w:eastAsiaTheme="minorEastAsia" w:hAnsiTheme="minorEastAsia" w:hint="eastAsia"/>
                <w:color w:val="000000"/>
                <w:sz w:val="18"/>
                <w:szCs w:val="18"/>
              </w:rPr>
              <w:t>O</w:t>
            </w:r>
            <w:r w:rsidRPr="00CB1278">
              <w:rPr>
                <w:rFonts w:asciiTheme="minorEastAsia" w:eastAsiaTheme="minorEastAsia" w:hAnsiTheme="minorEastAsia" w:hint="eastAsia"/>
                <w:color w:val="000000"/>
                <w:sz w:val="18"/>
                <w:szCs w:val="18"/>
              </w:rPr>
              <w:t>utTradeNo</w:t>
            </w:r>
          </w:p>
        </w:tc>
        <w:tc>
          <w:tcPr>
            <w:tcW w:w="1606" w:type="pct"/>
            <w:tcBorders>
              <w:top w:val="single" w:sz="4" w:space="0" w:color="auto"/>
              <w:left w:val="single" w:sz="4" w:space="0" w:color="auto"/>
              <w:bottom w:val="single" w:sz="4" w:space="0" w:color="auto"/>
              <w:right w:val="single" w:sz="4" w:space="0" w:color="auto"/>
            </w:tcBorders>
          </w:tcPr>
          <w:p w14:paraId="2AA6642A"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外部交易号。合作方系统生成的外部交易号，同一交易号被视为同一笔交易。</w:t>
            </w:r>
          </w:p>
        </w:tc>
        <w:tc>
          <w:tcPr>
            <w:tcW w:w="456" w:type="pct"/>
            <w:tcBorders>
              <w:top w:val="single" w:sz="4" w:space="0" w:color="auto"/>
              <w:left w:val="single" w:sz="4" w:space="0" w:color="auto"/>
              <w:bottom w:val="single" w:sz="4" w:space="0" w:color="auto"/>
              <w:right w:val="single" w:sz="4" w:space="0" w:color="auto"/>
            </w:tcBorders>
          </w:tcPr>
          <w:p w14:paraId="4C5D6DC8"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7497948"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596" w:type="pct"/>
            <w:tcBorders>
              <w:top w:val="single" w:sz="4" w:space="0" w:color="auto"/>
              <w:left w:val="single" w:sz="4" w:space="0" w:color="auto"/>
              <w:bottom w:val="single" w:sz="4" w:space="0" w:color="auto"/>
              <w:right w:val="single" w:sz="4" w:space="0" w:color="auto"/>
            </w:tcBorders>
          </w:tcPr>
          <w:p w14:paraId="18BEA104" w14:textId="77777777" w:rsidR="00AA2783" w:rsidRPr="00BD3811" w:rsidRDefault="00AA2783" w:rsidP="00AA2783">
            <w:pPr>
              <w:rPr>
                <w:rFonts w:asciiTheme="minorEastAsia" w:eastAsiaTheme="minorEastAsia" w:hAnsiTheme="minorEastAsia"/>
                <w:bCs/>
                <w:sz w:val="18"/>
                <w:szCs w:val="18"/>
              </w:rPr>
            </w:pPr>
            <w:r w:rsidRPr="00BD3811">
              <w:rPr>
                <w:rFonts w:asciiTheme="minorEastAsia" w:eastAsiaTheme="minorEastAsia" w:hAnsiTheme="minorEastAsia" w:hint="eastAsia"/>
                <w:color w:val="000000"/>
                <w:sz w:val="18"/>
                <w:szCs w:val="18"/>
              </w:rPr>
              <w:t>ME</w:t>
            </w:r>
          </w:p>
        </w:tc>
        <w:tc>
          <w:tcPr>
            <w:tcW w:w="257" w:type="pct"/>
            <w:tcBorders>
              <w:top w:val="single" w:sz="4" w:space="0" w:color="auto"/>
              <w:left w:val="single" w:sz="4" w:space="0" w:color="auto"/>
              <w:bottom w:val="single" w:sz="4" w:space="0" w:color="auto"/>
              <w:right w:val="single" w:sz="4" w:space="0" w:color="auto"/>
            </w:tcBorders>
          </w:tcPr>
          <w:p w14:paraId="6433D278"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5017D45D" w14:textId="77777777" w:rsidTr="00AA2783">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7FF647" w14:textId="77777777" w:rsidR="00AA2783" w:rsidRPr="00BD3811" w:rsidRDefault="00AA2783" w:rsidP="00AA2783">
            <w:pPr>
              <w:rPr>
                <w:rFonts w:asciiTheme="majorEastAsia" w:eastAsiaTheme="majorEastAsia" w:hAnsiTheme="majorEastAsia"/>
                <w:b/>
                <w:color w:val="000000"/>
                <w:sz w:val="21"/>
              </w:rPr>
            </w:pPr>
            <w:r w:rsidRPr="00BD3811">
              <w:rPr>
                <w:rFonts w:asciiTheme="majorEastAsia" w:eastAsiaTheme="majorEastAsia" w:hAnsiTheme="majorEastAsia" w:hint="eastAsia"/>
                <w:b/>
                <w:color w:val="000000"/>
                <w:sz w:val="21"/>
              </w:rPr>
              <w:t>商户详情</w:t>
            </w:r>
          </w:p>
        </w:tc>
      </w:tr>
      <w:tr w:rsidR="00AA2783" w:rsidRPr="00CB1278" w14:paraId="2C7B82FF" w14:textId="77777777" w:rsidTr="001303BA">
        <w:trPr>
          <w:trHeight w:val="287"/>
        </w:trPr>
        <w:tc>
          <w:tcPr>
            <w:tcW w:w="251" w:type="pct"/>
          </w:tcPr>
          <w:p w14:paraId="3D3AD412"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hideMark/>
          </w:tcPr>
          <w:p w14:paraId="14E679AE"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w:t>
            </w:r>
            <w:r w:rsidRPr="00BA7A82">
              <w:rPr>
                <w:rFonts w:asciiTheme="minorEastAsia" w:eastAsiaTheme="minorEastAsia" w:hAnsiTheme="minorEastAsia" w:hint="eastAsia"/>
                <w:color w:val="000000"/>
                <w:sz w:val="18"/>
                <w:szCs w:val="18"/>
              </w:rPr>
              <w:t>lias</w:t>
            </w:r>
          </w:p>
        </w:tc>
        <w:tc>
          <w:tcPr>
            <w:tcW w:w="1606" w:type="pct"/>
            <w:shd w:val="clear" w:color="auto" w:fill="auto"/>
            <w:hideMark/>
          </w:tcPr>
          <w:p w14:paraId="68D6B218" w14:textId="6CE174F4" w:rsidR="00AA2783" w:rsidRPr="00BA7A82" w:rsidRDefault="00AA2783" w:rsidP="00AA2783">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商户简称</w:t>
            </w:r>
            <w:r w:rsidR="00DA23F4">
              <w:rPr>
                <w:rFonts w:asciiTheme="minorEastAsia" w:eastAsiaTheme="minorEastAsia" w:hAnsiTheme="minorEastAsia" w:hint="eastAsia"/>
                <w:color w:val="000000"/>
                <w:sz w:val="18"/>
                <w:szCs w:val="18"/>
              </w:rPr>
              <w:t>。目前</w:t>
            </w:r>
            <w:r w:rsidR="00DA23F4">
              <w:rPr>
                <w:rFonts w:asciiTheme="minorEastAsia" w:eastAsiaTheme="minorEastAsia" w:hAnsiTheme="minorEastAsia"/>
                <w:color w:val="000000"/>
                <w:sz w:val="18"/>
                <w:szCs w:val="18"/>
              </w:rPr>
              <w:t>暂不支持修改。</w:t>
            </w:r>
          </w:p>
        </w:tc>
        <w:tc>
          <w:tcPr>
            <w:tcW w:w="456" w:type="pct"/>
            <w:tcBorders>
              <w:top w:val="single" w:sz="4" w:space="0" w:color="auto"/>
              <w:left w:val="single" w:sz="4" w:space="0" w:color="auto"/>
              <w:bottom w:val="single" w:sz="4" w:space="0" w:color="auto"/>
              <w:right w:val="single" w:sz="4" w:space="0" w:color="auto"/>
            </w:tcBorders>
            <w:hideMark/>
          </w:tcPr>
          <w:p w14:paraId="0F7B312B"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0419E80F"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596" w:type="pct"/>
            <w:hideMark/>
          </w:tcPr>
          <w:p w14:paraId="70E84C15" w14:textId="77777777" w:rsidR="00AA2783" w:rsidRPr="00BD3811" w:rsidRDefault="00AA2783" w:rsidP="00AA2783">
            <w:pPr>
              <w:rPr>
                <w:rFonts w:asciiTheme="minorEastAsia" w:eastAsiaTheme="minorEastAsia" w:hAnsiTheme="minorEastAsia"/>
                <w:bCs/>
                <w:color w:val="000000"/>
                <w:sz w:val="18"/>
                <w:szCs w:val="18"/>
              </w:rPr>
            </w:pPr>
            <w:r w:rsidRPr="00BD3811">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hideMark/>
          </w:tcPr>
          <w:p w14:paraId="1ABBAA28"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1E68AB58" w14:textId="77777777" w:rsidTr="001303BA">
        <w:trPr>
          <w:trHeight w:val="367"/>
        </w:trPr>
        <w:tc>
          <w:tcPr>
            <w:tcW w:w="251" w:type="pct"/>
          </w:tcPr>
          <w:p w14:paraId="195D2889"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25E8D694"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Contact</w:t>
            </w:r>
            <w:r>
              <w:rPr>
                <w:rFonts w:asciiTheme="minorEastAsia" w:eastAsiaTheme="minorEastAsia" w:hAnsiTheme="minorEastAsia" w:hint="eastAsia"/>
                <w:color w:val="000000"/>
                <w:sz w:val="18"/>
                <w:szCs w:val="18"/>
              </w:rPr>
              <w:t>M</w:t>
            </w:r>
            <w:r w:rsidRPr="00BA7A82">
              <w:rPr>
                <w:rFonts w:asciiTheme="minorEastAsia" w:eastAsiaTheme="minorEastAsia" w:hAnsiTheme="minorEastAsia" w:hint="eastAsia"/>
                <w:color w:val="000000"/>
                <w:sz w:val="18"/>
                <w:szCs w:val="18"/>
              </w:rPr>
              <w:t>obile</w:t>
            </w:r>
          </w:p>
        </w:tc>
        <w:tc>
          <w:tcPr>
            <w:tcW w:w="1606" w:type="pct"/>
            <w:shd w:val="clear" w:color="auto" w:fill="auto"/>
          </w:tcPr>
          <w:p w14:paraId="707CB831"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联系人手机号。为商户常用联系人联系手机号。</w:t>
            </w:r>
          </w:p>
        </w:tc>
        <w:tc>
          <w:tcPr>
            <w:tcW w:w="456" w:type="pct"/>
            <w:tcBorders>
              <w:top w:val="single" w:sz="4" w:space="0" w:color="auto"/>
              <w:left w:val="single" w:sz="4" w:space="0" w:color="auto"/>
              <w:bottom w:val="single" w:sz="4" w:space="0" w:color="auto"/>
              <w:right w:val="single" w:sz="4" w:space="0" w:color="auto"/>
            </w:tcBorders>
          </w:tcPr>
          <w:p w14:paraId="7BB31420"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0181839"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20</w:t>
            </w:r>
          </w:p>
        </w:tc>
        <w:tc>
          <w:tcPr>
            <w:tcW w:w="596" w:type="pct"/>
          </w:tcPr>
          <w:p w14:paraId="5765FB47" w14:textId="77777777" w:rsidR="00AA2783" w:rsidRPr="00BD3811"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7E65B1F3"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77BF3287" w14:textId="77777777" w:rsidTr="001303BA">
        <w:trPr>
          <w:trHeight w:val="367"/>
        </w:trPr>
        <w:tc>
          <w:tcPr>
            <w:tcW w:w="251" w:type="pct"/>
          </w:tcPr>
          <w:p w14:paraId="30821062"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08BB4909"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Contact</w:t>
            </w:r>
            <w:r>
              <w:rPr>
                <w:rFonts w:asciiTheme="minorEastAsia" w:eastAsiaTheme="minorEastAsia" w:hAnsiTheme="minorEastAsia"/>
                <w:color w:val="000000"/>
                <w:sz w:val="18"/>
                <w:szCs w:val="18"/>
              </w:rPr>
              <w:t>Name</w:t>
            </w:r>
          </w:p>
        </w:tc>
        <w:tc>
          <w:tcPr>
            <w:tcW w:w="1606" w:type="pct"/>
            <w:shd w:val="clear" w:color="auto" w:fill="auto"/>
          </w:tcPr>
          <w:p w14:paraId="13ED920C" w14:textId="166EA06B" w:rsidR="00B95247" w:rsidRPr="00B95247"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联系人姓名。为商户常用联系人姓名。</w:t>
            </w:r>
          </w:p>
        </w:tc>
        <w:tc>
          <w:tcPr>
            <w:tcW w:w="456" w:type="pct"/>
            <w:tcBorders>
              <w:top w:val="single" w:sz="4" w:space="0" w:color="auto"/>
              <w:left w:val="single" w:sz="4" w:space="0" w:color="auto"/>
              <w:bottom w:val="single" w:sz="4" w:space="0" w:color="auto"/>
              <w:right w:val="single" w:sz="4" w:space="0" w:color="auto"/>
            </w:tcBorders>
          </w:tcPr>
          <w:p w14:paraId="1C089D8B" w14:textId="77777777" w:rsidR="00AA2783" w:rsidRPr="00BA7A82" w:rsidRDefault="00AA2783" w:rsidP="00AA2783">
            <w:pPr>
              <w:rPr>
                <w:rFonts w:asciiTheme="minorEastAsia" w:eastAsiaTheme="minorEastAsia" w:hAnsiTheme="minorEastAsia"/>
                <w:bCs/>
                <w:color w:val="000000"/>
                <w:sz w:val="18"/>
                <w:szCs w:val="18"/>
              </w:rPr>
            </w:pPr>
            <w:r>
              <w:rPr>
                <w:rFonts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1190A668" w14:textId="77777777" w:rsidR="00AA2783" w:rsidRDefault="00AA2783" w:rsidP="00AA2783">
            <w:pPr>
              <w:rPr>
                <w:rFonts w:asciiTheme="minorEastAsia" w:eastAsiaTheme="minorEastAsia" w:hAnsiTheme="minorEastAsia"/>
                <w:bCs/>
                <w:color w:val="000000"/>
                <w:sz w:val="18"/>
                <w:szCs w:val="18"/>
              </w:rPr>
            </w:pPr>
            <w:r>
              <w:rPr>
                <w:rFonts w:hint="eastAsia"/>
                <w:color w:val="000000"/>
                <w:sz w:val="18"/>
                <w:szCs w:val="18"/>
              </w:rPr>
              <w:t>256</w:t>
            </w:r>
          </w:p>
        </w:tc>
        <w:tc>
          <w:tcPr>
            <w:tcW w:w="596" w:type="pct"/>
          </w:tcPr>
          <w:p w14:paraId="754C8D24" w14:textId="77777777" w:rsidR="00AA2783" w:rsidRDefault="00AA2783" w:rsidP="00AA2783">
            <w:pPr>
              <w:rPr>
                <w:rFonts w:asciiTheme="minorEastAsia" w:eastAsiaTheme="minorEastAsia" w:hAnsiTheme="minorEastAsia"/>
                <w:bCs/>
                <w:color w:val="000000"/>
                <w:sz w:val="18"/>
                <w:szCs w:val="18"/>
              </w:rPr>
            </w:pPr>
            <w:r>
              <w:rPr>
                <w:rFonts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14CF821C"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54A9B417" w14:textId="77777777" w:rsidTr="001303BA">
        <w:trPr>
          <w:trHeight w:val="287"/>
        </w:trPr>
        <w:tc>
          <w:tcPr>
            <w:tcW w:w="251" w:type="pct"/>
          </w:tcPr>
          <w:p w14:paraId="7D025462"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5D6C30CE"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P</w:t>
            </w:r>
            <w:r w:rsidRPr="00BA7A82">
              <w:rPr>
                <w:rFonts w:asciiTheme="minorEastAsia" w:eastAsiaTheme="minorEastAsia" w:hAnsiTheme="minorEastAsia" w:hint="eastAsia"/>
                <w:color w:val="000000"/>
                <w:sz w:val="18"/>
                <w:szCs w:val="18"/>
              </w:rPr>
              <w:t>rovince</w:t>
            </w:r>
          </w:p>
        </w:tc>
        <w:tc>
          <w:tcPr>
            <w:tcW w:w="1606" w:type="pct"/>
            <w:shd w:val="clear" w:color="auto" w:fill="auto"/>
          </w:tcPr>
          <w:p w14:paraId="2D0CDC0C" w14:textId="77777777" w:rsidR="00AA2783" w:rsidRDefault="00AA2783" w:rsidP="00AA2783">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省份</w:t>
            </w:r>
            <w:r w:rsidR="009D1AF3">
              <w:rPr>
                <w:rFonts w:asciiTheme="minorEastAsia" w:eastAsiaTheme="minorEastAsia" w:hAnsiTheme="minorEastAsia" w:hint="eastAsia"/>
                <w:color w:val="000000"/>
                <w:sz w:val="18"/>
                <w:szCs w:val="18"/>
              </w:rPr>
              <w:t>（按照附录5.6国标</w:t>
            </w:r>
            <w:r w:rsidR="009D1AF3">
              <w:rPr>
                <w:rFonts w:asciiTheme="minorEastAsia" w:eastAsiaTheme="minorEastAsia" w:hAnsiTheme="minorEastAsia"/>
                <w:color w:val="000000"/>
                <w:sz w:val="18"/>
                <w:szCs w:val="18"/>
              </w:rPr>
              <w:t>省市区号录入</w:t>
            </w:r>
            <w:r w:rsidR="009D1AF3">
              <w:rPr>
                <w:rFonts w:asciiTheme="minorEastAsia" w:eastAsiaTheme="minorEastAsia" w:hAnsiTheme="minorEastAsia" w:hint="eastAsia"/>
                <w:color w:val="000000"/>
                <w:sz w:val="18"/>
                <w:szCs w:val="18"/>
              </w:rPr>
              <w:t>）</w:t>
            </w:r>
          </w:p>
          <w:p w14:paraId="1A993CC2" w14:textId="6FC28F66" w:rsidR="00B95247" w:rsidRPr="00CB1278" w:rsidRDefault="00B95247"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：Province、City</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District、Address须同时出现。</w:t>
            </w:r>
          </w:p>
        </w:tc>
        <w:tc>
          <w:tcPr>
            <w:tcW w:w="456" w:type="pct"/>
            <w:tcBorders>
              <w:top w:val="single" w:sz="4" w:space="0" w:color="auto"/>
              <w:left w:val="single" w:sz="4" w:space="0" w:color="auto"/>
              <w:bottom w:val="single" w:sz="4" w:space="0" w:color="auto"/>
              <w:right w:val="single" w:sz="4" w:space="0" w:color="auto"/>
            </w:tcBorders>
          </w:tcPr>
          <w:p w14:paraId="03BCA3DD"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6E71067"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16</w:t>
            </w:r>
          </w:p>
        </w:tc>
        <w:tc>
          <w:tcPr>
            <w:tcW w:w="596" w:type="pct"/>
          </w:tcPr>
          <w:p w14:paraId="196D2553" w14:textId="77777777" w:rsidR="00AA2783" w:rsidRPr="00BD3811"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0B3D95D5"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260AEF70" w14:textId="77777777" w:rsidTr="001303BA">
        <w:trPr>
          <w:trHeight w:val="287"/>
        </w:trPr>
        <w:tc>
          <w:tcPr>
            <w:tcW w:w="251" w:type="pct"/>
          </w:tcPr>
          <w:p w14:paraId="0D6EBA8A"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6BF6EDFD"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r w:rsidRPr="00BA7A82">
              <w:rPr>
                <w:rFonts w:asciiTheme="minorEastAsia" w:eastAsiaTheme="minorEastAsia" w:hAnsiTheme="minorEastAsia" w:hint="eastAsia"/>
                <w:color w:val="000000"/>
                <w:sz w:val="18"/>
                <w:szCs w:val="18"/>
              </w:rPr>
              <w:t>ity</w:t>
            </w:r>
          </w:p>
        </w:tc>
        <w:tc>
          <w:tcPr>
            <w:tcW w:w="1606" w:type="pct"/>
            <w:shd w:val="clear" w:color="auto" w:fill="auto"/>
          </w:tcPr>
          <w:p w14:paraId="70F6C8B6" w14:textId="77777777" w:rsidR="00AA2783" w:rsidRDefault="00AA2783" w:rsidP="00AA2783">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城市</w:t>
            </w:r>
            <w:r w:rsidR="009D1AF3">
              <w:rPr>
                <w:rFonts w:asciiTheme="minorEastAsia" w:eastAsiaTheme="minorEastAsia" w:hAnsiTheme="minorEastAsia" w:hint="eastAsia"/>
                <w:color w:val="000000"/>
                <w:sz w:val="18"/>
                <w:szCs w:val="18"/>
              </w:rPr>
              <w:t>（按照附录5.6国标</w:t>
            </w:r>
            <w:r w:rsidR="009D1AF3">
              <w:rPr>
                <w:rFonts w:asciiTheme="minorEastAsia" w:eastAsiaTheme="minorEastAsia" w:hAnsiTheme="minorEastAsia"/>
                <w:color w:val="000000"/>
                <w:sz w:val="18"/>
                <w:szCs w:val="18"/>
              </w:rPr>
              <w:t>省市区</w:t>
            </w:r>
            <w:r w:rsidR="009D1AF3">
              <w:rPr>
                <w:rFonts w:asciiTheme="minorEastAsia" w:eastAsiaTheme="minorEastAsia" w:hAnsiTheme="minorEastAsia"/>
                <w:color w:val="000000"/>
                <w:sz w:val="18"/>
                <w:szCs w:val="18"/>
              </w:rPr>
              <w:lastRenderedPageBreak/>
              <w:t>号录入</w:t>
            </w:r>
            <w:r w:rsidR="009D1AF3">
              <w:rPr>
                <w:rFonts w:asciiTheme="minorEastAsia" w:eastAsiaTheme="minorEastAsia" w:hAnsiTheme="minorEastAsia" w:hint="eastAsia"/>
                <w:color w:val="000000"/>
                <w:sz w:val="18"/>
                <w:szCs w:val="18"/>
              </w:rPr>
              <w:t>）</w:t>
            </w:r>
          </w:p>
          <w:p w14:paraId="7B14E30A" w14:textId="467ED7B1" w:rsidR="00B95247" w:rsidRPr="00CB1278" w:rsidRDefault="00B95247"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：Province、City</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District、Address须同时出现。</w:t>
            </w:r>
          </w:p>
        </w:tc>
        <w:tc>
          <w:tcPr>
            <w:tcW w:w="456" w:type="pct"/>
            <w:tcBorders>
              <w:top w:val="single" w:sz="4" w:space="0" w:color="auto"/>
              <w:left w:val="single" w:sz="4" w:space="0" w:color="auto"/>
              <w:bottom w:val="single" w:sz="4" w:space="0" w:color="auto"/>
              <w:right w:val="single" w:sz="4" w:space="0" w:color="auto"/>
            </w:tcBorders>
          </w:tcPr>
          <w:p w14:paraId="6B56F8A2"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String</w:t>
            </w:r>
          </w:p>
        </w:tc>
        <w:tc>
          <w:tcPr>
            <w:tcW w:w="293" w:type="pct"/>
            <w:tcBorders>
              <w:top w:val="single" w:sz="4" w:space="0" w:color="auto"/>
              <w:left w:val="single" w:sz="4" w:space="0" w:color="auto"/>
              <w:bottom w:val="single" w:sz="4" w:space="0" w:color="auto"/>
              <w:right w:val="single" w:sz="4" w:space="0" w:color="auto"/>
            </w:tcBorders>
          </w:tcPr>
          <w:p w14:paraId="028D3E64"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16</w:t>
            </w:r>
          </w:p>
        </w:tc>
        <w:tc>
          <w:tcPr>
            <w:tcW w:w="596" w:type="pct"/>
          </w:tcPr>
          <w:p w14:paraId="7F9F2637" w14:textId="77777777" w:rsidR="00AA2783" w:rsidRPr="00BD3811"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178A0C6A" w14:textId="77777777" w:rsidR="00AA2783" w:rsidRPr="00CB1278" w:rsidRDefault="00AA2783" w:rsidP="00AA2783">
            <w:pPr>
              <w:rPr>
                <w:rFonts w:asciiTheme="minorEastAsia" w:eastAsiaTheme="minorEastAsia" w:hAnsiTheme="minorEastAsia"/>
                <w:bCs/>
                <w:i/>
                <w:sz w:val="18"/>
                <w:szCs w:val="18"/>
              </w:rPr>
            </w:pPr>
          </w:p>
        </w:tc>
      </w:tr>
      <w:tr w:rsidR="001303BA" w:rsidRPr="00CB1278" w14:paraId="02AB5F10" w14:textId="77777777" w:rsidTr="001303BA">
        <w:trPr>
          <w:trHeight w:val="287"/>
        </w:trPr>
        <w:tc>
          <w:tcPr>
            <w:tcW w:w="251" w:type="pct"/>
          </w:tcPr>
          <w:p w14:paraId="0C90669F" w14:textId="77777777" w:rsidR="001303BA" w:rsidRPr="007F45E1" w:rsidRDefault="001303BA" w:rsidP="001303BA">
            <w:pPr>
              <w:pStyle w:val="a6"/>
              <w:numPr>
                <w:ilvl w:val="0"/>
                <w:numId w:val="24"/>
              </w:numPr>
              <w:ind w:firstLineChars="0"/>
              <w:rPr>
                <w:rFonts w:asciiTheme="minorEastAsia" w:hAnsiTheme="minorEastAsia"/>
                <w:color w:val="000000"/>
                <w:sz w:val="18"/>
                <w:szCs w:val="18"/>
              </w:rPr>
            </w:pPr>
          </w:p>
        </w:tc>
        <w:tc>
          <w:tcPr>
            <w:tcW w:w="1541" w:type="pct"/>
            <w:shd w:val="clear" w:color="auto" w:fill="auto"/>
          </w:tcPr>
          <w:p w14:paraId="1ABD8774" w14:textId="77777777" w:rsidR="001303BA" w:rsidRDefault="001303BA" w:rsidP="001303BA">
            <w:pPr>
              <w:rPr>
                <w:rFonts w:asciiTheme="minorEastAsia" w:hAnsiTheme="minorEastAsia"/>
                <w:color w:val="000000"/>
                <w:sz w:val="18"/>
                <w:szCs w:val="18"/>
              </w:rPr>
            </w:pPr>
            <w:r>
              <w:rPr>
                <w:rFonts w:asciiTheme="minorEastAsia" w:hAnsiTheme="minorEastAsia" w:hint="eastAsia"/>
                <w:color w:val="000000"/>
                <w:sz w:val="18"/>
                <w:szCs w:val="18"/>
              </w:rPr>
              <w:t>Distr</w:t>
            </w:r>
            <w:r>
              <w:rPr>
                <w:rFonts w:asciiTheme="minorEastAsia" w:hAnsiTheme="minorEastAsia"/>
                <w:color w:val="000000"/>
                <w:sz w:val="18"/>
                <w:szCs w:val="18"/>
              </w:rPr>
              <w:t>i</w:t>
            </w:r>
            <w:r>
              <w:rPr>
                <w:rFonts w:asciiTheme="minorEastAsia" w:hAnsiTheme="minorEastAsia" w:hint="eastAsia"/>
                <w:color w:val="000000"/>
                <w:sz w:val="18"/>
                <w:szCs w:val="18"/>
              </w:rPr>
              <w:t>ct</w:t>
            </w:r>
          </w:p>
        </w:tc>
        <w:tc>
          <w:tcPr>
            <w:tcW w:w="1606" w:type="pct"/>
            <w:shd w:val="clear" w:color="auto" w:fill="auto"/>
          </w:tcPr>
          <w:p w14:paraId="0B257899" w14:textId="77777777" w:rsidR="001303BA" w:rsidRDefault="001303BA" w:rsidP="001303BA">
            <w:pPr>
              <w:rPr>
                <w:rFonts w:asciiTheme="minorEastAsia" w:eastAsiaTheme="minorEastAsia" w:hAnsiTheme="minorEastAsia"/>
                <w:color w:val="000000"/>
                <w:sz w:val="18"/>
                <w:szCs w:val="18"/>
              </w:rPr>
            </w:pPr>
            <w:r>
              <w:rPr>
                <w:rFonts w:asciiTheme="minorEastAsia" w:hAnsiTheme="minorEastAsia" w:hint="eastAsia"/>
                <w:color w:val="000000"/>
                <w:sz w:val="18"/>
                <w:szCs w:val="18"/>
              </w:rPr>
              <w:t>区</w:t>
            </w:r>
            <w:r w:rsidR="009D1AF3">
              <w:rPr>
                <w:rFonts w:asciiTheme="minorEastAsia" w:eastAsiaTheme="minorEastAsia" w:hAnsiTheme="minorEastAsia" w:hint="eastAsia"/>
                <w:color w:val="000000"/>
                <w:sz w:val="18"/>
                <w:szCs w:val="18"/>
              </w:rPr>
              <w:t>（按照附录5.6国标</w:t>
            </w:r>
            <w:r w:rsidR="009D1AF3">
              <w:rPr>
                <w:rFonts w:asciiTheme="minorEastAsia" w:eastAsiaTheme="minorEastAsia" w:hAnsiTheme="minorEastAsia"/>
                <w:color w:val="000000"/>
                <w:sz w:val="18"/>
                <w:szCs w:val="18"/>
              </w:rPr>
              <w:t>省市区号录入</w:t>
            </w:r>
            <w:r w:rsidR="009D1AF3">
              <w:rPr>
                <w:rFonts w:asciiTheme="minorEastAsia" w:eastAsiaTheme="minorEastAsia" w:hAnsiTheme="minorEastAsia" w:hint="eastAsia"/>
                <w:color w:val="000000"/>
                <w:sz w:val="18"/>
                <w:szCs w:val="18"/>
              </w:rPr>
              <w:t>）</w:t>
            </w:r>
          </w:p>
          <w:p w14:paraId="74022EA0" w14:textId="37902A26" w:rsidR="00B95247" w:rsidRPr="00BA7A82" w:rsidRDefault="00B95247" w:rsidP="001303BA">
            <w:pPr>
              <w:rPr>
                <w:rFonts w:asciiTheme="minorEastAsia" w:hAnsiTheme="minorEastAsia"/>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：Province、City</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District、Address须同时出现。</w:t>
            </w:r>
          </w:p>
        </w:tc>
        <w:tc>
          <w:tcPr>
            <w:tcW w:w="456" w:type="pct"/>
            <w:tcBorders>
              <w:top w:val="single" w:sz="4" w:space="0" w:color="auto"/>
              <w:left w:val="single" w:sz="4" w:space="0" w:color="auto"/>
              <w:bottom w:val="single" w:sz="4" w:space="0" w:color="auto"/>
              <w:right w:val="single" w:sz="4" w:space="0" w:color="auto"/>
            </w:tcBorders>
          </w:tcPr>
          <w:p w14:paraId="12C3A6E4" w14:textId="77777777" w:rsidR="001303BA" w:rsidRDefault="001303BA" w:rsidP="001303BA">
            <w:pPr>
              <w:rPr>
                <w:rFonts w:asciiTheme="minorEastAsia" w:hAnsiTheme="minorEastAsia"/>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6E6288E" w14:textId="77777777" w:rsidR="001303BA" w:rsidRDefault="001303BA" w:rsidP="001303BA">
            <w:pPr>
              <w:rPr>
                <w:rFonts w:asciiTheme="minorEastAsia" w:hAnsiTheme="minorEastAsia"/>
                <w:color w:val="000000"/>
                <w:sz w:val="18"/>
                <w:szCs w:val="18"/>
              </w:rPr>
            </w:pPr>
            <w:r>
              <w:rPr>
                <w:rFonts w:asciiTheme="minorEastAsia" w:eastAsiaTheme="minorEastAsia" w:hAnsiTheme="minorEastAsia"/>
                <w:color w:val="000000"/>
                <w:sz w:val="18"/>
                <w:szCs w:val="18"/>
              </w:rPr>
              <w:t>16</w:t>
            </w:r>
          </w:p>
        </w:tc>
        <w:tc>
          <w:tcPr>
            <w:tcW w:w="596" w:type="pct"/>
          </w:tcPr>
          <w:p w14:paraId="76AEC479" w14:textId="77777777" w:rsidR="001303BA" w:rsidRDefault="001303BA" w:rsidP="001303BA">
            <w:pPr>
              <w:rPr>
                <w:rFonts w:asciiTheme="minorEastAsia" w:hAnsiTheme="minorEastAsia"/>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29B43D96" w14:textId="77777777" w:rsidR="001303BA" w:rsidRPr="00CB1278" w:rsidRDefault="001303BA" w:rsidP="001303BA">
            <w:pPr>
              <w:rPr>
                <w:rFonts w:asciiTheme="minorEastAsia" w:hAnsiTheme="minorEastAsia"/>
                <w:bCs/>
                <w:i/>
                <w:sz w:val="18"/>
                <w:szCs w:val="18"/>
              </w:rPr>
            </w:pPr>
          </w:p>
        </w:tc>
      </w:tr>
      <w:tr w:rsidR="00AA2783" w:rsidRPr="00CB1278" w14:paraId="07F2AFB4" w14:textId="77777777" w:rsidTr="001303BA">
        <w:trPr>
          <w:trHeight w:val="287"/>
        </w:trPr>
        <w:tc>
          <w:tcPr>
            <w:tcW w:w="251" w:type="pct"/>
          </w:tcPr>
          <w:p w14:paraId="036AABCD"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2E4D99CA"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w:t>
            </w:r>
            <w:r w:rsidRPr="00BA7A82">
              <w:rPr>
                <w:rFonts w:asciiTheme="minorEastAsia" w:eastAsiaTheme="minorEastAsia" w:hAnsiTheme="minorEastAsia" w:hint="eastAsia"/>
                <w:color w:val="000000"/>
                <w:sz w:val="18"/>
                <w:szCs w:val="18"/>
              </w:rPr>
              <w:t>dd</w:t>
            </w:r>
            <w:r>
              <w:rPr>
                <w:rFonts w:asciiTheme="minorEastAsia" w:eastAsiaTheme="minorEastAsia" w:hAnsiTheme="minorEastAsia"/>
                <w:color w:val="000000"/>
                <w:sz w:val="18"/>
                <w:szCs w:val="18"/>
              </w:rPr>
              <w:t>r</w:t>
            </w:r>
            <w:r w:rsidRPr="00BA7A82">
              <w:rPr>
                <w:rFonts w:asciiTheme="minorEastAsia" w:eastAsiaTheme="minorEastAsia" w:hAnsiTheme="minorEastAsia" w:hint="eastAsia"/>
                <w:color w:val="000000"/>
                <w:sz w:val="18"/>
                <w:szCs w:val="18"/>
              </w:rPr>
              <w:t>ess</w:t>
            </w:r>
          </w:p>
        </w:tc>
        <w:tc>
          <w:tcPr>
            <w:tcW w:w="1606" w:type="pct"/>
            <w:shd w:val="clear" w:color="auto" w:fill="auto"/>
          </w:tcPr>
          <w:p w14:paraId="30ADBFDC" w14:textId="77777777" w:rsidR="00AA2783" w:rsidRDefault="00AA2783" w:rsidP="00AA2783">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地址</w:t>
            </w:r>
          </w:p>
          <w:p w14:paraId="72119B55" w14:textId="14A61C6A" w:rsidR="00B95247" w:rsidRPr="00CB1278" w:rsidRDefault="00B95247"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备注</w:t>
            </w:r>
            <w:r>
              <w:rPr>
                <w:rFonts w:asciiTheme="minorEastAsia" w:eastAsiaTheme="minorEastAsia" w:hAnsiTheme="minorEastAsia"/>
                <w:color w:val="000000"/>
                <w:sz w:val="18"/>
                <w:szCs w:val="18"/>
              </w:rPr>
              <w:t>：Province、City</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District、Address须同时出现。</w:t>
            </w:r>
          </w:p>
        </w:tc>
        <w:tc>
          <w:tcPr>
            <w:tcW w:w="456" w:type="pct"/>
            <w:tcBorders>
              <w:top w:val="single" w:sz="4" w:space="0" w:color="auto"/>
              <w:left w:val="single" w:sz="4" w:space="0" w:color="auto"/>
              <w:bottom w:val="single" w:sz="4" w:space="0" w:color="auto"/>
              <w:right w:val="single" w:sz="4" w:space="0" w:color="auto"/>
            </w:tcBorders>
          </w:tcPr>
          <w:p w14:paraId="28810F58"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A365DC9"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128</w:t>
            </w:r>
          </w:p>
        </w:tc>
        <w:tc>
          <w:tcPr>
            <w:tcW w:w="596" w:type="pct"/>
          </w:tcPr>
          <w:p w14:paraId="12B8D86A" w14:textId="77777777" w:rsidR="00AA2783" w:rsidRPr="00BD3811"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58531FAA"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606E48EB" w14:textId="77777777" w:rsidTr="001303BA">
        <w:trPr>
          <w:trHeight w:val="287"/>
        </w:trPr>
        <w:tc>
          <w:tcPr>
            <w:tcW w:w="251" w:type="pct"/>
          </w:tcPr>
          <w:p w14:paraId="044B31EF"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53C75160"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Service</w:t>
            </w:r>
            <w:r>
              <w:rPr>
                <w:rFonts w:asciiTheme="minorEastAsia" w:eastAsiaTheme="minorEastAsia" w:hAnsiTheme="minorEastAsia" w:hint="eastAsia"/>
                <w:color w:val="000000"/>
                <w:sz w:val="18"/>
                <w:szCs w:val="18"/>
              </w:rPr>
              <w:t>P</w:t>
            </w:r>
            <w:r w:rsidRPr="00BA7A82">
              <w:rPr>
                <w:rFonts w:asciiTheme="minorEastAsia" w:eastAsiaTheme="minorEastAsia" w:hAnsiTheme="minorEastAsia" w:hint="eastAsia"/>
                <w:color w:val="000000"/>
                <w:sz w:val="18"/>
                <w:szCs w:val="18"/>
              </w:rPr>
              <w:t>honeNo</w:t>
            </w:r>
          </w:p>
        </w:tc>
        <w:tc>
          <w:tcPr>
            <w:tcW w:w="1606" w:type="pct"/>
            <w:shd w:val="clear" w:color="auto" w:fill="auto"/>
          </w:tcPr>
          <w:p w14:paraId="2089A884"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商户客服</w:t>
            </w:r>
            <w:r w:rsidRPr="00BA7A82">
              <w:rPr>
                <w:rFonts w:asciiTheme="minorEastAsia" w:eastAsiaTheme="minorEastAsia" w:hAnsiTheme="minorEastAsia" w:hint="eastAsia"/>
                <w:color w:val="000000"/>
                <w:sz w:val="18"/>
                <w:szCs w:val="18"/>
              </w:rPr>
              <w:t>电话</w:t>
            </w:r>
          </w:p>
        </w:tc>
        <w:tc>
          <w:tcPr>
            <w:tcW w:w="456" w:type="pct"/>
            <w:tcBorders>
              <w:top w:val="single" w:sz="4" w:space="0" w:color="auto"/>
              <w:left w:val="single" w:sz="4" w:space="0" w:color="auto"/>
              <w:bottom w:val="single" w:sz="4" w:space="0" w:color="auto"/>
              <w:right w:val="single" w:sz="4" w:space="0" w:color="auto"/>
            </w:tcBorders>
          </w:tcPr>
          <w:p w14:paraId="5C12A538"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2594A4E"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596" w:type="pct"/>
          </w:tcPr>
          <w:p w14:paraId="468480EE"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64530832"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3ECBF547" w14:textId="77777777" w:rsidTr="001303BA">
        <w:trPr>
          <w:trHeight w:val="287"/>
        </w:trPr>
        <w:tc>
          <w:tcPr>
            <w:tcW w:w="251" w:type="pct"/>
          </w:tcPr>
          <w:p w14:paraId="01F048A6"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7A1FC3A5"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E</w:t>
            </w:r>
            <w:r w:rsidRPr="00BA7A82">
              <w:rPr>
                <w:rFonts w:asciiTheme="minorEastAsia" w:eastAsiaTheme="minorEastAsia" w:hAnsiTheme="minorEastAsia" w:hint="eastAsia"/>
                <w:color w:val="000000"/>
                <w:sz w:val="18"/>
                <w:szCs w:val="18"/>
              </w:rPr>
              <w:t>mail</w:t>
            </w:r>
          </w:p>
        </w:tc>
        <w:tc>
          <w:tcPr>
            <w:tcW w:w="1606" w:type="pct"/>
            <w:shd w:val="clear" w:color="auto" w:fill="auto"/>
          </w:tcPr>
          <w:p w14:paraId="2FA18BC1" w14:textId="77777777" w:rsidR="00AA2783" w:rsidRPr="00CB1278" w:rsidRDefault="00AA2783" w:rsidP="00AA2783">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邮箱</w:t>
            </w:r>
          </w:p>
        </w:tc>
        <w:tc>
          <w:tcPr>
            <w:tcW w:w="456" w:type="pct"/>
            <w:tcBorders>
              <w:top w:val="single" w:sz="4" w:space="0" w:color="auto"/>
              <w:left w:val="single" w:sz="4" w:space="0" w:color="auto"/>
              <w:bottom w:val="single" w:sz="4" w:space="0" w:color="auto"/>
              <w:right w:val="single" w:sz="4" w:space="0" w:color="auto"/>
            </w:tcBorders>
          </w:tcPr>
          <w:p w14:paraId="637B2A6D"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7178419"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596" w:type="pct"/>
          </w:tcPr>
          <w:p w14:paraId="2C336729"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4B094C96"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2D76DD8F" w14:textId="77777777" w:rsidTr="001303BA">
        <w:trPr>
          <w:trHeight w:val="287"/>
        </w:trPr>
        <w:tc>
          <w:tcPr>
            <w:tcW w:w="251" w:type="pct"/>
          </w:tcPr>
          <w:p w14:paraId="318D7604"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1AF54D66"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P</w:t>
            </w:r>
            <w:r w:rsidRPr="00BA7A82">
              <w:rPr>
                <w:rFonts w:asciiTheme="minorEastAsia" w:eastAsiaTheme="minorEastAsia" w:hAnsiTheme="minorEastAsia" w:hint="eastAsia"/>
                <w:color w:val="000000"/>
                <w:sz w:val="18"/>
                <w:szCs w:val="18"/>
              </w:rPr>
              <w:t>rincipal</w:t>
            </w:r>
            <w:r w:rsidRPr="00BA7A82">
              <w:rPr>
                <w:rFonts w:asciiTheme="minorEastAsia" w:eastAsiaTheme="minorEastAsia" w:hAnsiTheme="minorEastAsia"/>
                <w:color w:val="000000"/>
                <w:sz w:val="18"/>
                <w:szCs w:val="18"/>
              </w:rPr>
              <w:t>Mobile</w:t>
            </w:r>
          </w:p>
        </w:tc>
        <w:tc>
          <w:tcPr>
            <w:tcW w:w="1606" w:type="pct"/>
            <w:shd w:val="clear" w:color="auto" w:fill="auto"/>
          </w:tcPr>
          <w:p w14:paraId="4FA702A4" w14:textId="77777777" w:rsidR="00AA2783" w:rsidRDefault="00AA2783" w:rsidP="00AA2783">
            <w:pPr>
              <w:rPr>
                <w:rFonts w:asciiTheme="minorEastAsia" w:eastAsiaTheme="minorEastAsia" w:hAnsiTheme="minorEastAsia"/>
                <w:color w:val="000000"/>
                <w:sz w:val="18"/>
                <w:szCs w:val="18"/>
              </w:rPr>
            </w:pPr>
            <w:r w:rsidRPr="00BA7A82">
              <w:rPr>
                <w:rFonts w:asciiTheme="minorEastAsia" w:eastAsiaTheme="minorEastAsia" w:hAnsiTheme="minorEastAsia" w:hint="eastAsia"/>
                <w:color w:val="000000"/>
                <w:sz w:val="18"/>
                <w:szCs w:val="18"/>
              </w:rPr>
              <w:t>负责人手机号</w:t>
            </w:r>
            <w:r>
              <w:rPr>
                <w:rFonts w:asciiTheme="minorEastAsia" w:eastAsiaTheme="minorEastAsia" w:hAnsiTheme="minorEastAsia"/>
                <w:color w:val="000000"/>
                <w:sz w:val="18"/>
                <w:szCs w:val="18"/>
              </w:rPr>
              <w:t>。</w:t>
            </w:r>
          </w:p>
          <w:p w14:paraId="551D3D72" w14:textId="77777777" w:rsidR="00AA2783" w:rsidRPr="00CB1278" w:rsidRDefault="00AA2783" w:rsidP="00AA2783">
            <w:pPr>
              <w:rPr>
                <w:rFonts w:asciiTheme="minorEastAsia" w:eastAsiaTheme="minorEastAsia" w:hAnsiTheme="minorEastAsia"/>
                <w:bCs/>
                <w:color w:val="000000"/>
                <w:sz w:val="18"/>
                <w:szCs w:val="18"/>
              </w:rPr>
            </w:pPr>
            <w:r w:rsidRPr="000F31F5">
              <w:rPr>
                <w:color w:val="000000"/>
                <w:sz w:val="18"/>
              </w:rPr>
              <w:t>商户已经开立二类户</w:t>
            </w:r>
            <w:r>
              <w:rPr>
                <w:color w:val="000000"/>
                <w:sz w:val="18"/>
              </w:rPr>
              <w:t>，该</w:t>
            </w:r>
            <w:r w:rsidRPr="000F31F5">
              <w:rPr>
                <w:color w:val="000000"/>
                <w:sz w:val="18"/>
              </w:rPr>
              <w:t>字段</w:t>
            </w:r>
            <w:r>
              <w:rPr>
                <w:color w:val="000000"/>
                <w:sz w:val="18"/>
              </w:rPr>
              <w:t>不能，</w:t>
            </w:r>
            <w:r w:rsidRPr="000F31F5">
              <w:rPr>
                <w:rFonts w:hint="eastAsia"/>
                <w:color w:val="000000"/>
                <w:sz w:val="18"/>
              </w:rPr>
              <w:t>要</w:t>
            </w:r>
            <w:r w:rsidRPr="000F31F5">
              <w:rPr>
                <w:color w:val="000000"/>
                <w:sz w:val="18"/>
              </w:rPr>
              <w:t>调用</w:t>
            </w:r>
            <w:r w:rsidRPr="000F31F5">
              <w:rPr>
                <w:rFonts w:hint="eastAsia"/>
                <w:color w:val="000000"/>
                <w:sz w:val="18"/>
              </w:rPr>
              <w:t>商户</w:t>
            </w:r>
            <w:r w:rsidRPr="000F31F5">
              <w:rPr>
                <w:color w:val="000000"/>
                <w:sz w:val="18"/>
              </w:rPr>
              <w:t>账户换绑手机号接口</w:t>
            </w:r>
            <w:r>
              <w:rPr>
                <w:color w:val="000000"/>
                <w:sz w:val="18"/>
              </w:rPr>
              <w:t>修改</w:t>
            </w:r>
          </w:p>
        </w:tc>
        <w:tc>
          <w:tcPr>
            <w:tcW w:w="456" w:type="pct"/>
            <w:tcBorders>
              <w:top w:val="single" w:sz="4" w:space="0" w:color="auto"/>
              <w:left w:val="single" w:sz="4" w:space="0" w:color="auto"/>
              <w:bottom w:val="single" w:sz="4" w:space="0" w:color="auto"/>
              <w:right w:val="single" w:sz="4" w:space="0" w:color="auto"/>
            </w:tcBorders>
          </w:tcPr>
          <w:p w14:paraId="5DCB1F85"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4851ABD"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596" w:type="pct"/>
          </w:tcPr>
          <w:p w14:paraId="115FB44E"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1F94E08A"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6BACFA1F" w14:textId="77777777" w:rsidTr="001303BA">
        <w:trPr>
          <w:trHeight w:val="287"/>
        </w:trPr>
        <w:tc>
          <w:tcPr>
            <w:tcW w:w="251" w:type="pct"/>
          </w:tcPr>
          <w:p w14:paraId="441E7F1B"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60FF0593"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Cert</w:t>
            </w:r>
            <w:r w:rsidRPr="00BA7A82">
              <w:rPr>
                <w:rFonts w:asciiTheme="minorEastAsia" w:eastAsiaTheme="minorEastAsia" w:hAnsiTheme="minorEastAsia" w:hint="eastAsia"/>
                <w:color w:val="000000"/>
                <w:sz w:val="18"/>
                <w:szCs w:val="18"/>
              </w:rPr>
              <w:t>Photo</w:t>
            </w:r>
            <w:r>
              <w:rPr>
                <w:rFonts w:asciiTheme="minorEastAsia" w:eastAsiaTheme="minorEastAsia" w:hAnsiTheme="minorEastAsia"/>
                <w:color w:val="000000"/>
                <w:sz w:val="18"/>
                <w:szCs w:val="18"/>
              </w:rPr>
              <w:t>A</w:t>
            </w:r>
          </w:p>
        </w:tc>
        <w:tc>
          <w:tcPr>
            <w:tcW w:w="1606" w:type="pct"/>
            <w:shd w:val="clear" w:color="auto" w:fill="auto"/>
          </w:tcPr>
          <w:p w14:paraId="3285BF48"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负责</w:t>
            </w:r>
            <w:r>
              <w:rPr>
                <w:rFonts w:asciiTheme="minorEastAsia" w:eastAsiaTheme="minorEastAsia" w:hAnsiTheme="minorEastAsia"/>
                <w:color w:val="000000"/>
                <w:sz w:val="18"/>
                <w:szCs w:val="18"/>
              </w:rPr>
              <w:t>人或企业法人代表的</w:t>
            </w:r>
            <w:r w:rsidRPr="00BA7A82">
              <w:rPr>
                <w:rFonts w:asciiTheme="minorEastAsia" w:eastAsiaTheme="minorEastAsia" w:hAnsiTheme="minorEastAsia" w:hint="eastAsia"/>
                <w:color w:val="000000"/>
                <w:sz w:val="18"/>
                <w:szCs w:val="18"/>
              </w:rPr>
              <w:t>身份证图片</w:t>
            </w:r>
            <w:r>
              <w:rPr>
                <w:rFonts w:asciiTheme="minorEastAsia" w:eastAsiaTheme="minorEastAsia" w:hAnsiTheme="minorEastAsia" w:hint="eastAsia"/>
                <w:color w:val="000000"/>
                <w:sz w:val="18"/>
                <w:szCs w:val="18"/>
              </w:rPr>
              <w:t>正面</w:t>
            </w:r>
          </w:p>
        </w:tc>
        <w:tc>
          <w:tcPr>
            <w:tcW w:w="456" w:type="pct"/>
            <w:tcBorders>
              <w:top w:val="single" w:sz="4" w:space="0" w:color="auto"/>
              <w:left w:val="single" w:sz="4" w:space="0" w:color="auto"/>
              <w:bottom w:val="single" w:sz="4" w:space="0" w:color="auto"/>
              <w:right w:val="single" w:sz="4" w:space="0" w:color="auto"/>
            </w:tcBorders>
          </w:tcPr>
          <w:p w14:paraId="5007EFB1"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B833E87" w14:textId="77777777" w:rsidR="00AA2783" w:rsidRDefault="00AA2783" w:rsidP="00AA2783">
            <w:pPr>
              <w:rPr>
                <w:rFonts w:asciiTheme="minorEastAsia" w:eastAsiaTheme="minorEastAsia" w:hAnsiTheme="minorEastAsia"/>
                <w:bCs/>
                <w:color w:val="000000"/>
                <w:sz w:val="18"/>
                <w:szCs w:val="18"/>
              </w:rPr>
            </w:pPr>
          </w:p>
        </w:tc>
        <w:tc>
          <w:tcPr>
            <w:tcW w:w="596" w:type="pct"/>
          </w:tcPr>
          <w:p w14:paraId="5502AA17"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62442785"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48B5ABEF" w14:textId="77777777" w:rsidTr="001303BA">
        <w:trPr>
          <w:trHeight w:val="287"/>
        </w:trPr>
        <w:tc>
          <w:tcPr>
            <w:tcW w:w="251" w:type="pct"/>
          </w:tcPr>
          <w:p w14:paraId="66046B2C"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52907730"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Cert</w:t>
            </w:r>
            <w:r w:rsidRPr="00BA7A82">
              <w:rPr>
                <w:rFonts w:asciiTheme="minorEastAsia" w:eastAsiaTheme="minorEastAsia" w:hAnsiTheme="minorEastAsia" w:hint="eastAsia"/>
                <w:color w:val="000000"/>
                <w:sz w:val="18"/>
                <w:szCs w:val="18"/>
              </w:rPr>
              <w:t>Photo</w:t>
            </w:r>
            <w:r>
              <w:rPr>
                <w:rFonts w:asciiTheme="minorEastAsia" w:eastAsiaTheme="minorEastAsia" w:hAnsiTheme="minorEastAsia"/>
                <w:color w:val="000000"/>
                <w:sz w:val="18"/>
                <w:szCs w:val="18"/>
              </w:rPr>
              <w:t>B</w:t>
            </w:r>
          </w:p>
        </w:tc>
        <w:tc>
          <w:tcPr>
            <w:tcW w:w="1606" w:type="pct"/>
            <w:shd w:val="clear" w:color="auto" w:fill="auto"/>
          </w:tcPr>
          <w:p w14:paraId="0B393E1D"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负责人</w:t>
            </w:r>
            <w:r>
              <w:rPr>
                <w:rFonts w:asciiTheme="minorEastAsia" w:eastAsiaTheme="minorEastAsia" w:hAnsiTheme="minorEastAsia"/>
                <w:color w:val="000000"/>
                <w:sz w:val="18"/>
                <w:szCs w:val="18"/>
              </w:rPr>
              <w:t>或企业法人代表的</w:t>
            </w:r>
            <w:r w:rsidRPr="00BA7A82">
              <w:rPr>
                <w:rFonts w:asciiTheme="minorEastAsia" w:eastAsiaTheme="minorEastAsia" w:hAnsiTheme="minorEastAsia" w:hint="eastAsia"/>
                <w:color w:val="000000"/>
                <w:sz w:val="18"/>
                <w:szCs w:val="18"/>
              </w:rPr>
              <w:t>身份证图片</w:t>
            </w:r>
            <w:r>
              <w:rPr>
                <w:rFonts w:asciiTheme="minorEastAsia" w:eastAsiaTheme="minorEastAsia" w:hAnsiTheme="minorEastAsia" w:hint="eastAsia"/>
                <w:color w:val="000000"/>
                <w:sz w:val="18"/>
                <w:szCs w:val="18"/>
              </w:rPr>
              <w:t>反面</w:t>
            </w:r>
          </w:p>
        </w:tc>
        <w:tc>
          <w:tcPr>
            <w:tcW w:w="456" w:type="pct"/>
            <w:tcBorders>
              <w:top w:val="single" w:sz="4" w:space="0" w:color="auto"/>
              <w:left w:val="single" w:sz="4" w:space="0" w:color="auto"/>
              <w:bottom w:val="single" w:sz="4" w:space="0" w:color="auto"/>
              <w:right w:val="single" w:sz="4" w:space="0" w:color="auto"/>
            </w:tcBorders>
          </w:tcPr>
          <w:p w14:paraId="2E109190"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CAD0F8A" w14:textId="77777777" w:rsidR="00AA2783" w:rsidRDefault="00AA2783" w:rsidP="00AA2783">
            <w:pPr>
              <w:rPr>
                <w:rFonts w:asciiTheme="minorEastAsia" w:eastAsiaTheme="minorEastAsia" w:hAnsiTheme="minorEastAsia"/>
                <w:bCs/>
                <w:color w:val="000000"/>
                <w:sz w:val="18"/>
                <w:szCs w:val="18"/>
              </w:rPr>
            </w:pPr>
          </w:p>
        </w:tc>
        <w:tc>
          <w:tcPr>
            <w:tcW w:w="596" w:type="pct"/>
          </w:tcPr>
          <w:p w14:paraId="2639ECE3"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17418C72"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0D620D2F" w14:textId="77777777" w:rsidTr="001303BA">
        <w:trPr>
          <w:trHeight w:val="287"/>
        </w:trPr>
        <w:tc>
          <w:tcPr>
            <w:tcW w:w="251" w:type="pct"/>
          </w:tcPr>
          <w:p w14:paraId="7C91C457"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7F26399C"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License</w:t>
            </w:r>
            <w:r>
              <w:rPr>
                <w:rFonts w:asciiTheme="minorEastAsia" w:eastAsiaTheme="minorEastAsia" w:hAnsiTheme="minorEastAsia"/>
                <w:color w:val="000000"/>
                <w:sz w:val="18"/>
                <w:szCs w:val="18"/>
              </w:rPr>
              <w:t>Photo</w:t>
            </w:r>
          </w:p>
        </w:tc>
        <w:tc>
          <w:tcPr>
            <w:tcW w:w="1606" w:type="pct"/>
            <w:shd w:val="clear" w:color="auto" w:fill="auto"/>
          </w:tcPr>
          <w:p w14:paraId="787D072F" w14:textId="77777777" w:rsidR="00AA2783" w:rsidRPr="00BA7A82" w:rsidRDefault="00AA2783" w:rsidP="00AA2783">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营业执照图片</w:t>
            </w:r>
          </w:p>
        </w:tc>
        <w:tc>
          <w:tcPr>
            <w:tcW w:w="456" w:type="pct"/>
            <w:tcBorders>
              <w:top w:val="single" w:sz="4" w:space="0" w:color="auto"/>
              <w:left w:val="single" w:sz="4" w:space="0" w:color="auto"/>
              <w:bottom w:val="single" w:sz="4" w:space="0" w:color="auto"/>
              <w:right w:val="single" w:sz="4" w:space="0" w:color="auto"/>
            </w:tcBorders>
          </w:tcPr>
          <w:p w14:paraId="6F899D78"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D6AE721" w14:textId="77777777" w:rsidR="00AA2783" w:rsidRDefault="00AA2783" w:rsidP="00AA2783">
            <w:pPr>
              <w:rPr>
                <w:rFonts w:asciiTheme="minorEastAsia" w:eastAsiaTheme="minorEastAsia" w:hAnsiTheme="minorEastAsia"/>
                <w:bCs/>
                <w:color w:val="000000"/>
                <w:sz w:val="18"/>
                <w:szCs w:val="18"/>
              </w:rPr>
            </w:pPr>
          </w:p>
        </w:tc>
        <w:tc>
          <w:tcPr>
            <w:tcW w:w="596" w:type="pct"/>
          </w:tcPr>
          <w:p w14:paraId="59318B11"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5CB10036"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391DFADF" w14:textId="77777777" w:rsidTr="001303BA">
        <w:trPr>
          <w:trHeight w:val="287"/>
        </w:trPr>
        <w:tc>
          <w:tcPr>
            <w:tcW w:w="251" w:type="pct"/>
          </w:tcPr>
          <w:p w14:paraId="05A07754"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780E8E48"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PrgPhoto</w:t>
            </w:r>
          </w:p>
        </w:tc>
        <w:tc>
          <w:tcPr>
            <w:tcW w:w="1606" w:type="pct"/>
            <w:shd w:val="clear" w:color="auto" w:fill="auto"/>
          </w:tcPr>
          <w:p w14:paraId="617545E8" w14:textId="77777777" w:rsidR="00AA2783" w:rsidRPr="00BA7A82" w:rsidRDefault="00AA2783" w:rsidP="00AA2783">
            <w:pPr>
              <w:rPr>
                <w:rFonts w:asciiTheme="minorEastAsia" w:eastAsiaTheme="minorEastAsia" w:hAnsiTheme="minorEastAsia"/>
                <w:bCs/>
                <w:color w:val="000000"/>
                <w:sz w:val="18"/>
                <w:szCs w:val="18"/>
              </w:rPr>
            </w:pPr>
            <w:r w:rsidRPr="00BA7A82">
              <w:rPr>
                <w:rFonts w:asciiTheme="minorEastAsia" w:eastAsiaTheme="minorEastAsia" w:hAnsiTheme="minorEastAsia" w:hint="eastAsia"/>
                <w:color w:val="000000"/>
                <w:sz w:val="18"/>
                <w:szCs w:val="18"/>
              </w:rPr>
              <w:t>组织机构代码证图片</w:t>
            </w:r>
          </w:p>
        </w:tc>
        <w:tc>
          <w:tcPr>
            <w:tcW w:w="456" w:type="pct"/>
            <w:tcBorders>
              <w:top w:val="single" w:sz="4" w:space="0" w:color="auto"/>
              <w:left w:val="single" w:sz="4" w:space="0" w:color="auto"/>
              <w:bottom w:val="single" w:sz="4" w:space="0" w:color="auto"/>
              <w:right w:val="single" w:sz="4" w:space="0" w:color="auto"/>
            </w:tcBorders>
          </w:tcPr>
          <w:p w14:paraId="6B07C8E5"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4B2DD73" w14:textId="77777777" w:rsidR="00AA2783" w:rsidRDefault="00AA2783" w:rsidP="00AA2783">
            <w:pPr>
              <w:rPr>
                <w:rFonts w:asciiTheme="minorEastAsia" w:eastAsiaTheme="minorEastAsia" w:hAnsiTheme="minorEastAsia"/>
                <w:bCs/>
                <w:color w:val="000000"/>
                <w:sz w:val="18"/>
                <w:szCs w:val="18"/>
              </w:rPr>
            </w:pPr>
          </w:p>
        </w:tc>
        <w:tc>
          <w:tcPr>
            <w:tcW w:w="596" w:type="pct"/>
          </w:tcPr>
          <w:p w14:paraId="7CE639C0"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274264B3"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4017206B" w14:textId="77777777" w:rsidTr="001303BA">
        <w:trPr>
          <w:trHeight w:val="287"/>
        </w:trPr>
        <w:tc>
          <w:tcPr>
            <w:tcW w:w="251" w:type="pct"/>
          </w:tcPr>
          <w:p w14:paraId="4E2E20AA"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5AA809ED"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I</w:t>
            </w:r>
            <w:r w:rsidRPr="00BA7A82">
              <w:rPr>
                <w:rFonts w:asciiTheme="minorEastAsia" w:eastAsiaTheme="minorEastAsia" w:hAnsiTheme="minorEastAsia"/>
                <w:color w:val="000000"/>
                <w:sz w:val="18"/>
                <w:szCs w:val="18"/>
              </w:rPr>
              <w:t>ndustry</w:t>
            </w:r>
            <w:r w:rsidRPr="00BA7A82">
              <w:rPr>
                <w:rFonts w:asciiTheme="minorEastAsia" w:eastAsiaTheme="minorEastAsia" w:hAnsiTheme="minorEastAsia" w:hint="eastAsia"/>
                <w:color w:val="000000"/>
                <w:sz w:val="18"/>
                <w:szCs w:val="18"/>
              </w:rPr>
              <w:t>License</w:t>
            </w:r>
            <w:r>
              <w:rPr>
                <w:rFonts w:asciiTheme="minorEastAsia" w:eastAsiaTheme="minorEastAsia" w:hAnsiTheme="minorEastAsia"/>
                <w:color w:val="000000"/>
                <w:sz w:val="18"/>
                <w:szCs w:val="18"/>
              </w:rPr>
              <w:t>Photo</w:t>
            </w:r>
          </w:p>
        </w:tc>
        <w:tc>
          <w:tcPr>
            <w:tcW w:w="1606" w:type="pct"/>
            <w:shd w:val="clear" w:color="auto" w:fill="auto"/>
          </w:tcPr>
          <w:p w14:paraId="7B919FB6"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开户</w:t>
            </w:r>
            <w:r w:rsidRPr="00BA7A82">
              <w:rPr>
                <w:rFonts w:asciiTheme="minorEastAsia" w:eastAsiaTheme="minorEastAsia" w:hAnsiTheme="minorEastAsia" w:hint="eastAsia"/>
                <w:color w:val="000000"/>
                <w:sz w:val="18"/>
                <w:szCs w:val="18"/>
              </w:rPr>
              <w:t>许可证照片</w:t>
            </w:r>
          </w:p>
        </w:tc>
        <w:tc>
          <w:tcPr>
            <w:tcW w:w="456" w:type="pct"/>
            <w:tcBorders>
              <w:top w:val="single" w:sz="4" w:space="0" w:color="auto"/>
              <w:left w:val="single" w:sz="4" w:space="0" w:color="auto"/>
              <w:bottom w:val="single" w:sz="4" w:space="0" w:color="auto"/>
              <w:right w:val="single" w:sz="4" w:space="0" w:color="auto"/>
            </w:tcBorders>
          </w:tcPr>
          <w:p w14:paraId="1CA9086C"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1BB4E217" w14:textId="77777777" w:rsidR="00AA2783" w:rsidRDefault="00AA2783" w:rsidP="00AA2783">
            <w:pPr>
              <w:rPr>
                <w:rFonts w:asciiTheme="minorEastAsia" w:eastAsiaTheme="minorEastAsia" w:hAnsiTheme="minorEastAsia"/>
                <w:bCs/>
                <w:color w:val="000000"/>
                <w:sz w:val="18"/>
                <w:szCs w:val="18"/>
              </w:rPr>
            </w:pPr>
          </w:p>
        </w:tc>
        <w:tc>
          <w:tcPr>
            <w:tcW w:w="596" w:type="pct"/>
          </w:tcPr>
          <w:p w14:paraId="05525171"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420B21A9"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38158AE5" w14:textId="77777777" w:rsidTr="001303BA">
        <w:trPr>
          <w:trHeight w:val="287"/>
        </w:trPr>
        <w:tc>
          <w:tcPr>
            <w:tcW w:w="251" w:type="pct"/>
          </w:tcPr>
          <w:p w14:paraId="52438269"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02EED24F"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Shop</w:t>
            </w:r>
            <w:r>
              <w:rPr>
                <w:rFonts w:asciiTheme="minorEastAsia" w:eastAsiaTheme="minorEastAsia" w:hAnsiTheme="minorEastAsia"/>
                <w:color w:val="000000"/>
                <w:sz w:val="18"/>
                <w:szCs w:val="18"/>
              </w:rPr>
              <w:t>Photo</w:t>
            </w:r>
          </w:p>
        </w:tc>
        <w:tc>
          <w:tcPr>
            <w:tcW w:w="1606" w:type="pct"/>
            <w:shd w:val="clear" w:color="auto" w:fill="auto"/>
          </w:tcPr>
          <w:p w14:paraId="1F06E436"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门头照</w:t>
            </w:r>
          </w:p>
        </w:tc>
        <w:tc>
          <w:tcPr>
            <w:tcW w:w="456" w:type="pct"/>
            <w:tcBorders>
              <w:top w:val="single" w:sz="4" w:space="0" w:color="auto"/>
              <w:left w:val="single" w:sz="4" w:space="0" w:color="auto"/>
              <w:bottom w:val="single" w:sz="4" w:space="0" w:color="auto"/>
              <w:right w:val="single" w:sz="4" w:space="0" w:color="auto"/>
            </w:tcBorders>
          </w:tcPr>
          <w:p w14:paraId="666DB858"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1A45F8D0" w14:textId="77777777" w:rsidR="00AA2783" w:rsidRDefault="00AA2783" w:rsidP="00AA2783">
            <w:pPr>
              <w:rPr>
                <w:rFonts w:asciiTheme="minorEastAsia" w:eastAsiaTheme="minorEastAsia" w:hAnsiTheme="minorEastAsia"/>
                <w:bCs/>
                <w:color w:val="000000"/>
                <w:sz w:val="18"/>
                <w:szCs w:val="18"/>
              </w:rPr>
            </w:pPr>
          </w:p>
        </w:tc>
        <w:tc>
          <w:tcPr>
            <w:tcW w:w="596" w:type="pct"/>
          </w:tcPr>
          <w:p w14:paraId="09670C2C"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514AA7D6"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76DD27AB" w14:textId="77777777" w:rsidTr="001303BA">
        <w:trPr>
          <w:trHeight w:val="287"/>
        </w:trPr>
        <w:tc>
          <w:tcPr>
            <w:tcW w:w="251" w:type="pct"/>
          </w:tcPr>
          <w:p w14:paraId="2D7E37FA" w14:textId="77777777" w:rsidR="00AA2783" w:rsidRPr="007F45E1" w:rsidRDefault="00AA2783" w:rsidP="006A0DBC">
            <w:pPr>
              <w:pStyle w:val="a6"/>
              <w:numPr>
                <w:ilvl w:val="0"/>
                <w:numId w:val="24"/>
              </w:numPr>
              <w:ind w:firstLineChars="0"/>
              <w:rPr>
                <w:rFonts w:asciiTheme="minorEastAsia" w:eastAsiaTheme="minorEastAsia" w:hAnsiTheme="minorEastAsia"/>
                <w:color w:val="000000"/>
                <w:sz w:val="18"/>
                <w:szCs w:val="18"/>
              </w:rPr>
            </w:pPr>
          </w:p>
        </w:tc>
        <w:tc>
          <w:tcPr>
            <w:tcW w:w="1541" w:type="pct"/>
            <w:shd w:val="clear" w:color="auto" w:fill="auto"/>
          </w:tcPr>
          <w:p w14:paraId="5E3641EB"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16115">
              <w:rPr>
                <w:rFonts w:asciiTheme="minorEastAsia" w:eastAsiaTheme="minorEastAsia" w:hAnsiTheme="minorEastAsia" w:hint="eastAsia"/>
                <w:color w:val="000000"/>
                <w:sz w:val="18"/>
                <w:szCs w:val="18"/>
              </w:rPr>
              <w:t>ther</w:t>
            </w:r>
            <w:r>
              <w:rPr>
                <w:rFonts w:asciiTheme="minorEastAsia" w:eastAsiaTheme="minorEastAsia" w:hAnsiTheme="minorEastAsia"/>
                <w:color w:val="000000"/>
                <w:sz w:val="18"/>
                <w:szCs w:val="18"/>
              </w:rPr>
              <w:t>Photo</w:t>
            </w:r>
          </w:p>
        </w:tc>
        <w:tc>
          <w:tcPr>
            <w:tcW w:w="1606" w:type="pct"/>
            <w:shd w:val="clear" w:color="auto" w:fill="auto"/>
          </w:tcPr>
          <w:p w14:paraId="628BB4E0" w14:textId="77777777" w:rsidR="00AA2783" w:rsidRPr="00BA7A82" w:rsidRDefault="00AA2783" w:rsidP="00AA2783">
            <w:pPr>
              <w:rPr>
                <w:rFonts w:asciiTheme="minorEastAsia" w:eastAsiaTheme="minorEastAsia" w:hAnsiTheme="minorEastAsia"/>
                <w:bCs/>
                <w:color w:val="000000"/>
                <w:sz w:val="18"/>
                <w:szCs w:val="18"/>
              </w:rPr>
            </w:pPr>
            <w:r w:rsidRPr="00916115">
              <w:rPr>
                <w:rFonts w:asciiTheme="minorEastAsia" w:eastAsiaTheme="minorEastAsia" w:hAnsiTheme="minorEastAsia" w:hint="eastAsia"/>
                <w:color w:val="000000"/>
                <w:sz w:val="18"/>
                <w:szCs w:val="18"/>
              </w:rPr>
              <w:t>其他图片</w:t>
            </w:r>
          </w:p>
        </w:tc>
        <w:tc>
          <w:tcPr>
            <w:tcW w:w="456" w:type="pct"/>
            <w:tcBorders>
              <w:top w:val="single" w:sz="4" w:space="0" w:color="auto"/>
              <w:left w:val="single" w:sz="4" w:space="0" w:color="auto"/>
              <w:bottom w:val="single" w:sz="4" w:space="0" w:color="auto"/>
              <w:right w:val="single" w:sz="4" w:space="0" w:color="auto"/>
            </w:tcBorders>
          </w:tcPr>
          <w:p w14:paraId="24A6F3C8"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3E3038B" w14:textId="77777777" w:rsidR="00AA2783" w:rsidRDefault="00AA2783" w:rsidP="00AA2783">
            <w:pPr>
              <w:rPr>
                <w:rFonts w:asciiTheme="minorEastAsia" w:eastAsiaTheme="minorEastAsia" w:hAnsiTheme="minorEastAsia"/>
                <w:bCs/>
                <w:color w:val="000000"/>
                <w:sz w:val="18"/>
                <w:szCs w:val="18"/>
              </w:rPr>
            </w:pPr>
          </w:p>
        </w:tc>
        <w:tc>
          <w:tcPr>
            <w:tcW w:w="596" w:type="pct"/>
          </w:tcPr>
          <w:p w14:paraId="270BB4B4"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072022A1" w14:textId="77777777" w:rsidR="00AA2783" w:rsidRPr="00CB1278" w:rsidRDefault="00AA2783" w:rsidP="00AA2783">
            <w:pPr>
              <w:rPr>
                <w:rFonts w:asciiTheme="minorEastAsia" w:eastAsiaTheme="minorEastAsia" w:hAnsiTheme="minorEastAsia"/>
                <w:bCs/>
                <w:i/>
                <w:sz w:val="18"/>
                <w:szCs w:val="18"/>
              </w:rPr>
            </w:pPr>
          </w:p>
        </w:tc>
      </w:tr>
      <w:tr w:rsidR="00AA2783" w:rsidRPr="00257EBA" w14:paraId="639B4024" w14:textId="77777777" w:rsidTr="00AA2783">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47B945" w14:textId="761A88B8" w:rsidR="00AA2783" w:rsidRPr="00257EBA" w:rsidRDefault="00AA2783" w:rsidP="00AB1487">
            <w:pPr>
              <w:rPr>
                <w:rFonts w:asciiTheme="majorEastAsia" w:eastAsiaTheme="majorEastAsia" w:hAnsiTheme="majorEastAsia"/>
                <w:b/>
                <w:color w:val="000000"/>
                <w:sz w:val="21"/>
              </w:rPr>
            </w:pPr>
            <w:r>
              <w:rPr>
                <w:rFonts w:asciiTheme="majorEastAsia" w:eastAsiaTheme="majorEastAsia" w:hAnsiTheme="majorEastAsia" w:hint="eastAsia"/>
                <w:b/>
                <w:color w:val="000000"/>
                <w:sz w:val="21"/>
              </w:rPr>
              <w:t>费率列表</w:t>
            </w:r>
          </w:p>
        </w:tc>
      </w:tr>
      <w:tr w:rsidR="00AA2783" w:rsidRPr="00CB1278" w14:paraId="65C413E5" w14:textId="77777777" w:rsidTr="001303BA">
        <w:trPr>
          <w:trHeight w:val="287"/>
        </w:trPr>
        <w:tc>
          <w:tcPr>
            <w:tcW w:w="251" w:type="pct"/>
          </w:tcPr>
          <w:p w14:paraId="55F88822" w14:textId="77777777" w:rsidR="00AA2783" w:rsidRPr="007F45E1" w:rsidRDefault="00AA2783" w:rsidP="006A0DBC">
            <w:pPr>
              <w:pStyle w:val="a6"/>
              <w:numPr>
                <w:ilvl w:val="0"/>
                <w:numId w:val="25"/>
              </w:numPr>
              <w:ind w:firstLineChars="0"/>
              <w:rPr>
                <w:rFonts w:asciiTheme="minorEastAsia" w:eastAsiaTheme="minorEastAsia" w:hAnsiTheme="minorEastAsia"/>
                <w:color w:val="000000"/>
                <w:sz w:val="18"/>
                <w:szCs w:val="18"/>
              </w:rPr>
            </w:pPr>
          </w:p>
        </w:tc>
        <w:tc>
          <w:tcPr>
            <w:tcW w:w="1541" w:type="pct"/>
            <w:shd w:val="clear" w:color="auto" w:fill="auto"/>
          </w:tcPr>
          <w:p w14:paraId="3A8B5F23" w14:textId="77777777" w:rsidR="00AA2783" w:rsidRPr="00F13F57"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w:t>
            </w:r>
            <w:r>
              <w:rPr>
                <w:rFonts w:asciiTheme="minorEastAsia" w:eastAsiaTheme="minorEastAsia" w:hAnsiTheme="minorEastAsia" w:hint="eastAsia"/>
                <w:color w:val="000000"/>
                <w:sz w:val="18"/>
                <w:szCs w:val="18"/>
              </w:rPr>
              <w:t>hannel</w:t>
            </w:r>
            <w:r>
              <w:rPr>
                <w:rFonts w:asciiTheme="minorEastAsia" w:eastAsiaTheme="minorEastAsia" w:hAnsiTheme="minorEastAsia"/>
                <w:color w:val="000000"/>
                <w:sz w:val="18"/>
                <w:szCs w:val="18"/>
              </w:rPr>
              <w:t>Type</w:t>
            </w:r>
          </w:p>
        </w:tc>
        <w:tc>
          <w:tcPr>
            <w:tcW w:w="1606" w:type="pct"/>
            <w:shd w:val="clear" w:color="auto" w:fill="auto"/>
          </w:tcPr>
          <w:p w14:paraId="0FCD92F1"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渠道类型。可选值：</w:t>
            </w:r>
          </w:p>
          <w:p w14:paraId="5C8AD721"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01</w:t>
            </w:r>
            <w:r>
              <w:rPr>
                <w:rFonts w:ascii="宋体" w:hAnsi="宋体" w:cs="宋体" w:hint="eastAsia"/>
                <w:color w:val="000000"/>
                <w:sz w:val="18"/>
                <w:szCs w:val="18"/>
              </w:rPr>
              <w:t>：支付宝</w:t>
            </w:r>
          </w:p>
          <w:p w14:paraId="556BF3F0"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02</w:t>
            </w:r>
            <w:r>
              <w:rPr>
                <w:rFonts w:ascii="宋体" w:hAnsi="宋体" w:cs="宋体" w:hint="eastAsia"/>
                <w:color w:val="000000"/>
                <w:sz w:val="18"/>
                <w:szCs w:val="18"/>
              </w:rPr>
              <w:t>：微信</w:t>
            </w:r>
            <w:r>
              <w:rPr>
                <w:rFonts w:ascii="宋体" w:hAnsi="宋体" w:cs="宋体"/>
                <w:color w:val="000000"/>
                <w:sz w:val="18"/>
                <w:szCs w:val="18"/>
              </w:rPr>
              <w:t>支付</w:t>
            </w:r>
          </w:p>
        </w:tc>
        <w:tc>
          <w:tcPr>
            <w:tcW w:w="456" w:type="pct"/>
            <w:tcBorders>
              <w:top w:val="single" w:sz="4" w:space="0" w:color="auto"/>
              <w:left w:val="single" w:sz="4" w:space="0" w:color="auto"/>
              <w:bottom w:val="single" w:sz="4" w:space="0" w:color="auto"/>
              <w:right w:val="single" w:sz="4" w:space="0" w:color="auto"/>
            </w:tcBorders>
          </w:tcPr>
          <w:p w14:paraId="297A2E0F"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F45B031"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596" w:type="pct"/>
          </w:tcPr>
          <w:p w14:paraId="3F85313A"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M</w:t>
            </w:r>
          </w:p>
        </w:tc>
        <w:tc>
          <w:tcPr>
            <w:tcW w:w="257" w:type="pct"/>
            <w:tcBorders>
              <w:top w:val="single" w:sz="4" w:space="0" w:color="auto"/>
              <w:left w:val="single" w:sz="4" w:space="0" w:color="auto"/>
              <w:bottom w:val="single" w:sz="4" w:space="0" w:color="auto"/>
              <w:right w:val="single" w:sz="4" w:space="0" w:color="auto"/>
            </w:tcBorders>
          </w:tcPr>
          <w:p w14:paraId="73BE4759"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639C9C62" w14:textId="77777777" w:rsidTr="001303BA">
        <w:trPr>
          <w:trHeight w:val="287"/>
        </w:trPr>
        <w:tc>
          <w:tcPr>
            <w:tcW w:w="251" w:type="pct"/>
          </w:tcPr>
          <w:p w14:paraId="2E3C2E0E" w14:textId="77777777" w:rsidR="00AA2783" w:rsidRPr="007F45E1" w:rsidRDefault="00AA2783" w:rsidP="006A0DBC">
            <w:pPr>
              <w:pStyle w:val="a6"/>
              <w:numPr>
                <w:ilvl w:val="0"/>
                <w:numId w:val="25"/>
              </w:numPr>
              <w:ind w:firstLineChars="0"/>
              <w:rPr>
                <w:rFonts w:asciiTheme="minorEastAsia" w:eastAsiaTheme="minorEastAsia" w:hAnsiTheme="minorEastAsia"/>
                <w:color w:val="000000"/>
                <w:sz w:val="18"/>
                <w:szCs w:val="18"/>
              </w:rPr>
            </w:pPr>
          </w:p>
        </w:tc>
        <w:tc>
          <w:tcPr>
            <w:tcW w:w="1541" w:type="pct"/>
            <w:shd w:val="clear" w:color="auto" w:fill="auto"/>
            <w:hideMark/>
          </w:tcPr>
          <w:p w14:paraId="55BF9E36"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F</w:t>
            </w:r>
            <w:r w:rsidRPr="00F13F57">
              <w:rPr>
                <w:rFonts w:asciiTheme="minorEastAsia" w:eastAsiaTheme="minorEastAsia" w:hAnsiTheme="minorEastAsia" w:hint="eastAsia"/>
                <w:color w:val="000000"/>
                <w:sz w:val="18"/>
                <w:szCs w:val="18"/>
              </w:rPr>
              <w:t>eeType</w:t>
            </w:r>
          </w:p>
        </w:tc>
        <w:tc>
          <w:tcPr>
            <w:tcW w:w="1606" w:type="pct"/>
            <w:shd w:val="clear" w:color="auto" w:fill="auto"/>
            <w:hideMark/>
          </w:tcPr>
          <w:p w14:paraId="33255044"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费用类型。可选值：</w:t>
            </w:r>
          </w:p>
          <w:p w14:paraId="39850197"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01：t0收单手续费</w:t>
            </w:r>
          </w:p>
          <w:p w14:paraId="3E9AE33C"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02：t1收单手续费</w:t>
            </w:r>
          </w:p>
        </w:tc>
        <w:tc>
          <w:tcPr>
            <w:tcW w:w="456" w:type="pct"/>
            <w:tcBorders>
              <w:top w:val="single" w:sz="4" w:space="0" w:color="auto"/>
              <w:left w:val="single" w:sz="4" w:space="0" w:color="auto"/>
              <w:bottom w:val="single" w:sz="4" w:space="0" w:color="auto"/>
              <w:right w:val="single" w:sz="4" w:space="0" w:color="auto"/>
            </w:tcBorders>
            <w:hideMark/>
          </w:tcPr>
          <w:p w14:paraId="570C456B"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0CD004CC"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596" w:type="pct"/>
            <w:hideMark/>
          </w:tcPr>
          <w:p w14:paraId="2354C14E"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257" w:type="pct"/>
            <w:tcBorders>
              <w:top w:val="single" w:sz="4" w:space="0" w:color="auto"/>
              <w:left w:val="single" w:sz="4" w:space="0" w:color="auto"/>
              <w:bottom w:val="single" w:sz="4" w:space="0" w:color="auto"/>
              <w:right w:val="single" w:sz="4" w:space="0" w:color="auto"/>
            </w:tcBorders>
            <w:hideMark/>
          </w:tcPr>
          <w:p w14:paraId="058893D9"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47A42FE9" w14:textId="77777777" w:rsidTr="001303BA">
        <w:trPr>
          <w:trHeight w:val="367"/>
        </w:trPr>
        <w:tc>
          <w:tcPr>
            <w:tcW w:w="251" w:type="pct"/>
          </w:tcPr>
          <w:p w14:paraId="0A28506B" w14:textId="77777777" w:rsidR="00AA2783" w:rsidRPr="007F45E1" w:rsidRDefault="00AA2783" w:rsidP="006A0DBC">
            <w:pPr>
              <w:pStyle w:val="a6"/>
              <w:numPr>
                <w:ilvl w:val="0"/>
                <w:numId w:val="25"/>
              </w:numPr>
              <w:ind w:firstLineChars="0"/>
              <w:rPr>
                <w:rFonts w:asciiTheme="minorEastAsia" w:eastAsiaTheme="minorEastAsia" w:hAnsiTheme="minorEastAsia"/>
                <w:color w:val="000000"/>
                <w:sz w:val="18"/>
                <w:szCs w:val="18"/>
              </w:rPr>
            </w:pPr>
          </w:p>
        </w:tc>
        <w:tc>
          <w:tcPr>
            <w:tcW w:w="1541" w:type="pct"/>
            <w:shd w:val="clear" w:color="auto" w:fill="auto"/>
          </w:tcPr>
          <w:p w14:paraId="47A1D32A"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FeeValue</w:t>
            </w:r>
          </w:p>
        </w:tc>
        <w:tc>
          <w:tcPr>
            <w:tcW w:w="1606" w:type="pct"/>
            <w:shd w:val="clear" w:color="auto" w:fill="auto"/>
          </w:tcPr>
          <w:p w14:paraId="262ED83D"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费率。</w:t>
            </w:r>
          </w:p>
          <w:p w14:paraId="6E2A57CD"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备注：费率注意不要超出网商银行给合作方设定的范围</w:t>
            </w:r>
          </w:p>
        </w:tc>
        <w:tc>
          <w:tcPr>
            <w:tcW w:w="456" w:type="pct"/>
            <w:tcBorders>
              <w:top w:val="single" w:sz="4" w:space="0" w:color="auto"/>
              <w:left w:val="single" w:sz="4" w:space="0" w:color="auto"/>
              <w:bottom w:val="single" w:sz="4" w:space="0" w:color="auto"/>
              <w:right w:val="single" w:sz="4" w:space="0" w:color="auto"/>
            </w:tcBorders>
          </w:tcPr>
          <w:p w14:paraId="697743CA"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1F708104"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15</w:t>
            </w:r>
          </w:p>
        </w:tc>
        <w:tc>
          <w:tcPr>
            <w:tcW w:w="596" w:type="pct"/>
          </w:tcPr>
          <w:p w14:paraId="3A1227C2"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257" w:type="pct"/>
            <w:tcBorders>
              <w:top w:val="single" w:sz="4" w:space="0" w:color="auto"/>
              <w:left w:val="single" w:sz="4" w:space="0" w:color="auto"/>
              <w:bottom w:val="single" w:sz="4" w:space="0" w:color="auto"/>
              <w:right w:val="single" w:sz="4" w:space="0" w:color="auto"/>
            </w:tcBorders>
          </w:tcPr>
          <w:p w14:paraId="658C04E2" w14:textId="77777777" w:rsidR="00AA2783" w:rsidRPr="00CB1278" w:rsidRDefault="00AA2783" w:rsidP="00AA2783">
            <w:pPr>
              <w:rPr>
                <w:rFonts w:asciiTheme="minorEastAsia" w:eastAsiaTheme="minorEastAsia" w:hAnsiTheme="minorEastAsia"/>
                <w:bCs/>
                <w:i/>
                <w:sz w:val="18"/>
                <w:szCs w:val="18"/>
              </w:rPr>
            </w:pPr>
          </w:p>
        </w:tc>
      </w:tr>
      <w:tr w:rsidR="00AA2783" w:rsidRPr="00257EBA" w14:paraId="1C8EE64E" w14:textId="77777777" w:rsidTr="00AA2783">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CEE75F" w14:textId="7C87E749" w:rsidR="00AA2783" w:rsidRPr="00257EBA" w:rsidRDefault="00AA2783" w:rsidP="00CF5B35">
            <w:pPr>
              <w:rPr>
                <w:rFonts w:asciiTheme="majorEastAsia" w:eastAsiaTheme="majorEastAsia" w:hAnsiTheme="majorEastAsia"/>
                <w:b/>
                <w:color w:val="000000"/>
                <w:sz w:val="21"/>
              </w:rPr>
            </w:pPr>
            <w:r>
              <w:rPr>
                <w:rFonts w:asciiTheme="majorEastAsia" w:eastAsiaTheme="majorEastAsia" w:hAnsiTheme="majorEastAsia" w:hint="eastAsia"/>
                <w:b/>
                <w:color w:val="000000"/>
                <w:sz w:val="21"/>
              </w:rPr>
              <w:t>清算卡</w:t>
            </w:r>
            <w:r w:rsidR="00527CBE">
              <w:rPr>
                <w:rFonts w:asciiTheme="majorEastAsia" w:eastAsiaTheme="majorEastAsia" w:hAnsiTheme="majorEastAsia" w:hint="eastAsia"/>
                <w:b/>
                <w:color w:val="000000"/>
                <w:sz w:val="21"/>
              </w:rPr>
              <w:t>（</w:t>
            </w:r>
            <w:r w:rsidR="00527CBE">
              <w:rPr>
                <w:color w:val="000000"/>
                <w:sz w:val="18"/>
                <w:szCs w:val="18"/>
              </w:rPr>
              <w:t>若</w:t>
            </w:r>
            <w:r w:rsidR="00527CBE">
              <w:rPr>
                <w:rFonts w:hint="eastAsia"/>
                <w:color w:val="000000"/>
                <w:sz w:val="18"/>
                <w:szCs w:val="18"/>
              </w:rPr>
              <w:t>请求</w:t>
            </w:r>
            <w:r w:rsidR="00527CBE">
              <w:rPr>
                <w:color w:val="000000"/>
                <w:sz w:val="18"/>
                <w:szCs w:val="18"/>
              </w:rPr>
              <w:t>报文</w:t>
            </w:r>
            <w:r w:rsidR="00527CBE">
              <w:rPr>
                <w:rFonts w:hint="eastAsia"/>
                <w:color w:val="000000"/>
                <w:sz w:val="18"/>
                <w:szCs w:val="18"/>
              </w:rPr>
              <w:t>上送</w:t>
            </w:r>
            <w:r w:rsidR="00527CBE">
              <w:rPr>
                <w:color w:val="000000"/>
                <w:sz w:val="18"/>
                <w:szCs w:val="18"/>
              </w:rPr>
              <w:t>该参数项，</w:t>
            </w:r>
            <w:r w:rsidR="00CF5B35">
              <w:rPr>
                <w:color w:val="000000"/>
                <w:sz w:val="18"/>
                <w:szCs w:val="18"/>
              </w:rPr>
              <w:t>则该参数项下所有子项</w:t>
            </w:r>
            <w:r w:rsidR="00CF5B35">
              <w:rPr>
                <w:rFonts w:hint="eastAsia"/>
                <w:color w:val="000000"/>
                <w:sz w:val="18"/>
                <w:szCs w:val="18"/>
              </w:rPr>
              <w:t>除“</w:t>
            </w:r>
            <w:r w:rsidR="00CF5B35">
              <w:rPr>
                <w:color w:val="000000"/>
                <w:sz w:val="18"/>
                <w:szCs w:val="18"/>
              </w:rPr>
              <w:t>联行号</w:t>
            </w:r>
            <w:r w:rsidR="00CF5B35">
              <w:rPr>
                <w:rFonts w:hint="eastAsia"/>
                <w:color w:val="000000"/>
                <w:sz w:val="18"/>
                <w:szCs w:val="18"/>
              </w:rPr>
              <w:t>”</w:t>
            </w:r>
            <w:r w:rsidR="00CF5B35">
              <w:rPr>
                <w:color w:val="000000"/>
                <w:sz w:val="18"/>
                <w:szCs w:val="18"/>
              </w:rPr>
              <w:t>外必须上送。</w:t>
            </w:r>
            <w:r w:rsidR="00527CBE">
              <w:rPr>
                <w:rFonts w:hint="eastAsia"/>
                <w:color w:val="000000"/>
                <w:sz w:val="18"/>
                <w:szCs w:val="18"/>
              </w:rPr>
              <w:t>）</w:t>
            </w:r>
          </w:p>
        </w:tc>
      </w:tr>
      <w:tr w:rsidR="00AA2783" w:rsidRPr="00CB1278" w14:paraId="52C599C0" w14:textId="77777777" w:rsidTr="001303BA">
        <w:trPr>
          <w:trHeight w:val="287"/>
        </w:trPr>
        <w:tc>
          <w:tcPr>
            <w:tcW w:w="251" w:type="pct"/>
          </w:tcPr>
          <w:p w14:paraId="3125FA0E"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hideMark/>
          </w:tcPr>
          <w:p w14:paraId="18F6C783"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B</w:t>
            </w:r>
            <w:r w:rsidRPr="00641B15">
              <w:rPr>
                <w:rFonts w:asciiTheme="minorEastAsia" w:eastAsiaTheme="minorEastAsia" w:hAnsiTheme="minorEastAsia" w:hint="eastAsia"/>
                <w:color w:val="000000"/>
                <w:sz w:val="18"/>
                <w:szCs w:val="18"/>
              </w:rPr>
              <w:t>ankCardNo</w:t>
            </w:r>
          </w:p>
        </w:tc>
        <w:tc>
          <w:tcPr>
            <w:tcW w:w="1606" w:type="pct"/>
            <w:shd w:val="clear" w:color="auto" w:fill="auto"/>
            <w:hideMark/>
          </w:tcPr>
          <w:p w14:paraId="4E50B54F" w14:textId="77777777" w:rsidR="00AA2783" w:rsidRDefault="00AA2783" w:rsidP="00AA2783">
            <w:pPr>
              <w:rPr>
                <w:rFonts w:asciiTheme="minorEastAsia" w:eastAsiaTheme="minorEastAsia" w:hAnsiTheme="minorEastAsia"/>
                <w:color w:val="000000"/>
                <w:sz w:val="18"/>
                <w:szCs w:val="18"/>
              </w:rPr>
            </w:pPr>
            <w:r w:rsidRPr="00641B15">
              <w:rPr>
                <w:rFonts w:asciiTheme="minorEastAsia" w:eastAsiaTheme="minorEastAsia" w:hAnsiTheme="minorEastAsia" w:hint="eastAsia"/>
                <w:color w:val="000000"/>
                <w:sz w:val="18"/>
                <w:szCs w:val="18"/>
              </w:rPr>
              <w:t>银行卡号</w:t>
            </w:r>
          </w:p>
          <w:p w14:paraId="09486930" w14:textId="77777777" w:rsidR="00AA2783" w:rsidRPr="00BA7A82" w:rsidRDefault="00AA2783" w:rsidP="00AA2783">
            <w:pPr>
              <w:rPr>
                <w:rFonts w:asciiTheme="minorEastAsia" w:eastAsiaTheme="minorEastAsia" w:hAnsiTheme="minorEastAsia"/>
                <w:bCs/>
                <w:color w:val="000000"/>
                <w:sz w:val="18"/>
                <w:szCs w:val="18"/>
              </w:rPr>
            </w:pPr>
            <w:r>
              <w:rPr>
                <w:rFonts w:hint="eastAsia"/>
                <w:color w:val="000000"/>
                <w:sz w:val="18"/>
                <w:szCs w:val="18"/>
              </w:rPr>
              <w:t>备注：银行卡号、开户人名称及开户人证件号码等信息会进行核身，核身不通过无法完成商户进驻，合作方须注意银行卡信息</w:t>
            </w:r>
            <w:r>
              <w:rPr>
                <w:rFonts w:hint="eastAsia"/>
                <w:color w:val="000000"/>
                <w:sz w:val="18"/>
                <w:szCs w:val="18"/>
              </w:rPr>
              <w:lastRenderedPageBreak/>
              <w:t>的正确性。</w:t>
            </w:r>
          </w:p>
        </w:tc>
        <w:tc>
          <w:tcPr>
            <w:tcW w:w="456" w:type="pct"/>
            <w:tcBorders>
              <w:top w:val="single" w:sz="4" w:space="0" w:color="auto"/>
              <w:left w:val="single" w:sz="4" w:space="0" w:color="auto"/>
              <w:bottom w:val="single" w:sz="4" w:space="0" w:color="auto"/>
              <w:right w:val="single" w:sz="4" w:space="0" w:color="auto"/>
            </w:tcBorders>
            <w:hideMark/>
          </w:tcPr>
          <w:p w14:paraId="39F80B30"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String</w:t>
            </w:r>
          </w:p>
        </w:tc>
        <w:tc>
          <w:tcPr>
            <w:tcW w:w="293" w:type="pct"/>
            <w:tcBorders>
              <w:top w:val="single" w:sz="4" w:space="0" w:color="auto"/>
              <w:left w:val="single" w:sz="4" w:space="0" w:color="auto"/>
              <w:bottom w:val="single" w:sz="4" w:space="0" w:color="auto"/>
              <w:right w:val="single" w:sz="4" w:space="0" w:color="auto"/>
            </w:tcBorders>
            <w:hideMark/>
          </w:tcPr>
          <w:p w14:paraId="7BD2057A"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596" w:type="pct"/>
            <w:hideMark/>
          </w:tcPr>
          <w:p w14:paraId="43291FBE"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hideMark/>
          </w:tcPr>
          <w:p w14:paraId="1BB390C5"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2672033E" w14:textId="77777777" w:rsidTr="001303BA">
        <w:trPr>
          <w:trHeight w:val="367"/>
        </w:trPr>
        <w:tc>
          <w:tcPr>
            <w:tcW w:w="251" w:type="pct"/>
          </w:tcPr>
          <w:p w14:paraId="01A83FD5"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2EA58321"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B</w:t>
            </w:r>
            <w:r w:rsidRPr="00641B15">
              <w:rPr>
                <w:rFonts w:asciiTheme="minorEastAsia" w:eastAsiaTheme="minorEastAsia" w:hAnsiTheme="minorEastAsia" w:hint="eastAsia"/>
                <w:color w:val="000000"/>
                <w:sz w:val="18"/>
                <w:szCs w:val="18"/>
              </w:rPr>
              <w:t>ankCode</w:t>
            </w:r>
          </w:p>
        </w:tc>
        <w:tc>
          <w:tcPr>
            <w:tcW w:w="1606" w:type="pct"/>
            <w:shd w:val="clear" w:color="auto" w:fill="auto"/>
          </w:tcPr>
          <w:p w14:paraId="1EA45E09" w14:textId="77777777" w:rsidR="00AA2783" w:rsidRDefault="00AA2783" w:rsidP="00AA2783">
            <w:pPr>
              <w:rPr>
                <w:rFonts w:asciiTheme="minorEastAsia" w:eastAsiaTheme="minorEastAsia" w:hAnsiTheme="minorEastAsia"/>
                <w:color w:val="000000"/>
                <w:sz w:val="18"/>
                <w:szCs w:val="18"/>
              </w:rPr>
            </w:pPr>
            <w:r w:rsidRPr="00641B15">
              <w:rPr>
                <w:rFonts w:asciiTheme="minorEastAsia" w:eastAsiaTheme="minorEastAsia" w:hAnsiTheme="minorEastAsia" w:hint="eastAsia"/>
                <w:color w:val="000000"/>
                <w:sz w:val="18"/>
                <w:szCs w:val="18"/>
              </w:rPr>
              <w:t>开户银行</w:t>
            </w:r>
            <w:r>
              <w:rPr>
                <w:rFonts w:asciiTheme="minorEastAsia" w:eastAsiaTheme="minorEastAsia" w:hAnsiTheme="minorEastAsia"/>
                <w:color w:val="000000"/>
                <w:sz w:val="18"/>
                <w:szCs w:val="18"/>
              </w:rPr>
              <w:t>名称。</w:t>
            </w:r>
          </w:p>
          <w:p w14:paraId="22B84478" w14:textId="1A553B3B"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备注：填写中文名称。</w:t>
            </w:r>
            <w:r w:rsidR="00527CBE">
              <w:rPr>
                <w:rFonts w:ascii="宋体" w:hAnsi="宋体" w:cs="宋体" w:hint="eastAsia"/>
                <w:color w:val="000000"/>
                <w:sz w:val="18"/>
                <w:szCs w:val="18"/>
              </w:rPr>
              <w:t>一旦</w:t>
            </w:r>
            <w:r w:rsidR="00527CBE">
              <w:rPr>
                <w:rFonts w:ascii="宋体" w:hAnsi="宋体" w:cs="宋体"/>
                <w:color w:val="000000"/>
                <w:sz w:val="18"/>
                <w:szCs w:val="18"/>
              </w:rPr>
              <w:t>修改银行卡号，此项目必填。</w:t>
            </w:r>
          </w:p>
        </w:tc>
        <w:tc>
          <w:tcPr>
            <w:tcW w:w="456" w:type="pct"/>
            <w:tcBorders>
              <w:top w:val="single" w:sz="4" w:space="0" w:color="auto"/>
              <w:left w:val="single" w:sz="4" w:space="0" w:color="auto"/>
              <w:bottom w:val="single" w:sz="4" w:space="0" w:color="auto"/>
              <w:right w:val="single" w:sz="4" w:space="0" w:color="auto"/>
            </w:tcBorders>
          </w:tcPr>
          <w:p w14:paraId="12276C7A"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D793AFC"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596" w:type="pct"/>
          </w:tcPr>
          <w:p w14:paraId="7ED88948" w14:textId="77777777" w:rsidR="00AA2783" w:rsidRPr="00BA7A82"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54178C66"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70DC9D9F" w14:textId="77777777" w:rsidTr="001303BA">
        <w:trPr>
          <w:trHeight w:val="287"/>
        </w:trPr>
        <w:tc>
          <w:tcPr>
            <w:tcW w:w="251" w:type="pct"/>
          </w:tcPr>
          <w:p w14:paraId="7EF3215C"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5053BD55"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Bank</w:t>
            </w:r>
            <w:r>
              <w:rPr>
                <w:rFonts w:asciiTheme="minorEastAsia" w:eastAsiaTheme="minorEastAsia" w:hAnsiTheme="minorEastAsia" w:hint="eastAsia"/>
                <w:color w:val="000000"/>
                <w:sz w:val="18"/>
                <w:szCs w:val="18"/>
              </w:rPr>
              <w:t>Cert</w:t>
            </w:r>
            <w:r>
              <w:rPr>
                <w:rFonts w:asciiTheme="minorEastAsia" w:eastAsiaTheme="minorEastAsia" w:hAnsiTheme="minorEastAsia"/>
                <w:color w:val="000000"/>
                <w:sz w:val="18"/>
                <w:szCs w:val="18"/>
              </w:rPr>
              <w:t>Name</w:t>
            </w:r>
          </w:p>
        </w:tc>
        <w:tc>
          <w:tcPr>
            <w:tcW w:w="1606" w:type="pct"/>
            <w:shd w:val="clear" w:color="auto" w:fill="auto"/>
          </w:tcPr>
          <w:p w14:paraId="379349E9" w14:textId="2231A941" w:rsidR="00AA2783" w:rsidRPr="00CB1278" w:rsidRDefault="00AA2783" w:rsidP="00AA2783">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开户人</w:t>
            </w:r>
            <w:r>
              <w:rPr>
                <w:rFonts w:asciiTheme="minorEastAsia" w:eastAsiaTheme="minorEastAsia" w:hAnsiTheme="minorEastAsia"/>
                <w:color w:val="000000"/>
                <w:sz w:val="18"/>
                <w:szCs w:val="18"/>
              </w:rPr>
              <w:t>名称</w:t>
            </w:r>
            <w:r w:rsidR="00527CBE">
              <w:rPr>
                <w:rFonts w:asciiTheme="minorEastAsia" w:eastAsiaTheme="minorEastAsia" w:hAnsiTheme="minorEastAsia" w:hint="eastAsia"/>
                <w:color w:val="000000"/>
                <w:sz w:val="18"/>
                <w:szCs w:val="18"/>
              </w:rPr>
              <w:t>。</w:t>
            </w:r>
            <w:r w:rsidR="00527CBE">
              <w:rPr>
                <w:rFonts w:ascii="宋体" w:hAnsi="宋体" w:cs="宋体" w:hint="eastAsia"/>
                <w:color w:val="000000"/>
                <w:sz w:val="18"/>
                <w:szCs w:val="18"/>
              </w:rPr>
              <w:t>一旦</w:t>
            </w:r>
            <w:r w:rsidR="00527CBE">
              <w:rPr>
                <w:rFonts w:ascii="宋体" w:hAnsi="宋体" w:cs="宋体"/>
                <w:color w:val="000000"/>
                <w:sz w:val="18"/>
                <w:szCs w:val="18"/>
              </w:rPr>
              <w:t>修改银行卡号，此项目必填。</w:t>
            </w:r>
          </w:p>
        </w:tc>
        <w:tc>
          <w:tcPr>
            <w:tcW w:w="456" w:type="pct"/>
            <w:tcBorders>
              <w:top w:val="single" w:sz="4" w:space="0" w:color="auto"/>
              <w:left w:val="single" w:sz="4" w:space="0" w:color="auto"/>
              <w:bottom w:val="single" w:sz="4" w:space="0" w:color="auto"/>
              <w:right w:val="single" w:sz="4" w:space="0" w:color="auto"/>
            </w:tcBorders>
          </w:tcPr>
          <w:p w14:paraId="288735EE"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62CAD79"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256</w:t>
            </w:r>
          </w:p>
        </w:tc>
        <w:tc>
          <w:tcPr>
            <w:tcW w:w="596" w:type="pct"/>
          </w:tcPr>
          <w:p w14:paraId="5B07D5C5" w14:textId="77777777" w:rsidR="00AA2783" w:rsidRPr="00BA7A82"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56A0C619" w14:textId="77777777" w:rsidR="00AA2783" w:rsidRPr="00CB1278" w:rsidRDefault="00AA2783" w:rsidP="00AA2783">
            <w:pPr>
              <w:rPr>
                <w:rFonts w:asciiTheme="minorEastAsia" w:eastAsiaTheme="minorEastAsia" w:hAnsiTheme="minorEastAsia"/>
                <w:bCs/>
                <w:i/>
                <w:sz w:val="18"/>
                <w:szCs w:val="18"/>
              </w:rPr>
            </w:pPr>
          </w:p>
        </w:tc>
      </w:tr>
      <w:tr w:rsidR="00AA2783" w:rsidRPr="00A25896" w14:paraId="11D22734" w14:textId="77777777" w:rsidTr="001303BA">
        <w:trPr>
          <w:trHeight w:val="287"/>
        </w:trPr>
        <w:tc>
          <w:tcPr>
            <w:tcW w:w="251" w:type="pct"/>
          </w:tcPr>
          <w:p w14:paraId="5A97D638"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0E020D1F" w14:textId="77777777" w:rsidR="00AA2783" w:rsidRPr="008A45B5"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A</w:t>
            </w:r>
            <w:r w:rsidRPr="008A45B5">
              <w:rPr>
                <w:rFonts w:asciiTheme="minorEastAsia" w:eastAsiaTheme="minorEastAsia" w:hAnsiTheme="minorEastAsia"/>
                <w:color w:val="000000"/>
                <w:sz w:val="18"/>
                <w:szCs w:val="18"/>
              </w:rPr>
              <w:t>ccountType</w:t>
            </w:r>
          </w:p>
        </w:tc>
        <w:tc>
          <w:tcPr>
            <w:tcW w:w="1606" w:type="pct"/>
            <w:shd w:val="clear" w:color="auto" w:fill="auto"/>
          </w:tcPr>
          <w:p w14:paraId="7FBE0B84"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账户类型。可选值：</w:t>
            </w:r>
          </w:p>
          <w:p w14:paraId="38CCBC11"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01：对私账户</w:t>
            </w:r>
          </w:p>
          <w:p w14:paraId="2157AE6C"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02：对公账户</w:t>
            </w:r>
          </w:p>
        </w:tc>
        <w:tc>
          <w:tcPr>
            <w:tcW w:w="456" w:type="pct"/>
            <w:tcBorders>
              <w:top w:val="single" w:sz="4" w:space="0" w:color="auto"/>
              <w:left w:val="single" w:sz="4" w:space="0" w:color="auto"/>
              <w:bottom w:val="single" w:sz="4" w:space="0" w:color="auto"/>
              <w:right w:val="single" w:sz="4" w:space="0" w:color="auto"/>
            </w:tcBorders>
          </w:tcPr>
          <w:p w14:paraId="3BCB1B55" w14:textId="77777777" w:rsidR="00AA2783" w:rsidRPr="008A45B5"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9E46B42" w14:textId="77777777" w:rsidR="00AA2783" w:rsidRPr="008A45B5"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8</w:t>
            </w:r>
          </w:p>
        </w:tc>
        <w:tc>
          <w:tcPr>
            <w:tcW w:w="596" w:type="pct"/>
          </w:tcPr>
          <w:p w14:paraId="4AF3CBF2" w14:textId="77777777" w:rsidR="00AA2783" w:rsidRPr="008A45B5"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05E3DE41" w14:textId="77777777" w:rsidR="00AA2783" w:rsidRPr="008A45B5" w:rsidRDefault="00AA2783" w:rsidP="00AA2783">
            <w:pPr>
              <w:rPr>
                <w:rFonts w:asciiTheme="minorEastAsia" w:eastAsiaTheme="minorEastAsia" w:hAnsiTheme="minorEastAsia"/>
                <w:bCs/>
                <w:color w:val="000000"/>
                <w:sz w:val="18"/>
                <w:szCs w:val="18"/>
              </w:rPr>
            </w:pPr>
          </w:p>
        </w:tc>
      </w:tr>
      <w:tr w:rsidR="00AA2783" w:rsidRPr="00CB1278" w14:paraId="2CAAB06C" w14:textId="77777777" w:rsidTr="001303BA">
        <w:trPr>
          <w:trHeight w:val="287"/>
        </w:trPr>
        <w:tc>
          <w:tcPr>
            <w:tcW w:w="251" w:type="pct"/>
          </w:tcPr>
          <w:p w14:paraId="4636A339"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3920976D"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w:t>
            </w:r>
            <w:r w:rsidRPr="00641B15">
              <w:rPr>
                <w:rFonts w:asciiTheme="minorEastAsia" w:eastAsiaTheme="minorEastAsia" w:hAnsiTheme="minorEastAsia"/>
                <w:color w:val="000000"/>
                <w:sz w:val="18"/>
                <w:szCs w:val="18"/>
              </w:rPr>
              <w:t>ontactLine</w:t>
            </w:r>
          </w:p>
        </w:tc>
        <w:tc>
          <w:tcPr>
            <w:tcW w:w="1606" w:type="pct"/>
            <w:shd w:val="clear" w:color="auto" w:fill="auto"/>
          </w:tcPr>
          <w:p w14:paraId="325E02A5" w14:textId="77777777" w:rsidR="00AA2783" w:rsidRPr="00CB1278" w:rsidRDefault="00AA2783" w:rsidP="00AA2783">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联行号</w:t>
            </w:r>
          </w:p>
        </w:tc>
        <w:tc>
          <w:tcPr>
            <w:tcW w:w="456" w:type="pct"/>
            <w:tcBorders>
              <w:top w:val="single" w:sz="4" w:space="0" w:color="auto"/>
              <w:left w:val="single" w:sz="4" w:space="0" w:color="auto"/>
              <w:bottom w:val="single" w:sz="4" w:space="0" w:color="auto"/>
              <w:right w:val="single" w:sz="4" w:space="0" w:color="auto"/>
            </w:tcBorders>
          </w:tcPr>
          <w:p w14:paraId="5B9849CF"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C546A2E"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596" w:type="pct"/>
          </w:tcPr>
          <w:p w14:paraId="4D7A5AB3" w14:textId="77777777" w:rsidR="00AA2783" w:rsidRPr="00BA7A82"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69F665C2"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3EC5F2D0" w14:textId="77777777" w:rsidTr="001303BA">
        <w:trPr>
          <w:trHeight w:val="287"/>
        </w:trPr>
        <w:tc>
          <w:tcPr>
            <w:tcW w:w="251" w:type="pct"/>
          </w:tcPr>
          <w:p w14:paraId="2B3EFD1F"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2A815898" w14:textId="77777777" w:rsidR="00AA2783" w:rsidRPr="00BA7A82" w:rsidRDefault="00307369"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Branch</w:t>
            </w:r>
            <w:r w:rsidRPr="00641B15">
              <w:rPr>
                <w:rFonts w:asciiTheme="minorEastAsia" w:eastAsiaTheme="minorEastAsia" w:hAnsiTheme="minorEastAsia"/>
                <w:color w:val="000000"/>
                <w:sz w:val="18"/>
                <w:szCs w:val="18"/>
              </w:rPr>
              <w:t>Name</w:t>
            </w:r>
          </w:p>
        </w:tc>
        <w:tc>
          <w:tcPr>
            <w:tcW w:w="1606" w:type="pct"/>
            <w:shd w:val="clear" w:color="auto" w:fill="auto"/>
          </w:tcPr>
          <w:p w14:paraId="3F3079E3" w14:textId="77777777" w:rsidR="00AA2783" w:rsidRPr="00CB1278" w:rsidRDefault="00AA2783" w:rsidP="00AA2783">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开户支行名称</w:t>
            </w:r>
          </w:p>
        </w:tc>
        <w:tc>
          <w:tcPr>
            <w:tcW w:w="456" w:type="pct"/>
            <w:tcBorders>
              <w:top w:val="single" w:sz="4" w:space="0" w:color="auto"/>
              <w:left w:val="single" w:sz="4" w:space="0" w:color="auto"/>
              <w:bottom w:val="single" w:sz="4" w:space="0" w:color="auto"/>
              <w:right w:val="single" w:sz="4" w:space="0" w:color="auto"/>
            </w:tcBorders>
          </w:tcPr>
          <w:p w14:paraId="41C0DBEC"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1EC1BA23"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128</w:t>
            </w:r>
          </w:p>
        </w:tc>
        <w:tc>
          <w:tcPr>
            <w:tcW w:w="596" w:type="pct"/>
          </w:tcPr>
          <w:p w14:paraId="090E9C8C" w14:textId="77777777" w:rsidR="00AA2783" w:rsidRPr="00BA7A82"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10985372"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29FADC4D" w14:textId="77777777" w:rsidTr="001303BA">
        <w:trPr>
          <w:trHeight w:val="287"/>
        </w:trPr>
        <w:tc>
          <w:tcPr>
            <w:tcW w:w="251" w:type="pct"/>
          </w:tcPr>
          <w:p w14:paraId="4B00EA75"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7D2F5C9F" w14:textId="77777777" w:rsidR="00AA2783" w:rsidRPr="00BA7A82" w:rsidRDefault="00307369"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BranchP</w:t>
            </w:r>
            <w:r w:rsidRPr="00641B15">
              <w:rPr>
                <w:rFonts w:asciiTheme="minorEastAsia" w:eastAsiaTheme="minorEastAsia" w:hAnsiTheme="minorEastAsia"/>
                <w:color w:val="000000"/>
                <w:sz w:val="18"/>
                <w:szCs w:val="18"/>
              </w:rPr>
              <w:t>rovince</w:t>
            </w:r>
          </w:p>
        </w:tc>
        <w:tc>
          <w:tcPr>
            <w:tcW w:w="1606" w:type="pct"/>
            <w:shd w:val="clear" w:color="auto" w:fill="auto"/>
          </w:tcPr>
          <w:p w14:paraId="1D0142F7" w14:textId="77777777" w:rsidR="00AA2783" w:rsidRPr="00CB1278" w:rsidRDefault="00AA2783" w:rsidP="00AA2783">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开户支行所在省</w:t>
            </w:r>
            <w:r w:rsidR="00ED604B">
              <w:rPr>
                <w:rFonts w:asciiTheme="minorEastAsia" w:eastAsiaTheme="minorEastAsia" w:hAnsiTheme="minorEastAsia" w:hint="eastAsia"/>
                <w:color w:val="000000"/>
                <w:sz w:val="18"/>
                <w:szCs w:val="18"/>
              </w:rPr>
              <w:t>（按照附录5.6国标</w:t>
            </w:r>
            <w:r w:rsidR="00ED604B">
              <w:rPr>
                <w:rFonts w:asciiTheme="minorEastAsia" w:eastAsiaTheme="minorEastAsia" w:hAnsiTheme="minorEastAsia"/>
                <w:color w:val="000000"/>
                <w:sz w:val="18"/>
                <w:szCs w:val="18"/>
              </w:rPr>
              <w:t>省市区号录入</w:t>
            </w:r>
            <w:r w:rsidR="00ED604B">
              <w:rPr>
                <w:rFonts w:asciiTheme="minorEastAsia" w:eastAsiaTheme="minorEastAsia" w:hAnsiTheme="minorEastAsia" w:hint="eastAsia"/>
                <w:color w:val="000000"/>
                <w:sz w:val="18"/>
                <w:szCs w:val="18"/>
              </w:rPr>
              <w:t>）</w:t>
            </w:r>
          </w:p>
        </w:tc>
        <w:tc>
          <w:tcPr>
            <w:tcW w:w="456" w:type="pct"/>
            <w:tcBorders>
              <w:top w:val="single" w:sz="4" w:space="0" w:color="auto"/>
              <w:left w:val="single" w:sz="4" w:space="0" w:color="auto"/>
              <w:bottom w:val="single" w:sz="4" w:space="0" w:color="auto"/>
              <w:right w:val="single" w:sz="4" w:space="0" w:color="auto"/>
            </w:tcBorders>
          </w:tcPr>
          <w:p w14:paraId="5472B34E"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F558C4E"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16</w:t>
            </w:r>
          </w:p>
        </w:tc>
        <w:tc>
          <w:tcPr>
            <w:tcW w:w="596" w:type="pct"/>
          </w:tcPr>
          <w:p w14:paraId="1FF4656E" w14:textId="77777777" w:rsidR="00AA2783" w:rsidRPr="00BA7A82"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7DE3DF4F"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0DA41D29" w14:textId="77777777" w:rsidTr="001303BA">
        <w:trPr>
          <w:trHeight w:val="287"/>
        </w:trPr>
        <w:tc>
          <w:tcPr>
            <w:tcW w:w="251" w:type="pct"/>
          </w:tcPr>
          <w:p w14:paraId="17E24087"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5DD24A9E" w14:textId="77777777" w:rsidR="00AA2783" w:rsidRPr="00BA7A82" w:rsidRDefault="00307369"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BranchC</w:t>
            </w:r>
            <w:r w:rsidRPr="00641B15">
              <w:rPr>
                <w:rFonts w:asciiTheme="minorEastAsia" w:eastAsiaTheme="minorEastAsia" w:hAnsiTheme="minorEastAsia"/>
                <w:color w:val="000000"/>
                <w:sz w:val="18"/>
                <w:szCs w:val="18"/>
              </w:rPr>
              <w:t>ity</w:t>
            </w:r>
          </w:p>
        </w:tc>
        <w:tc>
          <w:tcPr>
            <w:tcW w:w="1606" w:type="pct"/>
            <w:shd w:val="clear" w:color="auto" w:fill="auto"/>
          </w:tcPr>
          <w:p w14:paraId="6785657D" w14:textId="77777777" w:rsidR="00AA2783" w:rsidRPr="00CB1278" w:rsidRDefault="00AA2783" w:rsidP="00AA2783">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开户支行所在市</w:t>
            </w:r>
            <w:r w:rsidR="00ED604B">
              <w:rPr>
                <w:rFonts w:asciiTheme="minorEastAsia" w:eastAsiaTheme="minorEastAsia" w:hAnsiTheme="minorEastAsia" w:hint="eastAsia"/>
                <w:color w:val="000000"/>
                <w:sz w:val="18"/>
                <w:szCs w:val="18"/>
              </w:rPr>
              <w:t>（按照附录5.6国标</w:t>
            </w:r>
            <w:r w:rsidR="00ED604B">
              <w:rPr>
                <w:rFonts w:asciiTheme="minorEastAsia" w:eastAsiaTheme="minorEastAsia" w:hAnsiTheme="minorEastAsia"/>
                <w:color w:val="000000"/>
                <w:sz w:val="18"/>
                <w:szCs w:val="18"/>
              </w:rPr>
              <w:t>省市区号录入</w:t>
            </w:r>
            <w:r w:rsidR="00ED604B">
              <w:rPr>
                <w:rFonts w:asciiTheme="minorEastAsia" w:eastAsiaTheme="minorEastAsia" w:hAnsiTheme="minorEastAsia" w:hint="eastAsia"/>
                <w:color w:val="000000"/>
                <w:sz w:val="18"/>
                <w:szCs w:val="18"/>
              </w:rPr>
              <w:t>）</w:t>
            </w:r>
          </w:p>
        </w:tc>
        <w:tc>
          <w:tcPr>
            <w:tcW w:w="456" w:type="pct"/>
            <w:tcBorders>
              <w:top w:val="single" w:sz="4" w:space="0" w:color="auto"/>
              <w:left w:val="single" w:sz="4" w:space="0" w:color="auto"/>
              <w:bottom w:val="single" w:sz="4" w:space="0" w:color="auto"/>
              <w:right w:val="single" w:sz="4" w:space="0" w:color="auto"/>
            </w:tcBorders>
          </w:tcPr>
          <w:p w14:paraId="0393614D"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808883C"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16</w:t>
            </w:r>
          </w:p>
        </w:tc>
        <w:tc>
          <w:tcPr>
            <w:tcW w:w="596" w:type="pct"/>
          </w:tcPr>
          <w:p w14:paraId="0A5F47A8" w14:textId="77777777" w:rsidR="00AA2783" w:rsidRPr="00BA7A82"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044CB40E"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18657C5F" w14:textId="77777777" w:rsidTr="001303BA">
        <w:trPr>
          <w:trHeight w:val="287"/>
        </w:trPr>
        <w:tc>
          <w:tcPr>
            <w:tcW w:w="251" w:type="pct"/>
          </w:tcPr>
          <w:p w14:paraId="6BFF577A"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3DCBDC41"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Cert</w:t>
            </w:r>
            <w:r w:rsidRPr="00641B15">
              <w:rPr>
                <w:rFonts w:asciiTheme="minorEastAsia" w:eastAsiaTheme="minorEastAsia" w:hAnsiTheme="minorEastAsia"/>
                <w:color w:val="000000"/>
                <w:sz w:val="18"/>
                <w:szCs w:val="18"/>
              </w:rPr>
              <w:t>Type</w:t>
            </w:r>
          </w:p>
        </w:tc>
        <w:tc>
          <w:tcPr>
            <w:tcW w:w="1606" w:type="pct"/>
            <w:shd w:val="clear" w:color="auto" w:fill="auto"/>
          </w:tcPr>
          <w:p w14:paraId="50CD8A0C" w14:textId="77777777" w:rsidR="00AA2783" w:rsidRPr="000F31F5" w:rsidRDefault="00AA2783" w:rsidP="00AA2783">
            <w:pPr>
              <w:widowControl/>
              <w:jc w:val="left"/>
              <w:rPr>
                <w:rFonts w:ascii="宋体" w:hAnsi="宋体" w:cs="宋体"/>
                <w:color w:val="000000"/>
                <w:sz w:val="18"/>
                <w:szCs w:val="18"/>
              </w:rPr>
            </w:pPr>
            <w:r w:rsidRPr="000F31F5">
              <w:rPr>
                <w:rFonts w:ascii="宋体" w:hAnsi="宋体" w:cs="宋体" w:hint="eastAsia"/>
                <w:color w:val="000000"/>
                <w:sz w:val="18"/>
                <w:szCs w:val="18"/>
              </w:rPr>
              <w:t>持卡人证件类型。可选值：</w:t>
            </w:r>
          </w:p>
          <w:p w14:paraId="7835BF6E" w14:textId="77777777" w:rsidR="00AA2783" w:rsidRPr="000F31F5" w:rsidRDefault="00AA2783" w:rsidP="00AA2783">
            <w:pPr>
              <w:widowControl/>
              <w:jc w:val="left"/>
              <w:rPr>
                <w:rFonts w:ascii="宋体" w:hAnsi="宋体" w:cs="宋体"/>
                <w:color w:val="000000"/>
                <w:sz w:val="18"/>
                <w:szCs w:val="18"/>
              </w:rPr>
            </w:pPr>
            <w:r>
              <w:rPr>
                <w:rFonts w:ascii="宋体" w:hAnsi="宋体" w:cs="宋体"/>
                <w:color w:val="000000"/>
                <w:sz w:val="18"/>
                <w:szCs w:val="18"/>
              </w:rPr>
              <w:t>0</w:t>
            </w:r>
            <w:r w:rsidRPr="000F31F5">
              <w:rPr>
                <w:rFonts w:ascii="宋体" w:hAnsi="宋体" w:cs="宋体" w:hint="eastAsia"/>
                <w:color w:val="000000"/>
                <w:sz w:val="18"/>
                <w:szCs w:val="18"/>
              </w:rPr>
              <w:t>1：身份证</w:t>
            </w:r>
          </w:p>
        </w:tc>
        <w:tc>
          <w:tcPr>
            <w:tcW w:w="456" w:type="pct"/>
            <w:tcBorders>
              <w:top w:val="single" w:sz="4" w:space="0" w:color="auto"/>
              <w:left w:val="single" w:sz="4" w:space="0" w:color="auto"/>
              <w:bottom w:val="single" w:sz="4" w:space="0" w:color="auto"/>
              <w:right w:val="single" w:sz="4" w:space="0" w:color="auto"/>
            </w:tcBorders>
          </w:tcPr>
          <w:p w14:paraId="40FDCD55"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3BAFEC8"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8</w:t>
            </w:r>
          </w:p>
        </w:tc>
        <w:tc>
          <w:tcPr>
            <w:tcW w:w="596" w:type="pct"/>
          </w:tcPr>
          <w:p w14:paraId="17CD34BF" w14:textId="77777777" w:rsidR="00AA2783" w:rsidRPr="00BA7A82"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366D410E"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5D08F73E" w14:textId="77777777" w:rsidTr="001303BA">
        <w:trPr>
          <w:trHeight w:val="287"/>
        </w:trPr>
        <w:tc>
          <w:tcPr>
            <w:tcW w:w="251" w:type="pct"/>
          </w:tcPr>
          <w:p w14:paraId="08610A87"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0DDD917F"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Cert</w:t>
            </w:r>
            <w:r w:rsidRPr="00641B15">
              <w:rPr>
                <w:rFonts w:asciiTheme="minorEastAsia" w:eastAsiaTheme="minorEastAsia" w:hAnsiTheme="minorEastAsia"/>
                <w:color w:val="000000"/>
                <w:sz w:val="18"/>
                <w:szCs w:val="18"/>
              </w:rPr>
              <w:t>No</w:t>
            </w:r>
          </w:p>
        </w:tc>
        <w:tc>
          <w:tcPr>
            <w:tcW w:w="1606" w:type="pct"/>
            <w:shd w:val="clear" w:color="auto" w:fill="auto"/>
          </w:tcPr>
          <w:p w14:paraId="08236E50" w14:textId="77777777" w:rsidR="00AA2783" w:rsidRPr="00CB1278" w:rsidRDefault="00AA2783" w:rsidP="00AA2783">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持卡人证件号码</w:t>
            </w:r>
          </w:p>
        </w:tc>
        <w:tc>
          <w:tcPr>
            <w:tcW w:w="456" w:type="pct"/>
            <w:tcBorders>
              <w:top w:val="single" w:sz="4" w:space="0" w:color="auto"/>
              <w:left w:val="single" w:sz="4" w:space="0" w:color="auto"/>
              <w:bottom w:val="single" w:sz="4" w:space="0" w:color="auto"/>
              <w:right w:val="single" w:sz="4" w:space="0" w:color="auto"/>
            </w:tcBorders>
          </w:tcPr>
          <w:p w14:paraId="524B96E1"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8E808D6"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596" w:type="pct"/>
          </w:tcPr>
          <w:p w14:paraId="38A7BE14" w14:textId="77777777" w:rsidR="00AA2783" w:rsidRPr="00BA7A82"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1633D1EC" w14:textId="77777777" w:rsidR="00AA2783" w:rsidRPr="00CB1278" w:rsidRDefault="00AA2783" w:rsidP="00AA2783">
            <w:pPr>
              <w:rPr>
                <w:rFonts w:asciiTheme="minorEastAsia" w:eastAsiaTheme="minorEastAsia" w:hAnsiTheme="minorEastAsia"/>
                <w:bCs/>
                <w:i/>
                <w:sz w:val="18"/>
                <w:szCs w:val="18"/>
              </w:rPr>
            </w:pPr>
          </w:p>
        </w:tc>
      </w:tr>
      <w:tr w:rsidR="00AA2783" w:rsidRPr="00CB1278" w14:paraId="1836B944" w14:textId="77777777" w:rsidTr="001303BA">
        <w:trPr>
          <w:trHeight w:val="287"/>
        </w:trPr>
        <w:tc>
          <w:tcPr>
            <w:tcW w:w="251" w:type="pct"/>
          </w:tcPr>
          <w:p w14:paraId="3C01DB51" w14:textId="77777777" w:rsidR="00AA2783" w:rsidRPr="007F45E1" w:rsidRDefault="00AA2783" w:rsidP="006A0DBC">
            <w:pPr>
              <w:pStyle w:val="a6"/>
              <w:numPr>
                <w:ilvl w:val="0"/>
                <w:numId w:val="26"/>
              </w:numPr>
              <w:ind w:firstLineChars="0"/>
              <w:rPr>
                <w:rFonts w:asciiTheme="minorEastAsia" w:eastAsiaTheme="minorEastAsia" w:hAnsiTheme="minorEastAsia"/>
                <w:color w:val="000000"/>
                <w:sz w:val="18"/>
                <w:szCs w:val="18"/>
              </w:rPr>
            </w:pPr>
          </w:p>
        </w:tc>
        <w:tc>
          <w:tcPr>
            <w:tcW w:w="1541" w:type="pct"/>
            <w:shd w:val="clear" w:color="auto" w:fill="auto"/>
          </w:tcPr>
          <w:p w14:paraId="2E478B71" w14:textId="77777777" w:rsidR="00AA2783" w:rsidRPr="00BA7A82"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CardHolderA</w:t>
            </w:r>
            <w:r w:rsidRPr="00641B15">
              <w:rPr>
                <w:rFonts w:asciiTheme="minorEastAsia" w:eastAsiaTheme="minorEastAsia" w:hAnsiTheme="minorEastAsia"/>
                <w:color w:val="000000"/>
                <w:sz w:val="18"/>
                <w:szCs w:val="18"/>
              </w:rPr>
              <w:t>ddress</w:t>
            </w:r>
          </w:p>
        </w:tc>
        <w:tc>
          <w:tcPr>
            <w:tcW w:w="1606" w:type="pct"/>
            <w:shd w:val="clear" w:color="auto" w:fill="auto"/>
          </w:tcPr>
          <w:p w14:paraId="09BD3FCD" w14:textId="77777777" w:rsidR="00AA2783" w:rsidRPr="00CB1278" w:rsidRDefault="00AA2783" w:rsidP="00AA2783">
            <w:pPr>
              <w:rPr>
                <w:rFonts w:asciiTheme="minorEastAsia" w:eastAsiaTheme="minorEastAsia" w:hAnsiTheme="minorEastAsia"/>
                <w:bCs/>
                <w:color w:val="000000"/>
                <w:sz w:val="18"/>
                <w:szCs w:val="18"/>
              </w:rPr>
            </w:pPr>
            <w:r w:rsidRPr="00641B15">
              <w:rPr>
                <w:rFonts w:asciiTheme="minorEastAsia" w:eastAsiaTheme="minorEastAsia" w:hAnsiTheme="minorEastAsia" w:hint="eastAsia"/>
                <w:color w:val="000000"/>
                <w:sz w:val="18"/>
                <w:szCs w:val="18"/>
              </w:rPr>
              <w:t>持卡人地址</w:t>
            </w:r>
          </w:p>
        </w:tc>
        <w:tc>
          <w:tcPr>
            <w:tcW w:w="456" w:type="pct"/>
            <w:tcBorders>
              <w:top w:val="single" w:sz="4" w:space="0" w:color="auto"/>
              <w:left w:val="single" w:sz="4" w:space="0" w:color="auto"/>
              <w:bottom w:val="single" w:sz="4" w:space="0" w:color="auto"/>
              <w:right w:val="single" w:sz="4" w:space="0" w:color="auto"/>
            </w:tcBorders>
          </w:tcPr>
          <w:p w14:paraId="3C455578"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AECA6B3" w14:textId="77777777" w:rsidR="00AA2783" w:rsidRPr="00CB1278"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256</w:t>
            </w:r>
          </w:p>
        </w:tc>
        <w:tc>
          <w:tcPr>
            <w:tcW w:w="596" w:type="pct"/>
          </w:tcPr>
          <w:p w14:paraId="73C3ED27" w14:textId="77777777" w:rsidR="00AA2783" w:rsidRPr="00BA7A82" w:rsidRDefault="00AA2783" w:rsidP="00AA2783">
            <w:pPr>
              <w:rPr>
                <w:rFonts w:asciiTheme="minorEastAsia" w:eastAsiaTheme="minorEastAsia" w:hAnsiTheme="minorEastAsia"/>
                <w:bCs/>
                <w:color w:val="000000"/>
                <w:sz w:val="18"/>
                <w:szCs w:val="18"/>
              </w:rPr>
            </w:pPr>
            <w:r w:rsidRPr="00E93C16">
              <w:rPr>
                <w:rFonts w:asciiTheme="minorEastAsia" w:eastAsiaTheme="minorEastAsia" w:hAnsiTheme="minorEastAsia"/>
                <w:color w:val="000000"/>
                <w:sz w:val="18"/>
                <w:szCs w:val="18"/>
              </w:rPr>
              <w:t>O</w:t>
            </w:r>
          </w:p>
        </w:tc>
        <w:tc>
          <w:tcPr>
            <w:tcW w:w="257" w:type="pct"/>
            <w:tcBorders>
              <w:top w:val="single" w:sz="4" w:space="0" w:color="auto"/>
              <w:left w:val="single" w:sz="4" w:space="0" w:color="auto"/>
              <w:bottom w:val="single" w:sz="4" w:space="0" w:color="auto"/>
              <w:right w:val="single" w:sz="4" w:space="0" w:color="auto"/>
            </w:tcBorders>
          </w:tcPr>
          <w:p w14:paraId="3E6DDFFD" w14:textId="77777777" w:rsidR="00AA2783" w:rsidRPr="00CB1278" w:rsidRDefault="00AA2783" w:rsidP="00AA2783">
            <w:pPr>
              <w:rPr>
                <w:rFonts w:asciiTheme="minorEastAsia" w:eastAsiaTheme="minorEastAsia" w:hAnsiTheme="minorEastAsia"/>
                <w:bCs/>
                <w:i/>
                <w:sz w:val="18"/>
                <w:szCs w:val="18"/>
              </w:rPr>
            </w:pPr>
          </w:p>
        </w:tc>
      </w:tr>
    </w:tbl>
    <w:p w14:paraId="066E1CB4" w14:textId="77777777" w:rsidR="00AA2783" w:rsidRPr="00FC6078" w:rsidRDefault="00AA2783" w:rsidP="00AA2783">
      <w:pPr>
        <w:pStyle w:val="4"/>
        <w:numPr>
          <w:ilvl w:val="0"/>
          <w:numId w:val="0"/>
        </w:numPr>
        <w:ind w:left="864" w:hanging="864"/>
      </w:pPr>
      <w:r>
        <w:t>应答报文</w:t>
      </w:r>
    </w:p>
    <w:tbl>
      <w:tblPr>
        <w:tblStyle w:val="a9"/>
        <w:tblW w:w="5000" w:type="pct"/>
        <w:tblLayout w:type="fixed"/>
        <w:tblLook w:val="04A0" w:firstRow="1" w:lastRow="0" w:firstColumn="1" w:lastColumn="0" w:noHBand="0" w:noVBand="1"/>
      </w:tblPr>
      <w:tblGrid>
        <w:gridCol w:w="502"/>
        <w:gridCol w:w="1117"/>
        <w:gridCol w:w="1210"/>
        <w:gridCol w:w="991"/>
        <w:gridCol w:w="712"/>
        <w:gridCol w:w="1133"/>
        <w:gridCol w:w="2631"/>
      </w:tblGrid>
      <w:tr w:rsidR="00AA2783" w:rsidRPr="00F561BB" w14:paraId="1F72A527" w14:textId="77777777" w:rsidTr="00AA2783">
        <w:trPr>
          <w:trHeight w:val="270"/>
        </w:trPr>
        <w:tc>
          <w:tcPr>
            <w:tcW w:w="30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4FE54E" w14:textId="77777777" w:rsidR="00AA2783" w:rsidRPr="00A25896" w:rsidRDefault="00AA2783" w:rsidP="00AA2783">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1CB8DB"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参数名</w:t>
            </w:r>
          </w:p>
        </w:tc>
        <w:tc>
          <w:tcPr>
            <w:tcW w:w="7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EC6306"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参数描述</w:t>
            </w:r>
          </w:p>
        </w:tc>
        <w:tc>
          <w:tcPr>
            <w:tcW w:w="5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9FE998"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数据类型</w:t>
            </w:r>
          </w:p>
        </w:tc>
        <w:tc>
          <w:tcPr>
            <w:tcW w:w="4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D15558"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长度</w:t>
            </w:r>
          </w:p>
        </w:tc>
        <w:tc>
          <w:tcPr>
            <w:tcW w:w="6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3E4D1"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出现要求</w:t>
            </w:r>
          </w:p>
        </w:tc>
        <w:tc>
          <w:tcPr>
            <w:tcW w:w="1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ADB7E6" w14:textId="7E74A7D3" w:rsidR="00AA2783" w:rsidRPr="002329BD" w:rsidRDefault="00AA2783" w:rsidP="002329BD">
            <w:pPr>
              <w:rPr>
                <w:rFonts w:asciiTheme="minorEastAsia" w:eastAsiaTheme="minorEastAsia" w:hAnsiTheme="minorEastAsia"/>
                <w:b/>
                <w:sz w:val="21"/>
              </w:rPr>
            </w:pPr>
            <w:r w:rsidRPr="00A25896">
              <w:rPr>
                <w:rFonts w:asciiTheme="minorEastAsia" w:eastAsiaTheme="minorEastAsia" w:hAnsiTheme="minorEastAsia" w:hint="eastAsia"/>
                <w:b/>
                <w:sz w:val="21"/>
              </w:rPr>
              <w:t>示例</w:t>
            </w:r>
          </w:p>
        </w:tc>
      </w:tr>
      <w:tr w:rsidR="00AA2783" w:rsidRPr="00A25896" w14:paraId="19CCF340" w14:textId="77777777" w:rsidTr="00AA2783">
        <w:trPr>
          <w:trHeight w:val="287"/>
        </w:trPr>
        <w:tc>
          <w:tcPr>
            <w:tcW w:w="303" w:type="pct"/>
            <w:tcBorders>
              <w:top w:val="single" w:sz="4" w:space="0" w:color="auto"/>
              <w:left w:val="single" w:sz="4" w:space="0" w:color="auto"/>
              <w:bottom w:val="single" w:sz="4" w:space="0" w:color="auto"/>
              <w:right w:val="single" w:sz="4" w:space="0" w:color="auto"/>
            </w:tcBorders>
          </w:tcPr>
          <w:p w14:paraId="0C367980" w14:textId="77777777" w:rsidR="00AA2783" w:rsidRPr="00597E07" w:rsidRDefault="00AA2783" w:rsidP="006A0DBC">
            <w:pPr>
              <w:pStyle w:val="a6"/>
              <w:numPr>
                <w:ilvl w:val="0"/>
                <w:numId w:val="27"/>
              </w:numPr>
              <w:ind w:firstLineChars="0"/>
              <w:rPr>
                <w:rFonts w:hAnsi="宋体"/>
              </w:rPr>
            </w:pPr>
          </w:p>
        </w:tc>
        <w:tc>
          <w:tcPr>
            <w:tcW w:w="673" w:type="pct"/>
            <w:tcBorders>
              <w:top w:val="single" w:sz="4" w:space="0" w:color="auto"/>
              <w:left w:val="single" w:sz="4" w:space="0" w:color="auto"/>
              <w:bottom w:val="single" w:sz="4" w:space="0" w:color="auto"/>
              <w:right w:val="single" w:sz="4" w:space="0" w:color="auto"/>
            </w:tcBorders>
          </w:tcPr>
          <w:p w14:paraId="20DFDD0C" w14:textId="77777777" w:rsidR="00AA2783" w:rsidRPr="00A25896" w:rsidRDefault="00AA2783" w:rsidP="00AA2783">
            <w:pPr>
              <w:rPr>
                <w:rFonts w:asciiTheme="minorEastAsia" w:eastAsiaTheme="minorEastAsia" w:hAnsiTheme="minorEastAsia"/>
                <w:bCs/>
                <w:color w:val="000000"/>
                <w:sz w:val="18"/>
                <w:szCs w:val="18"/>
              </w:rPr>
            </w:pPr>
            <w:r>
              <w:rPr>
                <w:rFonts w:ascii="宋体" w:hAnsi="宋体"/>
              </w:rPr>
              <w:t>R</w:t>
            </w:r>
            <w:r w:rsidRPr="00F561BB">
              <w:rPr>
                <w:rFonts w:ascii="宋体" w:hAnsi="宋体"/>
              </w:rPr>
              <w:t>espInfo</w:t>
            </w:r>
          </w:p>
        </w:tc>
        <w:tc>
          <w:tcPr>
            <w:tcW w:w="729" w:type="pct"/>
            <w:tcBorders>
              <w:top w:val="single" w:sz="4" w:space="0" w:color="auto"/>
              <w:left w:val="single" w:sz="4" w:space="0" w:color="auto"/>
              <w:bottom w:val="single" w:sz="4" w:space="0" w:color="auto"/>
              <w:right w:val="single" w:sz="4" w:space="0" w:color="auto"/>
            </w:tcBorders>
          </w:tcPr>
          <w:p w14:paraId="472FDC04"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返回码组件</w:t>
            </w:r>
          </w:p>
        </w:tc>
        <w:tc>
          <w:tcPr>
            <w:tcW w:w="597" w:type="pct"/>
            <w:tcBorders>
              <w:top w:val="single" w:sz="4" w:space="0" w:color="auto"/>
              <w:left w:val="single" w:sz="4" w:space="0" w:color="auto"/>
              <w:bottom w:val="single" w:sz="4" w:space="0" w:color="auto"/>
              <w:right w:val="single" w:sz="4" w:space="0" w:color="auto"/>
            </w:tcBorders>
          </w:tcPr>
          <w:p w14:paraId="12186A4F"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429" w:type="pct"/>
            <w:tcBorders>
              <w:top w:val="single" w:sz="4" w:space="0" w:color="auto"/>
              <w:left w:val="single" w:sz="4" w:space="0" w:color="auto"/>
              <w:bottom w:val="single" w:sz="4" w:space="0" w:color="auto"/>
              <w:right w:val="single" w:sz="4" w:space="0" w:color="auto"/>
            </w:tcBorders>
          </w:tcPr>
          <w:p w14:paraId="4DB31EE8" w14:textId="77777777" w:rsidR="00AA2783" w:rsidRPr="00A25896" w:rsidRDefault="00AA2783" w:rsidP="00AA2783">
            <w:pPr>
              <w:rPr>
                <w:rFonts w:asciiTheme="minorEastAsia" w:eastAsiaTheme="minorEastAsia" w:hAnsiTheme="minorEastAsia"/>
                <w:bCs/>
                <w:color w:val="000000"/>
                <w:sz w:val="18"/>
                <w:szCs w:val="18"/>
              </w:rPr>
            </w:pPr>
          </w:p>
        </w:tc>
        <w:tc>
          <w:tcPr>
            <w:tcW w:w="683" w:type="pct"/>
            <w:tcBorders>
              <w:top w:val="single" w:sz="4" w:space="0" w:color="auto"/>
              <w:left w:val="single" w:sz="4" w:space="0" w:color="auto"/>
              <w:bottom w:val="single" w:sz="4" w:space="0" w:color="auto"/>
              <w:right w:val="single" w:sz="4" w:space="0" w:color="auto"/>
            </w:tcBorders>
          </w:tcPr>
          <w:p w14:paraId="6BB58BB0"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586" w:type="pct"/>
            <w:tcBorders>
              <w:top w:val="single" w:sz="4" w:space="0" w:color="auto"/>
              <w:left w:val="single" w:sz="4" w:space="0" w:color="auto"/>
              <w:bottom w:val="single" w:sz="4" w:space="0" w:color="auto"/>
              <w:right w:val="single" w:sz="4" w:space="0" w:color="auto"/>
            </w:tcBorders>
          </w:tcPr>
          <w:p w14:paraId="2EBCBDDF" w14:textId="77777777" w:rsidR="00AA2783" w:rsidRPr="00A25896" w:rsidRDefault="00AA2783" w:rsidP="00AA2783">
            <w:pPr>
              <w:rPr>
                <w:rFonts w:asciiTheme="minorEastAsia" w:eastAsiaTheme="minorEastAsia" w:hAnsiTheme="minorEastAsia"/>
                <w:bCs/>
                <w:color w:val="000000"/>
                <w:sz w:val="18"/>
                <w:szCs w:val="18"/>
              </w:rPr>
            </w:pPr>
          </w:p>
        </w:tc>
      </w:tr>
      <w:tr w:rsidR="00AA2783" w:rsidRPr="00A25896" w14:paraId="0186EBF9" w14:textId="77777777" w:rsidTr="00AA2783">
        <w:trPr>
          <w:trHeight w:val="287"/>
        </w:trPr>
        <w:tc>
          <w:tcPr>
            <w:tcW w:w="303" w:type="pct"/>
            <w:tcBorders>
              <w:top w:val="single" w:sz="4" w:space="0" w:color="auto"/>
              <w:left w:val="single" w:sz="4" w:space="0" w:color="auto"/>
              <w:bottom w:val="single" w:sz="4" w:space="0" w:color="auto"/>
              <w:right w:val="single" w:sz="4" w:space="0" w:color="auto"/>
            </w:tcBorders>
          </w:tcPr>
          <w:p w14:paraId="669C8C8E" w14:textId="77777777" w:rsidR="00AA2783" w:rsidRPr="00597E07" w:rsidRDefault="00AA2783" w:rsidP="006A0DBC">
            <w:pPr>
              <w:pStyle w:val="a6"/>
              <w:numPr>
                <w:ilvl w:val="0"/>
                <w:numId w:val="27"/>
              </w:numPr>
              <w:ind w:firstLineChars="0"/>
              <w:rPr>
                <w:rFonts w:hAnsi="宋体"/>
              </w:rPr>
            </w:pPr>
          </w:p>
        </w:tc>
        <w:tc>
          <w:tcPr>
            <w:tcW w:w="673" w:type="pct"/>
            <w:tcBorders>
              <w:top w:val="single" w:sz="4" w:space="0" w:color="auto"/>
              <w:left w:val="single" w:sz="4" w:space="0" w:color="auto"/>
              <w:bottom w:val="single" w:sz="4" w:space="0" w:color="auto"/>
              <w:right w:val="single" w:sz="4" w:space="0" w:color="auto"/>
            </w:tcBorders>
          </w:tcPr>
          <w:p w14:paraId="1EC9072B" w14:textId="77777777" w:rsidR="00AA2783" w:rsidRPr="00F561BB" w:rsidRDefault="00AA2783" w:rsidP="00AA2783">
            <w:pPr>
              <w:rPr>
                <w:rFonts w:ascii="宋体" w:hAnsi="宋体"/>
              </w:rPr>
            </w:pPr>
            <w:r>
              <w:rPr>
                <w:rFonts w:asciiTheme="minorEastAsia" w:eastAsiaTheme="minorEastAsia" w:hAnsiTheme="minorEastAsia" w:hint="eastAsia"/>
                <w:color w:val="000000"/>
                <w:sz w:val="18"/>
                <w:szCs w:val="18"/>
              </w:rPr>
              <w:t>O</w:t>
            </w:r>
            <w:r w:rsidRPr="00991833">
              <w:rPr>
                <w:rFonts w:asciiTheme="minorEastAsia" w:eastAsiaTheme="minorEastAsia" w:hAnsiTheme="minorEastAsia" w:hint="eastAsia"/>
                <w:color w:val="000000"/>
                <w:sz w:val="18"/>
                <w:szCs w:val="18"/>
              </w:rPr>
              <w:t>utTradeNo</w:t>
            </w:r>
          </w:p>
        </w:tc>
        <w:tc>
          <w:tcPr>
            <w:tcW w:w="729" w:type="pct"/>
            <w:tcBorders>
              <w:top w:val="single" w:sz="4" w:space="0" w:color="auto"/>
              <w:left w:val="single" w:sz="4" w:space="0" w:color="auto"/>
              <w:bottom w:val="single" w:sz="4" w:space="0" w:color="auto"/>
              <w:right w:val="single" w:sz="4" w:space="0" w:color="auto"/>
            </w:tcBorders>
          </w:tcPr>
          <w:p w14:paraId="2124BF76" w14:textId="77777777" w:rsidR="00AA2783" w:rsidRDefault="00AA2783" w:rsidP="00AA2783">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外部交易号</w:t>
            </w:r>
          </w:p>
        </w:tc>
        <w:tc>
          <w:tcPr>
            <w:tcW w:w="597" w:type="pct"/>
            <w:tcBorders>
              <w:top w:val="single" w:sz="4" w:space="0" w:color="auto"/>
              <w:left w:val="single" w:sz="4" w:space="0" w:color="auto"/>
              <w:bottom w:val="single" w:sz="4" w:space="0" w:color="auto"/>
              <w:right w:val="single" w:sz="4" w:space="0" w:color="auto"/>
            </w:tcBorders>
          </w:tcPr>
          <w:p w14:paraId="19D1C63F" w14:textId="77777777" w:rsidR="00AA2783"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429" w:type="pct"/>
            <w:tcBorders>
              <w:top w:val="single" w:sz="4" w:space="0" w:color="auto"/>
              <w:left w:val="single" w:sz="4" w:space="0" w:color="auto"/>
              <w:bottom w:val="single" w:sz="4" w:space="0" w:color="auto"/>
              <w:right w:val="single" w:sz="4" w:space="0" w:color="auto"/>
            </w:tcBorders>
          </w:tcPr>
          <w:p w14:paraId="1FAF1117" w14:textId="77777777" w:rsidR="00AA2783" w:rsidRPr="00A25896" w:rsidRDefault="00AA2783" w:rsidP="00AA2783">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683" w:type="pct"/>
            <w:tcBorders>
              <w:top w:val="single" w:sz="4" w:space="0" w:color="auto"/>
              <w:left w:val="single" w:sz="4" w:space="0" w:color="auto"/>
              <w:bottom w:val="single" w:sz="4" w:space="0" w:color="auto"/>
              <w:right w:val="single" w:sz="4" w:space="0" w:color="auto"/>
            </w:tcBorders>
          </w:tcPr>
          <w:p w14:paraId="1A2F6DA8" w14:textId="77777777" w:rsidR="00AA2783" w:rsidRDefault="00AA2783" w:rsidP="00AA2783">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ME</w:t>
            </w:r>
          </w:p>
        </w:tc>
        <w:tc>
          <w:tcPr>
            <w:tcW w:w="1586" w:type="pct"/>
            <w:tcBorders>
              <w:top w:val="single" w:sz="4" w:space="0" w:color="auto"/>
              <w:left w:val="single" w:sz="4" w:space="0" w:color="auto"/>
              <w:bottom w:val="single" w:sz="4" w:space="0" w:color="auto"/>
              <w:right w:val="single" w:sz="4" w:space="0" w:color="auto"/>
            </w:tcBorders>
          </w:tcPr>
          <w:p w14:paraId="288E98C1" w14:textId="77777777" w:rsidR="00AA2783" w:rsidRPr="00A25896" w:rsidRDefault="00AA2783" w:rsidP="00AA2783">
            <w:pPr>
              <w:rPr>
                <w:rFonts w:asciiTheme="minorEastAsia" w:eastAsiaTheme="minorEastAsia" w:hAnsiTheme="minorEastAsia"/>
                <w:bCs/>
                <w:color w:val="000000"/>
                <w:sz w:val="18"/>
                <w:szCs w:val="18"/>
              </w:rPr>
            </w:pPr>
            <w:r w:rsidRPr="00123A3A">
              <w:rPr>
                <w:rFonts w:asciiTheme="minorHAnsi" w:eastAsiaTheme="minorEastAsia" w:hAnsiTheme="minorHAnsi" w:hint="eastAsia"/>
                <w:sz w:val="18"/>
                <w:szCs w:val="18"/>
              </w:rPr>
              <w:t>20151229113030000000000000000001</w:t>
            </w:r>
          </w:p>
        </w:tc>
      </w:tr>
    </w:tbl>
    <w:p w14:paraId="6E5CFBE3" w14:textId="77777777" w:rsidR="000A050D" w:rsidRDefault="000A050D" w:rsidP="00A43EF8"/>
    <w:p w14:paraId="62F82AC1" w14:textId="77777777" w:rsidR="000A050D" w:rsidRDefault="000A050D" w:rsidP="000A050D">
      <w:pPr>
        <w:pStyle w:val="4"/>
        <w:numPr>
          <w:ilvl w:val="0"/>
          <w:numId w:val="0"/>
        </w:numPr>
        <w:ind w:left="864" w:hanging="864"/>
      </w:pPr>
      <w:r>
        <w:rPr>
          <w:rFonts w:hint="eastAsia"/>
        </w:rPr>
        <w:t>报文返回码</w:t>
      </w:r>
    </w:p>
    <w:p w14:paraId="658D1F07" w14:textId="77777777" w:rsidR="000A050D" w:rsidRDefault="000A050D" w:rsidP="000A050D"/>
    <w:tbl>
      <w:tblPr>
        <w:tblStyle w:val="a9"/>
        <w:tblW w:w="7196" w:type="dxa"/>
        <w:tblLook w:val="04A0" w:firstRow="1" w:lastRow="0" w:firstColumn="1" w:lastColumn="0" w:noHBand="0" w:noVBand="1"/>
      </w:tblPr>
      <w:tblGrid>
        <w:gridCol w:w="4195"/>
        <w:gridCol w:w="3001"/>
      </w:tblGrid>
      <w:tr w:rsidR="000A050D" w:rsidRPr="00F561BB" w14:paraId="761181E4" w14:textId="77777777" w:rsidTr="00F32D02">
        <w:tc>
          <w:tcPr>
            <w:tcW w:w="41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EC457A" w14:textId="77777777" w:rsidR="000A050D" w:rsidRPr="00F561BB" w:rsidRDefault="000A050D" w:rsidP="00F32D02">
            <w:pPr>
              <w:rPr>
                <w:rFonts w:ascii="宋体" w:hAnsi="宋体" w:cs="Courier New"/>
                <w:sz w:val="21"/>
              </w:rPr>
            </w:pPr>
            <w:r w:rsidRPr="00F561BB">
              <w:rPr>
                <w:rFonts w:ascii="宋体" w:hAnsi="宋体" w:cs="Courier New" w:hint="eastAsia"/>
                <w:sz w:val="21"/>
              </w:rPr>
              <w:t>返回码</w:t>
            </w:r>
          </w:p>
        </w:tc>
        <w:tc>
          <w:tcPr>
            <w:tcW w:w="3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3255C8" w14:textId="77777777" w:rsidR="000A050D" w:rsidRPr="00F561BB" w:rsidRDefault="000A050D" w:rsidP="00F32D02">
            <w:pPr>
              <w:rPr>
                <w:rFonts w:ascii="宋体" w:hAnsi="宋体" w:cs="Courier New"/>
                <w:sz w:val="21"/>
              </w:rPr>
            </w:pPr>
            <w:r>
              <w:rPr>
                <w:rFonts w:ascii="宋体" w:hAnsi="宋体" w:hint="eastAsia"/>
                <w:color w:val="000000"/>
                <w:sz w:val="21"/>
              </w:rPr>
              <w:t>中文</w:t>
            </w:r>
            <w:r>
              <w:rPr>
                <w:rFonts w:ascii="宋体" w:hAnsi="宋体"/>
                <w:color w:val="000000"/>
                <w:sz w:val="21"/>
              </w:rPr>
              <w:t>描述</w:t>
            </w:r>
          </w:p>
        </w:tc>
      </w:tr>
      <w:tr w:rsidR="000A050D" w:rsidRPr="00F561BB" w14:paraId="57168ED9" w14:textId="77777777" w:rsidTr="00F32D02">
        <w:tc>
          <w:tcPr>
            <w:tcW w:w="4195" w:type="dxa"/>
            <w:tcBorders>
              <w:top w:val="single" w:sz="4" w:space="0" w:color="auto"/>
              <w:left w:val="single" w:sz="4" w:space="0" w:color="auto"/>
              <w:bottom w:val="single" w:sz="4" w:space="0" w:color="auto"/>
              <w:right w:val="single" w:sz="4" w:space="0" w:color="auto"/>
            </w:tcBorders>
            <w:vAlign w:val="bottom"/>
          </w:tcPr>
          <w:p w14:paraId="18B0F66D" w14:textId="77777777" w:rsidR="000A050D" w:rsidRPr="00F561BB" w:rsidRDefault="000A050D" w:rsidP="00F32D02">
            <w:pPr>
              <w:rPr>
                <w:rFonts w:ascii="宋体" w:hAnsi="宋体"/>
                <w:sz w:val="21"/>
              </w:rPr>
            </w:pPr>
            <w:r>
              <w:rPr>
                <w:rFonts w:hint="eastAsia"/>
                <w:color w:val="000000"/>
              </w:rPr>
              <w:t>BKMP_ILLEGAL_PARAM</w:t>
            </w:r>
          </w:p>
        </w:tc>
        <w:tc>
          <w:tcPr>
            <w:tcW w:w="3001" w:type="dxa"/>
            <w:tcBorders>
              <w:top w:val="single" w:sz="4" w:space="0" w:color="auto"/>
              <w:left w:val="single" w:sz="4" w:space="0" w:color="auto"/>
              <w:bottom w:val="single" w:sz="4" w:space="0" w:color="auto"/>
              <w:right w:val="single" w:sz="4" w:space="0" w:color="auto"/>
            </w:tcBorders>
            <w:vAlign w:val="bottom"/>
          </w:tcPr>
          <w:p w14:paraId="57EA6AF8" w14:textId="77777777" w:rsidR="000A050D" w:rsidRPr="00F561BB" w:rsidRDefault="000A050D" w:rsidP="00F32D02">
            <w:pPr>
              <w:rPr>
                <w:rFonts w:ascii="宋体" w:hAnsi="宋体"/>
                <w:sz w:val="21"/>
              </w:rPr>
            </w:pPr>
            <w:r>
              <w:rPr>
                <w:rFonts w:hint="eastAsia"/>
                <w:color w:val="000000"/>
              </w:rPr>
              <w:t>参数非法</w:t>
            </w:r>
          </w:p>
        </w:tc>
      </w:tr>
      <w:tr w:rsidR="000A050D" w:rsidRPr="00F561BB" w14:paraId="668C9121" w14:textId="77777777" w:rsidTr="00F32D02">
        <w:tc>
          <w:tcPr>
            <w:tcW w:w="4195" w:type="dxa"/>
            <w:tcBorders>
              <w:top w:val="single" w:sz="4" w:space="0" w:color="auto"/>
              <w:left w:val="single" w:sz="4" w:space="0" w:color="auto"/>
              <w:bottom w:val="single" w:sz="4" w:space="0" w:color="auto"/>
              <w:right w:val="single" w:sz="4" w:space="0" w:color="auto"/>
            </w:tcBorders>
            <w:vAlign w:val="bottom"/>
          </w:tcPr>
          <w:p w14:paraId="42B6D966" w14:textId="63D85635" w:rsidR="000A050D" w:rsidRDefault="000A050D" w:rsidP="000A050D">
            <w:pPr>
              <w:rPr>
                <w:color w:val="000000"/>
              </w:rPr>
            </w:pPr>
            <w:r>
              <w:rPr>
                <w:rFonts w:hint="eastAsia"/>
                <w:color w:val="000000"/>
              </w:rPr>
              <w:t>BKMP_IDEMPOTENCY_ERROR</w:t>
            </w:r>
          </w:p>
        </w:tc>
        <w:tc>
          <w:tcPr>
            <w:tcW w:w="3001" w:type="dxa"/>
            <w:tcBorders>
              <w:top w:val="single" w:sz="4" w:space="0" w:color="auto"/>
              <w:left w:val="single" w:sz="4" w:space="0" w:color="auto"/>
              <w:bottom w:val="single" w:sz="4" w:space="0" w:color="auto"/>
              <w:right w:val="single" w:sz="4" w:space="0" w:color="auto"/>
            </w:tcBorders>
            <w:vAlign w:val="bottom"/>
          </w:tcPr>
          <w:p w14:paraId="7BBEECBA" w14:textId="7D702D81" w:rsidR="000A050D" w:rsidRDefault="000A050D" w:rsidP="000A050D">
            <w:pPr>
              <w:rPr>
                <w:color w:val="000000"/>
              </w:rPr>
            </w:pPr>
            <w:r>
              <w:rPr>
                <w:rFonts w:hint="eastAsia"/>
                <w:color w:val="000000"/>
              </w:rPr>
              <w:t>幂等性错误</w:t>
            </w:r>
          </w:p>
        </w:tc>
      </w:tr>
    </w:tbl>
    <w:p w14:paraId="75B60559" w14:textId="77777777" w:rsidR="000A050D" w:rsidRPr="000A050D" w:rsidRDefault="000A050D" w:rsidP="00A43EF8"/>
    <w:p w14:paraId="30176A5A" w14:textId="77777777" w:rsidR="00AA2783" w:rsidRDefault="00AA2783" w:rsidP="00AA2783">
      <w:pPr>
        <w:pStyle w:val="3"/>
        <w:rPr>
          <w:rFonts w:ascii="宋体" w:hAnsi="宋体"/>
          <w:sz w:val="21"/>
          <w:szCs w:val="21"/>
        </w:rPr>
      </w:pPr>
      <w:r>
        <w:t>商户信息查询</w:t>
      </w:r>
      <w:r>
        <w:rPr>
          <w:rFonts w:hint="eastAsia"/>
        </w:rPr>
        <w:t>接口</w:t>
      </w:r>
      <w:r w:rsidRPr="00F561BB">
        <w:rPr>
          <w:rFonts w:ascii="宋体" w:hAnsi="宋体"/>
          <w:sz w:val="21"/>
          <w:szCs w:val="21"/>
        </w:rPr>
        <w:t>&lt;</w:t>
      </w:r>
      <w:r w:rsidRPr="002C21CF">
        <w:rPr>
          <w:rFonts w:ascii="宋体" w:hAnsi="宋体"/>
          <w:sz w:val="21"/>
          <w:szCs w:val="21"/>
        </w:rPr>
        <w:t>ant.mybank.</w:t>
      </w:r>
      <w:r>
        <w:rPr>
          <w:rFonts w:ascii="宋体" w:hAnsi="宋体"/>
          <w:sz w:val="21"/>
          <w:szCs w:val="21"/>
        </w:rPr>
        <w:t>merchantprod</w:t>
      </w:r>
      <w:r w:rsidRPr="002C21CF">
        <w:rPr>
          <w:rFonts w:ascii="宋体" w:hAnsi="宋体"/>
          <w:sz w:val="21"/>
          <w:szCs w:val="21"/>
        </w:rPr>
        <w:t>.merchant.query</w:t>
      </w:r>
      <w:r w:rsidRPr="00F561BB">
        <w:rPr>
          <w:rFonts w:ascii="宋体" w:hAnsi="宋体"/>
          <w:sz w:val="21"/>
          <w:szCs w:val="21"/>
        </w:rPr>
        <w:t>&gt;</w:t>
      </w:r>
    </w:p>
    <w:p w14:paraId="0D57CFB3" w14:textId="77777777" w:rsidR="00AA2783" w:rsidRDefault="00AA2783" w:rsidP="00AA2783">
      <w:pPr>
        <w:ind w:firstLine="420"/>
      </w:pPr>
      <w:r w:rsidRPr="00AA2783">
        <w:rPr>
          <w:sz w:val="24"/>
        </w:rPr>
        <w:t>合作方可通过该接口查询本机构名下进驻的商户信息。</w:t>
      </w:r>
    </w:p>
    <w:p w14:paraId="7CC7AC33" w14:textId="77777777" w:rsidR="00AA2783" w:rsidRDefault="00AA2783" w:rsidP="00AA2783">
      <w:pPr>
        <w:pStyle w:val="4"/>
        <w:numPr>
          <w:ilvl w:val="0"/>
          <w:numId w:val="0"/>
        </w:numPr>
        <w:ind w:left="864" w:hanging="864"/>
      </w:pPr>
      <w:r>
        <w:lastRenderedPageBreak/>
        <w:t>请求报文</w:t>
      </w:r>
    </w:p>
    <w:tbl>
      <w:tblPr>
        <w:tblStyle w:val="a9"/>
        <w:tblW w:w="5000" w:type="pct"/>
        <w:tblLook w:val="04A0" w:firstRow="1" w:lastRow="0" w:firstColumn="1" w:lastColumn="0" w:noHBand="0" w:noVBand="1"/>
      </w:tblPr>
      <w:tblGrid>
        <w:gridCol w:w="417"/>
        <w:gridCol w:w="1116"/>
        <w:gridCol w:w="3021"/>
        <w:gridCol w:w="756"/>
        <w:gridCol w:w="427"/>
        <w:gridCol w:w="427"/>
        <w:gridCol w:w="2132"/>
      </w:tblGrid>
      <w:tr w:rsidR="00AA2783" w:rsidRPr="00BA1D12" w14:paraId="39C9C553" w14:textId="77777777" w:rsidTr="00AA2783">
        <w:trPr>
          <w:trHeight w:val="324"/>
        </w:trPr>
        <w:tc>
          <w:tcPr>
            <w:tcW w:w="2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26227E" w14:textId="77777777" w:rsidR="00AA2783" w:rsidRPr="00BA1D12" w:rsidRDefault="00AA2783" w:rsidP="00AA2783">
            <w:pPr>
              <w:rPr>
                <w:rFonts w:asciiTheme="minorEastAsia" w:eastAsiaTheme="minorEastAsia" w:hAnsiTheme="minorEastAsia"/>
                <w:b/>
              </w:rPr>
            </w:pPr>
            <w:r>
              <w:rPr>
                <w:rFonts w:asciiTheme="minorEastAsia" w:eastAsiaTheme="minorEastAsia" w:hAnsiTheme="minorEastAsia" w:hint="eastAsia"/>
                <w:b/>
              </w:rPr>
              <w:t>序号</w:t>
            </w:r>
          </w:p>
        </w:tc>
        <w:tc>
          <w:tcPr>
            <w:tcW w:w="76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0604AE"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参数名</w:t>
            </w:r>
          </w:p>
        </w:tc>
        <w:tc>
          <w:tcPr>
            <w:tcW w:w="208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EE56EF"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参数描述</w:t>
            </w:r>
          </w:p>
        </w:tc>
        <w:tc>
          <w:tcPr>
            <w:tcW w:w="5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9F2DA"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数据类型</w:t>
            </w:r>
          </w:p>
        </w:tc>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681D7"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长度</w:t>
            </w:r>
          </w:p>
        </w:tc>
        <w:tc>
          <w:tcPr>
            <w:tcW w:w="4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1FFDA2"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出现要求</w:t>
            </w:r>
          </w:p>
        </w:tc>
        <w:tc>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51F250"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示例</w:t>
            </w:r>
          </w:p>
        </w:tc>
      </w:tr>
      <w:tr w:rsidR="00AA2783" w:rsidRPr="00BA1D12" w14:paraId="03F2C103" w14:textId="77777777" w:rsidTr="00AA2783">
        <w:trPr>
          <w:trHeight w:val="21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3D36D" w14:textId="77777777" w:rsidR="00AA2783" w:rsidRPr="00BA1D12" w:rsidRDefault="00AA2783" w:rsidP="00AA2783">
            <w:pPr>
              <w:rPr>
                <w:rFonts w:asciiTheme="majorEastAsia" w:eastAsiaTheme="majorEastAsia" w:hAnsiTheme="majorEastAsia"/>
                <w:b/>
                <w:color w:val="000000"/>
                <w:sz w:val="21"/>
              </w:rPr>
            </w:pPr>
            <w:r w:rsidRPr="00BA1D12">
              <w:rPr>
                <w:rFonts w:asciiTheme="majorEastAsia" w:eastAsiaTheme="majorEastAsia" w:hAnsiTheme="majorEastAsia" w:hint="eastAsia"/>
                <w:b/>
                <w:color w:val="000000"/>
                <w:sz w:val="21"/>
              </w:rPr>
              <w:t>基本参数</w:t>
            </w:r>
          </w:p>
        </w:tc>
      </w:tr>
      <w:tr w:rsidR="00AA2783" w:rsidRPr="00BA1D12" w14:paraId="3725B6E3" w14:textId="77777777" w:rsidTr="00AA2783">
        <w:trPr>
          <w:trHeight w:val="287"/>
        </w:trPr>
        <w:tc>
          <w:tcPr>
            <w:tcW w:w="289" w:type="pct"/>
          </w:tcPr>
          <w:p w14:paraId="12E33D5A" w14:textId="77777777" w:rsidR="00AA2783" w:rsidRPr="00506672" w:rsidRDefault="00AA2783" w:rsidP="006A0DBC">
            <w:pPr>
              <w:pStyle w:val="a6"/>
              <w:numPr>
                <w:ilvl w:val="0"/>
                <w:numId w:val="28"/>
              </w:numPr>
              <w:ind w:firstLineChars="0"/>
              <w:rPr>
                <w:rFonts w:asciiTheme="minorEastAsia" w:eastAsiaTheme="minorEastAsia" w:hAnsiTheme="minorEastAsia"/>
                <w:sz w:val="18"/>
                <w:szCs w:val="18"/>
              </w:rPr>
            </w:pPr>
          </w:p>
        </w:tc>
        <w:tc>
          <w:tcPr>
            <w:tcW w:w="760" w:type="pct"/>
            <w:shd w:val="clear" w:color="auto" w:fill="auto"/>
          </w:tcPr>
          <w:p w14:paraId="32B54E15"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Isv</w:t>
            </w:r>
            <w:r>
              <w:rPr>
                <w:rFonts w:asciiTheme="minorEastAsia" w:eastAsiaTheme="minorEastAsia" w:hAnsiTheme="minorEastAsia"/>
                <w:sz w:val="18"/>
                <w:szCs w:val="18"/>
              </w:rPr>
              <w:t>OrgId</w:t>
            </w:r>
          </w:p>
        </w:tc>
        <w:tc>
          <w:tcPr>
            <w:tcW w:w="2089" w:type="pct"/>
            <w:shd w:val="clear" w:color="auto" w:fill="auto"/>
          </w:tcPr>
          <w:p w14:paraId="708151CB"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sz w:val="18"/>
                <w:szCs w:val="18"/>
              </w:rPr>
              <w:t>合作方机构号（网商银行分配）</w:t>
            </w:r>
          </w:p>
        </w:tc>
        <w:tc>
          <w:tcPr>
            <w:tcW w:w="532" w:type="pct"/>
            <w:tcBorders>
              <w:top w:val="single" w:sz="4" w:space="0" w:color="auto"/>
              <w:left w:val="single" w:sz="4" w:space="0" w:color="auto"/>
              <w:bottom w:val="single" w:sz="4" w:space="0" w:color="auto"/>
              <w:right w:val="single" w:sz="4" w:space="0" w:color="auto"/>
            </w:tcBorders>
          </w:tcPr>
          <w:p w14:paraId="2C2BD49B"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9" w:type="pct"/>
            <w:tcBorders>
              <w:top w:val="single" w:sz="4" w:space="0" w:color="auto"/>
              <w:left w:val="single" w:sz="4" w:space="0" w:color="auto"/>
              <w:bottom w:val="single" w:sz="4" w:space="0" w:color="auto"/>
              <w:right w:val="single" w:sz="4" w:space="0" w:color="auto"/>
            </w:tcBorders>
          </w:tcPr>
          <w:p w14:paraId="2887FB87"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481" w:type="pct"/>
            <w:tcBorders>
              <w:top w:val="single" w:sz="4" w:space="0" w:color="auto"/>
              <w:left w:val="single" w:sz="4" w:space="0" w:color="auto"/>
              <w:bottom w:val="single" w:sz="4" w:space="0" w:color="auto"/>
              <w:right w:val="single" w:sz="4" w:space="0" w:color="auto"/>
            </w:tcBorders>
          </w:tcPr>
          <w:p w14:paraId="03C92CE2"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549" w:type="pct"/>
            <w:tcBorders>
              <w:top w:val="single" w:sz="4" w:space="0" w:color="auto"/>
              <w:left w:val="single" w:sz="4" w:space="0" w:color="auto"/>
              <w:bottom w:val="single" w:sz="4" w:space="0" w:color="auto"/>
              <w:right w:val="single" w:sz="4" w:space="0" w:color="auto"/>
            </w:tcBorders>
          </w:tcPr>
          <w:p w14:paraId="57CB8E7A" w14:textId="77777777" w:rsidR="00AA2783" w:rsidRPr="00BA1D12" w:rsidRDefault="00AA2783" w:rsidP="00AA2783">
            <w:pPr>
              <w:rPr>
                <w:rFonts w:asciiTheme="minorEastAsia" w:eastAsiaTheme="minorEastAsia" w:hAnsiTheme="minorEastAsia"/>
                <w:bCs/>
                <w:sz w:val="18"/>
                <w:szCs w:val="18"/>
              </w:rPr>
            </w:pPr>
            <w:r w:rsidRPr="003542DC">
              <w:rPr>
                <w:rFonts w:asciiTheme="minorHAnsi" w:eastAsiaTheme="minorEastAsia" w:hAnsiTheme="minorHAnsi"/>
                <w:sz w:val="18"/>
                <w:szCs w:val="18"/>
              </w:rPr>
              <w:t>202210000000000001025</w:t>
            </w:r>
          </w:p>
        </w:tc>
      </w:tr>
      <w:tr w:rsidR="00AA2783" w:rsidRPr="00BA1D12" w14:paraId="4F3BEBA5" w14:textId="77777777" w:rsidTr="00AA2783">
        <w:trPr>
          <w:trHeight w:val="287"/>
        </w:trPr>
        <w:tc>
          <w:tcPr>
            <w:tcW w:w="289" w:type="pct"/>
          </w:tcPr>
          <w:p w14:paraId="3CE5F0C4" w14:textId="77777777" w:rsidR="00AA2783" w:rsidRPr="00506672" w:rsidRDefault="00AA2783" w:rsidP="006A0DBC">
            <w:pPr>
              <w:pStyle w:val="a6"/>
              <w:numPr>
                <w:ilvl w:val="0"/>
                <w:numId w:val="28"/>
              </w:numPr>
              <w:ind w:firstLineChars="0"/>
              <w:rPr>
                <w:rFonts w:asciiTheme="minorEastAsia" w:eastAsiaTheme="minorEastAsia" w:hAnsiTheme="minorEastAsia"/>
                <w:sz w:val="18"/>
                <w:szCs w:val="18"/>
              </w:rPr>
            </w:pPr>
          </w:p>
        </w:tc>
        <w:tc>
          <w:tcPr>
            <w:tcW w:w="760" w:type="pct"/>
            <w:shd w:val="clear" w:color="auto" w:fill="auto"/>
          </w:tcPr>
          <w:p w14:paraId="5C5261EC"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r w:rsidRPr="00BA1D12">
              <w:rPr>
                <w:rFonts w:asciiTheme="minorEastAsia" w:eastAsiaTheme="minorEastAsia" w:hAnsiTheme="minorEastAsia" w:hint="eastAsia"/>
                <w:sz w:val="18"/>
                <w:szCs w:val="18"/>
              </w:rPr>
              <w:t>erchantId</w:t>
            </w:r>
          </w:p>
        </w:tc>
        <w:tc>
          <w:tcPr>
            <w:tcW w:w="2089" w:type="pct"/>
            <w:shd w:val="clear" w:color="auto" w:fill="auto"/>
          </w:tcPr>
          <w:p w14:paraId="5F8388F4" w14:textId="087AAB0E" w:rsidR="00AA2783" w:rsidRPr="00BA1D12" w:rsidRDefault="00AA2783" w:rsidP="00AA2783">
            <w:pPr>
              <w:rPr>
                <w:rFonts w:asciiTheme="minorEastAsia" w:eastAsiaTheme="minorEastAsia" w:hAnsiTheme="minorEastAsia"/>
                <w:bCs/>
                <w:sz w:val="18"/>
                <w:szCs w:val="18"/>
              </w:rPr>
            </w:pPr>
            <w:r w:rsidRPr="00BA1D12">
              <w:rPr>
                <w:rFonts w:asciiTheme="minorEastAsia" w:eastAsiaTheme="minorEastAsia" w:hAnsiTheme="minorEastAsia" w:hint="eastAsia"/>
                <w:sz w:val="18"/>
                <w:szCs w:val="18"/>
              </w:rPr>
              <w:t>商户号</w:t>
            </w:r>
            <w:r w:rsidR="0045394B">
              <w:rPr>
                <w:rFonts w:asciiTheme="minorEastAsia" w:eastAsiaTheme="minorEastAsia" w:hAnsiTheme="minorEastAsia" w:hint="eastAsia"/>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532" w:type="pct"/>
            <w:tcBorders>
              <w:top w:val="single" w:sz="4" w:space="0" w:color="auto"/>
              <w:left w:val="single" w:sz="4" w:space="0" w:color="auto"/>
              <w:bottom w:val="single" w:sz="4" w:space="0" w:color="auto"/>
              <w:right w:val="single" w:sz="4" w:space="0" w:color="auto"/>
            </w:tcBorders>
          </w:tcPr>
          <w:p w14:paraId="5429D9E6"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9" w:type="pct"/>
            <w:tcBorders>
              <w:top w:val="single" w:sz="4" w:space="0" w:color="auto"/>
              <w:left w:val="single" w:sz="4" w:space="0" w:color="auto"/>
              <w:bottom w:val="single" w:sz="4" w:space="0" w:color="auto"/>
              <w:right w:val="single" w:sz="4" w:space="0" w:color="auto"/>
            </w:tcBorders>
          </w:tcPr>
          <w:p w14:paraId="64991D8D"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481" w:type="pct"/>
            <w:tcBorders>
              <w:top w:val="single" w:sz="4" w:space="0" w:color="auto"/>
              <w:left w:val="single" w:sz="4" w:space="0" w:color="auto"/>
              <w:bottom w:val="single" w:sz="4" w:space="0" w:color="auto"/>
              <w:right w:val="single" w:sz="4" w:space="0" w:color="auto"/>
            </w:tcBorders>
          </w:tcPr>
          <w:p w14:paraId="610F919F"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r>
              <w:rPr>
                <w:rFonts w:asciiTheme="minorEastAsia" w:eastAsiaTheme="minorEastAsia" w:hAnsiTheme="minorEastAsia"/>
                <w:sz w:val="18"/>
                <w:szCs w:val="18"/>
              </w:rPr>
              <w:t>E</w:t>
            </w:r>
          </w:p>
        </w:tc>
        <w:tc>
          <w:tcPr>
            <w:tcW w:w="549" w:type="pct"/>
            <w:tcBorders>
              <w:top w:val="single" w:sz="4" w:space="0" w:color="auto"/>
              <w:left w:val="single" w:sz="4" w:space="0" w:color="auto"/>
              <w:bottom w:val="single" w:sz="4" w:space="0" w:color="auto"/>
              <w:right w:val="single" w:sz="4" w:space="0" w:color="auto"/>
            </w:tcBorders>
          </w:tcPr>
          <w:p w14:paraId="2D527414" w14:textId="77777777" w:rsidR="00AA2783" w:rsidRPr="00BA1D12" w:rsidRDefault="00AA2783" w:rsidP="00AA2783">
            <w:pPr>
              <w:rPr>
                <w:rFonts w:asciiTheme="minorEastAsia" w:eastAsiaTheme="minorEastAsia" w:hAnsiTheme="minorEastAsia"/>
                <w:bCs/>
                <w:sz w:val="18"/>
                <w:szCs w:val="18"/>
              </w:rPr>
            </w:pPr>
            <w:r w:rsidRPr="00543A75">
              <w:rPr>
                <w:rFonts w:asciiTheme="minorHAnsi" w:eastAsiaTheme="minorEastAsia" w:hAnsiTheme="minorHAnsi"/>
                <w:sz w:val="18"/>
                <w:szCs w:val="18"/>
              </w:rPr>
              <w:t>226801000000000101099</w:t>
            </w:r>
          </w:p>
        </w:tc>
      </w:tr>
    </w:tbl>
    <w:p w14:paraId="48CC049D" w14:textId="77777777" w:rsidR="00AA2783" w:rsidRPr="0053673F" w:rsidRDefault="00AA2783" w:rsidP="00AA2783"/>
    <w:p w14:paraId="55D9D58C" w14:textId="77777777" w:rsidR="00AA2783" w:rsidRDefault="00AA2783" w:rsidP="00AA2783">
      <w:pPr>
        <w:pStyle w:val="4"/>
        <w:numPr>
          <w:ilvl w:val="0"/>
          <w:numId w:val="0"/>
        </w:numPr>
        <w:tabs>
          <w:tab w:val="left" w:pos="2464"/>
        </w:tabs>
        <w:ind w:left="864" w:hanging="864"/>
      </w:pPr>
      <w:r>
        <w:t>应答报文</w:t>
      </w:r>
      <w:r>
        <w:tab/>
      </w:r>
    </w:p>
    <w:tbl>
      <w:tblPr>
        <w:tblStyle w:val="a9"/>
        <w:tblW w:w="5000" w:type="pct"/>
        <w:tblLook w:val="04A0" w:firstRow="1" w:lastRow="0" w:firstColumn="1" w:lastColumn="0" w:noHBand="0" w:noVBand="1"/>
      </w:tblPr>
      <w:tblGrid>
        <w:gridCol w:w="396"/>
        <w:gridCol w:w="2556"/>
        <w:gridCol w:w="2904"/>
        <w:gridCol w:w="1113"/>
        <w:gridCol w:w="486"/>
        <w:gridCol w:w="445"/>
        <w:gridCol w:w="396"/>
      </w:tblGrid>
      <w:tr w:rsidR="00AA2783" w:rsidRPr="00CB1278" w14:paraId="34D0794C" w14:textId="77777777" w:rsidTr="001303BA">
        <w:trPr>
          <w:trHeight w:val="324"/>
        </w:trPr>
        <w:tc>
          <w:tcPr>
            <w:tcW w:w="2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E245E3"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序号</w:t>
            </w:r>
          </w:p>
        </w:tc>
        <w:tc>
          <w:tcPr>
            <w:tcW w:w="15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9FC9C4"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参数名</w:t>
            </w:r>
          </w:p>
        </w:tc>
        <w:tc>
          <w:tcPr>
            <w:tcW w:w="1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0C35CD"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参数描述</w:t>
            </w:r>
          </w:p>
        </w:tc>
        <w:tc>
          <w:tcPr>
            <w:tcW w:w="6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78CBE5"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数据类型</w:t>
            </w:r>
          </w:p>
        </w:tc>
        <w:tc>
          <w:tcPr>
            <w:tcW w:w="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32E289"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长度</w:t>
            </w:r>
          </w:p>
        </w:tc>
        <w:tc>
          <w:tcPr>
            <w:tcW w:w="26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99382"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出现要求</w:t>
            </w:r>
          </w:p>
        </w:tc>
        <w:tc>
          <w:tcPr>
            <w:tcW w:w="2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CD83E"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示例</w:t>
            </w:r>
          </w:p>
        </w:tc>
      </w:tr>
      <w:tr w:rsidR="00AA2783" w:rsidRPr="006102AA" w14:paraId="32B96610" w14:textId="77777777" w:rsidTr="00AA2783">
        <w:trPr>
          <w:trHeight w:val="21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CA29FB"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基本参数</w:t>
            </w:r>
          </w:p>
        </w:tc>
      </w:tr>
      <w:tr w:rsidR="00AA2783" w:rsidRPr="00CB1278" w14:paraId="322D8C89"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0D8D5286" w14:textId="77777777" w:rsidR="00AA2783" w:rsidRPr="003B7A6D" w:rsidRDefault="00AA2783" w:rsidP="006A0DBC">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01A3A8F0" w14:textId="77777777" w:rsidR="00AA2783" w:rsidRPr="003B7A6D" w:rsidRDefault="00AA2783" w:rsidP="00AA2783">
            <w:pPr>
              <w:rPr>
                <w:rFonts w:asciiTheme="minorEastAsia" w:eastAsiaTheme="minorEastAsia" w:hAnsiTheme="minorEastAsia"/>
                <w:bCs/>
                <w:sz w:val="18"/>
                <w:szCs w:val="18"/>
              </w:rPr>
            </w:pPr>
            <w:r>
              <w:rPr>
                <w:rFonts w:asciiTheme="minorEastAsia" w:eastAsiaTheme="minorEastAsia" w:hAnsiTheme="minorEastAsia"/>
                <w:sz w:val="18"/>
                <w:szCs w:val="18"/>
              </w:rPr>
              <w:t>R</w:t>
            </w:r>
            <w:r w:rsidRPr="003B7A6D">
              <w:rPr>
                <w:rFonts w:asciiTheme="minorEastAsia" w:eastAsiaTheme="minorEastAsia" w:hAnsiTheme="minorEastAsia"/>
                <w:sz w:val="18"/>
                <w:szCs w:val="18"/>
              </w:rPr>
              <w:t>espInfo</w:t>
            </w:r>
          </w:p>
        </w:tc>
        <w:tc>
          <w:tcPr>
            <w:tcW w:w="1750" w:type="pct"/>
            <w:tcBorders>
              <w:top w:val="single" w:sz="4" w:space="0" w:color="auto"/>
              <w:left w:val="single" w:sz="4" w:space="0" w:color="auto"/>
              <w:bottom w:val="single" w:sz="4" w:space="0" w:color="auto"/>
              <w:right w:val="single" w:sz="4" w:space="0" w:color="auto"/>
            </w:tcBorders>
          </w:tcPr>
          <w:p w14:paraId="7E94B2E2"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返回码组件</w:t>
            </w:r>
          </w:p>
        </w:tc>
        <w:tc>
          <w:tcPr>
            <w:tcW w:w="671" w:type="pct"/>
            <w:tcBorders>
              <w:top w:val="single" w:sz="4" w:space="0" w:color="auto"/>
              <w:left w:val="single" w:sz="4" w:space="0" w:color="auto"/>
              <w:bottom w:val="single" w:sz="4" w:space="0" w:color="auto"/>
              <w:right w:val="single" w:sz="4" w:space="0" w:color="auto"/>
            </w:tcBorders>
          </w:tcPr>
          <w:p w14:paraId="299F950B"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[返回码]对象</w:t>
            </w:r>
          </w:p>
        </w:tc>
        <w:tc>
          <w:tcPr>
            <w:tcW w:w="293" w:type="pct"/>
            <w:tcBorders>
              <w:top w:val="single" w:sz="4" w:space="0" w:color="auto"/>
              <w:left w:val="single" w:sz="4" w:space="0" w:color="auto"/>
              <w:bottom w:val="single" w:sz="4" w:space="0" w:color="auto"/>
              <w:right w:val="single" w:sz="4" w:space="0" w:color="auto"/>
            </w:tcBorders>
          </w:tcPr>
          <w:p w14:paraId="6A259FA2" w14:textId="77777777" w:rsidR="00AA2783" w:rsidRPr="003B7A6D" w:rsidRDefault="00AA2783" w:rsidP="00AA2783">
            <w:pPr>
              <w:rPr>
                <w:rFonts w:asciiTheme="minorEastAsia" w:eastAsiaTheme="minorEastAsia" w:hAnsiTheme="minorEastAsia"/>
                <w:bCs/>
                <w:sz w:val="18"/>
                <w:szCs w:val="18"/>
              </w:rPr>
            </w:pPr>
          </w:p>
        </w:tc>
        <w:tc>
          <w:tcPr>
            <w:tcW w:w="268" w:type="pct"/>
            <w:tcBorders>
              <w:top w:val="single" w:sz="4" w:space="0" w:color="auto"/>
              <w:left w:val="single" w:sz="4" w:space="0" w:color="auto"/>
              <w:bottom w:val="single" w:sz="4" w:space="0" w:color="auto"/>
              <w:right w:val="single" w:sz="4" w:space="0" w:color="auto"/>
            </w:tcBorders>
          </w:tcPr>
          <w:p w14:paraId="406A057C" w14:textId="77777777" w:rsidR="00AA2783" w:rsidRPr="003B7A6D" w:rsidRDefault="00AA2783" w:rsidP="00AA2783">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3E6134A6" w14:textId="77777777" w:rsidR="00AA2783" w:rsidRPr="003B7A6D" w:rsidRDefault="00AA2783" w:rsidP="00AA2783">
            <w:pPr>
              <w:rPr>
                <w:rFonts w:asciiTheme="minorEastAsia" w:eastAsiaTheme="minorEastAsia" w:hAnsiTheme="minorEastAsia"/>
                <w:bCs/>
                <w:sz w:val="18"/>
                <w:szCs w:val="18"/>
              </w:rPr>
            </w:pPr>
          </w:p>
        </w:tc>
      </w:tr>
      <w:tr w:rsidR="008C2599" w:rsidRPr="00CB1278" w14:paraId="51317BA3"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18754182" w14:textId="77777777" w:rsidR="008C2599" w:rsidRPr="003B7A6D" w:rsidRDefault="008C2599" w:rsidP="008C2599">
            <w:pPr>
              <w:pStyle w:val="a6"/>
              <w:numPr>
                <w:ilvl w:val="0"/>
                <w:numId w:val="29"/>
              </w:numPr>
              <w:ind w:firstLineChars="0"/>
              <w:rPr>
                <w:rFonts w:ascii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655ED49E" w14:textId="77777777" w:rsidR="008C2599" w:rsidRDefault="008C2599" w:rsidP="008C2599">
            <w:pPr>
              <w:rPr>
                <w:rFonts w:asciiTheme="minorEastAsia" w:hAnsiTheme="minorEastAsia"/>
                <w:sz w:val="18"/>
                <w:szCs w:val="18"/>
              </w:rPr>
            </w:pPr>
            <w:r>
              <w:rPr>
                <w:rFonts w:asciiTheme="minorEastAsia" w:eastAsiaTheme="minorEastAsia" w:hAnsiTheme="minorEastAsia" w:hint="eastAsia"/>
                <w:color w:val="000000"/>
                <w:sz w:val="18"/>
                <w:szCs w:val="18"/>
              </w:rPr>
              <w:t>M</w:t>
            </w:r>
            <w:r w:rsidRPr="00CB1278">
              <w:rPr>
                <w:rFonts w:asciiTheme="minorEastAsia" w:eastAsiaTheme="minorEastAsia" w:hAnsiTheme="minorEastAsia" w:hint="eastAsia"/>
                <w:color w:val="000000"/>
                <w:sz w:val="18"/>
                <w:szCs w:val="18"/>
              </w:rPr>
              <w:t>erchantName</w:t>
            </w:r>
          </w:p>
        </w:tc>
        <w:tc>
          <w:tcPr>
            <w:tcW w:w="1750" w:type="pct"/>
            <w:tcBorders>
              <w:top w:val="single" w:sz="4" w:space="0" w:color="auto"/>
              <w:left w:val="single" w:sz="4" w:space="0" w:color="auto"/>
              <w:bottom w:val="single" w:sz="4" w:space="0" w:color="auto"/>
              <w:right w:val="single" w:sz="4" w:space="0" w:color="auto"/>
            </w:tcBorders>
          </w:tcPr>
          <w:p w14:paraId="020F9AAD" w14:textId="77777777" w:rsidR="008C2599" w:rsidRPr="003B7A6D" w:rsidRDefault="008C2599" w:rsidP="008C2599">
            <w:pPr>
              <w:rPr>
                <w:rFonts w:asciiTheme="minorEastAsia" w:hAnsiTheme="minorEastAsia"/>
                <w:sz w:val="18"/>
                <w:szCs w:val="18"/>
              </w:rPr>
            </w:pPr>
            <w:r w:rsidRPr="00CB1278">
              <w:rPr>
                <w:rFonts w:asciiTheme="minorEastAsia" w:eastAsiaTheme="minorEastAsia" w:hAnsiTheme="minorEastAsia" w:hint="eastAsia"/>
                <w:color w:val="000000"/>
                <w:sz w:val="18"/>
                <w:szCs w:val="18"/>
              </w:rPr>
              <w:t>商户名</w:t>
            </w:r>
            <w:r>
              <w:rPr>
                <w:rFonts w:asciiTheme="minorEastAsia" w:eastAsiaTheme="minorEastAsia" w:hAnsiTheme="minorEastAsia" w:hint="eastAsia"/>
                <w:color w:val="000000"/>
                <w:sz w:val="18"/>
                <w:szCs w:val="18"/>
              </w:rPr>
              <w:t>称</w:t>
            </w:r>
            <w:r>
              <w:rPr>
                <w:rFonts w:asciiTheme="minorEastAsia" w:eastAsiaTheme="minorEastAsia" w:hAnsiTheme="minorEastAsia"/>
                <w:color w:val="000000"/>
                <w:sz w:val="18"/>
                <w:szCs w:val="18"/>
              </w:rPr>
              <w:t>。</w:t>
            </w:r>
            <w:r>
              <w:rPr>
                <w:rFonts w:asciiTheme="minorEastAsia" w:eastAsiaTheme="minorEastAsia" w:hAnsiTheme="minorEastAsia" w:hint="eastAsia"/>
                <w:color w:val="000000"/>
                <w:sz w:val="18"/>
                <w:szCs w:val="18"/>
              </w:rPr>
              <w:t>有</w:t>
            </w:r>
            <w:r>
              <w:rPr>
                <w:rFonts w:asciiTheme="minorEastAsia" w:eastAsiaTheme="minorEastAsia" w:hAnsiTheme="minorEastAsia"/>
                <w:color w:val="000000"/>
                <w:sz w:val="18"/>
                <w:szCs w:val="18"/>
              </w:rPr>
              <w:t>营业执照的，要求与营业执照上的名称一致</w:t>
            </w:r>
            <w:r>
              <w:rPr>
                <w:rFonts w:asciiTheme="minorEastAsia" w:eastAsiaTheme="minorEastAsia" w:hAnsiTheme="minorEastAsia" w:hint="eastAsia"/>
                <w:color w:val="000000"/>
                <w:sz w:val="18"/>
                <w:szCs w:val="18"/>
              </w:rPr>
              <w:t>。</w:t>
            </w:r>
          </w:p>
        </w:tc>
        <w:tc>
          <w:tcPr>
            <w:tcW w:w="671" w:type="pct"/>
            <w:tcBorders>
              <w:top w:val="single" w:sz="4" w:space="0" w:color="auto"/>
              <w:left w:val="single" w:sz="4" w:space="0" w:color="auto"/>
              <w:bottom w:val="single" w:sz="4" w:space="0" w:color="auto"/>
              <w:right w:val="single" w:sz="4" w:space="0" w:color="auto"/>
            </w:tcBorders>
          </w:tcPr>
          <w:p w14:paraId="2BAD9A31" w14:textId="77777777" w:rsidR="008C2599" w:rsidRPr="003B7A6D" w:rsidRDefault="008C2599" w:rsidP="008C2599">
            <w:pPr>
              <w:rPr>
                <w:rFonts w:ascii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E011E3F" w14:textId="77777777" w:rsidR="008C2599" w:rsidRPr="003B7A6D" w:rsidRDefault="008C2599" w:rsidP="008C2599">
            <w:pPr>
              <w:rPr>
                <w:rFonts w:asciiTheme="minorEastAsia" w:hAnsiTheme="minorEastAsia"/>
                <w:bCs/>
                <w:sz w:val="18"/>
                <w:szCs w:val="18"/>
              </w:rPr>
            </w:pPr>
            <w:r>
              <w:rPr>
                <w:rFonts w:asciiTheme="minorEastAsia" w:eastAsiaTheme="minorEastAsia" w:hAnsiTheme="minorEastAsia" w:hint="eastAsia"/>
                <w:color w:val="000000"/>
                <w:sz w:val="18"/>
                <w:szCs w:val="18"/>
              </w:rPr>
              <w:t>256</w:t>
            </w:r>
          </w:p>
        </w:tc>
        <w:tc>
          <w:tcPr>
            <w:tcW w:w="268" w:type="pct"/>
            <w:tcBorders>
              <w:top w:val="single" w:sz="4" w:space="0" w:color="auto"/>
              <w:left w:val="single" w:sz="4" w:space="0" w:color="auto"/>
              <w:bottom w:val="single" w:sz="4" w:space="0" w:color="auto"/>
              <w:right w:val="single" w:sz="4" w:space="0" w:color="auto"/>
            </w:tcBorders>
          </w:tcPr>
          <w:p w14:paraId="4BF23C90" w14:textId="77777777" w:rsidR="008C2599" w:rsidRPr="003B7A6D" w:rsidRDefault="008C2599" w:rsidP="008C2599">
            <w:pPr>
              <w:rPr>
                <w:rFonts w:asciiTheme="minorEastAsia" w:hAnsiTheme="minorEastAsia"/>
                <w:sz w:val="18"/>
                <w:szCs w:val="18"/>
              </w:rPr>
            </w:pPr>
            <w:r w:rsidRPr="00CB1278">
              <w:rPr>
                <w:rFonts w:asciiTheme="minorEastAsia" w:eastAsiaTheme="minorEastAsia" w:hAnsiTheme="minorEastAsia" w:hint="eastAsia"/>
                <w:color w:val="000000"/>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270A4CCF" w14:textId="77777777" w:rsidR="008C2599" w:rsidRPr="003B7A6D" w:rsidRDefault="008C2599" w:rsidP="008C2599">
            <w:pPr>
              <w:rPr>
                <w:rFonts w:asciiTheme="minorEastAsia" w:hAnsiTheme="minorEastAsia"/>
                <w:bCs/>
                <w:sz w:val="18"/>
                <w:szCs w:val="18"/>
              </w:rPr>
            </w:pPr>
          </w:p>
        </w:tc>
      </w:tr>
      <w:tr w:rsidR="008C2599" w:rsidRPr="00CB1278" w14:paraId="45C10701"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7260FF44"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0E2DD8DB"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r w:rsidRPr="003B7A6D">
              <w:rPr>
                <w:rFonts w:asciiTheme="minorEastAsia" w:eastAsiaTheme="minorEastAsia" w:hAnsiTheme="minorEastAsia"/>
                <w:sz w:val="18"/>
                <w:szCs w:val="18"/>
              </w:rPr>
              <w:t>erchantId</w:t>
            </w:r>
          </w:p>
        </w:tc>
        <w:tc>
          <w:tcPr>
            <w:tcW w:w="1750" w:type="pct"/>
            <w:tcBorders>
              <w:top w:val="single" w:sz="4" w:space="0" w:color="auto"/>
              <w:left w:val="single" w:sz="4" w:space="0" w:color="auto"/>
              <w:bottom w:val="single" w:sz="4" w:space="0" w:color="auto"/>
              <w:right w:val="single" w:sz="4" w:space="0" w:color="auto"/>
            </w:tcBorders>
          </w:tcPr>
          <w:p w14:paraId="0FE4F47F" w14:textId="6E34922C"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商户号</w:t>
            </w:r>
            <w:r w:rsidR="0045394B">
              <w:rPr>
                <w:rFonts w:asciiTheme="minorEastAsia" w:eastAsiaTheme="minorEastAsia" w:hAnsiTheme="minorEastAsia" w:hint="eastAsia"/>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671" w:type="pct"/>
            <w:tcBorders>
              <w:top w:val="single" w:sz="4" w:space="0" w:color="auto"/>
              <w:left w:val="single" w:sz="4" w:space="0" w:color="auto"/>
              <w:bottom w:val="single" w:sz="4" w:space="0" w:color="auto"/>
              <w:right w:val="single" w:sz="4" w:space="0" w:color="auto"/>
            </w:tcBorders>
          </w:tcPr>
          <w:p w14:paraId="5D8462A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ACAB668"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268" w:type="pct"/>
            <w:tcBorders>
              <w:top w:val="single" w:sz="4" w:space="0" w:color="auto"/>
              <w:left w:val="single" w:sz="4" w:space="0" w:color="auto"/>
              <w:bottom w:val="single" w:sz="4" w:space="0" w:color="auto"/>
              <w:right w:val="single" w:sz="4" w:space="0" w:color="auto"/>
            </w:tcBorders>
          </w:tcPr>
          <w:p w14:paraId="0DC47DAA"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M</w:t>
            </w:r>
            <w:r>
              <w:rPr>
                <w:rFonts w:asciiTheme="minorEastAsia" w:eastAsiaTheme="minorEastAsia" w:hAnsiTheme="minorEastAsia"/>
                <w:sz w:val="18"/>
                <w:szCs w:val="18"/>
              </w:rPr>
              <w:t>E</w:t>
            </w:r>
          </w:p>
        </w:tc>
        <w:tc>
          <w:tcPr>
            <w:tcW w:w="239" w:type="pct"/>
            <w:tcBorders>
              <w:top w:val="single" w:sz="4" w:space="0" w:color="auto"/>
              <w:left w:val="single" w:sz="4" w:space="0" w:color="auto"/>
              <w:bottom w:val="single" w:sz="4" w:space="0" w:color="auto"/>
              <w:right w:val="single" w:sz="4" w:space="0" w:color="auto"/>
            </w:tcBorders>
          </w:tcPr>
          <w:p w14:paraId="461599FB" w14:textId="77777777" w:rsidR="008C2599" w:rsidRPr="003B7A6D" w:rsidRDefault="008C2599" w:rsidP="008C2599">
            <w:pPr>
              <w:rPr>
                <w:rFonts w:asciiTheme="minorEastAsia" w:eastAsiaTheme="minorEastAsia" w:hAnsiTheme="minorEastAsia"/>
                <w:bCs/>
                <w:sz w:val="18"/>
                <w:szCs w:val="18"/>
              </w:rPr>
            </w:pPr>
          </w:p>
        </w:tc>
      </w:tr>
      <w:tr w:rsidR="008C2599" w:rsidRPr="00CB1278" w14:paraId="33831C7B"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19367C85"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5A53B4E9" w14:textId="77777777" w:rsidR="008C2599" w:rsidRDefault="008C2599" w:rsidP="008C2599">
            <w:pPr>
              <w:rPr>
                <w:rFonts w:asciiTheme="minorEastAsia" w:eastAsiaTheme="minorEastAsia" w:hAnsiTheme="minorEastAsia"/>
                <w:bCs/>
                <w:sz w:val="18"/>
                <w:szCs w:val="18"/>
              </w:rPr>
            </w:pPr>
            <w:r>
              <w:rPr>
                <w:rFonts w:asciiTheme="minorEastAsia" w:eastAsiaTheme="minorEastAsia" w:hAnsiTheme="minorEastAsia"/>
                <w:color w:val="000000"/>
                <w:sz w:val="18"/>
                <w:szCs w:val="18"/>
              </w:rPr>
              <w:t>M</w:t>
            </w:r>
            <w:r>
              <w:rPr>
                <w:rFonts w:asciiTheme="minorEastAsia" w:eastAsiaTheme="minorEastAsia" w:hAnsiTheme="minorEastAsia" w:hint="eastAsia"/>
                <w:color w:val="000000"/>
                <w:sz w:val="18"/>
                <w:szCs w:val="18"/>
              </w:rPr>
              <w:t>erchant</w:t>
            </w:r>
            <w:r>
              <w:rPr>
                <w:rFonts w:asciiTheme="minorEastAsia" w:eastAsiaTheme="minorEastAsia" w:hAnsiTheme="minorEastAsia"/>
                <w:color w:val="000000"/>
                <w:sz w:val="18"/>
                <w:szCs w:val="18"/>
              </w:rPr>
              <w:t>Type</w:t>
            </w:r>
          </w:p>
        </w:tc>
        <w:tc>
          <w:tcPr>
            <w:tcW w:w="1750" w:type="pct"/>
            <w:tcBorders>
              <w:top w:val="single" w:sz="4" w:space="0" w:color="auto"/>
              <w:left w:val="single" w:sz="4" w:space="0" w:color="auto"/>
              <w:bottom w:val="single" w:sz="4" w:space="0" w:color="auto"/>
              <w:right w:val="single" w:sz="4" w:space="0" w:color="auto"/>
            </w:tcBorders>
          </w:tcPr>
          <w:p w14:paraId="58502A21"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商户类型。可选值：</w:t>
            </w:r>
          </w:p>
          <w:p w14:paraId="166D2BE0"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01:自然人</w:t>
            </w:r>
          </w:p>
          <w:p w14:paraId="7538FBD3"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02:个体工商户</w:t>
            </w:r>
          </w:p>
          <w:p w14:paraId="2621CA7C"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03:企业商户</w:t>
            </w:r>
          </w:p>
        </w:tc>
        <w:tc>
          <w:tcPr>
            <w:tcW w:w="671" w:type="pct"/>
            <w:tcBorders>
              <w:top w:val="single" w:sz="4" w:space="0" w:color="auto"/>
              <w:left w:val="single" w:sz="4" w:space="0" w:color="auto"/>
              <w:bottom w:val="single" w:sz="4" w:space="0" w:color="auto"/>
              <w:right w:val="single" w:sz="4" w:space="0" w:color="auto"/>
            </w:tcBorders>
          </w:tcPr>
          <w:p w14:paraId="7961C232" w14:textId="77777777" w:rsidR="008C2599" w:rsidRPr="0043782F"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663FF7C" w14:textId="77777777" w:rsidR="008C2599"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8</w:t>
            </w:r>
          </w:p>
        </w:tc>
        <w:tc>
          <w:tcPr>
            <w:tcW w:w="268" w:type="pct"/>
            <w:tcBorders>
              <w:top w:val="single" w:sz="4" w:space="0" w:color="auto"/>
              <w:left w:val="single" w:sz="4" w:space="0" w:color="auto"/>
              <w:bottom w:val="single" w:sz="4" w:space="0" w:color="auto"/>
              <w:right w:val="single" w:sz="4" w:space="0" w:color="auto"/>
            </w:tcBorders>
          </w:tcPr>
          <w:p w14:paraId="354D13A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68F90008" w14:textId="77777777" w:rsidR="008C2599" w:rsidRPr="003B7A6D" w:rsidRDefault="008C2599" w:rsidP="008C2599">
            <w:pPr>
              <w:rPr>
                <w:rFonts w:asciiTheme="minorEastAsia" w:eastAsiaTheme="minorEastAsia" w:hAnsiTheme="minorEastAsia"/>
                <w:bCs/>
                <w:sz w:val="18"/>
                <w:szCs w:val="18"/>
              </w:rPr>
            </w:pPr>
          </w:p>
        </w:tc>
      </w:tr>
      <w:tr w:rsidR="008C2599" w:rsidRPr="00CB1278" w14:paraId="25BF7CBB"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47E871E6"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3B666EE1"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D</w:t>
            </w:r>
            <w:r w:rsidRPr="003B7A6D">
              <w:rPr>
                <w:rFonts w:asciiTheme="minorEastAsia" w:eastAsiaTheme="minorEastAsia" w:hAnsiTheme="minorEastAsia" w:hint="eastAsia"/>
                <w:sz w:val="18"/>
                <w:szCs w:val="18"/>
              </w:rPr>
              <w:t>ealType</w:t>
            </w:r>
          </w:p>
        </w:tc>
        <w:tc>
          <w:tcPr>
            <w:tcW w:w="1750" w:type="pct"/>
            <w:tcBorders>
              <w:top w:val="single" w:sz="4" w:space="0" w:color="auto"/>
              <w:left w:val="single" w:sz="4" w:space="0" w:color="auto"/>
              <w:bottom w:val="single" w:sz="4" w:space="0" w:color="auto"/>
              <w:right w:val="single" w:sz="4" w:space="0" w:color="auto"/>
            </w:tcBorders>
          </w:tcPr>
          <w:p w14:paraId="63B87DE9"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商户经营类型。可选值：</w:t>
            </w:r>
          </w:p>
          <w:p w14:paraId="37C33B1F"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 xml:space="preserve">01:实体特约商户 </w:t>
            </w:r>
          </w:p>
          <w:p w14:paraId="57BFE82E"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 xml:space="preserve">02:网络特约商户 </w:t>
            </w:r>
          </w:p>
          <w:p w14:paraId="783B1755"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03:</w:t>
            </w:r>
            <w:r>
              <w:rPr>
                <w:rFonts w:hint="eastAsia"/>
                <w:color w:val="000000"/>
                <w:sz w:val="18"/>
                <w:szCs w:val="18"/>
              </w:rPr>
              <w:t>实体兼网络特约商户</w:t>
            </w:r>
          </w:p>
        </w:tc>
        <w:tc>
          <w:tcPr>
            <w:tcW w:w="671" w:type="pct"/>
            <w:tcBorders>
              <w:top w:val="single" w:sz="4" w:space="0" w:color="auto"/>
              <w:left w:val="single" w:sz="4" w:space="0" w:color="auto"/>
              <w:bottom w:val="single" w:sz="4" w:space="0" w:color="auto"/>
              <w:right w:val="single" w:sz="4" w:space="0" w:color="auto"/>
            </w:tcBorders>
          </w:tcPr>
          <w:p w14:paraId="0DFB03EE" w14:textId="77777777" w:rsidR="008C2599" w:rsidRPr="0043782F" w:rsidRDefault="008C2599" w:rsidP="008C2599">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1D2723D"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8</w:t>
            </w:r>
          </w:p>
        </w:tc>
        <w:tc>
          <w:tcPr>
            <w:tcW w:w="268" w:type="pct"/>
            <w:tcBorders>
              <w:top w:val="single" w:sz="4" w:space="0" w:color="auto"/>
              <w:left w:val="single" w:sz="4" w:space="0" w:color="auto"/>
              <w:bottom w:val="single" w:sz="4" w:space="0" w:color="auto"/>
              <w:right w:val="single" w:sz="4" w:space="0" w:color="auto"/>
            </w:tcBorders>
          </w:tcPr>
          <w:p w14:paraId="3175718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0190A967" w14:textId="77777777" w:rsidR="008C2599" w:rsidRPr="003B7A6D" w:rsidRDefault="008C2599" w:rsidP="008C2599">
            <w:pPr>
              <w:rPr>
                <w:rFonts w:asciiTheme="minorEastAsia" w:eastAsiaTheme="minorEastAsia" w:hAnsiTheme="minorEastAsia"/>
                <w:bCs/>
                <w:sz w:val="18"/>
                <w:szCs w:val="18"/>
              </w:rPr>
            </w:pPr>
          </w:p>
        </w:tc>
      </w:tr>
      <w:tr w:rsidR="008C2599" w:rsidRPr="00CB1278" w14:paraId="6E718C5A"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3E20E122"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0E69BA78"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w:t>
            </w:r>
            <w:r w:rsidRPr="003B7A6D">
              <w:rPr>
                <w:rFonts w:asciiTheme="minorEastAsia" w:eastAsiaTheme="minorEastAsia" w:hAnsiTheme="minorEastAsia" w:hint="eastAsia"/>
                <w:sz w:val="18"/>
                <w:szCs w:val="18"/>
              </w:rPr>
              <w:t>upportPrepayment</w:t>
            </w:r>
          </w:p>
        </w:tc>
        <w:tc>
          <w:tcPr>
            <w:tcW w:w="1750" w:type="pct"/>
            <w:tcBorders>
              <w:top w:val="single" w:sz="4" w:space="0" w:color="auto"/>
              <w:left w:val="single" w:sz="4" w:space="0" w:color="auto"/>
              <w:bottom w:val="single" w:sz="4" w:space="0" w:color="auto"/>
              <w:right w:val="single" w:sz="4" w:space="0" w:color="auto"/>
            </w:tcBorders>
          </w:tcPr>
          <w:p w14:paraId="092358FA"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商户清算资金是否支持T+0到账。可选值：</w:t>
            </w:r>
          </w:p>
          <w:p w14:paraId="2C1917F5"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 xml:space="preserve">Y：支持 </w:t>
            </w:r>
          </w:p>
          <w:p w14:paraId="59B8E120"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N</w:t>
            </w:r>
            <w:r>
              <w:rPr>
                <w:rFonts w:hint="eastAsia"/>
                <w:color w:val="000000"/>
                <w:sz w:val="18"/>
                <w:szCs w:val="18"/>
              </w:rPr>
              <w:t>：不支持</w:t>
            </w:r>
            <w:r>
              <w:rPr>
                <w:rFonts w:hint="eastAsia"/>
                <w:color w:val="000000"/>
                <w:sz w:val="18"/>
                <w:szCs w:val="18"/>
              </w:rPr>
              <w:t xml:space="preserve"> </w:t>
            </w:r>
          </w:p>
        </w:tc>
        <w:tc>
          <w:tcPr>
            <w:tcW w:w="671" w:type="pct"/>
            <w:tcBorders>
              <w:top w:val="single" w:sz="4" w:space="0" w:color="auto"/>
              <w:left w:val="single" w:sz="4" w:space="0" w:color="auto"/>
              <w:bottom w:val="single" w:sz="4" w:space="0" w:color="auto"/>
              <w:right w:val="single" w:sz="4" w:space="0" w:color="auto"/>
            </w:tcBorders>
          </w:tcPr>
          <w:p w14:paraId="24A181A3" w14:textId="77777777" w:rsidR="008C2599" w:rsidRPr="0043782F" w:rsidRDefault="008C2599" w:rsidP="008C2599">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2F70B1A"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8</w:t>
            </w:r>
          </w:p>
        </w:tc>
        <w:tc>
          <w:tcPr>
            <w:tcW w:w="268" w:type="pct"/>
            <w:tcBorders>
              <w:top w:val="single" w:sz="4" w:space="0" w:color="auto"/>
              <w:left w:val="single" w:sz="4" w:space="0" w:color="auto"/>
              <w:bottom w:val="single" w:sz="4" w:space="0" w:color="auto"/>
              <w:right w:val="single" w:sz="4" w:space="0" w:color="auto"/>
            </w:tcBorders>
          </w:tcPr>
          <w:p w14:paraId="3A71C9D3"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3A587447" w14:textId="77777777" w:rsidR="008C2599" w:rsidRPr="003B7A6D" w:rsidRDefault="008C2599" w:rsidP="008C2599">
            <w:pPr>
              <w:rPr>
                <w:rFonts w:asciiTheme="minorEastAsia" w:eastAsiaTheme="minorEastAsia" w:hAnsiTheme="minorEastAsia"/>
                <w:bCs/>
                <w:sz w:val="18"/>
                <w:szCs w:val="18"/>
              </w:rPr>
            </w:pPr>
          </w:p>
        </w:tc>
      </w:tr>
      <w:tr w:rsidR="008C2599" w:rsidRPr="00CB1278" w14:paraId="52FC0C8C"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15223A41"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5D219645"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S</w:t>
            </w:r>
            <w:r w:rsidRPr="003B7A6D">
              <w:rPr>
                <w:rFonts w:asciiTheme="minorEastAsia" w:eastAsiaTheme="minorEastAsia" w:hAnsiTheme="minorEastAsia"/>
                <w:sz w:val="18"/>
                <w:szCs w:val="18"/>
              </w:rPr>
              <w:t>ettleMode</w:t>
            </w:r>
          </w:p>
        </w:tc>
        <w:tc>
          <w:tcPr>
            <w:tcW w:w="1750" w:type="pct"/>
            <w:tcBorders>
              <w:top w:val="single" w:sz="4" w:space="0" w:color="auto"/>
              <w:left w:val="single" w:sz="4" w:space="0" w:color="auto"/>
              <w:bottom w:val="single" w:sz="4" w:space="0" w:color="auto"/>
              <w:right w:val="single" w:sz="4" w:space="0" w:color="auto"/>
            </w:tcBorders>
          </w:tcPr>
          <w:p w14:paraId="6C8EB9EB"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结算方式。商户清算资金结算方式，可选值：</w:t>
            </w:r>
          </w:p>
          <w:p w14:paraId="3A7F58F1"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 xml:space="preserve">01：结算到他行卡 </w:t>
            </w:r>
          </w:p>
          <w:p w14:paraId="4283F708"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02：结算到余利宝</w:t>
            </w:r>
          </w:p>
          <w:p w14:paraId="5BA8D3CF"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lastRenderedPageBreak/>
              <w:t>03：结算到活期户（暂不开放）</w:t>
            </w:r>
          </w:p>
        </w:tc>
        <w:tc>
          <w:tcPr>
            <w:tcW w:w="671" w:type="pct"/>
            <w:tcBorders>
              <w:top w:val="single" w:sz="4" w:space="0" w:color="auto"/>
              <w:left w:val="single" w:sz="4" w:space="0" w:color="auto"/>
              <w:bottom w:val="single" w:sz="4" w:space="0" w:color="auto"/>
              <w:right w:val="single" w:sz="4" w:space="0" w:color="auto"/>
            </w:tcBorders>
          </w:tcPr>
          <w:p w14:paraId="76D2873C"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lastRenderedPageBreak/>
              <w:t>String</w:t>
            </w:r>
          </w:p>
        </w:tc>
        <w:tc>
          <w:tcPr>
            <w:tcW w:w="293" w:type="pct"/>
            <w:tcBorders>
              <w:top w:val="single" w:sz="4" w:space="0" w:color="auto"/>
              <w:left w:val="single" w:sz="4" w:space="0" w:color="auto"/>
              <w:bottom w:val="single" w:sz="4" w:space="0" w:color="auto"/>
              <w:right w:val="single" w:sz="4" w:space="0" w:color="auto"/>
            </w:tcBorders>
          </w:tcPr>
          <w:p w14:paraId="059AFD3D"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8</w:t>
            </w:r>
          </w:p>
        </w:tc>
        <w:tc>
          <w:tcPr>
            <w:tcW w:w="268" w:type="pct"/>
            <w:tcBorders>
              <w:top w:val="single" w:sz="4" w:space="0" w:color="auto"/>
              <w:left w:val="single" w:sz="4" w:space="0" w:color="auto"/>
              <w:bottom w:val="single" w:sz="4" w:space="0" w:color="auto"/>
              <w:right w:val="single" w:sz="4" w:space="0" w:color="auto"/>
            </w:tcBorders>
          </w:tcPr>
          <w:p w14:paraId="25F1CB21"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480A6CC8" w14:textId="77777777" w:rsidR="008C2599" w:rsidRPr="003B7A6D" w:rsidRDefault="008C2599" w:rsidP="008C2599">
            <w:pPr>
              <w:rPr>
                <w:rFonts w:asciiTheme="minorEastAsia" w:eastAsiaTheme="minorEastAsia" w:hAnsiTheme="minorEastAsia"/>
                <w:bCs/>
                <w:sz w:val="18"/>
                <w:szCs w:val="18"/>
              </w:rPr>
            </w:pPr>
          </w:p>
        </w:tc>
      </w:tr>
      <w:tr w:rsidR="008C2599" w:rsidRPr="00CB1278" w14:paraId="3FCF03C1"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2A7A332C"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2D09F06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r w:rsidRPr="003B7A6D">
              <w:rPr>
                <w:rFonts w:asciiTheme="minorEastAsia" w:eastAsiaTheme="minorEastAsia" w:hAnsiTheme="minorEastAsia" w:hint="eastAsia"/>
                <w:sz w:val="18"/>
                <w:szCs w:val="18"/>
              </w:rPr>
              <w:t>cc</w:t>
            </w:r>
          </w:p>
        </w:tc>
        <w:tc>
          <w:tcPr>
            <w:tcW w:w="1750" w:type="pct"/>
            <w:tcBorders>
              <w:top w:val="single" w:sz="4" w:space="0" w:color="auto"/>
              <w:left w:val="single" w:sz="4" w:space="0" w:color="auto"/>
              <w:bottom w:val="single" w:sz="4" w:space="0" w:color="auto"/>
              <w:right w:val="single" w:sz="4" w:space="0" w:color="auto"/>
            </w:tcBorders>
          </w:tcPr>
          <w:p w14:paraId="715996CE" w14:textId="77777777" w:rsidR="008C2599" w:rsidRPr="0043782F" w:rsidRDefault="008C2599" w:rsidP="008C2599">
            <w:pPr>
              <w:pStyle w:val="aa"/>
              <w:spacing w:before="0" w:beforeAutospacing="0" w:after="0" w:afterAutospacing="0"/>
              <w:rPr>
                <w:color w:val="000000"/>
                <w:sz w:val="18"/>
                <w:szCs w:val="18"/>
              </w:rPr>
            </w:pPr>
            <w:r>
              <w:rPr>
                <w:rFonts w:hint="eastAsia"/>
                <w:color w:val="000000"/>
                <w:sz w:val="18"/>
                <w:szCs w:val="18"/>
              </w:rPr>
              <w:t>经营类目。参见附录的</w:t>
            </w:r>
            <w:hyperlink r:id="rId40" w:anchor="_经营类目" w:history="1">
              <w:r>
                <w:rPr>
                  <w:rStyle w:val="ae"/>
                  <w:rFonts w:hint="eastAsia"/>
                </w:rPr>
                <w:t>经营类目</w:t>
              </w:r>
            </w:hyperlink>
            <w:r>
              <w:rPr>
                <w:rFonts w:hint="eastAsia"/>
                <w:color w:val="000000"/>
                <w:sz w:val="18"/>
                <w:szCs w:val="18"/>
              </w:rPr>
              <w:t>上送。</w:t>
            </w:r>
          </w:p>
        </w:tc>
        <w:tc>
          <w:tcPr>
            <w:tcW w:w="671" w:type="pct"/>
            <w:tcBorders>
              <w:top w:val="single" w:sz="4" w:space="0" w:color="auto"/>
              <w:left w:val="single" w:sz="4" w:space="0" w:color="auto"/>
              <w:bottom w:val="single" w:sz="4" w:space="0" w:color="auto"/>
              <w:right w:val="single" w:sz="4" w:space="0" w:color="auto"/>
            </w:tcBorders>
          </w:tcPr>
          <w:p w14:paraId="14FB5DCA"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A49D917"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8</w:t>
            </w:r>
          </w:p>
        </w:tc>
        <w:tc>
          <w:tcPr>
            <w:tcW w:w="268" w:type="pct"/>
            <w:tcBorders>
              <w:top w:val="single" w:sz="4" w:space="0" w:color="auto"/>
              <w:left w:val="single" w:sz="4" w:space="0" w:color="auto"/>
              <w:bottom w:val="single" w:sz="4" w:space="0" w:color="auto"/>
              <w:right w:val="single" w:sz="4" w:space="0" w:color="auto"/>
            </w:tcBorders>
          </w:tcPr>
          <w:p w14:paraId="4E19FE81"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564568B6" w14:textId="77777777" w:rsidR="008C2599" w:rsidRPr="003B7A6D" w:rsidRDefault="008C2599" w:rsidP="008C2599">
            <w:pPr>
              <w:rPr>
                <w:rFonts w:asciiTheme="minorEastAsia" w:eastAsiaTheme="minorEastAsia" w:hAnsiTheme="minorEastAsia"/>
                <w:bCs/>
                <w:sz w:val="18"/>
                <w:szCs w:val="18"/>
              </w:rPr>
            </w:pPr>
          </w:p>
        </w:tc>
      </w:tr>
      <w:tr w:rsidR="008C2599" w:rsidRPr="00CB1278" w14:paraId="40AF6480" w14:textId="77777777" w:rsidTr="001303BA">
        <w:trPr>
          <w:trHeight w:val="340"/>
        </w:trPr>
        <w:tc>
          <w:tcPr>
            <w:tcW w:w="239" w:type="pct"/>
            <w:tcBorders>
              <w:top w:val="single" w:sz="4" w:space="0" w:color="auto"/>
              <w:left w:val="single" w:sz="4" w:space="0" w:color="auto"/>
              <w:bottom w:val="single" w:sz="4" w:space="0" w:color="auto"/>
              <w:right w:val="single" w:sz="4" w:space="0" w:color="auto"/>
            </w:tcBorders>
          </w:tcPr>
          <w:p w14:paraId="03CFE3B3"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595F02AC"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r w:rsidRPr="003B7A6D">
              <w:rPr>
                <w:rFonts w:asciiTheme="minorEastAsia" w:eastAsiaTheme="minorEastAsia" w:hAnsiTheme="minorEastAsia" w:hint="eastAsia"/>
                <w:sz w:val="18"/>
                <w:szCs w:val="18"/>
              </w:rPr>
              <w:t>erchantDetail</w:t>
            </w:r>
          </w:p>
        </w:tc>
        <w:tc>
          <w:tcPr>
            <w:tcW w:w="1750" w:type="pct"/>
            <w:tcBorders>
              <w:top w:val="single" w:sz="4" w:space="0" w:color="auto"/>
              <w:left w:val="single" w:sz="4" w:space="0" w:color="auto"/>
              <w:bottom w:val="single" w:sz="4" w:space="0" w:color="auto"/>
              <w:right w:val="single" w:sz="4" w:space="0" w:color="auto"/>
            </w:tcBorders>
          </w:tcPr>
          <w:p w14:paraId="2CF6669D" w14:textId="77777777" w:rsidR="008C2599" w:rsidRPr="003B7A6D" w:rsidRDefault="008C2599" w:rsidP="008C2599">
            <w:pPr>
              <w:rPr>
                <w:rFonts w:asciiTheme="minorEastAsia" w:eastAsiaTheme="minorEastAsia" w:hAnsiTheme="minorEastAsia"/>
                <w:bCs/>
                <w:sz w:val="18"/>
                <w:szCs w:val="18"/>
              </w:rPr>
            </w:pPr>
            <w:r w:rsidRPr="00CB1278">
              <w:rPr>
                <w:rFonts w:asciiTheme="minorEastAsia" w:eastAsiaTheme="minorEastAsia" w:hAnsiTheme="minorEastAsia" w:hint="eastAsia"/>
                <w:color w:val="000000"/>
                <w:sz w:val="18"/>
                <w:szCs w:val="18"/>
              </w:rPr>
              <w:t>商户详情</w:t>
            </w:r>
            <w:r w:rsidRPr="00B82471">
              <w:rPr>
                <w:rFonts w:asciiTheme="minorEastAsia" w:eastAsiaTheme="minorEastAsia" w:hAnsiTheme="minorEastAsia" w:hint="eastAsia"/>
                <w:color w:val="000000"/>
                <w:sz w:val="18"/>
                <w:szCs w:val="18"/>
              </w:rPr>
              <w:t>，json格式base64编码</w:t>
            </w:r>
            <w:r>
              <w:rPr>
                <w:rFonts w:asciiTheme="minorEastAsia" w:eastAsiaTheme="minorEastAsia" w:hAnsiTheme="minorEastAsia" w:hint="eastAsia"/>
                <w:color w:val="000000"/>
                <w:sz w:val="18"/>
                <w:szCs w:val="18"/>
              </w:rPr>
              <w:t>，具体报文定义参考下面的</w:t>
            </w:r>
            <w:r w:rsidRPr="00257EBA">
              <w:rPr>
                <w:rFonts w:asciiTheme="majorEastAsia" w:eastAsiaTheme="majorEastAsia" w:hAnsiTheme="majorEastAsia" w:hint="eastAsia"/>
                <w:b/>
                <w:color w:val="000000"/>
                <w:sz w:val="21"/>
              </w:rPr>
              <w:t>商户详情</w:t>
            </w:r>
          </w:p>
        </w:tc>
        <w:tc>
          <w:tcPr>
            <w:tcW w:w="671" w:type="pct"/>
            <w:tcBorders>
              <w:top w:val="single" w:sz="4" w:space="0" w:color="auto"/>
              <w:left w:val="single" w:sz="4" w:space="0" w:color="auto"/>
              <w:bottom w:val="single" w:sz="4" w:space="0" w:color="auto"/>
              <w:right w:val="single" w:sz="4" w:space="0" w:color="auto"/>
            </w:tcBorders>
          </w:tcPr>
          <w:p w14:paraId="03CB5E9E" w14:textId="03C7633C" w:rsidR="008C2599" w:rsidRPr="003B7A6D" w:rsidRDefault="003C3838" w:rsidP="008C2599">
            <w:pPr>
              <w:rPr>
                <w:rFonts w:asciiTheme="minorEastAsia" w:eastAsiaTheme="minorEastAsia" w:hAnsiTheme="minorEastAsia"/>
                <w:bCs/>
                <w:sz w:val="18"/>
                <w:szCs w:val="18"/>
              </w:rPr>
            </w:pPr>
            <w:r>
              <w:rPr>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BF9951D" w14:textId="77777777" w:rsidR="008C2599" w:rsidRPr="003B7A6D" w:rsidRDefault="008C2599" w:rsidP="008C2599">
            <w:pPr>
              <w:rPr>
                <w:rFonts w:asciiTheme="minorEastAsia" w:eastAsiaTheme="minorEastAsia" w:hAnsiTheme="minorEastAsia"/>
                <w:bCs/>
                <w:sz w:val="18"/>
                <w:szCs w:val="18"/>
              </w:rPr>
            </w:pPr>
          </w:p>
        </w:tc>
        <w:tc>
          <w:tcPr>
            <w:tcW w:w="268" w:type="pct"/>
            <w:tcBorders>
              <w:top w:val="single" w:sz="4" w:space="0" w:color="auto"/>
              <w:left w:val="single" w:sz="4" w:space="0" w:color="auto"/>
              <w:bottom w:val="single" w:sz="4" w:space="0" w:color="auto"/>
              <w:right w:val="single" w:sz="4" w:space="0" w:color="auto"/>
            </w:tcBorders>
          </w:tcPr>
          <w:p w14:paraId="20DA387A"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M</w:t>
            </w:r>
            <w:r w:rsidRPr="003B7A6D">
              <w:rPr>
                <w:rFonts w:asciiTheme="minorEastAsia" w:eastAsiaTheme="minorEastAsia" w:hAnsiTheme="minorEastAsia"/>
                <w:sz w:val="18"/>
                <w:szCs w:val="18"/>
              </w:rPr>
              <w:t xml:space="preserve"> </w:t>
            </w:r>
          </w:p>
        </w:tc>
        <w:tc>
          <w:tcPr>
            <w:tcW w:w="239" w:type="pct"/>
            <w:tcBorders>
              <w:top w:val="single" w:sz="4" w:space="0" w:color="auto"/>
              <w:left w:val="single" w:sz="4" w:space="0" w:color="auto"/>
              <w:bottom w:val="single" w:sz="4" w:space="0" w:color="auto"/>
              <w:right w:val="single" w:sz="4" w:space="0" w:color="auto"/>
            </w:tcBorders>
          </w:tcPr>
          <w:p w14:paraId="6EB569F9" w14:textId="77777777" w:rsidR="008C2599" w:rsidRPr="003B7A6D" w:rsidRDefault="008C2599" w:rsidP="008C2599">
            <w:pPr>
              <w:rPr>
                <w:rFonts w:asciiTheme="minorEastAsia" w:eastAsiaTheme="minorEastAsia" w:hAnsiTheme="minorEastAsia"/>
                <w:bCs/>
                <w:sz w:val="18"/>
                <w:szCs w:val="18"/>
              </w:rPr>
            </w:pPr>
          </w:p>
        </w:tc>
      </w:tr>
      <w:tr w:rsidR="008C2599" w:rsidRPr="00CB1278" w14:paraId="3BCFCA6B"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23AF63D5"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1A95BA59"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T</w:t>
            </w:r>
            <w:r w:rsidRPr="003B7A6D">
              <w:rPr>
                <w:rFonts w:asciiTheme="minorEastAsia" w:eastAsiaTheme="minorEastAsia" w:hAnsiTheme="minorEastAsia"/>
                <w:sz w:val="18"/>
                <w:szCs w:val="18"/>
              </w:rPr>
              <w:t>radeTypeList</w:t>
            </w:r>
          </w:p>
        </w:tc>
        <w:tc>
          <w:tcPr>
            <w:tcW w:w="1750" w:type="pct"/>
            <w:tcBorders>
              <w:top w:val="single" w:sz="4" w:space="0" w:color="auto"/>
              <w:left w:val="single" w:sz="4" w:space="0" w:color="auto"/>
              <w:bottom w:val="single" w:sz="4" w:space="0" w:color="auto"/>
              <w:right w:val="single" w:sz="4" w:space="0" w:color="auto"/>
            </w:tcBorders>
          </w:tcPr>
          <w:p w14:paraId="7D1AA53F" w14:textId="77777777" w:rsidR="008C2599" w:rsidRDefault="008C2599" w:rsidP="008C2599">
            <w:pPr>
              <w:rPr>
                <w:rFonts w:asciiTheme="minorEastAsia" w:eastAsiaTheme="minorEastAsia" w:hAnsiTheme="minorEastAsia"/>
                <w:color w:val="000000"/>
                <w:sz w:val="18"/>
                <w:szCs w:val="18"/>
              </w:rPr>
            </w:pPr>
            <w:r w:rsidRPr="00CB1278">
              <w:rPr>
                <w:rFonts w:asciiTheme="minorEastAsia" w:eastAsiaTheme="minorEastAsia" w:hAnsiTheme="minorEastAsia" w:hint="eastAsia"/>
                <w:color w:val="000000"/>
                <w:sz w:val="18"/>
                <w:szCs w:val="18"/>
              </w:rPr>
              <w:t>支持交易类型列表</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该商户能支持的</w:t>
            </w:r>
            <w:r>
              <w:rPr>
                <w:rFonts w:asciiTheme="minorEastAsia" w:eastAsiaTheme="minorEastAsia" w:hAnsiTheme="minorEastAsia" w:hint="eastAsia"/>
                <w:color w:val="000000"/>
                <w:sz w:val="18"/>
                <w:szCs w:val="18"/>
              </w:rPr>
              <w:t>交易</w:t>
            </w:r>
            <w:r>
              <w:rPr>
                <w:rFonts w:asciiTheme="minorEastAsia" w:eastAsiaTheme="minorEastAsia" w:hAnsiTheme="minorEastAsia"/>
                <w:color w:val="000000"/>
                <w:sz w:val="18"/>
                <w:szCs w:val="18"/>
              </w:rPr>
              <w:t>类型，</w:t>
            </w:r>
            <w:r>
              <w:rPr>
                <w:rFonts w:asciiTheme="minorEastAsia" w:eastAsiaTheme="minorEastAsia" w:hAnsiTheme="minorEastAsia" w:hint="eastAsia"/>
                <w:color w:val="000000"/>
                <w:sz w:val="18"/>
                <w:szCs w:val="18"/>
              </w:rPr>
              <w:t>多个用逗号隔开。可选值</w:t>
            </w:r>
            <w:r>
              <w:rPr>
                <w:rFonts w:asciiTheme="minorEastAsia" w:eastAsiaTheme="minorEastAsia" w:hAnsiTheme="minorEastAsia"/>
                <w:color w:val="000000"/>
                <w:sz w:val="18"/>
                <w:szCs w:val="18"/>
              </w:rPr>
              <w:t>：</w:t>
            </w:r>
          </w:p>
          <w:p w14:paraId="02425595" w14:textId="77777777" w:rsidR="008C2599" w:rsidRDefault="008C2599" w:rsidP="008C2599">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AE3439">
              <w:rPr>
                <w:rFonts w:asciiTheme="minorEastAsia" w:eastAsiaTheme="minorEastAsia" w:hAnsiTheme="minorEastAsia" w:hint="eastAsia"/>
                <w:color w:val="000000"/>
                <w:sz w:val="18"/>
                <w:szCs w:val="18"/>
              </w:rPr>
              <w:t>1</w:t>
            </w:r>
            <w:r>
              <w:rPr>
                <w:rFonts w:asciiTheme="minorEastAsia" w:eastAsiaTheme="minorEastAsia" w:hAnsiTheme="minorEastAsia" w:hint="eastAsia"/>
                <w:color w:val="000000"/>
                <w:sz w:val="18"/>
                <w:szCs w:val="18"/>
              </w:rPr>
              <w:t>：</w:t>
            </w:r>
            <w:r w:rsidRPr="00AE3439">
              <w:rPr>
                <w:rFonts w:asciiTheme="minorEastAsia" w:eastAsiaTheme="minorEastAsia" w:hAnsiTheme="minorEastAsia" w:hint="eastAsia"/>
                <w:color w:val="000000"/>
                <w:sz w:val="18"/>
                <w:szCs w:val="18"/>
              </w:rPr>
              <w:t>正扫交易</w:t>
            </w:r>
          </w:p>
          <w:p w14:paraId="45D9D3A0" w14:textId="77777777" w:rsidR="008C2599" w:rsidRDefault="008C2599" w:rsidP="008C2599">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0</w:t>
            </w:r>
            <w:r w:rsidRPr="00AE3439">
              <w:rPr>
                <w:rFonts w:asciiTheme="minorEastAsia" w:eastAsiaTheme="minorEastAsia" w:hAnsiTheme="minorEastAsia" w:hint="eastAsia"/>
                <w:color w:val="000000"/>
                <w:sz w:val="18"/>
                <w:szCs w:val="18"/>
              </w:rPr>
              <w:t>2</w:t>
            </w:r>
            <w:r>
              <w:rPr>
                <w:rFonts w:asciiTheme="minorEastAsia" w:eastAsiaTheme="minorEastAsia" w:hAnsiTheme="minorEastAsia" w:hint="eastAsia"/>
                <w:color w:val="000000"/>
                <w:sz w:val="18"/>
                <w:szCs w:val="18"/>
              </w:rPr>
              <w:t>：</w:t>
            </w:r>
            <w:r w:rsidRPr="00AE3439">
              <w:rPr>
                <w:rFonts w:asciiTheme="minorEastAsia" w:eastAsiaTheme="minorEastAsia" w:hAnsiTheme="minorEastAsia" w:hint="eastAsia"/>
                <w:color w:val="000000"/>
                <w:sz w:val="18"/>
                <w:szCs w:val="18"/>
              </w:rPr>
              <w:t>反扫交易</w:t>
            </w:r>
          </w:p>
          <w:p w14:paraId="50987831"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06：</w:t>
            </w:r>
            <w:r w:rsidRPr="00AE3439">
              <w:rPr>
                <w:rFonts w:asciiTheme="minorEastAsia" w:eastAsiaTheme="minorEastAsia" w:hAnsiTheme="minorEastAsia" w:hint="eastAsia"/>
                <w:color w:val="000000"/>
                <w:sz w:val="18"/>
                <w:szCs w:val="18"/>
              </w:rPr>
              <w:t>退款交易</w:t>
            </w:r>
          </w:p>
        </w:tc>
        <w:tc>
          <w:tcPr>
            <w:tcW w:w="671" w:type="pct"/>
            <w:tcBorders>
              <w:top w:val="single" w:sz="4" w:space="0" w:color="auto"/>
              <w:left w:val="single" w:sz="4" w:space="0" w:color="auto"/>
              <w:bottom w:val="single" w:sz="4" w:space="0" w:color="auto"/>
              <w:right w:val="single" w:sz="4" w:space="0" w:color="auto"/>
            </w:tcBorders>
          </w:tcPr>
          <w:p w14:paraId="0447E332" w14:textId="1336A714" w:rsidR="008C2599" w:rsidRPr="003B7A6D" w:rsidRDefault="00972B35" w:rsidP="008C2599">
            <w:pPr>
              <w:rPr>
                <w:rFonts w:asciiTheme="minorEastAsia" w:eastAsiaTheme="minorEastAsia" w:hAnsiTheme="minorEastAsia"/>
                <w:bCs/>
                <w:sz w:val="18"/>
                <w:szCs w:val="18"/>
              </w:rPr>
            </w:pPr>
            <w:r>
              <w:rPr>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4E39E26" w14:textId="77777777" w:rsidR="008C2599" w:rsidRPr="003B7A6D" w:rsidRDefault="008C2599" w:rsidP="008C2599">
            <w:pPr>
              <w:rPr>
                <w:rFonts w:asciiTheme="minorEastAsia" w:eastAsiaTheme="minorEastAsia" w:hAnsiTheme="minorEastAsia"/>
                <w:bCs/>
                <w:sz w:val="18"/>
                <w:szCs w:val="18"/>
              </w:rPr>
            </w:pPr>
          </w:p>
        </w:tc>
        <w:tc>
          <w:tcPr>
            <w:tcW w:w="268" w:type="pct"/>
            <w:tcBorders>
              <w:top w:val="single" w:sz="4" w:space="0" w:color="auto"/>
              <w:left w:val="single" w:sz="4" w:space="0" w:color="auto"/>
              <w:bottom w:val="single" w:sz="4" w:space="0" w:color="auto"/>
              <w:right w:val="single" w:sz="4" w:space="0" w:color="auto"/>
            </w:tcBorders>
          </w:tcPr>
          <w:p w14:paraId="3B36FF5B"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47EF20F2" w14:textId="77777777" w:rsidR="008C2599" w:rsidRPr="003B7A6D" w:rsidRDefault="008C2599" w:rsidP="008C2599">
            <w:pPr>
              <w:rPr>
                <w:rFonts w:asciiTheme="minorEastAsia" w:eastAsiaTheme="minorEastAsia" w:hAnsiTheme="minorEastAsia"/>
                <w:bCs/>
                <w:sz w:val="18"/>
                <w:szCs w:val="18"/>
              </w:rPr>
            </w:pPr>
          </w:p>
        </w:tc>
      </w:tr>
      <w:tr w:rsidR="008C2599" w:rsidRPr="00CB1278" w14:paraId="628ADF44"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2D9530EE"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4F82EDEE"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P</w:t>
            </w:r>
            <w:r w:rsidRPr="003B7A6D">
              <w:rPr>
                <w:rFonts w:asciiTheme="minorEastAsia" w:eastAsiaTheme="minorEastAsia" w:hAnsiTheme="minorEastAsia" w:hint="eastAsia"/>
                <w:sz w:val="18"/>
                <w:szCs w:val="18"/>
              </w:rPr>
              <w:t>ayChannelList</w:t>
            </w:r>
          </w:p>
        </w:tc>
        <w:tc>
          <w:tcPr>
            <w:tcW w:w="1750" w:type="pct"/>
            <w:tcBorders>
              <w:top w:val="single" w:sz="4" w:space="0" w:color="auto"/>
              <w:left w:val="single" w:sz="4" w:space="0" w:color="auto"/>
              <w:bottom w:val="single" w:sz="4" w:space="0" w:color="auto"/>
              <w:right w:val="single" w:sz="4" w:space="0" w:color="auto"/>
            </w:tcBorders>
          </w:tcPr>
          <w:p w14:paraId="6CEEAAA3"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支持支付渠道列表。该商户能支持的第三方支付渠道。多个用逗号隔开。可选值：</w:t>
            </w:r>
          </w:p>
          <w:p w14:paraId="1B150DA1"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01：支付宝</w:t>
            </w:r>
          </w:p>
          <w:p w14:paraId="11B887DF"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02：微信支付</w:t>
            </w:r>
          </w:p>
          <w:p w14:paraId="6F413A32"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03：手机QQ（暂未开放）</w:t>
            </w:r>
          </w:p>
          <w:p w14:paraId="3462753E"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04</w:t>
            </w:r>
            <w:r>
              <w:rPr>
                <w:rFonts w:hint="eastAsia"/>
                <w:color w:val="000000"/>
                <w:sz w:val="18"/>
                <w:szCs w:val="18"/>
              </w:rPr>
              <w:t>：京东钱包（暂未开放）</w:t>
            </w:r>
          </w:p>
        </w:tc>
        <w:tc>
          <w:tcPr>
            <w:tcW w:w="671" w:type="pct"/>
            <w:tcBorders>
              <w:top w:val="single" w:sz="4" w:space="0" w:color="auto"/>
              <w:left w:val="single" w:sz="4" w:space="0" w:color="auto"/>
              <w:bottom w:val="single" w:sz="4" w:space="0" w:color="auto"/>
              <w:right w:val="single" w:sz="4" w:space="0" w:color="auto"/>
            </w:tcBorders>
          </w:tcPr>
          <w:p w14:paraId="4038A6B6" w14:textId="32B4592C" w:rsidR="008C2599" w:rsidRPr="003B7A6D" w:rsidRDefault="00972B35" w:rsidP="008C2599">
            <w:pPr>
              <w:rPr>
                <w:rFonts w:asciiTheme="minorEastAsia" w:eastAsiaTheme="minorEastAsia" w:hAnsiTheme="minorEastAsia"/>
                <w:bCs/>
                <w:sz w:val="18"/>
                <w:szCs w:val="18"/>
              </w:rPr>
            </w:pPr>
            <w:r>
              <w:rPr>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8607021" w14:textId="77777777" w:rsidR="008C2599" w:rsidRPr="003B7A6D" w:rsidRDefault="008C2599" w:rsidP="008C2599">
            <w:pPr>
              <w:rPr>
                <w:rFonts w:asciiTheme="minorEastAsia" w:eastAsiaTheme="minorEastAsia" w:hAnsiTheme="minorEastAsia"/>
                <w:bCs/>
                <w:sz w:val="18"/>
                <w:szCs w:val="18"/>
              </w:rPr>
            </w:pPr>
          </w:p>
        </w:tc>
        <w:tc>
          <w:tcPr>
            <w:tcW w:w="268" w:type="pct"/>
            <w:tcBorders>
              <w:top w:val="single" w:sz="4" w:space="0" w:color="auto"/>
              <w:left w:val="single" w:sz="4" w:space="0" w:color="auto"/>
              <w:bottom w:val="single" w:sz="4" w:space="0" w:color="auto"/>
              <w:right w:val="single" w:sz="4" w:space="0" w:color="auto"/>
            </w:tcBorders>
          </w:tcPr>
          <w:p w14:paraId="06BA7DEE"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3B7DC211" w14:textId="77777777" w:rsidR="008C2599" w:rsidRPr="003B7A6D" w:rsidRDefault="008C2599" w:rsidP="008C2599">
            <w:pPr>
              <w:rPr>
                <w:rFonts w:asciiTheme="minorEastAsia" w:eastAsiaTheme="minorEastAsia" w:hAnsiTheme="minorEastAsia"/>
                <w:bCs/>
                <w:sz w:val="18"/>
                <w:szCs w:val="18"/>
              </w:rPr>
            </w:pPr>
          </w:p>
        </w:tc>
      </w:tr>
      <w:tr w:rsidR="008C2599" w:rsidRPr="00CB1278" w14:paraId="39078111"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04A40C6C"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247D411C"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D</w:t>
            </w:r>
            <w:r w:rsidRPr="003B7A6D">
              <w:rPr>
                <w:rFonts w:asciiTheme="minorEastAsia" w:eastAsiaTheme="minorEastAsia" w:hAnsiTheme="minorEastAsia" w:hint="eastAsia"/>
                <w:sz w:val="18"/>
                <w:szCs w:val="18"/>
              </w:rPr>
              <w:t>eniedPayToolList</w:t>
            </w:r>
          </w:p>
        </w:tc>
        <w:tc>
          <w:tcPr>
            <w:tcW w:w="1750" w:type="pct"/>
            <w:tcBorders>
              <w:top w:val="single" w:sz="4" w:space="0" w:color="auto"/>
              <w:left w:val="single" w:sz="4" w:space="0" w:color="auto"/>
              <w:bottom w:val="single" w:sz="4" w:space="0" w:color="auto"/>
              <w:right w:val="single" w:sz="4" w:space="0" w:color="auto"/>
            </w:tcBorders>
          </w:tcPr>
          <w:p w14:paraId="743799A6"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禁用支付方式。商户禁受理支付方式列表，多个用逗号隔开。可选值：</w:t>
            </w:r>
          </w:p>
          <w:p w14:paraId="140E6447"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02：信用卡</w:t>
            </w:r>
          </w:p>
          <w:p w14:paraId="0729ABB9" w14:textId="77777777" w:rsidR="008C2599" w:rsidRPr="0043782F" w:rsidRDefault="008C2599" w:rsidP="008C2599">
            <w:pPr>
              <w:pStyle w:val="aa"/>
              <w:spacing w:before="0" w:beforeAutospacing="0" w:after="0" w:afterAutospacing="0"/>
              <w:rPr>
                <w:color w:val="000000"/>
                <w:sz w:val="18"/>
                <w:szCs w:val="18"/>
              </w:rPr>
            </w:pPr>
            <w:r>
              <w:rPr>
                <w:rFonts w:hint="eastAsia"/>
                <w:color w:val="000000"/>
                <w:sz w:val="18"/>
                <w:szCs w:val="18"/>
              </w:rPr>
              <w:t>03：花呗（仅支付宝）</w:t>
            </w:r>
          </w:p>
        </w:tc>
        <w:tc>
          <w:tcPr>
            <w:tcW w:w="671" w:type="pct"/>
            <w:tcBorders>
              <w:top w:val="single" w:sz="4" w:space="0" w:color="auto"/>
              <w:left w:val="single" w:sz="4" w:space="0" w:color="auto"/>
              <w:bottom w:val="single" w:sz="4" w:space="0" w:color="auto"/>
              <w:right w:val="single" w:sz="4" w:space="0" w:color="auto"/>
            </w:tcBorders>
          </w:tcPr>
          <w:p w14:paraId="64AD86F6" w14:textId="4BCDBB95" w:rsidR="008C2599" w:rsidRPr="003B7A6D" w:rsidRDefault="00972B35" w:rsidP="008C2599">
            <w:pPr>
              <w:rPr>
                <w:rFonts w:asciiTheme="minorEastAsia" w:eastAsiaTheme="minorEastAsia" w:hAnsiTheme="minorEastAsia"/>
                <w:bCs/>
                <w:sz w:val="18"/>
                <w:szCs w:val="18"/>
              </w:rPr>
            </w:pPr>
            <w:r>
              <w:rPr>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01F7264" w14:textId="77777777" w:rsidR="008C2599" w:rsidRPr="003B7A6D" w:rsidRDefault="008C2599" w:rsidP="008C2599">
            <w:pPr>
              <w:rPr>
                <w:rFonts w:asciiTheme="minorEastAsia" w:eastAsiaTheme="minorEastAsia" w:hAnsiTheme="minorEastAsia"/>
                <w:bCs/>
                <w:sz w:val="18"/>
                <w:szCs w:val="18"/>
              </w:rPr>
            </w:pPr>
          </w:p>
        </w:tc>
        <w:tc>
          <w:tcPr>
            <w:tcW w:w="268" w:type="pct"/>
            <w:tcBorders>
              <w:top w:val="single" w:sz="4" w:space="0" w:color="auto"/>
              <w:left w:val="single" w:sz="4" w:space="0" w:color="auto"/>
              <w:bottom w:val="single" w:sz="4" w:space="0" w:color="auto"/>
              <w:right w:val="single" w:sz="4" w:space="0" w:color="auto"/>
            </w:tcBorders>
          </w:tcPr>
          <w:p w14:paraId="01745D2B"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6826F164" w14:textId="77777777" w:rsidR="008C2599" w:rsidRPr="003B7A6D" w:rsidRDefault="008C2599" w:rsidP="008C2599">
            <w:pPr>
              <w:rPr>
                <w:rFonts w:asciiTheme="minorEastAsia" w:eastAsiaTheme="minorEastAsia" w:hAnsiTheme="minorEastAsia"/>
                <w:bCs/>
                <w:sz w:val="18"/>
                <w:szCs w:val="18"/>
              </w:rPr>
            </w:pPr>
          </w:p>
        </w:tc>
      </w:tr>
      <w:tr w:rsidR="008C2599" w:rsidRPr="00CB1278" w14:paraId="422499D5"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6FEF3227"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4663FF39"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F</w:t>
            </w:r>
            <w:r w:rsidRPr="003B7A6D">
              <w:rPr>
                <w:rFonts w:asciiTheme="minorEastAsia" w:eastAsiaTheme="minorEastAsia" w:hAnsiTheme="minorEastAsia"/>
                <w:sz w:val="18"/>
                <w:szCs w:val="18"/>
              </w:rPr>
              <w:t>eeParam</w:t>
            </w:r>
            <w:r w:rsidRPr="003B7A6D">
              <w:rPr>
                <w:rFonts w:asciiTheme="minorEastAsia" w:eastAsiaTheme="minorEastAsia" w:hAnsiTheme="minorEastAsia" w:hint="eastAsia"/>
                <w:sz w:val="18"/>
                <w:szCs w:val="18"/>
              </w:rPr>
              <w:t>List</w:t>
            </w:r>
          </w:p>
        </w:tc>
        <w:tc>
          <w:tcPr>
            <w:tcW w:w="1750" w:type="pct"/>
            <w:tcBorders>
              <w:top w:val="single" w:sz="4" w:space="0" w:color="auto"/>
              <w:left w:val="single" w:sz="4" w:space="0" w:color="auto"/>
              <w:bottom w:val="single" w:sz="4" w:space="0" w:color="auto"/>
              <w:right w:val="single" w:sz="4" w:space="0" w:color="auto"/>
            </w:tcBorders>
          </w:tcPr>
          <w:p w14:paraId="05430DB2"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手续费列表。</w:t>
            </w:r>
            <w:r>
              <w:rPr>
                <w:rFonts w:hint="eastAsia"/>
                <w:color w:val="000000"/>
                <w:sz w:val="18"/>
                <w:szCs w:val="18"/>
              </w:rPr>
              <w:t>json</w:t>
            </w:r>
            <w:r>
              <w:rPr>
                <w:rFonts w:hint="eastAsia"/>
                <w:color w:val="000000"/>
                <w:sz w:val="18"/>
                <w:szCs w:val="18"/>
              </w:rPr>
              <w:t>格式</w:t>
            </w:r>
            <w:r>
              <w:rPr>
                <w:rFonts w:hint="eastAsia"/>
                <w:color w:val="000000"/>
                <w:sz w:val="18"/>
                <w:szCs w:val="18"/>
              </w:rPr>
              <w:t>base64</w:t>
            </w:r>
            <w:r>
              <w:rPr>
                <w:rFonts w:hint="eastAsia"/>
                <w:color w:val="000000"/>
                <w:sz w:val="18"/>
                <w:szCs w:val="18"/>
              </w:rPr>
              <w:t>编码，具体报文定义参考下面的</w:t>
            </w:r>
            <w:r>
              <w:rPr>
                <w:rFonts w:hint="eastAsia"/>
                <w:b/>
                <w:bCs/>
                <w:color w:val="000000"/>
                <w:sz w:val="21"/>
                <w:szCs w:val="21"/>
              </w:rPr>
              <w:t>手续费列表</w:t>
            </w:r>
          </w:p>
        </w:tc>
        <w:tc>
          <w:tcPr>
            <w:tcW w:w="671" w:type="pct"/>
            <w:tcBorders>
              <w:top w:val="single" w:sz="4" w:space="0" w:color="auto"/>
              <w:left w:val="single" w:sz="4" w:space="0" w:color="auto"/>
              <w:bottom w:val="single" w:sz="4" w:space="0" w:color="auto"/>
              <w:right w:val="single" w:sz="4" w:space="0" w:color="auto"/>
            </w:tcBorders>
          </w:tcPr>
          <w:p w14:paraId="78710CEC"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list</w:t>
            </w:r>
          </w:p>
        </w:tc>
        <w:tc>
          <w:tcPr>
            <w:tcW w:w="293" w:type="pct"/>
            <w:tcBorders>
              <w:top w:val="single" w:sz="4" w:space="0" w:color="auto"/>
              <w:left w:val="single" w:sz="4" w:space="0" w:color="auto"/>
              <w:bottom w:val="single" w:sz="4" w:space="0" w:color="auto"/>
              <w:right w:val="single" w:sz="4" w:space="0" w:color="auto"/>
            </w:tcBorders>
          </w:tcPr>
          <w:p w14:paraId="2409C0D5" w14:textId="77777777" w:rsidR="008C2599" w:rsidRPr="003B7A6D" w:rsidRDefault="008C2599" w:rsidP="008C2599">
            <w:pPr>
              <w:rPr>
                <w:rFonts w:asciiTheme="minorEastAsia" w:eastAsiaTheme="minorEastAsia" w:hAnsiTheme="minorEastAsia"/>
                <w:bCs/>
                <w:sz w:val="18"/>
                <w:szCs w:val="18"/>
              </w:rPr>
            </w:pPr>
          </w:p>
        </w:tc>
        <w:tc>
          <w:tcPr>
            <w:tcW w:w="268" w:type="pct"/>
            <w:tcBorders>
              <w:top w:val="single" w:sz="4" w:space="0" w:color="auto"/>
              <w:left w:val="single" w:sz="4" w:space="0" w:color="auto"/>
              <w:bottom w:val="single" w:sz="4" w:space="0" w:color="auto"/>
              <w:right w:val="single" w:sz="4" w:space="0" w:color="auto"/>
            </w:tcBorders>
          </w:tcPr>
          <w:p w14:paraId="2537720A"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5B1EA81F" w14:textId="77777777" w:rsidR="008C2599" w:rsidRPr="003B7A6D" w:rsidRDefault="008C2599" w:rsidP="008C2599">
            <w:pPr>
              <w:rPr>
                <w:rFonts w:asciiTheme="minorEastAsia" w:eastAsiaTheme="minorEastAsia" w:hAnsiTheme="minorEastAsia"/>
                <w:bCs/>
                <w:sz w:val="18"/>
                <w:szCs w:val="18"/>
              </w:rPr>
            </w:pPr>
          </w:p>
        </w:tc>
      </w:tr>
      <w:tr w:rsidR="008C2599" w:rsidRPr="00CB1278" w14:paraId="45106570" w14:textId="77777777" w:rsidTr="001303BA">
        <w:trPr>
          <w:trHeight w:val="287"/>
        </w:trPr>
        <w:tc>
          <w:tcPr>
            <w:tcW w:w="239" w:type="pct"/>
            <w:tcBorders>
              <w:top w:val="single" w:sz="4" w:space="0" w:color="auto"/>
              <w:left w:val="single" w:sz="4" w:space="0" w:color="auto"/>
              <w:bottom w:val="single" w:sz="4" w:space="0" w:color="auto"/>
              <w:right w:val="single" w:sz="4" w:space="0" w:color="auto"/>
            </w:tcBorders>
          </w:tcPr>
          <w:p w14:paraId="112E61CA"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tcBorders>
              <w:top w:val="single" w:sz="4" w:space="0" w:color="auto"/>
              <w:left w:val="single" w:sz="4" w:space="0" w:color="auto"/>
              <w:bottom w:val="single" w:sz="4" w:space="0" w:color="auto"/>
              <w:right w:val="single" w:sz="4" w:space="0" w:color="auto"/>
            </w:tcBorders>
          </w:tcPr>
          <w:p w14:paraId="3B6A3AF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B</w:t>
            </w:r>
            <w:r w:rsidRPr="003B7A6D">
              <w:rPr>
                <w:rFonts w:asciiTheme="minorEastAsia" w:eastAsiaTheme="minorEastAsia" w:hAnsiTheme="minorEastAsia"/>
                <w:sz w:val="18"/>
                <w:szCs w:val="18"/>
              </w:rPr>
              <w:t>ank</w:t>
            </w:r>
            <w:r w:rsidRPr="003B7A6D">
              <w:rPr>
                <w:rFonts w:asciiTheme="minorEastAsia" w:eastAsiaTheme="minorEastAsia" w:hAnsiTheme="minorEastAsia" w:hint="eastAsia"/>
                <w:sz w:val="18"/>
                <w:szCs w:val="18"/>
              </w:rPr>
              <w:t>Card</w:t>
            </w:r>
            <w:r w:rsidRPr="003B7A6D">
              <w:rPr>
                <w:rFonts w:asciiTheme="minorEastAsia" w:eastAsiaTheme="minorEastAsia" w:hAnsiTheme="minorEastAsia"/>
                <w:sz w:val="18"/>
                <w:szCs w:val="18"/>
              </w:rPr>
              <w:t>Param</w:t>
            </w:r>
          </w:p>
        </w:tc>
        <w:tc>
          <w:tcPr>
            <w:tcW w:w="1750" w:type="pct"/>
            <w:tcBorders>
              <w:top w:val="single" w:sz="4" w:space="0" w:color="auto"/>
              <w:left w:val="single" w:sz="4" w:space="0" w:color="auto"/>
              <w:bottom w:val="single" w:sz="4" w:space="0" w:color="auto"/>
              <w:right w:val="single" w:sz="4" w:space="0" w:color="auto"/>
            </w:tcBorders>
          </w:tcPr>
          <w:p w14:paraId="756481CC"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清算卡参数。</w:t>
            </w:r>
            <w:r>
              <w:rPr>
                <w:rFonts w:hint="eastAsia"/>
                <w:color w:val="000000"/>
                <w:sz w:val="18"/>
                <w:szCs w:val="18"/>
              </w:rPr>
              <w:t>json</w:t>
            </w:r>
            <w:r>
              <w:rPr>
                <w:rFonts w:hint="eastAsia"/>
                <w:color w:val="000000"/>
                <w:sz w:val="18"/>
                <w:szCs w:val="18"/>
              </w:rPr>
              <w:t>格式</w:t>
            </w:r>
            <w:r>
              <w:rPr>
                <w:rFonts w:hint="eastAsia"/>
                <w:color w:val="000000"/>
                <w:sz w:val="18"/>
                <w:szCs w:val="18"/>
              </w:rPr>
              <w:t>base64</w:t>
            </w:r>
            <w:r>
              <w:rPr>
                <w:rFonts w:hint="eastAsia"/>
                <w:color w:val="000000"/>
                <w:sz w:val="18"/>
                <w:szCs w:val="18"/>
              </w:rPr>
              <w:t>编码，具体报文定义参考下面的</w:t>
            </w:r>
            <w:r>
              <w:rPr>
                <w:rFonts w:hint="eastAsia"/>
                <w:b/>
                <w:bCs/>
                <w:color w:val="000000"/>
                <w:sz w:val="21"/>
                <w:szCs w:val="21"/>
              </w:rPr>
              <w:t>清算卡</w:t>
            </w:r>
            <w:r>
              <w:rPr>
                <w:rFonts w:hint="eastAsia"/>
                <w:color w:val="000000"/>
                <w:sz w:val="18"/>
                <w:szCs w:val="18"/>
              </w:rPr>
              <w:t>，仅结算方式为“</w:t>
            </w:r>
            <w:r>
              <w:rPr>
                <w:rFonts w:hint="eastAsia"/>
                <w:color w:val="000000"/>
                <w:sz w:val="18"/>
                <w:szCs w:val="18"/>
              </w:rPr>
              <w:t>01</w:t>
            </w:r>
            <w:r>
              <w:rPr>
                <w:rFonts w:hint="eastAsia"/>
                <w:color w:val="000000"/>
                <w:sz w:val="18"/>
                <w:szCs w:val="18"/>
              </w:rPr>
              <w:t>结算到他行卡”需要填写</w:t>
            </w:r>
          </w:p>
        </w:tc>
        <w:tc>
          <w:tcPr>
            <w:tcW w:w="671" w:type="pct"/>
            <w:tcBorders>
              <w:top w:val="single" w:sz="4" w:space="0" w:color="auto"/>
              <w:left w:val="single" w:sz="4" w:space="0" w:color="auto"/>
              <w:bottom w:val="single" w:sz="4" w:space="0" w:color="auto"/>
              <w:right w:val="single" w:sz="4" w:space="0" w:color="auto"/>
            </w:tcBorders>
          </w:tcPr>
          <w:p w14:paraId="2BD4632D" w14:textId="2EA231B9" w:rsidR="008C2599" w:rsidRPr="003B7A6D" w:rsidRDefault="0032289F" w:rsidP="008C2599">
            <w:pPr>
              <w:rPr>
                <w:rFonts w:asciiTheme="minorEastAsia" w:eastAsiaTheme="minorEastAsia" w:hAnsiTheme="minorEastAsia"/>
                <w:bCs/>
                <w:sz w:val="18"/>
                <w:szCs w:val="18"/>
              </w:rPr>
            </w:pPr>
            <w:r>
              <w:rPr>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DED76C3" w14:textId="77777777" w:rsidR="008C2599" w:rsidRPr="003B7A6D" w:rsidRDefault="008C2599" w:rsidP="008C2599">
            <w:pPr>
              <w:rPr>
                <w:rFonts w:asciiTheme="minorEastAsia" w:eastAsiaTheme="minorEastAsia" w:hAnsiTheme="minorEastAsia"/>
                <w:bCs/>
                <w:sz w:val="18"/>
                <w:szCs w:val="18"/>
              </w:rPr>
            </w:pPr>
          </w:p>
        </w:tc>
        <w:tc>
          <w:tcPr>
            <w:tcW w:w="268" w:type="pct"/>
            <w:tcBorders>
              <w:top w:val="single" w:sz="4" w:space="0" w:color="auto"/>
              <w:left w:val="single" w:sz="4" w:space="0" w:color="auto"/>
              <w:bottom w:val="single" w:sz="4" w:space="0" w:color="auto"/>
              <w:right w:val="single" w:sz="4" w:space="0" w:color="auto"/>
            </w:tcBorders>
          </w:tcPr>
          <w:p w14:paraId="69F1E04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C</w:t>
            </w:r>
          </w:p>
        </w:tc>
        <w:tc>
          <w:tcPr>
            <w:tcW w:w="239" w:type="pct"/>
            <w:tcBorders>
              <w:top w:val="single" w:sz="4" w:space="0" w:color="auto"/>
              <w:left w:val="single" w:sz="4" w:space="0" w:color="auto"/>
              <w:bottom w:val="single" w:sz="4" w:space="0" w:color="auto"/>
              <w:right w:val="single" w:sz="4" w:space="0" w:color="auto"/>
            </w:tcBorders>
          </w:tcPr>
          <w:p w14:paraId="7F359134" w14:textId="77777777" w:rsidR="008C2599" w:rsidRPr="003B7A6D" w:rsidRDefault="008C2599" w:rsidP="008C2599">
            <w:pPr>
              <w:rPr>
                <w:rFonts w:asciiTheme="minorEastAsia" w:eastAsiaTheme="minorEastAsia" w:hAnsiTheme="minorEastAsia"/>
                <w:bCs/>
                <w:sz w:val="18"/>
                <w:szCs w:val="18"/>
              </w:rPr>
            </w:pPr>
          </w:p>
        </w:tc>
      </w:tr>
      <w:tr w:rsidR="008C2599" w:rsidRPr="00CB1278" w14:paraId="07DD50B0" w14:textId="77777777" w:rsidTr="00AA2783">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1042BF"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商户详情</w:t>
            </w:r>
          </w:p>
        </w:tc>
      </w:tr>
      <w:tr w:rsidR="008C2599" w:rsidRPr="00CB1278" w14:paraId="6F695B19" w14:textId="77777777" w:rsidTr="001303BA">
        <w:trPr>
          <w:trHeight w:val="287"/>
        </w:trPr>
        <w:tc>
          <w:tcPr>
            <w:tcW w:w="239" w:type="pct"/>
          </w:tcPr>
          <w:p w14:paraId="506D255C"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hideMark/>
          </w:tcPr>
          <w:p w14:paraId="063F27D2"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A</w:t>
            </w:r>
            <w:r w:rsidRPr="003B7A6D">
              <w:rPr>
                <w:rFonts w:asciiTheme="minorEastAsia" w:eastAsiaTheme="minorEastAsia" w:hAnsiTheme="minorEastAsia" w:hint="eastAsia"/>
                <w:sz w:val="18"/>
                <w:szCs w:val="18"/>
              </w:rPr>
              <w:t>lias</w:t>
            </w:r>
          </w:p>
        </w:tc>
        <w:tc>
          <w:tcPr>
            <w:tcW w:w="1750" w:type="pct"/>
            <w:shd w:val="clear" w:color="auto" w:fill="auto"/>
            <w:hideMark/>
          </w:tcPr>
          <w:p w14:paraId="3FE75E42"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商户简称</w:t>
            </w:r>
          </w:p>
        </w:tc>
        <w:tc>
          <w:tcPr>
            <w:tcW w:w="671" w:type="pct"/>
            <w:tcBorders>
              <w:top w:val="single" w:sz="4" w:space="0" w:color="auto"/>
              <w:left w:val="single" w:sz="4" w:space="0" w:color="auto"/>
              <w:bottom w:val="single" w:sz="4" w:space="0" w:color="auto"/>
              <w:right w:val="single" w:sz="4" w:space="0" w:color="auto"/>
            </w:tcBorders>
            <w:hideMark/>
          </w:tcPr>
          <w:p w14:paraId="2A17E1F2"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7143BDD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256</w:t>
            </w:r>
          </w:p>
        </w:tc>
        <w:tc>
          <w:tcPr>
            <w:tcW w:w="268" w:type="pct"/>
            <w:hideMark/>
          </w:tcPr>
          <w:p w14:paraId="4ED661B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hideMark/>
          </w:tcPr>
          <w:p w14:paraId="116F219E" w14:textId="77777777" w:rsidR="008C2599" w:rsidRPr="003B7A6D" w:rsidRDefault="008C2599" w:rsidP="008C2599">
            <w:pPr>
              <w:rPr>
                <w:rFonts w:asciiTheme="minorEastAsia" w:eastAsiaTheme="minorEastAsia" w:hAnsiTheme="minorEastAsia"/>
                <w:bCs/>
                <w:sz w:val="18"/>
                <w:szCs w:val="18"/>
              </w:rPr>
            </w:pPr>
          </w:p>
        </w:tc>
      </w:tr>
      <w:tr w:rsidR="008C2599" w:rsidRPr="00CB1278" w14:paraId="11394A63" w14:textId="77777777" w:rsidTr="001303BA">
        <w:trPr>
          <w:trHeight w:val="367"/>
        </w:trPr>
        <w:tc>
          <w:tcPr>
            <w:tcW w:w="239" w:type="pct"/>
          </w:tcPr>
          <w:p w14:paraId="37D8D0D5"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13D053DF" w14:textId="77777777" w:rsidR="008C2599" w:rsidRPr="00A661F9" w:rsidRDefault="008C2599" w:rsidP="008C2599">
            <w:pPr>
              <w:widowControl/>
              <w:jc w:val="left"/>
              <w:rPr>
                <w:rFonts w:ascii="宋体" w:hAnsi="宋体" w:cs="宋体"/>
                <w:bCs/>
                <w:color w:val="000000"/>
                <w:sz w:val="18"/>
                <w:szCs w:val="18"/>
              </w:rPr>
            </w:pPr>
            <w:r w:rsidRPr="00A661F9">
              <w:rPr>
                <w:rFonts w:ascii="宋体" w:hAnsi="宋体" w:cs="宋体" w:hint="eastAsia"/>
                <w:color w:val="000000"/>
                <w:sz w:val="18"/>
                <w:szCs w:val="18"/>
              </w:rPr>
              <w:t>ContactMobile</w:t>
            </w:r>
          </w:p>
          <w:p w14:paraId="3A2E5958" w14:textId="77777777" w:rsidR="008C2599" w:rsidRPr="003B7A6D" w:rsidRDefault="008C2599" w:rsidP="008C2599">
            <w:pPr>
              <w:rPr>
                <w:rFonts w:asciiTheme="minorEastAsia" w:eastAsiaTheme="minorEastAsia" w:hAnsiTheme="minorEastAsia"/>
                <w:bCs/>
                <w:sz w:val="18"/>
                <w:szCs w:val="18"/>
              </w:rPr>
            </w:pPr>
          </w:p>
        </w:tc>
        <w:tc>
          <w:tcPr>
            <w:tcW w:w="1750" w:type="pct"/>
            <w:shd w:val="clear" w:color="auto" w:fill="auto"/>
          </w:tcPr>
          <w:p w14:paraId="1F265BD0"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联系人手机号。为商户常用联系人联系手机号。</w:t>
            </w:r>
          </w:p>
        </w:tc>
        <w:tc>
          <w:tcPr>
            <w:tcW w:w="671" w:type="pct"/>
            <w:tcBorders>
              <w:top w:val="single" w:sz="4" w:space="0" w:color="auto"/>
              <w:left w:val="single" w:sz="4" w:space="0" w:color="auto"/>
              <w:bottom w:val="single" w:sz="4" w:space="0" w:color="auto"/>
              <w:right w:val="single" w:sz="4" w:space="0" w:color="auto"/>
            </w:tcBorders>
          </w:tcPr>
          <w:p w14:paraId="1D9D020C"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B6444C7"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20</w:t>
            </w:r>
          </w:p>
        </w:tc>
        <w:tc>
          <w:tcPr>
            <w:tcW w:w="268" w:type="pct"/>
          </w:tcPr>
          <w:p w14:paraId="40AF4588"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1F0B57F0" w14:textId="77777777" w:rsidR="008C2599" w:rsidRPr="003B7A6D" w:rsidRDefault="008C2599" w:rsidP="008C2599">
            <w:pPr>
              <w:rPr>
                <w:rFonts w:asciiTheme="minorEastAsia" w:eastAsiaTheme="minorEastAsia" w:hAnsiTheme="minorEastAsia"/>
                <w:bCs/>
                <w:sz w:val="18"/>
                <w:szCs w:val="18"/>
              </w:rPr>
            </w:pPr>
          </w:p>
        </w:tc>
      </w:tr>
      <w:tr w:rsidR="008C2599" w:rsidRPr="00CB1278" w14:paraId="62CD919A" w14:textId="77777777" w:rsidTr="001303BA">
        <w:trPr>
          <w:trHeight w:val="367"/>
        </w:trPr>
        <w:tc>
          <w:tcPr>
            <w:tcW w:w="239" w:type="pct"/>
          </w:tcPr>
          <w:p w14:paraId="5DE77448"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1364D077" w14:textId="77777777" w:rsidR="008C2599" w:rsidRPr="00A661F9" w:rsidRDefault="008C2599" w:rsidP="008C2599">
            <w:pPr>
              <w:widowControl/>
              <w:jc w:val="left"/>
              <w:rPr>
                <w:rFonts w:ascii="宋体" w:hAnsi="宋体" w:cs="宋体"/>
                <w:bCs/>
                <w:color w:val="000000"/>
                <w:sz w:val="18"/>
                <w:szCs w:val="18"/>
              </w:rPr>
            </w:pPr>
            <w:r>
              <w:rPr>
                <w:rFonts w:hint="eastAsia"/>
                <w:color w:val="000000"/>
                <w:sz w:val="18"/>
                <w:szCs w:val="18"/>
              </w:rPr>
              <w:t>ContactName</w:t>
            </w:r>
          </w:p>
        </w:tc>
        <w:tc>
          <w:tcPr>
            <w:tcW w:w="1750" w:type="pct"/>
            <w:shd w:val="clear" w:color="auto" w:fill="auto"/>
          </w:tcPr>
          <w:p w14:paraId="1D9E24B2"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联系人姓名。为商户常用联系人姓名。</w:t>
            </w:r>
          </w:p>
        </w:tc>
        <w:tc>
          <w:tcPr>
            <w:tcW w:w="671" w:type="pct"/>
            <w:tcBorders>
              <w:top w:val="single" w:sz="4" w:space="0" w:color="auto"/>
              <w:left w:val="single" w:sz="4" w:space="0" w:color="auto"/>
              <w:bottom w:val="single" w:sz="4" w:space="0" w:color="auto"/>
              <w:right w:val="single" w:sz="4" w:space="0" w:color="auto"/>
            </w:tcBorders>
          </w:tcPr>
          <w:p w14:paraId="56F294BC"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340C27F" w14:textId="77777777" w:rsidR="008C2599" w:rsidRDefault="008C2599" w:rsidP="008C2599">
            <w:pPr>
              <w:rPr>
                <w:rFonts w:asciiTheme="minorEastAsia" w:eastAsiaTheme="minorEastAsia" w:hAnsiTheme="minorEastAsia"/>
                <w:bCs/>
                <w:sz w:val="18"/>
                <w:szCs w:val="18"/>
              </w:rPr>
            </w:pPr>
            <w:r>
              <w:rPr>
                <w:rFonts w:hint="eastAsia"/>
                <w:color w:val="000000"/>
                <w:sz w:val="18"/>
                <w:szCs w:val="18"/>
              </w:rPr>
              <w:t>256</w:t>
            </w:r>
          </w:p>
        </w:tc>
        <w:tc>
          <w:tcPr>
            <w:tcW w:w="268" w:type="pct"/>
          </w:tcPr>
          <w:p w14:paraId="56723F9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77FDE881" w14:textId="77777777" w:rsidR="008C2599" w:rsidRPr="003B7A6D" w:rsidRDefault="008C2599" w:rsidP="008C2599">
            <w:pPr>
              <w:rPr>
                <w:rFonts w:asciiTheme="minorEastAsia" w:eastAsiaTheme="minorEastAsia" w:hAnsiTheme="minorEastAsia"/>
                <w:bCs/>
                <w:sz w:val="18"/>
                <w:szCs w:val="18"/>
              </w:rPr>
            </w:pPr>
          </w:p>
        </w:tc>
      </w:tr>
      <w:tr w:rsidR="008C2599" w:rsidRPr="00CB1278" w14:paraId="3E63E6E5" w14:textId="77777777" w:rsidTr="001303BA">
        <w:trPr>
          <w:trHeight w:val="287"/>
        </w:trPr>
        <w:tc>
          <w:tcPr>
            <w:tcW w:w="239" w:type="pct"/>
          </w:tcPr>
          <w:p w14:paraId="03579ACA"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52D9E2B1"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P</w:t>
            </w:r>
            <w:r w:rsidRPr="003B7A6D">
              <w:rPr>
                <w:rFonts w:asciiTheme="minorEastAsia" w:eastAsiaTheme="minorEastAsia" w:hAnsiTheme="minorEastAsia" w:hint="eastAsia"/>
                <w:sz w:val="18"/>
                <w:szCs w:val="18"/>
              </w:rPr>
              <w:t>rovince</w:t>
            </w:r>
          </w:p>
        </w:tc>
        <w:tc>
          <w:tcPr>
            <w:tcW w:w="1750" w:type="pct"/>
            <w:shd w:val="clear" w:color="auto" w:fill="auto"/>
          </w:tcPr>
          <w:p w14:paraId="0BDA79B2"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省份</w:t>
            </w:r>
          </w:p>
        </w:tc>
        <w:tc>
          <w:tcPr>
            <w:tcW w:w="671" w:type="pct"/>
            <w:tcBorders>
              <w:top w:val="single" w:sz="4" w:space="0" w:color="auto"/>
              <w:left w:val="single" w:sz="4" w:space="0" w:color="auto"/>
              <w:bottom w:val="single" w:sz="4" w:space="0" w:color="auto"/>
              <w:right w:val="single" w:sz="4" w:space="0" w:color="auto"/>
            </w:tcBorders>
          </w:tcPr>
          <w:p w14:paraId="577B4986"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FC08BCC"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16</w:t>
            </w:r>
          </w:p>
        </w:tc>
        <w:tc>
          <w:tcPr>
            <w:tcW w:w="268" w:type="pct"/>
          </w:tcPr>
          <w:p w14:paraId="08BFDD17"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439175E0" w14:textId="77777777" w:rsidR="008C2599" w:rsidRPr="003B7A6D" w:rsidRDefault="008C2599" w:rsidP="008C2599">
            <w:pPr>
              <w:rPr>
                <w:rFonts w:asciiTheme="minorEastAsia" w:eastAsiaTheme="minorEastAsia" w:hAnsiTheme="minorEastAsia"/>
                <w:bCs/>
                <w:sz w:val="18"/>
                <w:szCs w:val="18"/>
              </w:rPr>
            </w:pPr>
          </w:p>
        </w:tc>
      </w:tr>
      <w:tr w:rsidR="008C2599" w:rsidRPr="00CB1278" w14:paraId="0091BF1D" w14:textId="77777777" w:rsidTr="001303BA">
        <w:trPr>
          <w:trHeight w:val="287"/>
        </w:trPr>
        <w:tc>
          <w:tcPr>
            <w:tcW w:w="239" w:type="pct"/>
          </w:tcPr>
          <w:p w14:paraId="199DB4D6"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522F40D2"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C</w:t>
            </w:r>
            <w:r w:rsidRPr="003B7A6D">
              <w:rPr>
                <w:rFonts w:asciiTheme="minorEastAsia" w:eastAsiaTheme="minorEastAsia" w:hAnsiTheme="minorEastAsia" w:hint="eastAsia"/>
                <w:sz w:val="18"/>
                <w:szCs w:val="18"/>
              </w:rPr>
              <w:t>ity</w:t>
            </w:r>
          </w:p>
        </w:tc>
        <w:tc>
          <w:tcPr>
            <w:tcW w:w="1750" w:type="pct"/>
            <w:shd w:val="clear" w:color="auto" w:fill="auto"/>
          </w:tcPr>
          <w:p w14:paraId="79D69246"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城市</w:t>
            </w:r>
          </w:p>
        </w:tc>
        <w:tc>
          <w:tcPr>
            <w:tcW w:w="671" w:type="pct"/>
            <w:tcBorders>
              <w:top w:val="single" w:sz="4" w:space="0" w:color="auto"/>
              <w:left w:val="single" w:sz="4" w:space="0" w:color="auto"/>
              <w:bottom w:val="single" w:sz="4" w:space="0" w:color="auto"/>
              <w:right w:val="single" w:sz="4" w:space="0" w:color="auto"/>
            </w:tcBorders>
          </w:tcPr>
          <w:p w14:paraId="37B68D67"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15B7990"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16</w:t>
            </w:r>
          </w:p>
        </w:tc>
        <w:tc>
          <w:tcPr>
            <w:tcW w:w="268" w:type="pct"/>
          </w:tcPr>
          <w:p w14:paraId="5D537EA6" w14:textId="77777777" w:rsidR="008C2599" w:rsidRPr="003B7A6D" w:rsidRDefault="008C2599" w:rsidP="008C2599">
            <w:pPr>
              <w:rPr>
                <w:rFonts w:asciiTheme="minorEastAsia" w:eastAsiaTheme="minorEastAsia" w:hAnsiTheme="minorEastAsia"/>
                <w:bCs/>
                <w:sz w:val="18"/>
                <w:szCs w:val="18"/>
              </w:rPr>
            </w:pPr>
            <w:r w:rsidRPr="00B13A8D">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672E9186" w14:textId="77777777" w:rsidR="008C2599" w:rsidRPr="003B7A6D" w:rsidRDefault="008C2599" w:rsidP="008C2599">
            <w:pPr>
              <w:rPr>
                <w:rFonts w:asciiTheme="minorEastAsia" w:eastAsiaTheme="minorEastAsia" w:hAnsiTheme="minorEastAsia"/>
                <w:bCs/>
                <w:sz w:val="18"/>
                <w:szCs w:val="18"/>
              </w:rPr>
            </w:pPr>
          </w:p>
        </w:tc>
      </w:tr>
      <w:tr w:rsidR="001303BA" w:rsidRPr="00CB1278" w14:paraId="12FB2C60" w14:textId="77777777" w:rsidTr="001303BA">
        <w:trPr>
          <w:trHeight w:val="287"/>
        </w:trPr>
        <w:tc>
          <w:tcPr>
            <w:tcW w:w="239" w:type="pct"/>
          </w:tcPr>
          <w:p w14:paraId="725D718E" w14:textId="77777777" w:rsidR="001303BA" w:rsidRPr="003B7A6D" w:rsidRDefault="001303BA" w:rsidP="001303BA">
            <w:pPr>
              <w:pStyle w:val="a6"/>
              <w:numPr>
                <w:ilvl w:val="0"/>
                <w:numId w:val="30"/>
              </w:numPr>
              <w:ind w:firstLineChars="0"/>
              <w:rPr>
                <w:rFonts w:asciiTheme="minorEastAsia" w:hAnsiTheme="minorEastAsia" w:cs="Tahoma"/>
                <w:sz w:val="18"/>
                <w:szCs w:val="18"/>
              </w:rPr>
            </w:pPr>
          </w:p>
        </w:tc>
        <w:tc>
          <w:tcPr>
            <w:tcW w:w="1541" w:type="pct"/>
            <w:shd w:val="clear" w:color="auto" w:fill="auto"/>
          </w:tcPr>
          <w:p w14:paraId="05DA535F" w14:textId="77777777" w:rsidR="001303BA" w:rsidRDefault="001303BA" w:rsidP="001303BA">
            <w:pPr>
              <w:rPr>
                <w:rFonts w:asciiTheme="minorEastAsia" w:hAnsiTheme="minorEastAsia"/>
                <w:sz w:val="18"/>
                <w:szCs w:val="18"/>
              </w:rPr>
            </w:pPr>
            <w:r>
              <w:rPr>
                <w:rFonts w:asciiTheme="minorEastAsia" w:hAnsiTheme="minorEastAsia" w:hint="eastAsia"/>
                <w:color w:val="000000"/>
                <w:sz w:val="18"/>
                <w:szCs w:val="18"/>
              </w:rPr>
              <w:t>Distr</w:t>
            </w:r>
            <w:r>
              <w:rPr>
                <w:rFonts w:asciiTheme="minorEastAsia" w:hAnsiTheme="minorEastAsia"/>
                <w:color w:val="000000"/>
                <w:sz w:val="18"/>
                <w:szCs w:val="18"/>
              </w:rPr>
              <w:t>i</w:t>
            </w:r>
            <w:r>
              <w:rPr>
                <w:rFonts w:asciiTheme="minorEastAsia" w:hAnsiTheme="minorEastAsia" w:hint="eastAsia"/>
                <w:color w:val="000000"/>
                <w:sz w:val="18"/>
                <w:szCs w:val="18"/>
              </w:rPr>
              <w:t>ct</w:t>
            </w:r>
          </w:p>
        </w:tc>
        <w:tc>
          <w:tcPr>
            <w:tcW w:w="1750" w:type="pct"/>
            <w:shd w:val="clear" w:color="auto" w:fill="auto"/>
          </w:tcPr>
          <w:p w14:paraId="23BD090E" w14:textId="77777777" w:rsidR="001303BA" w:rsidRPr="003B7A6D" w:rsidRDefault="001303BA" w:rsidP="001303BA">
            <w:pPr>
              <w:rPr>
                <w:rFonts w:asciiTheme="minorEastAsia" w:hAnsiTheme="minorEastAsia"/>
                <w:sz w:val="18"/>
                <w:szCs w:val="18"/>
              </w:rPr>
            </w:pPr>
            <w:r>
              <w:rPr>
                <w:rFonts w:asciiTheme="minorEastAsia" w:hAnsiTheme="minorEastAsia" w:hint="eastAsia"/>
                <w:color w:val="000000"/>
                <w:sz w:val="18"/>
                <w:szCs w:val="18"/>
              </w:rPr>
              <w:t>区</w:t>
            </w:r>
          </w:p>
        </w:tc>
        <w:tc>
          <w:tcPr>
            <w:tcW w:w="671" w:type="pct"/>
            <w:tcBorders>
              <w:top w:val="single" w:sz="4" w:space="0" w:color="auto"/>
              <w:left w:val="single" w:sz="4" w:space="0" w:color="auto"/>
              <w:bottom w:val="single" w:sz="4" w:space="0" w:color="auto"/>
              <w:right w:val="single" w:sz="4" w:space="0" w:color="auto"/>
            </w:tcBorders>
          </w:tcPr>
          <w:p w14:paraId="261111A3" w14:textId="77777777" w:rsidR="001303BA" w:rsidRDefault="001303BA" w:rsidP="001303BA">
            <w:pPr>
              <w:rPr>
                <w:rFonts w:asciiTheme="minorEastAsia" w:hAnsiTheme="minorEastAsia"/>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7DE72DA" w14:textId="77777777" w:rsidR="001303BA" w:rsidRDefault="001303BA" w:rsidP="001303BA">
            <w:pPr>
              <w:rPr>
                <w:rFonts w:asciiTheme="minorEastAsia" w:hAnsiTheme="minorEastAsia"/>
                <w:sz w:val="18"/>
                <w:szCs w:val="18"/>
              </w:rPr>
            </w:pPr>
            <w:r>
              <w:rPr>
                <w:rFonts w:asciiTheme="minorEastAsia" w:eastAsiaTheme="minorEastAsia" w:hAnsiTheme="minorEastAsia"/>
                <w:color w:val="000000"/>
                <w:sz w:val="18"/>
                <w:szCs w:val="18"/>
              </w:rPr>
              <w:t>16</w:t>
            </w:r>
          </w:p>
        </w:tc>
        <w:tc>
          <w:tcPr>
            <w:tcW w:w="268" w:type="pct"/>
          </w:tcPr>
          <w:p w14:paraId="2BE910D4" w14:textId="77777777" w:rsidR="001303BA" w:rsidRPr="00B13A8D" w:rsidRDefault="001303BA" w:rsidP="001303BA">
            <w:pPr>
              <w:rPr>
                <w:rFonts w:asciiTheme="minorEastAsia" w:hAnsiTheme="minorEastAsia"/>
                <w:sz w:val="18"/>
                <w:szCs w:val="18"/>
              </w:rPr>
            </w:pPr>
            <w:r>
              <w:rPr>
                <w:rFonts w:asciiTheme="minorEastAsia" w:eastAsiaTheme="minorEastAsia" w:hAnsiTheme="minorEastAsia" w:hint="eastAsia"/>
                <w:color w:val="000000"/>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273763C4" w14:textId="77777777" w:rsidR="001303BA" w:rsidRPr="003B7A6D" w:rsidRDefault="001303BA" w:rsidP="001303BA">
            <w:pPr>
              <w:rPr>
                <w:rFonts w:asciiTheme="minorEastAsia" w:hAnsiTheme="minorEastAsia"/>
                <w:bCs/>
                <w:sz w:val="18"/>
                <w:szCs w:val="18"/>
              </w:rPr>
            </w:pPr>
          </w:p>
        </w:tc>
      </w:tr>
      <w:tr w:rsidR="008C2599" w:rsidRPr="00CB1278" w14:paraId="227A316B" w14:textId="77777777" w:rsidTr="001303BA">
        <w:trPr>
          <w:trHeight w:val="287"/>
        </w:trPr>
        <w:tc>
          <w:tcPr>
            <w:tcW w:w="239" w:type="pct"/>
          </w:tcPr>
          <w:p w14:paraId="48E20E01"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23401FD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A</w:t>
            </w:r>
            <w:r w:rsidRPr="003B7A6D">
              <w:rPr>
                <w:rFonts w:asciiTheme="minorEastAsia" w:eastAsiaTheme="minorEastAsia" w:hAnsiTheme="minorEastAsia" w:hint="eastAsia"/>
                <w:sz w:val="18"/>
                <w:szCs w:val="18"/>
              </w:rPr>
              <w:t>dd</w:t>
            </w:r>
            <w:r>
              <w:rPr>
                <w:rFonts w:asciiTheme="minorEastAsia" w:eastAsiaTheme="minorEastAsia" w:hAnsiTheme="minorEastAsia"/>
                <w:sz w:val="18"/>
                <w:szCs w:val="18"/>
              </w:rPr>
              <w:t>r</w:t>
            </w:r>
            <w:r w:rsidRPr="003B7A6D">
              <w:rPr>
                <w:rFonts w:asciiTheme="minorEastAsia" w:eastAsiaTheme="minorEastAsia" w:hAnsiTheme="minorEastAsia" w:hint="eastAsia"/>
                <w:sz w:val="18"/>
                <w:szCs w:val="18"/>
              </w:rPr>
              <w:t>ess</w:t>
            </w:r>
          </w:p>
        </w:tc>
        <w:tc>
          <w:tcPr>
            <w:tcW w:w="1750" w:type="pct"/>
            <w:shd w:val="clear" w:color="auto" w:fill="auto"/>
          </w:tcPr>
          <w:p w14:paraId="6E1369E0"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地址</w:t>
            </w:r>
          </w:p>
        </w:tc>
        <w:tc>
          <w:tcPr>
            <w:tcW w:w="671" w:type="pct"/>
            <w:tcBorders>
              <w:top w:val="single" w:sz="4" w:space="0" w:color="auto"/>
              <w:left w:val="single" w:sz="4" w:space="0" w:color="auto"/>
              <w:bottom w:val="single" w:sz="4" w:space="0" w:color="auto"/>
              <w:right w:val="single" w:sz="4" w:space="0" w:color="auto"/>
            </w:tcBorders>
          </w:tcPr>
          <w:p w14:paraId="79D1BB98"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E16B4EB"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128</w:t>
            </w:r>
          </w:p>
        </w:tc>
        <w:tc>
          <w:tcPr>
            <w:tcW w:w="268" w:type="pct"/>
          </w:tcPr>
          <w:p w14:paraId="4827A191" w14:textId="77777777" w:rsidR="008C2599" w:rsidRPr="003B7A6D" w:rsidRDefault="008C2599" w:rsidP="008C2599">
            <w:pPr>
              <w:rPr>
                <w:rFonts w:asciiTheme="minorEastAsia" w:eastAsiaTheme="minorEastAsia" w:hAnsiTheme="minorEastAsia"/>
                <w:bCs/>
                <w:sz w:val="18"/>
                <w:szCs w:val="18"/>
              </w:rPr>
            </w:pPr>
            <w:r w:rsidRPr="00B13A8D">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336E1DCE" w14:textId="77777777" w:rsidR="008C2599" w:rsidRPr="003B7A6D" w:rsidRDefault="008C2599" w:rsidP="008C2599">
            <w:pPr>
              <w:rPr>
                <w:rFonts w:asciiTheme="minorEastAsia" w:eastAsiaTheme="minorEastAsia" w:hAnsiTheme="minorEastAsia"/>
                <w:bCs/>
                <w:sz w:val="18"/>
                <w:szCs w:val="18"/>
              </w:rPr>
            </w:pPr>
          </w:p>
        </w:tc>
      </w:tr>
      <w:tr w:rsidR="008C2599" w:rsidRPr="00CB1278" w14:paraId="6C56E080" w14:textId="77777777" w:rsidTr="001303BA">
        <w:trPr>
          <w:trHeight w:val="287"/>
        </w:trPr>
        <w:tc>
          <w:tcPr>
            <w:tcW w:w="239" w:type="pct"/>
          </w:tcPr>
          <w:p w14:paraId="44C69795"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11B2146F"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ServicePhoneNo</w:t>
            </w:r>
          </w:p>
        </w:tc>
        <w:tc>
          <w:tcPr>
            <w:tcW w:w="1750" w:type="pct"/>
            <w:shd w:val="clear" w:color="auto" w:fill="auto"/>
          </w:tcPr>
          <w:p w14:paraId="77C6AFFA"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商户客服电话</w:t>
            </w:r>
          </w:p>
        </w:tc>
        <w:tc>
          <w:tcPr>
            <w:tcW w:w="671" w:type="pct"/>
            <w:tcBorders>
              <w:top w:val="single" w:sz="4" w:space="0" w:color="auto"/>
              <w:left w:val="single" w:sz="4" w:space="0" w:color="auto"/>
              <w:bottom w:val="single" w:sz="4" w:space="0" w:color="auto"/>
              <w:right w:val="single" w:sz="4" w:space="0" w:color="auto"/>
            </w:tcBorders>
          </w:tcPr>
          <w:p w14:paraId="1C59F8DE"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2AD179E"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268" w:type="pct"/>
          </w:tcPr>
          <w:p w14:paraId="056FE05E" w14:textId="1F5A63F2" w:rsidR="008C2599" w:rsidRPr="003B7A6D" w:rsidRDefault="00213C38" w:rsidP="008C2599">
            <w:pPr>
              <w:rPr>
                <w:rFonts w:asciiTheme="minorEastAsia" w:eastAsiaTheme="minorEastAsia" w:hAnsiTheme="minorEastAsia"/>
                <w:bCs/>
                <w:sz w:val="18"/>
                <w:szCs w:val="18"/>
              </w:rPr>
            </w:pPr>
            <w:r>
              <w:rPr>
                <w:rFonts w:asciiTheme="minorEastAsia" w:eastAsiaTheme="minorEastAsia" w:hAnsiTheme="minor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2FFF3311" w14:textId="77777777" w:rsidR="008C2599" w:rsidRPr="003B7A6D" w:rsidRDefault="008C2599" w:rsidP="008C2599">
            <w:pPr>
              <w:rPr>
                <w:rFonts w:asciiTheme="minorEastAsia" w:eastAsiaTheme="minorEastAsia" w:hAnsiTheme="minorEastAsia"/>
                <w:bCs/>
                <w:sz w:val="18"/>
                <w:szCs w:val="18"/>
              </w:rPr>
            </w:pPr>
          </w:p>
        </w:tc>
      </w:tr>
      <w:tr w:rsidR="008C2599" w:rsidRPr="00CB1278" w14:paraId="61900C01" w14:textId="77777777" w:rsidTr="001303BA">
        <w:trPr>
          <w:trHeight w:val="287"/>
        </w:trPr>
        <w:tc>
          <w:tcPr>
            <w:tcW w:w="239" w:type="pct"/>
          </w:tcPr>
          <w:p w14:paraId="5BEF79B9"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0D1D855A"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E</w:t>
            </w:r>
            <w:r w:rsidRPr="003B7A6D">
              <w:rPr>
                <w:rFonts w:asciiTheme="minorEastAsia" w:eastAsiaTheme="minorEastAsia" w:hAnsiTheme="minorEastAsia" w:hint="eastAsia"/>
                <w:sz w:val="18"/>
                <w:szCs w:val="18"/>
              </w:rPr>
              <w:t>mail</w:t>
            </w:r>
          </w:p>
        </w:tc>
        <w:tc>
          <w:tcPr>
            <w:tcW w:w="1750" w:type="pct"/>
            <w:shd w:val="clear" w:color="auto" w:fill="auto"/>
          </w:tcPr>
          <w:p w14:paraId="40918AB0"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邮箱</w:t>
            </w:r>
          </w:p>
        </w:tc>
        <w:tc>
          <w:tcPr>
            <w:tcW w:w="671" w:type="pct"/>
            <w:tcBorders>
              <w:top w:val="single" w:sz="4" w:space="0" w:color="auto"/>
              <w:left w:val="single" w:sz="4" w:space="0" w:color="auto"/>
              <w:bottom w:val="single" w:sz="4" w:space="0" w:color="auto"/>
              <w:right w:val="single" w:sz="4" w:space="0" w:color="auto"/>
            </w:tcBorders>
          </w:tcPr>
          <w:p w14:paraId="2A82563C"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532FC88"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268" w:type="pct"/>
          </w:tcPr>
          <w:p w14:paraId="700EEB35" w14:textId="77777777" w:rsidR="008C2599" w:rsidRPr="003B7A6D" w:rsidRDefault="008C2599" w:rsidP="008C2599">
            <w:pPr>
              <w:rPr>
                <w:rFonts w:asciiTheme="minorEastAsia" w:eastAsiaTheme="minorEastAsia" w:hAnsiTheme="minorEastAsia"/>
                <w:bCs/>
                <w:sz w:val="18"/>
                <w:szCs w:val="18"/>
              </w:rPr>
            </w:pPr>
            <w:r w:rsidRPr="00B13A8D">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07624F7C" w14:textId="77777777" w:rsidR="008C2599" w:rsidRPr="003B7A6D" w:rsidRDefault="008C2599" w:rsidP="008C2599">
            <w:pPr>
              <w:rPr>
                <w:rFonts w:asciiTheme="minorEastAsia" w:eastAsiaTheme="minorEastAsia" w:hAnsiTheme="minorEastAsia"/>
                <w:bCs/>
                <w:sz w:val="18"/>
                <w:szCs w:val="18"/>
              </w:rPr>
            </w:pPr>
          </w:p>
        </w:tc>
      </w:tr>
      <w:tr w:rsidR="008C2599" w:rsidRPr="00CB1278" w14:paraId="29A2C234" w14:textId="77777777" w:rsidTr="001303BA">
        <w:trPr>
          <w:trHeight w:val="287"/>
        </w:trPr>
        <w:tc>
          <w:tcPr>
            <w:tcW w:w="239" w:type="pct"/>
          </w:tcPr>
          <w:p w14:paraId="6E2978E6"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480FF708"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L</w:t>
            </w:r>
            <w:r w:rsidRPr="003B7A6D">
              <w:rPr>
                <w:rFonts w:asciiTheme="minorEastAsia" w:eastAsiaTheme="minorEastAsia" w:hAnsiTheme="minorEastAsia"/>
                <w:sz w:val="18"/>
                <w:szCs w:val="18"/>
              </w:rPr>
              <w:t>egal</w:t>
            </w:r>
            <w:r w:rsidRPr="003B7A6D">
              <w:rPr>
                <w:rFonts w:asciiTheme="minorEastAsia" w:eastAsiaTheme="minorEastAsia" w:hAnsiTheme="minorEastAsia" w:hint="eastAsia"/>
                <w:sz w:val="18"/>
                <w:szCs w:val="18"/>
              </w:rPr>
              <w:t>Person</w:t>
            </w:r>
          </w:p>
        </w:tc>
        <w:tc>
          <w:tcPr>
            <w:tcW w:w="1750" w:type="pct"/>
            <w:shd w:val="clear" w:color="auto" w:fill="auto"/>
          </w:tcPr>
          <w:p w14:paraId="2784C1E7"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企业法人名称。</w:t>
            </w:r>
          </w:p>
        </w:tc>
        <w:tc>
          <w:tcPr>
            <w:tcW w:w="671" w:type="pct"/>
            <w:tcBorders>
              <w:top w:val="single" w:sz="4" w:space="0" w:color="auto"/>
              <w:left w:val="single" w:sz="4" w:space="0" w:color="auto"/>
              <w:bottom w:val="single" w:sz="4" w:space="0" w:color="auto"/>
              <w:right w:val="single" w:sz="4" w:space="0" w:color="auto"/>
            </w:tcBorders>
          </w:tcPr>
          <w:p w14:paraId="2B0F8626"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D9A215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256</w:t>
            </w:r>
          </w:p>
        </w:tc>
        <w:tc>
          <w:tcPr>
            <w:tcW w:w="268" w:type="pct"/>
          </w:tcPr>
          <w:p w14:paraId="6CFEEA83" w14:textId="77777777" w:rsidR="008C2599" w:rsidRPr="003B7A6D" w:rsidRDefault="008C2599" w:rsidP="008C2599">
            <w:pPr>
              <w:rPr>
                <w:rFonts w:asciiTheme="minorEastAsia" w:eastAsiaTheme="minorEastAsia" w:hAnsiTheme="minorEastAsia"/>
                <w:bCs/>
                <w:sz w:val="18"/>
                <w:szCs w:val="18"/>
              </w:rPr>
            </w:pPr>
            <w:r w:rsidRPr="00B13A8D">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0A779BDA" w14:textId="77777777" w:rsidR="008C2599" w:rsidRPr="003B7A6D" w:rsidRDefault="008C2599" w:rsidP="008C2599">
            <w:pPr>
              <w:rPr>
                <w:rFonts w:asciiTheme="minorEastAsia" w:eastAsiaTheme="minorEastAsia" w:hAnsiTheme="minorEastAsia"/>
                <w:bCs/>
                <w:sz w:val="18"/>
                <w:szCs w:val="18"/>
              </w:rPr>
            </w:pPr>
          </w:p>
        </w:tc>
      </w:tr>
      <w:tr w:rsidR="008C2599" w:rsidRPr="00CB1278" w14:paraId="2B69627B" w14:textId="77777777" w:rsidTr="001303BA">
        <w:trPr>
          <w:trHeight w:val="287"/>
        </w:trPr>
        <w:tc>
          <w:tcPr>
            <w:tcW w:w="239" w:type="pct"/>
          </w:tcPr>
          <w:p w14:paraId="64010DB8"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17783AF7"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P</w:t>
            </w:r>
            <w:r w:rsidRPr="003B7A6D">
              <w:rPr>
                <w:rFonts w:asciiTheme="minorEastAsia" w:eastAsiaTheme="minorEastAsia" w:hAnsiTheme="minorEastAsia" w:hint="eastAsia"/>
                <w:sz w:val="18"/>
                <w:szCs w:val="18"/>
              </w:rPr>
              <w:t>rincipal</w:t>
            </w:r>
            <w:r w:rsidRPr="003B7A6D">
              <w:rPr>
                <w:rFonts w:asciiTheme="minorEastAsia" w:eastAsiaTheme="minorEastAsia" w:hAnsiTheme="minorEastAsia"/>
                <w:sz w:val="18"/>
                <w:szCs w:val="18"/>
              </w:rPr>
              <w:t>Mobile</w:t>
            </w:r>
          </w:p>
        </w:tc>
        <w:tc>
          <w:tcPr>
            <w:tcW w:w="1750" w:type="pct"/>
            <w:shd w:val="clear" w:color="auto" w:fill="auto"/>
          </w:tcPr>
          <w:p w14:paraId="7A7AD784" w14:textId="77777777" w:rsidR="008C2599" w:rsidRPr="0043782F" w:rsidRDefault="008C2599" w:rsidP="008C2599">
            <w:pPr>
              <w:pStyle w:val="aa"/>
              <w:spacing w:before="0" w:beforeAutospacing="0" w:after="0" w:afterAutospacing="0"/>
              <w:rPr>
                <w:color w:val="000000"/>
                <w:sz w:val="18"/>
                <w:szCs w:val="18"/>
              </w:rPr>
            </w:pPr>
            <w:r>
              <w:rPr>
                <w:rFonts w:hint="eastAsia"/>
                <w:color w:val="000000"/>
                <w:sz w:val="18"/>
                <w:szCs w:val="18"/>
              </w:rPr>
              <w:t>负责人手机号。自然人或个体工商户上送，企业可不上送。</w:t>
            </w:r>
          </w:p>
        </w:tc>
        <w:tc>
          <w:tcPr>
            <w:tcW w:w="671" w:type="pct"/>
            <w:tcBorders>
              <w:top w:val="single" w:sz="4" w:space="0" w:color="auto"/>
              <w:left w:val="single" w:sz="4" w:space="0" w:color="auto"/>
              <w:bottom w:val="single" w:sz="4" w:space="0" w:color="auto"/>
              <w:right w:val="single" w:sz="4" w:space="0" w:color="auto"/>
            </w:tcBorders>
          </w:tcPr>
          <w:p w14:paraId="55AACF39"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14DCA9A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268" w:type="pct"/>
          </w:tcPr>
          <w:p w14:paraId="7066483B" w14:textId="77777777" w:rsidR="008C2599" w:rsidRPr="003B7A6D" w:rsidRDefault="008C2599" w:rsidP="008C2599">
            <w:pPr>
              <w:rPr>
                <w:rFonts w:asciiTheme="minorEastAsia" w:eastAsiaTheme="minorEastAsia" w:hAnsiTheme="minorEastAsia"/>
                <w:bCs/>
                <w:sz w:val="18"/>
                <w:szCs w:val="18"/>
              </w:rPr>
            </w:pPr>
            <w:r w:rsidRPr="00B13A8D">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1EEDFF57" w14:textId="77777777" w:rsidR="008C2599" w:rsidRPr="003B7A6D" w:rsidRDefault="008C2599" w:rsidP="008C2599">
            <w:pPr>
              <w:rPr>
                <w:rFonts w:asciiTheme="minorEastAsia" w:eastAsiaTheme="minorEastAsia" w:hAnsiTheme="minorEastAsia"/>
                <w:bCs/>
                <w:sz w:val="18"/>
                <w:szCs w:val="18"/>
              </w:rPr>
            </w:pPr>
          </w:p>
        </w:tc>
      </w:tr>
      <w:tr w:rsidR="008C2599" w:rsidRPr="00CB1278" w14:paraId="4ABF4624" w14:textId="77777777" w:rsidTr="001303BA">
        <w:trPr>
          <w:trHeight w:val="287"/>
        </w:trPr>
        <w:tc>
          <w:tcPr>
            <w:tcW w:w="239" w:type="pct"/>
          </w:tcPr>
          <w:p w14:paraId="04F3D32B"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18F8BADE" w14:textId="77777777" w:rsidR="008C2599" w:rsidRDefault="008C2599" w:rsidP="008C2599">
            <w:pPr>
              <w:rPr>
                <w:rFonts w:asciiTheme="minorEastAsia" w:eastAsiaTheme="minorEastAsia" w:hAnsiTheme="minorEastAsia"/>
                <w:bCs/>
                <w:sz w:val="18"/>
                <w:szCs w:val="18"/>
              </w:rPr>
            </w:pPr>
            <w:r>
              <w:rPr>
                <w:rFonts w:hint="eastAsia"/>
                <w:color w:val="000000"/>
                <w:sz w:val="18"/>
                <w:szCs w:val="18"/>
              </w:rPr>
              <w:t>PrincipalCertType</w:t>
            </w:r>
          </w:p>
        </w:tc>
        <w:tc>
          <w:tcPr>
            <w:tcW w:w="1750" w:type="pct"/>
            <w:shd w:val="clear" w:color="auto" w:fill="auto"/>
          </w:tcPr>
          <w:p w14:paraId="19258A80"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负责人证件类型。可选值：</w:t>
            </w:r>
          </w:p>
          <w:p w14:paraId="503F1EA6" w14:textId="77777777" w:rsidR="008C2599" w:rsidRPr="0043782F" w:rsidRDefault="008C2599" w:rsidP="008C2599">
            <w:pPr>
              <w:widowControl/>
              <w:jc w:val="left"/>
              <w:rPr>
                <w:rFonts w:ascii="宋体" w:hAnsi="宋体" w:cs="宋体"/>
                <w:color w:val="000000"/>
                <w:sz w:val="18"/>
                <w:szCs w:val="18"/>
              </w:rPr>
            </w:pPr>
            <w:r>
              <w:rPr>
                <w:rFonts w:ascii="宋体" w:hAnsi="宋体" w:cs="宋体"/>
                <w:color w:val="000000"/>
                <w:sz w:val="18"/>
                <w:szCs w:val="18"/>
              </w:rPr>
              <w:t>0</w:t>
            </w:r>
            <w:r w:rsidRPr="0043782F">
              <w:rPr>
                <w:rFonts w:ascii="宋体" w:hAnsi="宋体" w:cs="宋体" w:hint="eastAsia"/>
                <w:color w:val="000000"/>
                <w:sz w:val="18"/>
                <w:szCs w:val="18"/>
              </w:rPr>
              <w:t>1：身份证</w:t>
            </w:r>
          </w:p>
        </w:tc>
        <w:tc>
          <w:tcPr>
            <w:tcW w:w="671" w:type="pct"/>
            <w:tcBorders>
              <w:top w:val="single" w:sz="4" w:space="0" w:color="auto"/>
              <w:left w:val="single" w:sz="4" w:space="0" w:color="auto"/>
              <w:bottom w:val="single" w:sz="4" w:space="0" w:color="auto"/>
              <w:right w:val="single" w:sz="4" w:space="0" w:color="auto"/>
            </w:tcBorders>
          </w:tcPr>
          <w:p w14:paraId="2087B174"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10AF7F3E" w14:textId="77777777" w:rsidR="008C2599" w:rsidRDefault="008C2599" w:rsidP="008C2599">
            <w:pPr>
              <w:rPr>
                <w:rFonts w:asciiTheme="minorEastAsia" w:eastAsiaTheme="minorEastAsia" w:hAnsiTheme="minorEastAsia"/>
                <w:bCs/>
                <w:sz w:val="18"/>
                <w:szCs w:val="18"/>
              </w:rPr>
            </w:pPr>
            <w:r>
              <w:rPr>
                <w:color w:val="000000"/>
                <w:sz w:val="18"/>
                <w:szCs w:val="18"/>
              </w:rPr>
              <w:t>0</w:t>
            </w:r>
            <w:r>
              <w:rPr>
                <w:rFonts w:hint="eastAsia"/>
                <w:color w:val="000000"/>
                <w:sz w:val="18"/>
                <w:szCs w:val="18"/>
              </w:rPr>
              <w:t>1</w:t>
            </w:r>
          </w:p>
        </w:tc>
        <w:tc>
          <w:tcPr>
            <w:tcW w:w="268" w:type="pct"/>
          </w:tcPr>
          <w:p w14:paraId="37B127AB" w14:textId="77777777" w:rsidR="008C2599" w:rsidRPr="00B13A8D" w:rsidRDefault="008C2599" w:rsidP="008C2599">
            <w:pPr>
              <w:rPr>
                <w:rFonts w:asciiTheme="minorEastAsia" w:eastAsiaTheme="minorEastAsia" w:hAnsiTheme="minorEastAsia"/>
                <w:bCs/>
                <w:sz w:val="18"/>
                <w:szCs w:val="18"/>
              </w:rPr>
            </w:pPr>
            <w:r>
              <w:rPr>
                <w:rFonts w:hint="eastAsia"/>
                <w:color w:val="000000"/>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224BA32A" w14:textId="77777777" w:rsidR="008C2599" w:rsidRPr="003B7A6D" w:rsidRDefault="008C2599" w:rsidP="008C2599">
            <w:pPr>
              <w:rPr>
                <w:rFonts w:asciiTheme="minorEastAsia" w:eastAsiaTheme="minorEastAsia" w:hAnsiTheme="minorEastAsia"/>
                <w:bCs/>
                <w:sz w:val="18"/>
                <w:szCs w:val="18"/>
              </w:rPr>
            </w:pPr>
          </w:p>
        </w:tc>
      </w:tr>
      <w:tr w:rsidR="008C2599" w:rsidRPr="00CB1278" w14:paraId="5DCB6DCA" w14:textId="77777777" w:rsidTr="001303BA">
        <w:trPr>
          <w:trHeight w:val="287"/>
        </w:trPr>
        <w:tc>
          <w:tcPr>
            <w:tcW w:w="239" w:type="pct"/>
          </w:tcPr>
          <w:p w14:paraId="26F2C2A6"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4A221F8A"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PrincipalCert</w:t>
            </w:r>
            <w:r w:rsidRPr="003B7A6D">
              <w:rPr>
                <w:rFonts w:asciiTheme="minorEastAsia" w:eastAsiaTheme="minorEastAsia" w:hAnsiTheme="minorEastAsia" w:hint="eastAsia"/>
                <w:sz w:val="18"/>
                <w:szCs w:val="18"/>
              </w:rPr>
              <w:t>No</w:t>
            </w:r>
          </w:p>
        </w:tc>
        <w:tc>
          <w:tcPr>
            <w:tcW w:w="1750" w:type="pct"/>
            <w:shd w:val="clear" w:color="auto" w:fill="auto"/>
          </w:tcPr>
          <w:p w14:paraId="1A20C4AE"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负责人证件号码。</w:t>
            </w:r>
          </w:p>
          <w:p w14:paraId="76260EFD"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备注：若自然人送自然人证件号码、若个体工商户送经营者证件号码、若企业送法人代表证件号码。</w:t>
            </w:r>
          </w:p>
        </w:tc>
        <w:tc>
          <w:tcPr>
            <w:tcW w:w="671" w:type="pct"/>
            <w:tcBorders>
              <w:top w:val="single" w:sz="4" w:space="0" w:color="auto"/>
              <w:left w:val="single" w:sz="4" w:space="0" w:color="auto"/>
              <w:bottom w:val="single" w:sz="4" w:space="0" w:color="auto"/>
              <w:right w:val="single" w:sz="4" w:space="0" w:color="auto"/>
            </w:tcBorders>
          </w:tcPr>
          <w:p w14:paraId="2D1A0090"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9946981"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268" w:type="pct"/>
          </w:tcPr>
          <w:p w14:paraId="2DA067DC"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7DBD2F45" w14:textId="77777777" w:rsidR="008C2599" w:rsidRPr="003B7A6D" w:rsidRDefault="008C2599" w:rsidP="008C2599">
            <w:pPr>
              <w:rPr>
                <w:rFonts w:asciiTheme="minorEastAsia" w:eastAsiaTheme="minorEastAsia" w:hAnsiTheme="minorEastAsia"/>
                <w:bCs/>
                <w:sz w:val="18"/>
                <w:szCs w:val="18"/>
              </w:rPr>
            </w:pPr>
          </w:p>
        </w:tc>
      </w:tr>
      <w:tr w:rsidR="008C2599" w:rsidRPr="00CB1278" w14:paraId="2958662E" w14:textId="77777777" w:rsidTr="001303BA">
        <w:trPr>
          <w:trHeight w:val="287"/>
        </w:trPr>
        <w:tc>
          <w:tcPr>
            <w:tcW w:w="239" w:type="pct"/>
          </w:tcPr>
          <w:p w14:paraId="603FC4CF"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096E1EA8" w14:textId="77777777" w:rsidR="008C2599" w:rsidRDefault="008C2599" w:rsidP="008C2599">
            <w:pPr>
              <w:rPr>
                <w:rFonts w:asciiTheme="minorEastAsia" w:eastAsiaTheme="minorEastAsia" w:hAnsiTheme="minorEastAsia"/>
                <w:bCs/>
                <w:sz w:val="18"/>
                <w:szCs w:val="18"/>
              </w:rPr>
            </w:pPr>
            <w:r>
              <w:rPr>
                <w:rFonts w:hint="eastAsia"/>
                <w:color w:val="000000"/>
                <w:sz w:val="18"/>
                <w:szCs w:val="18"/>
              </w:rPr>
              <w:t>PrincipalPerson</w:t>
            </w:r>
          </w:p>
        </w:tc>
        <w:tc>
          <w:tcPr>
            <w:tcW w:w="1750" w:type="pct"/>
            <w:shd w:val="clear" w:color="auto" w:fill="auto"/>
          </w:tcPr>
          <w:p w14:paraId="609AC442"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负责人名称或企业法人代表姓名。</w:t>
            </w:r>
          </w:p>
          <w:p w14:paraId="2C67FEC8"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备注：若商户类型为“自然人”填写责任人本人，若为“个体工商户”填写经营者本人，若为“企业”填写企业法人代表名称。</w:t>
            </w:r>
          </w:p>
        </w:tc>
        <w:tc>
          <w:tcPr>
            <w:tcW w:w="671" w:type="pct"/>
            <w:tcBorders>
              <w:top w:val="single" w:sz="4" w:space="0" w:color="auto"/>
              <w:left w:val="single" w:sz="4" w:space="0" w:color="auto"/>
              <w:bottom w:val="single" w:sz="4" w:space="0" w:color="auto"/>
              <w:right w:val="single" w:sz="4" w:space="0" w:color="auto"/>
            </w:tcBorders>
          </w:tcPr>
          <w:p w14:paraId="2CA5FA3A"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767D460E" w14:textId="77777777" w:rsidR="008C2599"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256</w:t>
            </w:r>
          </w:p>
        </w:tc>
        <w:tc>
          <w:tcPr>
            <w:tcW w:w="268" w:type="pct"/>
          </w:tcPr>
          <w:p w14:paraId="3EF56FC3" w14:textId="77777777" w:rsidR="008C2599" w:rsidRDefault="008C2599" w:rsidP="008C2599">
            <w:pPr>
              <w:rPr>
                <w:rFonts w:asciiTheme="minorEastAsia" w:eastAsiaTheme="minorEastAsia" w:hAnsiTheme="minorEastAsia"/>
                <w:bCs/>
                <w:sz w:val="18"/>
                <w:szCs w:val="18"/>
              </w:rPr>
            </w:pPr>
          </w:p>
        </w:tc>
        <w:tc>
          <w:tcPr>
            <w:tcW w:w="239" w:type="pct"/>
            <w:tcBorders>
              <w:top w:val="single" w:sz="4" w:space="0" w:color="auto"/>
              <w:left w:val="single" w:sz="4" w:space="0" w:color="auto"/>
              <w:bottom w:val="single" w:sz="4" w:space="0" w:color="auto"/>
              <w:right w:val="single" w:sz="4" w:space="0" w:color="auto"/>
            </w:tcBorders>
          </w:tcPr>
          <w:p w14:paraId="68CD5C3C" w14:textId="77777777" w:rsidR="008C2599" w:rsidRPr="003B7A6D" w:rsidRDefault="008C2599" w:rsidP="008C2599">
            <w:pPr>
              <w:rPr>
                <w:rFonts w:asciiTheme="minorEastAsia" w:eastAsiaTheme="minorEastAsia" w:hAnsiTheme="minorEastAsia"/>
                <w:bCs/>
                <w:sz w:val="18"/>
                <w:szCs w:val="18"/>
              </w:rPr>
            </w:pPr>
          </w:p>
        </w:tc>
      </w:tr>
      <w:tr w:rsidR="008C2599" w:rsidRPr="00CB1278" w14:paraId="0793A6BD" w14:textId="77777777" w:rsidTr="001303BA">
        <w:trPr>
          <w:trHeight w:val="287"/>
        </w:trPr>
        <w:tc>
          <w:tcPr>
            <w:tcW w:w="239" w:type="pct"/>
          </w:tcPr>
          <w:p w14:paraId="3F54BA45"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307AAE74" w14:textId="77777777" w:rsidR="008C2599" w:rsidRDefault="008C2599" w:rsidP="008C2599">
            <w:pPr>
              <w:rPr>
                <w:color w:val="000000"/>
                <w:sz w:val="18"/>
                <w:szCs w:val="18"/>
              </w:rPr>
            </w:pPr>
            <w:r>
              <w:rPr>
                <w:rFonts w:hint="eastAsia"/>
                <w:color w:val="000000"/>
                <w:sz w:val="18"/>
                <w:szCs w:val="18"/>
              </w:rPr>
              <w:t>BussAuthNum</w:t>
            </w:r>
          </w:p>
        </w:tc>
        <w:tc>
          <w:tcPr>
            <w:tcW w:w="1750" w:type="pct"/>
            <w:shd w:val="clear" w:color="auto" w:fill="auto"/>
          </w:tcPr>
          <w:p w14:paraId="6D835342"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营业执照工商注册号。若商户类型为“自然人”无需上送。</w:t>
            </w:r>
          </w:p>
        </w:tc>
        <w:tc>
          <w:tcPr>
            <w:tcW w:w="671" w:type="pct"/>
            <w:tcBorders>
              <w:top w:val="single" w:sz="4" w:space="0" w:color="auto"/>
              <w:left w:val="single" w:sz="4" w:space="0" w:color="auto"/>
              <w:bottom w:val="single" w:sz="4" w:space="0" w:color="auto"/>
              <w:right w:val="single" w:sz="4" w:space="0" w:color="auto"/>
            </w:tcBorders>
          </w:tcPr>
          <w:p w14:paraId="621DF0E1"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1AEC2C7" w14:textId="77777777" w:rsidR="008C2599" w:rsidRDefault="008C2599" w:rsidP="008C2599">
            <w:pPr>
              <w:rPr>
                <w:rFonts w:asciiTheme="minorEastAsia" w:eastAsiaTheme="minorEastAsia" w:hAnsiTheme="minorEastAsia"/>
                <w:bCs/>
                <w:sz w:val="18"/>
                <w:szCs w:val="18"/>
              </w:rPr>
            </w:pPr>
            <w:r>
              <w:rPr>
                <w:rFonts w:hint="eastAsia"/>
                <w:color w:val="000000"/>
                <w:sz w:val="18"/>
                <w:szCs w:val="18"/>
              </w:rPr>
              <w:t>32</w:t>
            </w:r>
          </w:p>
        </w:tc>
        <w:tc>
          <w:tcPr>
            <w:tcW w:w="268" w:type="pct"/>
          </w:tcPr>
          <w:p w14:paraId="18731A5F" w14:textId="77777777" w:rsidR="008C2599" w:rsidRDefault="008C2599" w:rsidP="008C2599">
            <w:pPr>
              <w:rPr>
                <w:rFonts w:asciiTheme="minorEastAsia" w:eastAsiaTheme="minorEastAsia" w:hAnsiTheme="minorEastAsia"/>
                <w:bCs/>
                <w:sz w:val="18"/>
                <w:szCs w:val="18"/>
              </w:rPr>
            </w:pPr>
          </w:p>
        </w:tc>
        <w:tc>
          <w:tcPr>
            <w:tcW w:w="239" w:type="pct"/>
            <w:tcBorders>
              <w:top w:val="single" w:sz="4" w:space="0" w:color="auto"/>
              <w:left w:val="single" w:sz="4" w:space="0" w:color="auto"/>
              <w:bottom w:val="single" w:sz="4" w:space="0" w:color="auto"/>
              <w:right w:val="single" w:sz="4" w:space="0" w:color="auto"/>
            </w:tcBorders>
          </w:tcPr>
          <w:p w14:paraId="12C76C55" w14:textId="77777777" w:rsidR="008C2599" w:rsidRPr="003B7A6D" w:rsidRDefault="008C2599" w:rsidP="008C2599">
            <w:pPr>
              <w:rPr>
                <w:rFonts w:asciiTheme="minorEastAsia" w:eastAsiaTheme="minorEastAsia" w:hAnsiTheme="minorEastAsia"/>
                <w:bCs/>
                <w:sz w:val="18"/>
                <w:szCs w:val="18"/>
              </w:rPr>
            </w:pPr>
          </w:p>
        </w:tc>
      </w:tr>
      <w:tr w:rsidR="008C2599" w:rsidRPr="00CB1278" w14:paraId="18C29ED2" w14:textId="77777777" w:rsidTr="001303BA">
        <w:trPr>
          <w:trHeight w:val="287"/>
        </w:trPr>
        <w:tc>
          <w:tcPr>
            <w:tcW w:w="239" w:type="pct"/>
          </w:tcPr>
          <w:p w14:paraId="46705A6E" w14:textId="77777777" w:rsidR="008C2599" w:rsidRPr="003B7A6D" w:rsidRDefault="008C2599" w:rsidP="008C2599">
            <w:pPr>
              <w:pStyle w:val="a6"/>
              <w:numPr>
                <w:ilvl w:val="0"/>
                <w:numId w:val="30"/>
              </w:numPr>
              <w:ind w:firstLineChars="0"/>
              <w:rPr>
                <w:rFonts w:asciiTheme="minorEastAsia" w:eastAsiaTheme="minorEastAsia" w:hAnsiTheme="minorEastAsia" w:cs="Tahoma"/>
                <w:sz w:val="18"/>
                <w:szCs w:val="18"/>
              </w:rPr>
            </w:pPr>
          </w:p>
        </w:tc>
        <w:tc>
          <w:tcPr>
            <w:tcW w:w="1541" w:type="pct"/>
            <w:shd w:val="clear" w:color="auto" w:fill="auto"/>
          </w:tcPr>
          <w:p w14:paraId="5F4A0986"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CertOrgCode</w:t>
            </w:r>
          </w:p>
        </w:tc>
        <w:tc>
          <w:tcPr>
            <w:tcW w:w="1750" w:type="pct"/>
            <w:shd w:val="clear" w:color="auto" w:fill="auto"/>
          </w:tcPr>
          <w:p w14:paraId="365C322C" w14:textId="77777777" w:rsidR="008C2599" w:rsidRPr="0043782F" w:rsidRDefault="008C2599" w:rsidP="008C2599">
            <w:pPr>
              <w:widowControl/>
              <w:jc w:val="left"/>
              <w:rPr>
                <w:rFonts w:ascii="宋体" w:hAnsi="宋体" w:cs="宋体"/>
                <w:color w:val="000000"/>
                <w:sz w:val="18"/>
                <w:szCs w:val="18"/>
              </w:rPr>
            </w:pPr>
            <w:r w:rsidRPr="0043782F">
              <w:rPr>
                <w:rFonts w:ascii="宋体" w:hAnsi="宋体" w:cs="宋体" w:hint="eastAsia"/>
                <w:color w:val="000000"/>
                <w:sz w:val="18"/>
                <w:szCs w:val="18"/>
              </w:rPr>
              <w:t>组织机构代码证号。</w:t>
            </w:r>
          </w:p>
        </w:tc>
        <w:tc>
          <w:tcPr>
            <w:tcW w:w="671" w:type="pct"/>
            <w:tcBorders>
              <w:top w:val="single" w:sz="4" w:space="0" w:color="auto"/>
              <w:left w:val="single" w:sz="4" w:space="0" w:color="auto"/>
              <w:bottom w:val="single" w:sz="4" w:space="0" w:color="auto"/>
              <w:right w:val="single" w:sz="4" w:space="0" w:color="auto"/>
            </w:tcBorders>
          </w:tcPr>
          <w:p w14:paraId="09FD8952"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E89BF44" w14:textId="77777777" w:rsidR="008C2599" w:rsidRDefault="008C2599" w:rsidP="008C2599">
            <w:pPr>
              <w:rPr>
                <w:rFonts w:asciiTheme="minorEastAsia" w:eastAsiaTheme="minorEastAsia" w:hAnsiTheme="minorEastAsia"/>
                <w:bCs/>
                <w:sz w:val="18"/>
                <w:szCs w:val="18"/>
              </w:rPr>
            </w:pPr>
            <w:r>
              <w:rPr>
                <w:rFonts w:hint="eastAsia"/>
                <w:color w:val="000000"/>
                <w:sz w:val="18"/>
                <w:szCs w:val="18"/>
              </w:rPr>
              <w:t>32</w:t>
            </w:r>
          </w:p>
        </w:tc>
        <w:tc>
          <w:tcPr>
            <w:tcW w:w="268" w:type="pct"/>
          </w:tcPr>
          <w:p w14:paraId="657B818C" w14:textId="77777777" w:rsidR="008C2599" w:rsidRDefault="008C2599" w:rsidP="008C2599">
            <w:pPr>
              <w:rPr>
                <w:rFonts w:asciiTheme="minorEastAsia" w:eastAsiaTheme="minorEastAsia" w:hAnsiTheme="minorEastAsia"/>
                <w:bCs/>
                <w:sz w:val="18"/>
                <w:szCs w:val="18"/>
              </w:rPr>
            </w:pPr>
          </w:p>
        </w:tc>
        <w:tc>
          <w:tcPr>
            <w:tcW w:w="239" w:type="pct"/>
            <w:tcBorders>
              <w:top w:val="single" w:sz="4" w:space="0" w:color="auto"/>
              <w:left w:val="single" w:sz="4" w:space="0" w:color="auto"/>
              <w:bottom w:val="single" w:sz="4" w:space="0" w:color="auto"/>
              <w:right w:val="single" w:sz="4" w:space="0" w:color="auto"/>
            </w:tcBorders>
          </w:tcPr>
          <w:p w14:paraId="4E25BCA3" w14:textId="77777777" w:rsidR="008C2599" w:rsidRPr="003B7A6D" w:rsidRDefault="008C2599" w:rsidP="008C2599">
            <w:pPr>
              <w:rPr>
                <w:rFonts w:asciiTheme="minorEastAsia" w:eastAsiaTheme="minorEastAsia" w:hAnsiTheme="minorEastAsia"/>
                <w:bCs/>
                <w:sz w:val="18"/>
                <w:szCs w:val="18"/>
              </w:rPr>
            </w:pPr>
          </w:p>
        </w:tc>
      </w:tr>
      <w:tr w:rsidR="008C2599" w:rsidRPr="00257EBA" w14:paraId="0BCC49B4" w14:textId="77777777" w:rsidTr="00AA2783">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539D73"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费率</w:t>
            </w:r>
          </w:p>
        </w:tc>
      </w:tr>
      <w:tr w:rsidR="008C2599" w:rsidRPr="00CB1278" w14:paraId="6A703E4A" w14:textId="77777777" w:rsidTr="001303BA">
        <w:trPr>
          <w:trHeight w:val="287"/>
        </w:trPr>
        <w:tc>
          <w:tcPr>
            <w:tcW w:w="239" w:type="pct"/>
          </w:tcPr>
          <w:p w14:paraId="37343ADC"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shd w:val="clear" w:color="auto" w:fill="auto"/>
            <w:hideMark/>
          </w:tcPr>
          <w:p w14:paraId="69C2D3CD"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color w:val="000000"/>
                <w:sz w:val="18"/>
                <w:szCs w:val="18"/>
              </w:rPr>
              <w:t>C</w:t>
            </w:r>
            <w:r>
              <w:rPr>
                <w:rFonts w:asciiTheme="minorEastAsia" w:eastAsiaTheme="minorEastAsia" w:hAnsiTheme="minorEastAsia" w:hint="eastAsia"/>
                <w:color w:val="000000"/>
                <w:sz w:val="18"/>
                <w:szCs w:val="18"/>
              </w:rPr>
              <w:t>hannel</w:t>
            </w:r>
            <w:r>
              <w:rPr>
                <w:rFonts w:asciiTheme="minorEastAsia" w:eastAsiaTheme="minorEastAsia" w:hAnsiTheme="minorEastAsia"/>
                <w:color w:val="000000"/>
                <w:sz w:val="18"/>
                <w:szCs w:val="18"/>
              </w:rPr>
              <w:t>Type</w:t>
            </w:r>
          </w:p>
        </w:tc>
        <w:tc>
          <w:tcPr>
            <w:tcW w:w="1750" w:type="pct"/>
            <w:shd w:val="clear" w:color="auto" w:fill="auto"/>
            <w:hideMark/>
          </w:tcPr>
          <w:p w14:paraId="72443D0E"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渠道类型。可选值：</w:t>
            </w:r>
          </w:p>
          <w:p w14:paraId="3EE73D45"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01：支付宝</w:t>
            </w:r>
          </w:p>
          <w:p w14:paraId="48264B38"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02</w:t>
            </w:r>
            <w:r>
              <w:rPr>
                <w:rFonts w:hint="eastAsia"/>
                <w:color w:val="000000"/>
                <w:sz w:val="18"/>
                <w:szCs w:val="18"/>
              </w:rPr>
              <w:t>：微信支付</w:t>
            </w:r>
          </w:p>
        </w:tc>
        <w:tc>
          <w:tcPr>
            <w:tcW w:w="671" w:type="pct"/>
            <w:tcBorders>
              <w:top w:val="single" w:sz="4" w:space="0" w:color="auto"/>
              <w:left w:val="single" w:sz="4" w:space="0" w:color="auto"/>
              <w:bottom w:val="single" w:sz="4" w:space="0" w:color="auto"/>
              <w:right w:val="single" w:sz="4" w:space="0" w:color="auto"/>
            </w:tcBorders>
            <w:hideMark/>
          </w:tcPr>
          <w:p w14:paraId="0020844E"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7A805975"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8</w:t>
            </w:r>
          </w:p>
        </w:tc>
        <w:tc>
          <w:tcPr>
            <w:tcW w:w="268" w:type="pct"/>
            <w:hideMark/>
          </w:tcPr>
          <w:p w14:paraId="28F4D56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color w:val="000000"/>
                <w:sz w:val="18"/>
                <w:szCs w:val="18"/>
              </w:rPr>
              <w:t>M</w:t>
            </w:r>
          </w:p>
        </w:tc>
        <w:tc>
          <w:tcPr>
            <w:tcW w:w="239" w:type="pct"/>
            <w:tcBorders>
              <w:top w:val="single" w:sz="4" w:space="0" w:color="auto"/>
              <w:left w:val="single" w:sz="4" w:space="0" w:color="auto"/>
              <w:bottom w:val="single" w:sz="4" w:space="0" w:color="auto"/>
              <w:right w:val="single" w:sz="4" w:space="0" w:color="auto"/>
            </w:tcBorders>
            <w:hideMark/>
          </w:tcPr>
          <w:p w14:paraId="53AB372B" w14:textId="77777777" w:rsidR="008C2599" w:rsidRPr="003B7A6D" w:rsidRDefault="008C2599" w:rsidP="008C2599">
            <w:pPr>
              <w:rPr>
                <w:rFonts w:asciiTheme="minorEastAsia" w:eastAsiaTheme="minorEastAsia" w:hAnsiTheme="minorEastAsia"/>
                <w:bCs/>
                <w:sz w:val="18"/>
                <w:szCs w:val="18"/>
              </w:rPr>
            </w:pPr>
          </w:p>
        </w:tc>
      </w:tr>
      <w:tr w:rsidR="008C2599" w:rsidRPr="00CB1278" w14:paraId="1D662516" w14:textId="77777777" w:rsidTr="001303BA">
        <w:trPr>
          <w:trHeight w:val="367"/>
        </w:trPr>
        <w:tc>
          <w:tcPr>
            <w:tcW w:w="239" w:type="pct"/>
          </w:tcPr>
          <w:p w14:paraId="6F129CA2"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shd w:val="clear" w:color="auto" w:fill="auto"/>
          </w:tcPr>
          <w:p w14:paraId="380FE771"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F</w:t>
            </w:r>
            <w:r w:rsidRPr="00F13F57">
              <w:rPr>
                <w:rFonts w:asciiTheme="minorEastAsia" w:eastAsiaTheme="minorEastAsia" w:hAnsiTheme="minorEastAsia" w:hint="eastAsia"/>
                <w:color w:val="000000"/>
                <w:sz w:val="18"/>
                <w:szCs w:val="18"/>
              </w:rPr>
              <w:t>eeType</w:t>
            </w:r>
          </w:p>
        </w:tc>
        <w:tc>
          <w:tcPr>
            <w:tcW w:w="1750" w:type="pct"/>
            <w:shd w:val="clear" w:color="auto" w:fill="auto"/>
          </w:tcPr>
          <w:p w14:paraId="552EA5CD"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费用类型。可选值：</w:t>
            </w:r>
          </w:p>
          <w:p w14:paraId="799B9BCF" w14:textId="77777777" w:rsidR="008C2599" w:rsidRDefault="008C2599" w:rsidP="008C2599">
            <w:pPr>
              <w:pStyle w:val="aa"/>
              <w:spacing w:before="0" w:beforeAutospacing="0" w:after="0" w:afterAutospacing="0"/>
              <w:rPr>
                <w:color w:val="000000"/>
                <w:sz w:val="18"/>
                <w:szCs w:val="18"/>
              </w:rPr>
            </w:pPr>
            <w:r>
              <w:rPr>
                <w:rFonts w:hint="eastAsia"/>
                <w:color w:val="000000"/>
                <w:sz w:val="18"/>
                <w:szCs w:val="18"/>
              </w:rPr>
              <w:t>01：t0收单手续费</w:t>
            </w:r>
          </w:p>
          <w:p w14:paraId="61B55B71" w14:textId="77777777" w:rsidR="008C2599" w:rsidRPr="003B7A6D" w:rsidRDefault="008C2599" w:rsidP="008C2599">
            <w:pPr>
              <w:rPr>
                <w:rFonts w:asciiTheme="minorEastAsia" w:eastAsiaTheme="minorEastAsia" w:hAnsiTheme="minorEastAsia"/>
                <w:bCs/>
                <w:sz w:val="18"/>
                <w:szCs w:val="18"/>
              </w:rPr>
            </w:pPr>
            <w:r>
              <w:rPr>
                <w:rFonts w:hint="eastAsia"/>
                <w:color w:val="000000"/>
                <w:sz w:val="18"/>
                <w:szCs w:val="18"/>
              </w:rPr>
              <w:t>02</w:t>
            </w:r>
            <w:r>
              <w:rPr>
                <w:rFonts w:hint="eastAsia"/>
                <w:color w:val="000000"/>
                <w:sz w:val="18"/>
                <w:szCs w:val="18"/>
              </w:rPr>
              <w:t>：</w:t>
            </w:r>
            <w:r>
              <w:rPr>
                <w:rFonts w:hint="eastAsia"/>
                <w:color w:val="000000"/>
                <w:sz w:val="18"/>
                <w:szCs w:val="18"/>
              </w:rPr>
              <w:t>t1</w:t>
            </w:r>
            <w:r>
              <w:rPr>
                <w:rFonts w:hint="eastAsia"/>
                <w:color w:val="000000"/>
                <w:sz w:val="18"/>
                <w:szCs w:val="18"/>
              </w:rPr>
              <w:t>收单手续费</w:t>
            </w:r>
          </w:p>
        </w:tc>
        <w:tc>
          <w:tcPr>
            <w:tcW w:w="671" w:type="pct"/>
            <w:tcBorders>
              <w:top w:val="single" w:sz="4" w:space="0" w:color="auto"/>
              <w:left w:val="single" w:sz="4" w:space="0" w:color="auto"/>
              <w:bottom w:val="single" w:sz="4" w:space="0" w:color="auto"/>
              <w:right w:val="single" w:sz="4" w:space="0" w:color="auto"/>
            </w:tcBorders>
          </w:tcPr>
          <w:p w14:paraId="0581F903"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63A9E56"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8</w:t>
            </w:r>
          </w:p>
        </w:tc>
        <w:tc>
          <w:tcPr>
            <w:tcW w:w="268" w:type="pct"/>
          </w:tcPr>
          <w:p w14:paraId="71D9368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350F0CAD" w14:textId="77777777" w:rsidR="008C2599" w:rsidRPr="003B7A6D" w:rsidRDefault="008C2599" w:rsidP="008C2599">
            <w:pPr>
              <w:rPr>
                <w:rFonts w:asciiTheme="minorEastAsia" w:eastAsiaTheme="minorEastAsia" w:hAnsiTheme="minorEastAsia"/>
                <w:bCs/>
                <w:sz w:val="18"/>
                <w:szCs w:val="18"/>
              </w:rPr>
            </w:pPr>
          </w:p>
        </w:tc>
      </w:tr>
      <w:tr w:rsidR="008C2599" w:rsidRPr="00CB1278" w14:paraId="55AB391F" w14:textId="77777777" w:rsidTr="001303BA">
        <w:trPr>
          <w:trHeight w:val="287"/>
        </w:trPr>
        <w:tc>
          <w:tcPr>
            <w:tcW w:w="239" w:type="pct"/>
          </w:tcPr>
          <w:p w14:paraId="72A98778" w14:textId="77777777" w:rsidR="008C2599" w:rsidRPr="003B7A6D" w:rsidRDefault="008C2599" w:rsidP="008C2599">
            <w:pPr>
              <w:pStyle w:val="a6"/>
              <w:numPr>
                <w:ilvl w:val="0"/>
                <w:numId w:val="29"/>
              </w:numPr>
              <w:ind w:firstLineChars="0"/>
              <w:rPr>
                <w:rFonts w:asciiTheme="minorEastAsia" w:eastAsiaTheme="minorEastAsia" w:hAnsiTheme="minorEastAsia" w:cs="Tahoma"/>
                <w:sz w:val="18"/>
                <w:szCs w:val="18"/>
              </w:rPr>
            </w:pPr>
          </w:p>
        </w:tc>
        <w:tc>
          <w:tcPr>
            <w:tcW w:w="1541" w:type="pct"/>
            <w:shd w:val="clear" w:color="auto" w:fill="auto"/>
          </w:tcPr>
          <w:p w14:paraId="6CBEF58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color w:val="000000"/>
                <w:sz w:val="18"/>
                <w:szCs w:val="18"/>
              </w:rPr>
              <w:t>FeeValue</w:t>
            </w:r>
          </w:p>
        </w:tc>
        <w:tc>
          <w:tcPr>
            <w:tcW w:w="1750" w:type="pct"/>
            <w:shd w:val="clear" w:color="auto" w:fill="auto"/>
          </w:tcPr>
          <w:p w14:paraId="74DF6F99" w14:textId="77777777" w:rsidR="008C2599" w:rsidRPr="003B7A6D" w:rsidRDefault="008C2599" w:rsidP="008C2599">
            <w:pPr>
              <w:rPr>
                <w:rFonts w:asciiTheme="minorEastAsia" w:eastAsiaTheme="minorEastAsia" w:hAnsiTheme="minorEastAsia"/>
                <w:bCs/>
                <w:sz w:val="18"/>
                <w:szCs w:val="18"/>
              </w:rPr>
            </w:pPr>
            <w:r w:rsidRPr="00F13F57">
              <w:rPr>
                <w:rFonts w:asciiTheme="minorEastAsia" w:eastAsiaTheme="minorEastAsia" w:hAnsiTheme="minorEastAsia" w:hint="eastAsia"/>
                <w:color w:val="000000"/>
                <w:sz w:val="18"/>
                <w:szCs w:val="18"/>
              </w:rPr>
              <w:t>费率</w:t>
            </w:r>
          </w:p>
        </w:tc>
        <w:tc>
          <w:tcPr>
            <w:tcW w:w="671" w:type="pct"/>
            <w:tcBorders>
              <w:top w:val="single" w:sz="4" w:space="0" w:color="auto"/>
              <w:left w:val="single" w:sz="4" w:space="0" w:color="auto"/>
              <w:bottom w:val="single" w:sz="4" w:space="0" w:color="auto"/>
              <w:right w:val="single" w:sz="4" w:space="0" w:color="auto"/>
            </w:tcBorders>
          </w:tcPr>
          <w:p w14:paraId="3AC93C2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514F8C9"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15</w:t>
            </w:r>
          </w:p>
        </w:tc>
        <w:tc>
          <w:tcPr>
            <w:tcW w:w="268" w:type="pct"/>
          </w:tcPr>
          <w:p w14:paraId="20990A58"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2A2E84D9" w14:textId="77777777" w:rsidR="008C2599" w:rsidRPr="003B7A6D" w:rsidRDefault="008C2599" w:rsidP="008C2599">
            <w:pPr>
              <w:rPr>
                <w:rFonts w:asciiTheme="minorEastAsia" w:eastAsiaTheme="minorEastAsia" w:hAnsiTheme="minorEastAsia"/>
                <w:bCs/>
                <w:sz w:val="18"/>
                <w:szCs w:val="18"/>
              </w:rPr>
            </w:pPr>
          </w:p>
        </w:tc>
      </w:tr>
      <w:tr w:rsidR="008C2599" w:rsidRPr="00257EBA" w14:paraId="3BEA6535" w14:textId="77777777" w:rsidTr="00AA2783">
        <w:trPr>
          <w:trHeight w:val="32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BB2E42"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清算卡</w:t>
            </w:r>
          </w:p>
        </w:tc>
      </w:tr>
      <w:tr w:rsidR="008C2599" w:rsidRPr="00CB1278" w14:paraId="78BCBFA8" w14:textId="77777777" w:rsidTr="001303BA">
        <w:trPr>
          <w:trHeight w:val="287"/>
        </w:trPr>
        <w:tc>
          <w:tcPr>
            <w:tcW w:w="239" w:type="pct"/>
          </w:tcPr>
          <w:p w14:paraId="2A3963D1"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hideMark/>
          </w:tcPr>
          <w:p w14:paraId="76B7204A"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B</w:t>
            </w:r>
            <w:r w:rsidRPr="003B7A6D">
              <w:rPr>
                <w:rFonts w:asciiTheme="minorEastAsia" w:eastAsiaTheme="minorEastAsia" w:hAnsiTheme="minorEastAsia" w:hint="eastAsia"/>
                <w:sz w:val="18"/>
                <w:szCs w:val="18"/>
              </w:rPr>
              <w:t>ankCardNo</w:t>
            </w:r>
          </w:p>
        </w:tc>
        <w:tc>
          <w:tcPr>
            <w:tcW w:w="1750" w:type="pct"/>
            <w:shd w:val="clear" w:color="auto" w:fill="auto"/>
            <w:hideMark/>
          </w:tcPr>
          <w:p w14:paraId="6A5EAF24"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银行卡号</w:t>
            </w:r>
          </w:p>
        </w:tc>
        <w:tc>
          <w:tcPr>
            <w:tcW w:w="671" w:type="pct"/>
            <w:tcBorders>
              <w:top w:val="single" w:sz="4" w:space="0" w:color="auto"/>
              <w:left w:val="single" w:sz="4" w:space="0" w:color="auto"/>
              <w:bottom w:val="single" w:sz="4" w:space="0" w:color="auto"/>
              <w:right w:val="single" w:sz="4" w:space="0" w:color="auto"/>
            </w:tcBorders>
            <w:hideMark/>
          </w:tcPr>
          <w:p w14:paraId="4D71E672"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25A2929C"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268" w:type="pct"/>
            <w:hideMark/>
          </w:tcPr>
          <w:p w14:paraId="68DF336D"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hideMark/>
          </w:tcPr>
          <w:p w14:paraId="55C4C4BF" w14:textId="77777777" w:rsidR="008C2599" w:rsidRPr="003B7A6D" w:rsidRDefault="008C2599" w:rsidP="008C2599">
            <w:pPr>
              <w:rPr>
                <w:rFonts w:asciiTheme="minorEastAsia" w:eastAsiaTheme="minorEastAsia" w:hAnsiTheme="minorEastAsia"/>
                <w:bCs/>
                <w:sz w:val="18"/>
                <w:szCs w:val="18"/>
              </w:rPr>
            </w:pPr>
          </w:p>
        </w:tc>
      </w:tr>
      <w:tr w:rsidR="008C2599" w:rsidRPr="00CB1278" w14:paraId="7FB1BB12" w14:textId="77777777" w:rsidTr="001303BA">
        <w:trPr>
          <w:trHeight w:val="354"/>
        </w:trPr>
        <w:tc>
          <w:tcPr>
            <w:tcW w:w="239" w:type="pct"/>
          </w:tcPr>
          <w:p w14:paraId="7C117BED"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tcPr>
          <w:p w14:paraId="45CC228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Bank</w:t>
            </w:r>
            <w:r>
              <w:rPr>
                <w:rFonts w:asciiTheme="minorEastAsia" w:eastAsiaTheme="minorEastAsia" w:hAnsiTheme="minorEastAsia" w:hint="eastAsia"/>
                <w:sz w:val="18"/>
                <w:szCs w:val="18"/>
              </w:rPr>
              <w:t>Cert</w:t>
            </w:r>
            <w:r w:rsidRPr="003B7A6D">
              <w:rPr>
                <w:rFonts w:asciiTheme="minorEastAsia" w:eastAsiaTheme="minorEastAsia" w:hAnsiTheme="minorEastAsia"/>
                <w:sz w:val="18"/>
                <w:szCs w:val="18"/>
              </w:rPr>
              <w:t>Name</w:t>
            </w:r>
          </w:p>
        </w:tc>
        <w:tc>
          <w:tcPr>
            <w:tcW w:w="1750" w:type="pct"/>
            <w:shd w:val="clear" w:color="auto" w:fill="auto"/>
          </w:tcPr>
          <w:p w14:paraId="4354FFB0"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开户人</w:t>
            </w:r>
          </w:p>
        </w:tc>
        <w:tc>
          <w:tcPr>
            <w:tcW w:w="671" w:type="pct"/>
            <w:tcBorders>
              <w:top w:val="single" w:sz="4" w:space="0" w:color="auto"/>
              <w:left w:val="single" w:sz="4" w:space="0" w:color="auto"/>
              <w:bottom w:val="single" w:sz="4" w:space="0" w:color="auto"/>
              <w:right w:val="single" w:sz="4" w:space="0" w:color="auto"/>
            </w:tcBorders>
          </w:tcPr>
          <w:p w14:paraId="2EE1E5B2"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B35A09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256</w:t>
            </w:r>
          </w:p>
        </w:tc>
        <w:tc>
          <w:tcPr>
            <w:tcW w:w="268" w:type="pct"/>
          </w:tcPr>
          <w:p w14:paraId="435E091C"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09904B9F" w14:textId="77777777" w:rsidR="008C2599" w:rsidRPr="003B7A6D" w:rsidRDefault="008C2599" w:rsidP="008C2599">
            <w:pPr>
              <w:rPr>
                <w:rFonts w:asciiTheme="minorEastAsia" w:eastAsiaTheme="minorEastAsia" w:hAnsiTheme="minorEastAsia"/>
                <w:bCs/>
                <w:sz w:val="18"/>
                <w:szCs w:val="18"/>
              </w:rPr>
            </w:pPr>
          </w:p>
        </w:tc>
      </w:tr>
      <w:tr w:rsidR="008C2599" w:rsidRPr="00A25896" w14:paraId="126B98BE" w14:textId="77777777" w:rsidTr="001303BA">
        <w:trPr>
          <w:trHeight w:val="287"/>
        </w:trPr>
        <w:tc>
          <w:tcPr>
            <w:tcW w:w="239" w:type="pct"/>
          </w:tcPr>
          <w:p w14:paraId="6062971A"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tcPr>
          <w:p w14:paraId="414B9A22"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A</w:t>
            </w:r>
            <w:r w:rsidRPr="003B7A6D">
              <w:rPr>
                <w:rFonts w:asciiTheme="minorEastAsia" w:eastAsiaTheme="minorEastAsia" w:hAnsiTheme="minorEastAsia"/>
                <w:sz w:val="18"/>
                <w:szCs w:val="18"/>
              </w:rPr>
              <w:t>ccountType</w:t>
            </w:r>
          </w:p>
        </w:tc>
        <w:tc>
          <w:tcPr>
            <w:tcW w:w="1750" w:type="pct"/>
            <w:shd w:val="clear" w:color="auto" w:fill="auto"/>
          </w:tcPr>
          <w:p w14:paraId="0C64F474" w14:textId="77777777" w:rsidR="008C2599" w:rsidRPr="004661D0" w:rsidRDefault="008C2599" w:rsidP="008C2599">
            <w:pPr>
              <w:widowControl/>
              <w:jc w:val="left"/>
              <w:rPr>
                <w:rFonts w:ascii="宋体" w:hAnsi="宋体" w:cs="宋体"/>
                <w:color w:val="000000"/>
                <w:sz w:val="18"/>
                <w:szCs w:val="18"/>
              </w:rPr>
            </w:pPr>
            <w:r w:rsidRPr="004661D0">
              <w:rPr>
                <w:rFonts w:ascii="宋体" w:hAnsi="宋体" w:cs="宋体" w:hint="eastAsia"/>
                <w:color w:val="000000"/>
                <w:sz w:val="18"/>
                <w:szCs w:val="18"/>
              </w:rPr>
              <w:t>账户类型。可选值：</w:t>
            </w:r>
          </w:p>
          <w:p w14:paraId="1802C169" w14:textId="77777777" w:rsidR="008C2599" w:rsidRPr="004661D0" w:rsidRDefault="008C2599" w:rsidP="008C2599">
            <w:pPr>
              <w:widowControl/>
              <w:jc w:val="left"/>
              <w:rPr>
                <w:rFonts w:ascii="宋体" w:hAnsi="宋体" w:cs="宋体"/>
                <w:color w:val="000000"/>
                <w:sz w:val="18"/>
                <w:szCs w:val="18"/>
              </w:rPr>
            </w:pPr>
            <w:r w:rsidRPr="004661D0">
              <w:rPr>
                <w:rFonts w:ascii="宋体" w:hAnsi="宋体" w:cs="宋体" w:hint="eastAsia"/>
                <w:color w:val="000000"/>
                <w:sz w:val="18"/>
                <w:szCs w:val="18"/>
              </w:rPr>
              <w:t>01：对私账户</w:t>
            </w:r>
          </w:p>
          <w:p w14:paraId="3CC2A69F" w14:textId="77777777" w:rsidR="008C2599" w:rsidRPr="004661D0" w:rsidRDefault="008C2599" w:rsidP="008C2599">
            <w:pPr>
              <w:widowControl/>
              <w:jc w:val="left"/>
              <w:rPr>
                <w:rFonts w:ascii="宋体" w:hAnsi="宋体" w:cs="宋体"/>
                <w:color w:val="000000"/>
                <w:sz w:val="18"/>
                <w:szCs w:val="18"/>
              </w:rPr>
            </w:pPr>
            <w:r w:rsidRPr="004661D0">
              <w:rPr>
                <w:rFonts w:ascii="宋体" w:hAnsi="宋体" w:cs="宋体" w:hint="eastAsia"/>
                <w:color w:val="000000"/>
                <w:sz w:val="18"/>
                <w:szCs w:val="18"/>
              </w:rPr>
              <w:t>02：对公账户</w:t>
            </w:r>
          </w:p>
        </w:tc>
        <w:tc>
          <w:tcPr>
            <w:tcW w:w="671" w:type="pct"/>
            <w:tcBorders>
              <w:top w:val="single" w:sz="4" w:space="0" w:color="auto"/>
              <w:left w:val="single" w:sz="4" w:space="0" w:color="auto"/>
              <w:bottom w:val="single" w:sz="4" w:space="0" w:color="auto"/>
              <w:right w:val="single" w:sz="4" w:space="0" w:color="auto"/>
            </w:tcBorders>
          </w:tcPr>
          <w:p w14:paraId="127EF490"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B78E0C6"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8</w:t>
            </w:r>
          </w:p>
        </w:tc>
        <w:tc>
          <w:tcPr>
            <w:tcW w:w="268" w:type="pct"/>
          </w:tcPr>
          <w:p w14:paraId="5753E911"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M</w:t>
            </w:r>
          </w:p>
        </w:tc>
        <w:tc>
          <w:tcPr>
            <w:tcW w:w="239" w:type="pct"/>
            <w:tcBorders>
              <w:top w:val="single" w:sz="4" w:space="0" w:color="auto"/>
              <w:left w:val="single" w:sz="4" w:space="0" w:color="auto"/>
              <w:bottom w:val="single" w:sz="4" w:space="0" w:color="auto"/>
              <w:right w:val="single" w:sz="4" w:space="0" w:color="auto"/>
            </w:tcBorders>
          </w:tcPr>
          <w:p w14:paraId="4921028C" w14:textId="77777777" w:rsidR="008C2599" w:rsidRPr="003B7A6D" w:rsidRDefault="008C2599" w:rsidP="008C2599">
            <w:pPr>
              <w:jc w:val="center"/>
              <w:rPr>
                <w:rFonts w:asciiTheme="minorEastAsia" w:eastAsiaTheme="minorEastAsia" w:hAnsiTheme="minorEastAsia"/>
                <w:bCs/>
                <w:sz w:val="18"/>
                <w:szCs w:val="18"/>
              </w:rPr>
            </w:pPr>
          </w:p>
        </w:tc>
      </w:tr>
      <w:tr w:rsidR="008C2599" w:rsidRPr="00CB1278" w14:paraId="513E241C" w14:textId="77777777" w:rsidTr="001303BA">
        <w:trPr>
          <w:trHeight w:val="287"/>
        </w:trPr>
        <w:tc>
          <w:tcPr>
            <w:tcW w:w="239" w:type="pct"/>
          </w:tcPr>
          <w:p w14:paraId="44CF695F"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tcPr>
          <w:p w14:paraId="640A2BC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C</w:t>
            </w:r>
            <w:r w:rsidRPr="003B7A6D">
              <w:rPr>
                <w:rFonts w:asciiTheme="minorEastAsia" w:eastAsiaTheme="minorEastAsia" w:hAnsiTheme="minorEastAsia"/>
                <w:sz w:val="18"/>
                <w:szCs w:val="18"/>
              </w:rPr>
              <w:t>ontactLine</w:t>
            </w:r>
          </w:p>
        </w:tc>
        <w:tc>
          <w:tcPr>
            <w:tcW w:w="1750" w:type="pct"/>
            <w:shd w:val="clear" w:color="auto" w:fill="auto"/>
          </w:tcPr>
          <w:p w14:paraId="753DD844"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联行号</w:t>
            </w:r>
          </w:p>
        </w:tc>
        <w:tc>
          <w:tcPr>
            <w:tcW w:w="671" w:type="pct"/>
            <w:tcBorders>
              <w:top w:val="single" w:sz="4" w:space="0" w:color="auto"/>
              <w:left w:val="single" w:sz="4" w:space="0" w:color="auto"/>
              <w:bottom w:val="single" w:sz="4" w:space="0" w:color="auto"/>
              <w:right w:val="single" w:sz="4" w:space="0" w:color="auto"/>
            </w:tcBorders>
          </w:tcPr>
          <w:p w14:paraId="609E8F47"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DEB8A42"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268" w:type="pct"/>
          </w:tcPr>
          <w:p w14:paraId="1023DC4C"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4AC70CAD" w14:textId="77777777" w:rsidR="008C2599" w:rsidRPr="003B7A6D" w:rsidRDefault="008C2599" w:rsidP="008C2599">
            <w:pPr>
              <w:rPr>
                <w:rFonts w:asciiTheme="minorEastAsia" w:eastAsiaTheme="minorEastAsia" w:hAnsiTheme="minorEastAsia"/>
                <w:bCs/>
                <w:sz w:val="18"/>
                <w:szCs w:val="18"/>
              </w:rPr>
            </w:pPr>
          </w:p>
        </w:tc>
      </w:tr>
      <w:tr w:rsidR="008C2599" w:rsidRPr="00CB1278" w14:paraId="2818FAA4" w14:textId="77777777" w:rsidTr="001303BA">
        <w:trPr>
          <w:trHeight w:val="287"/>
        </w:trPr>
        <w:tc>
          <w:tcPr>
            <w:tcW w:w="239" w:type="pct"/>
          </w:tcPr>
          <w:p w14:paraId="57FC2927"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tcPr>
          <w:p w14:paraId="7FC394FB"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color w:val="000000"/>
                <w:sz w:val="18"/>
                <w:szCs w:val="18"/>
              </w:rPr>
              <w:t>Branch</w:t>
            </w:r>
            <w:r w:rsidRPr="00641B15">
              <w:rPr>
                <w:rFonts w:asciiTheme="minorEastAsia" w:eastAsiaTheme="minorEastAsia" w:hAnsiTheme="minorEastAsia"/>
                <w:color w:val="000000"/>
                <w:sz w:val="18"/>
                <w:szCs w:val="18"/>
              </w:rPr>
              <w:t>Name</w:t>
            </w:r>
          </w:p>
        </w:tc>
        <w:tc>
          <w:tcPr>
            <w:tcW w:w="1750" w:type="pct"/>
            <w:shd w:val="clear" w:color="auto" w:fill="auto"/>
          </w:tcPr>
          <w:p w14:paraId="0D375CE5"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开户支行名称</w:t>
            </w:r>
          </w:p>
        </w:tc>
        <w:tc>
          <w:tcPr>
            <w:tcW w:w="671" w:type="pct"/>
            <w:tcBorders>
              <w:top w:val="single" w:sz="4" w:space="0" w:color="auto"/>
              <w:left w:val="single" w:sz="4" w:space="0" w:color="auto"/>
              <w:bottom w:val="single" w:sz="4" w:space="0" w:color="auto"/>
              <w:right w:val="single" w:sz="4" w:space="0" w:color="auto"/>
            </w:tcBorders>
          </w:tcPr>
          <w:p w14:paraId="1FF36C79"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8952909"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128</w:t>
            </w:r>
          </w:p>
        </w:tc>
        <w:tc>
          <w:tcPr>
            <w:tcW w:w="268" w:type="pct"/>
          </w:tcPr>
          <w:p w14:paraId="6D541842"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4E337B96" w14:textId="77777777" w:rsidR="008C2599" w:rsidRPr="003B7A6D" w:rsidRDefault="008C2599" w:rsidP="008C2599">
            <w:pPr>
              <w:rPr>
                <w:rFonts w:asciiTheme="minorEastAsia" w:eastAsiaTheme="minorEastAsia" w:hAnsiTheme="minorEastAsia"/>
                <w:bCs/>
                <w:sz w:val="18"/>
                <w:szCs w:val="18"/>
              </w:rPr>
            </w:pPr>
          </w:p>
        </w:tc>
      </w:tr>
      <w:tr w:rsidR="008C2599" w:rsidRPr="00CB1278" w14:paraId="0697481E" w14:textId="77777777" w:rsidTr="001303BA">
        <w:trPr>
          <w:trHeight w:val="287"/>
        </w:trPr>
        <w:tc>
          <w:tcPr>
            <w:tcW w:w="239" w:type="pct"/>
          </w:tcPr>
          <w:p w14:paraId="6154348D"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tcPr>
          <w:p w14:paraId="7670F04B"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color w:val="000000"/>
                <w:sz w:val="18"/>
                <w:szCs w:val="18"/>
              </w:rPr>
              <w:t>BranchP</w:t>
            </w:r>
            <w:r w:rsidRPr="00641B15">
              <w:rPr>
                <w:rFonts w:asciiTheme="minorEastAsia" w:eastAsiaTheme="minorEastAsia" w:hAnsiTheme="minorEastAsia"/>
                <w:color w:val="000000"/>
                <w:sz w:val="18"/>
                <w:szCs w:val="18"/>
              </w:rPr>
              <w:t>rovince</w:t>
            </w:r>
          </w:p>
        </w:tc>
        <w:tc>
          <w:tcPr>
            <w:tcW w:w="1750" w:type="pct"/>
            <w:shd w:val="clear" w:color="auto" w:fill="auto"/>
          </w:tcPr>
          <w:p w14:paraId="65BF5CBD"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开户支行所在省</w:t>
            </w:r>
          </w:p>
        </w:tc>
        <w:tc>
          <w:tcPr>
            <w:tcW w:w="671" w:type="pct"/>
            <w:tcBorders>
              <w:top w:val="single" w:sz="4" w:space="0" w:color="auto"/>
              <w:left w:val="single" w:sz="4" w:space="0" w:color="auto"/>
              <w:bottom w:val="single" w:sz="4" w:space="0" w:color="auto"/>
              <w:right w:val="single" w:sz="4" w:space="0" w:color="auto"/>
            </w:tcBorders>
          </w:tcPr>
          <w:p w14:paraId="7955A349"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566258C"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16</w:t>
            </w:r>
          </w:p>
        </w:tc>
        <w:tc>
          <w:tcPr>
            <w:tcW w:w="268" w:type="pct"/>
          </w:tcPr>
          <w:p w14:paraId="1ABB59C8"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2070130B" w14:textId="77777777" w:rsidR="008C2599" w:rsidRPr="003B7A6D" w:rsidRDefault="008C2599" w:rsidP="008C2599">
            <w:pPr>
              <w:rPr>
                <w:rFonts w:asciiTheme="minorEastAsia" w:eastAsiaTheme="minorEastAsia" w:hAnsiTheme="minorEastAsia"/>
                <w:bCs/>
                <w:sz w:val="18"/>
                <w:szCs w:val="18"/>
              </w:rPr>
            </w:pPr>
          </w:p>
        </w:tc>
      </w:tr>
      <w:tr w:rsidR="008C2599" w:rsidRPr="00CB1278" w14:paraId="400B3ACF" w14:textId="77777777" w:rsidTr="001303BA">
        <w:trPr>
          <w:trHeight w:val="287"/>
        </w:trPr>
        <w:tc>
          <w:tcPr>
            <w:tcW w:w="239" w:type="pct"/>
          </w:tcPr>
          <w:p w14:paraId="74B6666F"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tcPr>
          <w:p w14:paraId="1484B1BA"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color w:val="000000"/>
                <w:sz w:val="18"/>
                <w:szCs w:val="18"/>
              </w:rPr>
              <w:t>BranchC</w:t>
            </w:r>
            <w:r w:rsidRPr="00641B15">
              <w:rPr>
                <w:rFonts w:asciiTheme="minorEastAsia" w:eastAsiaTheme="minorEastAsia" w:hAnsiTheme="minorEastAsia"/>
                <w:color w:val="000000"/>
                <w:sz w:val="18"/>
                <w:szCs w:val="18"/>
              </w:rPr>
              <w:t>ity</w:t>
            </w:r>
          </w:p>
        </w:tc>
        <w:tc>
          <w:tcPr>
            <w:tcW w:w="1750" w:type="pct"/>
            <w:shd w:val="clear" w:color="auto" w:fill="auto"/>
          </w:tcPr>
          <w:p w14:paraId="41A2FAB9"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开户支行所在市</w:t>
            </w:r>
          </w:p>
        </w:tc>
        <w:tc>
          <w:tcPr>
            <w:tcW w:w="671" w:type="pct"/>
            <w:tcBorders>
              <w:top w:val="single" w:sz="4" w:space="0" w:color="auto"/>
              <w:left w:val="single" w:sz="4" w:space="0" w:color="auto"/>
              <w:bottom w:val="single" w:sz="4" w:space="0" w:color="auto"/>
              <w:right w:val="single" w:sz="4" w:space="0" w:color="auto"/>
            </w:tcBorders>
          </w:tcPr>
          <w:p w14:paraId="24794FFE"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CFE935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16</w:t>
            </w:r>
          </w:p>
        </w:tc>
        <w:tc>
          <w:tcPr>
            <w:tcW w:w="268" w:type="pct"/>
          </w:tcPr>
          <w:p w14:paraId="2D688405"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1D9D8BDC" w14:textId="77777777" w:rsidR="008C2599" w:rsidRPr="003B7A6D" w:rsidRDefault="008C2599" w:rsidP="008C2599">
            <w:pPr>
              <w:rPr>
                <w:rFonts w:asciiTheme="minorEastAsia" w:eastAsiaTheme="minorEastAsia" w:hAnsiTheme="minorEastAsia"/>
                <w:bCs/>
                <w:sz w:val="18"/>
                <w:szCs w:val="18"/>
              </w:rPr>
            </w:pPr>
          </w:p>
        </w:tc>
      </w:tr>
      <w:tr w:rsidR="008C2599" w:rsidRPr="00CB1278" w14:paraId="1861C0B6" w14:textId="77777777" w:rsidTr="001303BA">
        <w:trPr>
          <w:trHeight w:val="287"/>
        </w:trPr>
        <w:tc>
          <w:tcPr>
            <w:tcW w:w="239" w:type="pct"/>
          </w:tcPr>
          <w:p w14:paraId="09DBE068"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tcPr>
          <w:p w14:paraId="533CBB04"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Cert</w:t>
            </w:r>
            <w:r w:rsidRPr="003B7A6D">
              <w:rPr>
                <w:rFonts w:asciiTheme="minorEastAsia" w:eastAsiaTheme="minorEastAsia" w:hAnsiTheme="minorEastAsia"/>
                <w:sz w:val="18"/>
                <w:szCs w:val="18"/>
              </w:rPr>
              <w:t>Type</w:t>
            </w:r>
          </w:p>
        </w:tc>
        <w:tc>
          <w:tcPr>
            <w:tcW w:w="1750" w:type="pct"/>
            <w:shd w:val="clear" w:color="auto" w:fill="auto"/>
          </w:tcPr>
          <w:p w14:paraId="5BDF5BFF" w14:textId="77777777" w:rsidR="008C2599" w:rsidRPr="004661D0" w:rsidRDefault="008C2599" w:rsidP="008C2599">
            <w:pPr>
              <w:rPr>
                <w:rFonts w:asciiTheme="minorEastAsia" w:eastAsiaTheme="minorEastAsia" w:hAnsiTheme="minorEastAsia"/>
                <w:sz w:val="18"/>
                <w:szCs w:val="18"/>
              </w:rPr>
            </w:pPr>
            <w:r w:rsidRPr="003B7A6D">
              <w:rPr>
                <w:rFonts w:asciiTheme="minorEastAsia" w:eastAsiaTheme="minorEastAsia" w:hAnsiTheme="minorEastAsia" w:hint="eastAsia"/>
                <w:sz w:val="18"/>
                <w:szCs w:val="18"/>
              </w:rPr>
              <w:t>持卡人证件类型</w:t>
            </w:r>
            <w:r>
              <w:rPr>
                <w:rFonts w:asciiTheme="minorEastAsia" w:eastAsiaTheme="minorEastAsia" w:hAnsiTheme="minorEastAsia" w:hint="eastAsia"/>
                <w:sz w:val="18"/>
                <w:szCs w:val="18"/>
              </w:rPr>
              <w:t>。</w:t>
            </w:r>
            <w:r w:rsidRPr="004661D0">
              <w:rPr>
                <w:rFonts w:asciiTheme="minorEastAsia" w:eastAsiaTheme="minorEastAsia" w:hAnsiTheme="minorEastAsia" w:hint="eastAsia"/>
                <w:sz w:val="18"/>
                <w:szCs w:val="18"/>
              </w:rPr>
              <w:t>可选值：</w:t>
            </w:r>
          </w:p>
          <w:p w14:paraId="22D933C9" w14:textId="77777777" w:rsidR="008C2599" w:rsidRPr="003D551A" w:rsidRDefault="008C2599" w:rsidP="008C2599">
            <w:pPr>
              <w:rPr>
                <w:rFonts w:asciiTheme="minorEastAsia" w:eastAsiaTheme="minorEastAsia" w:hAnsiTheme="minorEastAsia"/>
                <w:sz w:val="18"/>
                <w:szCs w:val="18"/>
              </w:rPr>
            </w:pPr>
            <w:r>
              <w:rPr>
                <w:rFonts w:asciiTheme="minorEastAsia" w:eastAsiaTheme="minorEastAsia" w:hAnsiTheme="minorEastAsia"/>
                <w:sz w:val="18"/>
                <w:szCs w:val="18"/>
              </w:rPr>
              <w:t>0</w:t>
            </w:r>
            <w:r w:rsidRPr="004661D0">
              <w:rPr>
                <w:rFonts w:asciiTheme="minorEastAsia" w:eastAsiaTheme="minorEastAsia" w:hAnsiTheme="minorEastAsia" w:hint="eastAsia"/>
                <w:sz w:val="18"/>
                <w:szCs w:val="18"/>
              </w:rPr>
              <w:t>1：身份证</w:t>
            </w:r>
          </w:p>
        </w:tc>
        <w:tc>
          <w:tcPr>
            <w:tcW w:w="671" w:type="pct"/>
            <w:tcBorders>
              <w:top w:val="single" w:sz="4" w:space="0" w:color="auto"/>
              <w:left w:val="single" w:sz="4" w:space="0" w:color="auto"/>
              <w:bottom w:val="single" w:sz="4" w:space="0" w:color="auto"/>
              <w:right w:val="single" w:sz="4" w:space="0" w:color="auto"/>
            </w:tcBorders>
          </w:tcPr>
          <w:p w14:paraId="01A459F3"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191B6E09"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8</w:t>
            </w:r>
          </w:p>
        </w:tc>
        <w:tc>
          <w:tcPr>
            <w:tcW w:w="268" w:type="pct"/>
          </w:tcPr>
          <w:p w14:paraId="4C590FE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0FC51FCD" w14:textId="77777777" w:rsidR="008C2599" w:rsidRPr="003B7A6D" w:rsidRDefault="008C2599" w:rsidP="008C2599">
            <w:pPr>
              <w:rPr>
                <w:rFonts w:asciiTheme="minorEastAsia" w:eastAsiaTheme="minorEastAsia" w:hAnsiTheme="minorEastAsia"/>
                <w:bCs/>
                <w:sz w:val="18"/>
                <w:szCs w:val="18"/>
              </w:rPr>
            </w:pPr>
          </w:p>
        </w:tc>
      </w:tr>
      <w:tr w:rsidR="008C2599" w:rsidRPr="00CB1278" w14:paraId="13FFEE85" w14:textId="77777777" w:rsidTr="001303BA">
        <w:trPr>
          <w:trHeight w:val="287"/>
        </w:trPr>
        <w:tc>
          <w:tcPr>
            <w:tcW w:w="239" w:type="pct"/>
          </w:tcPr>
          <w:p w14:paraId="792AB34C"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tcPr>
          <w:p w14:paraId="762D58C0"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Cert</w:t>
            </w:r>
            <w:r w:rsidRPr="003B7A6D">
              <w:rPr>
                <w:rFonts w:asciiTheme="minorEastAsia" w:eastAsiaTheme="minorEastAsia" w:hAnsiTheme="minorEastAsia"/>
                <w:sz w:val="18"/>
                <w:szCs w:val="18"/>
              </w:rPr>
              <w:t>No</w:t>
            </w:r>
          </w:p>
        </w:tc>
        <w:tc>
          <w:tcPr>
            <w:tcW w:w="1750" w:type="pct"/>
            <w:shd w:val="clear" w:color="auto" w:fill="auto"/>
          </w:tcPr>
          <w:p w14:paraId="44B2BE8D"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持卡人证件号码</w:t>
            </w:r>
          </w:p>
        </w:tc>
        <w:tc>
          <w:tcPr>
            <w:tcW w:w="671" w:type="pct"/>
            <w:tcBorders>
              <w:top w:val="single" w:sz="4" w:space="0" w:color="auto"/>
              <w:left w:val="single" w:sz="4" w:space="0" w:color="auto"/>
              <w:bottom w:val="single" w:sz="4" w:space="0" w:color="auto"/>
              <w:right w:val="single" w:sz="4" w:space="0" w:color="auto"/>
            </w:tcBorders>
          </w:tcPr>
          <w:p w14:paraId="18450A5B"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BAB0473"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268" w:type="pct"/>
          </w:tcPr>
          <w:p w14:paraId="5AD67CE1"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71819A0E" w14:textId="77777777" w:rsidR="008C2599" w:rsidRPr="003B7A6D" w:rsidRDefault="008C2599" w:rsidP="008C2599">
            <w:pPr>
              <w:rPr>
                <w:rFonts w:asciiTheme="minorEastAsia" w:eastAsiaTheme="minorEastAsia" w:hAnsiTheme="minorEastAsia"/>
                <w:bCs/>
                <w:sz w:val="18"/>
                <w:szCs w:val="18"/>
              </w:rPr>
            </w:pPr>
          </w:p>
        </w:tc>
      </w:tr>
      <w:tr w:rsidR="008C2599" w:rsidRPr="00CB1278" w14:paraId="2E094886" w14:textId="77777777" w:rsidTr="001303BA">
        <w:trPr>
          <w:trHeight w:val="287"/>
        </w:trPr>
        <w:tc>
          <w:tcPr>
            <w:tcW w:w="239" w:type="pct"/>
          </w:tcPr>
          <w:p w14:paraId="5C6E194A" w14:textId="77777777" w:rsidR="008C2599" w:rsidRPr="003B7A6D" w:rsidRDefault="008C2599" w:rsidP="008C2599">
            <w:pPr>
              <w:pStyle w:val="a6"/>
              <w:numPr>
                <w:ilvl w:val="0"/>
                <w:numId w:val="31"/>
              </w:numPr>
              <w:ind w:firstLineChars="0"/>
              <w:rPr>
                <w:rFonts w:asciiTheme="minorEastAsia" w:eastAsiaTheme="minorEastAsia" w:hAnsiTheme="minorEastAsia" w:cs="Tahoma"/>
                <w:sz w:val="18"/>
                <w:szCs w:val="18"/>
              </w:rPr>
            </w:pPr>
          </w:p>
        </w:tc>
        <w:tc>
          <w:tcPr>
            <w:tcW w:w="1541" w:type="pct"/>
            <w:shd w:val="clear" w:color="auto" w:fill="auto"/>
          </w:tcPr>
          <w:p w14:paraId="06CD15D6"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color w:val="000000"/>
                <w:sz w:val="18"/>
                <w:szCs w:val="18"/>
              </w:rPr>
              <w:t>CardHolderA</w:t>
            </w:r>
            <w:r w:rsidRPr="00641B15">
              <w:rPr>
                <w:rFonts w:asciiTheme="minorEastAsia" w:eastAsiaTheme="minorEastAsia" w:hAnsiTheme="minorEastAsia"/>
                <w:color w:val="000000"/>
                <w:sz w:val="18"/>
                <w:szCs w:val="18"/>
              </w:rPr>
              <w:t>ddress</w:t>
            </w:r>
          </w:p>
        </w:tc>
        <w:tc>
          <w:tcPr>
            <w:tcW w:w="1750" w:type="pct"/>
            <w:shd w:val="clear" w:color="auto" w:fill="auto"/>
          </w:tcPr>
          <w:p w14:paraId="04CB6014" w14:textId="77777777" w:rsidR="008C2599" w:rsidRPr="003B7A6D" w:rsidRDefault="008C2599" w:rsidP="008C2599">
            <w:pPr>
              <w:rPr>
                <w:rFonts w:asciiTheme="minorEastAsia" w:eastAsiaTheme="minorEastAsia" w:hAnsiTheme="minorEastAsia"/>
                <w:bCs/>
                <w:sz w:val="18"/>
                <w:szCs w:val="18"/>
              </w:rPr>
            </w:pPr>
            <w:r w:rsidRPr="003B7A6D">
              <w:rPr>
                <w:rFonts w:asciiTheme="minorEastAsia" w:eastAsiaTheme="minorEastAsia" w:hAnsiTheme="minorEastAsia" w:hint="eastAsia"/>
                <w:sz w:val="18"/>
                <w:szCs w:val="18"/>
              </w:rPr>
              <w:t>持卡人地址</w:t>
            </w:r>
          </w:p>
        </w:tc>
        <w:tc>
          <w:tcPr>
            <w:tcW w:w="671" w:type="pct"/>
            <w:tcBorders>
              <w:top w:val="single" w:sz="4" w:space="0" w:color="auto"/>
              <w:left w:val="single" w:sz="4" w:space="0" w:color="auto"/>
              <w:bottom w:val="single" w:sz="4" w:space="0" w:color="auto"/>
              <w:right w:val="single" w:sz="4" w:space="0" w:color="auto"/>
            </w:tcBorders>
          </w:tcPr>
          <w:p w14:paraId="09318EA0"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D393BCF"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hint="eastAsia"/>
                <w:sz w:val="18"/>
                <w:szCs w:val="18"/>
              </w:rPr>
              <w:t>128</w:t>
            </w:r>
          </w:p>
        </w:tc>
        <w:tc>
          <w:tcPr>
            <w:tcW w:w="268" w:type="pct"/>
          </w:tcPr>
          <w:p w14:paraId="27B84A12" w14:textId="77777777" w:rsidR="008C2599" w:rsidRPr="003B7A6D" w:rsidRDefault="008C2599" w:rsidP="008C2599">
            <w:pPr>
              <w:rPr>
                <w:rFonts w:asciiTheme="minorEastAsia" w:eastAsiaTheme="minorEastAsia" w:hAnsiTheme="minorEastAsia"/>
                <w:bCs/>
                <w:sz w:val="18"/>
                <w:szCs w:val="18"/>
              </w:rPr>
            </w:pPr>
            <w:r>
              <w:rPr>
                <w:rFonts w:asciiTheme="minorEastAsia" w:eastAsiaTheme="minorEastAsia" w:hAnsiTheme="minorEastAsia"/>
                <w:sz w:val="18"/>
                <w:szCs w:val="18"/>
              </w:rPr>
              <w:t>O</w:t>
            </w:r>
          </w:p>
        </w:tc>
        <w:tc>
          <w:tcPr>
            <w:tcW w:w="239" w:type="pct"/>
            <w:tcBorders>
              <w:top w:val="single" w:sz="4" w:space="0" w:color="auto"/>
              <w:left w:val="single" w:sz="4" w:space="0" w:color="auto"/>
              <w:bottom w:val="single" w:sz="4" w:space="0" w:color="auto"/>
              <w:right w:val="single" w:sz="4" w:space="0" w:color="auto"/>
            </w:tcBorders>
          </w:tcPr>
          <w:p w14:paraId="63FE4E28" w14:textId="77777777" w:rsidR="008C2599" w:rsidRPr="003B7A6D" w:rsidRDefault="008C2599" w:rsidP="008C2599">
            <w:pPr>
              <w:rPr>
                <w:rFonts w:asciiTheme="minorEastAsia" w:eastAsiaTheme="minorEastAsia" w:hAnsiTheme="minorEastAsia"/>
                <w:bCs/>
                <w:sz w:val="18"/>
                <w:szCs w:val="18"/>
              </w:rPr>
            </w:pPr>
          </w:p>
        </w:tc>
      </w:tr>
    </w:tbl>
    <w:p w14:paraId="548D1B8E" w14:textId="77777777" w:rsidR="000A050D" w:rsidRDefault="000A050D" w:rsidP="00A43EF8"/>
    <w:p w14:paraId="0E895834" w14:textId="77777777" w:rsidR="000A050D" w:rsidRDefault="000A050D" w:rsidP="000A050D">
      <w:pPr>
        <w:pStyle w:val="4"/>
        <w:numPr>
          <w:ilvl w:val="0"/>
          <w:numId w:val="0"/>
        </w:numPr>
        <w:ind w:left="864" w:hanging="864"/>
      </w:pPr>
      <w:r>
        <w:rPr>
          <w:rFonts w:hint="eastAsia"/>
        </w:rPr>
        <w:lastRenderedPageBreak/>
        <w:t>报文返回码</w:t>
      </w:r>
    </w:p>
    <w:p w14:paraId="4609776A" w14:textId="77777777" w:rsidR="000A050D" w:rsidRDefault="000A050D" w:rsidP="000A050D"/>
    <w:tbl>
      <w:tblPr>
        <w:tblStyle w:val="a9"/>
        <w:tblW w:w="7196" w:type="dxa"/>
        <w:tblLook w:val="04A0" w:firstRow="1" w:lastRow="0" w:firstColumn="1" w:lastColumn="0" w:noHBand="0" w:noVBand="1"/>
      </w:tblPr>
      <w:tblGrid>
        <w:gridCol w:w="4195"/>
        <w:gridCol w:w="3001"/>
      </w:tblGrid>
      <w:tr w:rsidR="000A050D" w:rsidRPr="00F561BB" w14:paraId="3E7C5E5A" w14:textId="77777777" w:rsidTr="00F32D02">
        <w:tc>
          <w:tcPr>
            <w:tcW w:w="41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70402" w14:textId="77777777" w:rsidR="000A050D" w:rsidRPr="00F561BB" w:rsidRDefault="000A050D" w:rsidP="00F32D02">
            <w:pPr>
              <w:rPr>
                <w:rFonts w:ascii="宋体" w:hAnsi="宋体" w:cs="Courier New"/>
                <w:sz w:val="21"/>
              </w:rPr>
            </w:pPr>
            <w:r w:rsidRPr="00F561BB">
              <w:rPr>
                <w:rFonts w:ascii="宋体" w:hAnsi="宋体" w:cs="Courier New" w:hint="eastAsia"/>
                <w:sz w:val="21"/>
              </w:rPr>
              <w:t>返回码</w:t>
            </w:r>
          </w:p>
        </w:tc>
        <w:tc>
          <w:tcPr>
            <w:tcW w:w="3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A1AD25" w14:textId="77777777" w:rsidR="000A050D" w:rsidRPr="00F561BB" w:rsidRDefault="000A050D" w:rsidP="00F32D02">
            <w:pPr>
              <w:rPr>
                <w:rFonts w:ascii="宋体" w:hAnsi="宋体" w:cs="Courier New"/>
                <w:sz w:val="21"/>
              </w:rPr>
            </w:pPr>
            <w:r>
              <w:rPr>
                <w:rFonts w:ascii="宋体" w:hAnsi="宋体" w:hint="eastAsia"/>
                <w:color w:val="000000"/>
                <w:sz w:val="21"/>
              </w:rPr>
              <w:t>中文</w:t>
            </w:r>
            <w:r>
              <w:rPr>
                <w:rFonts w:ascii="宋体" w:hAnsi="宋体"/>
                <w:color w:val="000000"/>
                <w:sz w:val="21"/>
              </w:rPr>
              <w:t>描述</w:t>
            </w:r>
          </w:p>
        </w:tc>
      </w:tr>
      <w:tr w:rsidR="000A050D" w:rsidRPr="00F561BB" w14:paraId="467733AE" w14:textId="77777777" w:rsidTr="00F32D02">
        <w:tc>
          <w:tcPr>
            <w:tcW w:w="4195" w:type="dxa"/>
            <w:tcBorders>
              <w:top w:val="single" w:sz="4" w:space="0" w:color="auto"/>
              <w:left w:val="single" w:sz="4" w:space="0" w:color="auto"/>
              <w:bottom w:val="single" w:sz="4" w:space="0" w:color="auto"/>
              <w:right w:val="single" w:sz="4" w:space="0" w:color="auto"/>
            </w:tcBorders>
            <w:vAlign w:val="bottom"/>
          </w:tcPr>
          <w:p w14:paraId="443C6A8D" w14:textId="77777777" w:rsidR="000A050D" w:rsidRPr="00F561BB" w:rsidRDefault="000A050D" w:rsidP="00F32D02">
            <w:pPr>
              <w:rPr>
                <w:rFonts w:ascii="宋体" w:hAnsi="宋体"/>
                <w:sz w:val="21"/>
              </w:rPr>
            </w:pPr>
            <w:r>
              <w:rPr>
                <w:rFonts w:hint="eastAsia"/>
                <w:color w:val="000000"/>
              </w:rPr>
              <w:t>BKMP_ILLEGAL_PARAM</w:t>
            </w:r>
          </w:p>
        </w:tc>
        <w:tc>
          <w:tcPr>
            <w:tcW w:w="3001" w:type="dxa"/>
            <w:tcBorders>
              <w:top w:val="single" w:sz="4" w:space="0" w:color="auto"/>
              <w:left w:val="single" w:sz="4" w:space="0" w:color="auto"/>
              <w:bottom w:val="single" w:sz="4" w:space="0" w:color="auto"/>
              <w:right w:val="single" w:sz="4" w:space="0" w:color="auto"/>
            </w:tcBorders>
            <w:vAlign w:val="bottom"/>
          </w:tcPr>
          <w:p w14:paraId="5CD0847A" w14:textId="77777777" w:rsidR="000A050D" w:rsidRPr="00F561BB" w:rsidRDefault="000A050D" w:rsidP="00F32D02">
            <w:pPr>
              <w:rPr>
                <w:rFonts w:ascii="宋体" w:hAnsi="宋体"/>
                <w:sz w:val="21"/>
              </w:rPr>
            </w:pPr>
            <w:r>
              <w:rPr>
                <w:rFonts w:hint="eastAsia"/>
                <w:color w:val="000000"/>
              </w:rPr>
              <w:t>参数非法</w:t>
            </w:r>
          </w:p>
        </w:tc>
      </w:tr>
    </w:tbl>
    <w:p w14:paraId="473D1CDE" w14:textId="77777777" w:rsidR="000A050D" w:rsidRPr="000A050D" w:rsidRDefault="000A050D" w:rsidP="00A43EF8"/>
    <w:p w14:paraId="352FF70D" w14:textId="77777777" w:rsidR="00AA2783" w:rsidRDefault="00AA2783" w:rsidP="00AA2783">
      <w:pPr>
        <w:pStyle w:val="3"/>
        <w:rPr>
          <w:rFonts w:ascii="宋体" w:hAnsi="宋体"/>
          <w:sz w:val="21"/>
          <w:szCs w:val="21"/>
        </w:rPr>
      </w:pPr>
      <w:r>
        <w:rPr>
          <w:rFonts w:hint="eastAsia"/>
        </w:rPr>
        <w:t>商户关闭</w:t>
      </w:r>
      <w:r>
        <w:t>接口</w:t>
      </w:r>
      <w:r>
        <w:rPr>
          <w:rFonts w:ascii="宋体" w:hAnsi="宋体"/>
          <w:sz w:val="21"/>
          <w:szCs w:val="21"/>
        </w:rPr>
        <w:t>&lt;</w:t>
      </w:r>
      <w:r w:rsidRPr="00554255">
        <w:rPr>
          <w:rFonts w:ascii="宋体" w:hAnsi="宋体"/>
          <w:sz w:val="21"/>
          <w:szCs w:val="21"/>
        </w:rPr>
        <w:t>ant.mybank.</w:t>
      </w:r>
      <w:r>
        <w:rPr>
          <w:rFonts w:ascii="宋体" w:hAnsi="宋体"/>
          <w:sz w:val="21"/>
          <w:szCs w:val="21"/>
        </w:rPr>
        <w:t>merchantprod</w:t>
      </w:r>
      <w:r w:rsidRPr="00554255">
        <w:rPr>
          <w:rFonts w:ascii="宋体" w:hAnsi="宋体"/>
          <w:sz w:val="21"/>
          <w:szCs w:val="21"/>
        </w:rPr>
        <w:t>.merchant.freeze</w:t>
      </w:r>
      <w:r w:rsidRPr="00F561BB">
        <w:rPr>
          <w:rFonts w:ascii="宋体" w:hAnsi="宋体"/>
          <w:sz w:val="21"/>
          <w:szCs w:val="21"/>
        </w:rPr>
        <w:t>&gt;</w:t>
      </w:r>
    </w:p>
    <w:p w14:paraId="0C25744F" w14:textId="77777777" w:rsidR="00AA2783" w:rsidRPr="00AA2783" w:rsidRDefault="00AA2783" w:rsidP="00AA2783">
      <w:pPr>
        <w:spacing w:line="360" w:lineRule="auto"/>
        <w:ind w:firstLineChars="200" w:firstLine="480"/>
        <w:rPr>
          <w:sz w:val="24"/>
        </w:rPr>
      </w:pPr>
      <w:r w:rsidRPr="00AA2783">
        <w:rPr>
          <w:rFonts w:hint="eastAsia"/>
          <w:sz w:val="24"/>
        </w:rPr>
        <w:t>合作方</w:t>
      </w:r>
      <w:r w:rsidRPr="00AA2783">
        <w:rPr>
          <w:sz w:val="24"/>
        </w:rPr>
        <w:t>一旦认定商户存在风险</w:t>
      </w:r>
      <w:r w:rsidRPr="00AA2783">
        <w:rPr>
          <w:rFonts w:hint="eastAsia"/>
          <w:sz w:val="24"/>
        </w:rPr>
        <w:t>或</w:t>
      </w:r>
      <w:r w:rsidRPr="00AA2783">
        <w:rPr>
          <w:sz w:val="24"/>
        </w:rPr>
        <w:t>存在其他的问题</w:t>
      </w:r>
      <w:r w:rsidRPr="00AA2783">
        <w:rPr>
          <w:rFonts w:hint="eastAsia"/>
          <w:sz w:val="24"/>
        </w:rPr>
        <w:t>，</w:t>
      </w:r>
      <w:r w:rsidRPr="00AA2783">
        <w:rPr>
          <w:sz w:val="24"/>
        </w:rPr>
        <w:t>可</w:t>
      </w:r>
      <w:r w:rsidRPr="00AA2783">
        <w:rPr>
          <w:rFonts w:hint="eastAsia"/>
          <w:sz w:val="24"/>
        </w:rPr>
        <w:t>通过商户</w:t>
      </w:r>
      <w:r w:rsidRPr="00AA2783">
        <w:rPr>
          <w:sz w:val="24"/>
        </w:rPr>
        <w:t>关闭接口</w:t>
      </w:r>
      <w:r w:rsidRPr="00AA2783">
        <w:rPr>
          <w:rFonts w:hint="eastAsia"/>
          <w:sz w:val="24"/>
        </w:rPr>
        <w:t>关闭</w:t>
      </w:r>
      <w:r w:rsidRPr="00AA2783">
        <w:rPr>
          <w:sz w:val="24"/>
        </w:rPr>
        <w:t>商户的收单服务。</w:t>
      </w:r>
    </w:p>
    <w:p w14:paraId="13EBB239" w14:textId="77777777" w:rsidR="00AA2783" w:rsidRPr="00AA2783" w:rsidRDefault="00AA2783" w:rsidP="00AA2783">
      <w:pPr>
        <w:spacing w:line="360" w:lineRule="auto"/>
        <w:ind w:firstLineChars="200" w:firstLine="480"/>
        <w:rPr>
          <w:sz w:val="24"/>
        </w:rPr>
      </w:pPr>
      <w:r w:rsidRPr="00AA2783">
        <w:rPr>
          <w:rFonts w:hint="eastAsia"/>
          <w:sz w:val="24"/>
        </w:rPr>
        <w:t>商户</w:t>
      </w:r>
      <w:r w:rsidRPr="00AA2783">
        <w:rPr>
          <w:sz w:val="24"/>
        </w:rPr>
        <w:t>关闭前完成的收单交易，</w:t>
      </w:r>
      <w:r w:rsidRPr="00AA2783">
        <w:rPr>
          <w:rFonts w:hint="eastAsia"/>
          <w:sz w:val="24"/>
        </w:rPr>
        <w:t>资金照常</w:t>
      </w:r>
      <w:r w:rsidRPr="00AA2783">
        <w:rPr>
          <w:sz w:val="24"/>
        </w:rPr>
        <w:t>清算</w:t>
      </w:r>
      <w:r w:rsidRPr="00AA2783">
        <w:rPr>
          <w:rFonts w:hint="eastAsia"/>
          <w:sz w:val="24"/>
        </w:rPr>
        <w:t>，</w:t>
      </w:r>
      <w:r w:rsidRPr="00AA2783">
        <w:rPr>
          <w:sz w:val="24"/>
        </w:rPr>
        <w:t>需要截留资金</w:t>
      </w:r>
      <w:r w:rsidRPr="00AA2783">
        <w:rPr>
          <w:rFonts w:hint="eastAsia"/>
          <w:sz w:val="24"/>
        </w:rPr>
        <w:t>需</w:t>
      </w:r>
      <w:r w:rsidRPr="00AA2783">
        <w:rPr>
          <w:sz w:val="24"/>
        </w:rPr>
        <w:t>线下联系。</w:t>
      </w:r>
    </w:p>
    <w:p w14:paraId="5420FF09" w14:textId="77777777" w:rsidR="00AA2783" w:rsidRDefault="00AA2783" w:rsidP="00AA2783">
      <w:pPr>
        <w:pStyle w:val="4"/>
        <w:numPr>
          <w:ilvl w:val="0"/>
          <w:numId w:val="0"/>
        </w:numPr>
        <w:ind w:left="864" w:hanging="864"/>
      </w:pPr>
      <w:r>
        <w:rPr>
          <w:rFonts w:hint="eastAsia"/>
        </w:rPr>
        <w:t>请求</w:t>
      </w:r>
      <w:r>
        <w:t>报文</w:t>
      </w:r>
    </w:p>
    <w:tbl>
      <w:tblPr>
        <w:tblStyle w:val="a9"/>
        <w:tblW w:w="5000" w:type="pct"/>
        <w:tblLook w:val="04A0" w:firstRow="1" w:lastRow="0" w:firstColumn="1" w:lastColumn="0" w:noHBand="0" w:noVBand="1"/>
      </w:tblPr>
      <w:tblGrid>
        <w:gridCol w:w="417"/>
        <w:gridCol w:w="1296"/>
        <w:gridCol w:w="1121"/>
        <w:gridCol w:w="928"/>
        <w:gridCol w:w="486"/>
        <w:gridCol w:w="841"/>
        <w:gridCol w:w="3207"/>
      </w:tblGrid>
      <w:tr w:rsidR="00AA2783" w:rsidRPr="00E97C77" w14:paraId="78F28414" w14:textId="77777777" w:rsidTr="00AA2783">
        <w:trPr>
          <w:trHeight w:val="324"/>
        </w:trPr>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E4DD4E" w14:textId="77777777" w:rsidR="00AA2783" w:rsidRPr="00E97C77" w:rsidRDefault="00AA2783" w:rsidP="00AA2783">
            <w:pPr>
              <w:rPr>
                <w:rFonts w:asciiTheme="minorEastAsia" w:eastAsiaTheme="minorEastAsia" w:hAnsiTheme="minorEastAsia"/>
                <w:b/>
              </w:rPr>
            </w:pPr>
            <w:r w:rsidRPr="00E97C77">
              <w:rPr>
                <w:rFonts w:asciiTheme="minorEastAsia" w:eastAsiaTheme="minorEastAsia" w:hAnsiTheme="minorEastAsia" w:hint="eastAsia"/>
                <w:b/>
              </w:rPr>
              <w:t>序号</w:t>
            </w:r>
          </w:p>
        </w:tc>
        <w:tc>
          <w:tcPr>
            <w:tcW w:w="9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0AB56E" w14:textId="77777777" w:rsidR="00AA2783" w:rsidRPr="00E97C77" w:rsidRDefault="00AA2783" w:rsidP="00AA2783">
            <w:pPr>
              <w:rPr>
                <w:rFonts w:asciiTheme="minorEastAsia" w:eastAsiaTheme="minorEastAsia" w:hAnsiTheme="minorEastAsia"/>
                <w:b/>
                <w:sz w:val="21"/>
              </w:rPr>
            </w:pPr>
            <w:r w:rsidRPr="00E97C77">
              <w:rPr>
                <w:rFonts w:asciiTheme="minorEastAsia" w:eastAsiaTheme="minorEastAsia" w:hAnsiTheme="minorEastAsia" w:hint="eastAsia"/>
                <w:b/>
                <w:sz w:val="21"/>
              </w:rPr>
              <w:t>参数名</w:t>
            </w:r>
          </w:p>
        </w:tc>
        <w:tc>
          <w:tcPr>
            <w:tcW w:w="9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F0A5D" w14:textId="77777777" w:rsidR="00AA2783" w:rsidRPr="00E97C77" w:rsidRDefault="00AA2783" w:rsidP="00AA2783">
            <w:pPr>
              <w:rPr>
                <w:rFonts w:asciiTheme="minorEastAsia" w:eastAsiaTheme="minorEastAsia" w:hAnsiTheme="minorEastAsia"/>
                <w:b/>
                <w:sz w:val="21"/>
              </w:rPr>
            </w:pPr>
            <w:r w:rsidRPr="00E97C77">
              <w:rPr>
                <w:rFonts w:asciiTheme="minorEastAsia" w:eastAsiaTheme="minorEastAsia" w:hAnsiTheme="minorEastAsia" w:hint="eastAsia"/>
                <w:b/>
                <w:sz w:val="21"/>
              </w:rPr>
              <w:t>参数描述</w:t>
            </w:r>
          </w:p>
        </w:tc>
        <w:tc>
          <w:tcPr>
            <w:tcW w:w="80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9D5D9C" w14:textId="77777777" w:rsidR="00AA2783" w:rsidRPr="00E97C77" w:rsidRDefault="00AA2783" w:rsidP="00AA2783">
            <w:pPr>
              <w:rPr>
                <w:rFonts w:asciiTheme="minorEastAsia" w:eastAsiaTheme="minorEastAsia" w:hAnsiTheme="minorEastAsia"/>
                <w:b/>
                <w:sz w:val="21"/>
              </w:rPr>
            </w:pPr>
            <w:r w:rsidRPr="00E97C77">
              <w:rPr>
                <w:rFonts w:asciiTheme="minorEastAsia" w:eastAsiaTheme="minorEastAsia" w:hAnsiTheme="minorEastAsia" w:hint="eastAsia"/>
                <w:b/>
                <w:sz w:val="21"/>
              </w:rPr>
              <w:t>数据类型</w:t>
            </w:r>
          </w:p>
        </w:tc>
        <w:tc>
          <w:tcPr>
            <w:tcW w:w="48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1D22FA" w14:textId="77777777" w:rsidR="00AA2783" w:rsidRPr="00E97C77" w:rsidRDefault="00AA2783" w:rsidP="00AA2783">
            <w:pPr>
              <w:rPr>
                <w:rFonts w:asciiTheme="minorEastAsia" w:eastAsiaTheme="minorEastAsia" w:hAnsiTheme="minorEastAsia"/>
                <w:b/>
                <w:sz w:val="21"/>
              </w:rPr>
            </w:pPr>
            <w:r w:rsidRPr="00E97C77">
              <w:rPr>
                <w:rFonts w:asciiTheme="minorEastAsia" w:eastAsiaTheme="minorEastAsia" w:hAnsiTheme="minorEastAsia" w:hint="eastAsia"/>
                <w:b/>
                <w:sz w:val="21"/>
              </w:rPr>
              <w:t>长度</w:t>
            </w:r>
          </w:p>
        </w:tc>
        <w:tc>
          <w:tcPr>
            <w:tcW w:w="80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3D405" w14:textId="77777777" w:rsidR="00AA2783" w:rsidRPr="00E97C77" w:rsidRDefault="00AA2783" w:rsidP="00AA2783">
            <w:pPr>
              <w:rPr>
                <w:rFonts w:asciiTheme="minorEastAsia" w:eastAsiaTheme="minorEastAsia" w:hAnsiTheme="minorEastAsia"/>
                <w:b/>
                <w:sz w:val="21"/>
              </w:rPr>
            </w:pPr>
            <w:r w:rsidRPr="00E97C77">
              <w:rPr>
                <w:rFonts w:asciiTheme="minorEastAsia" w:eastAsiaTheme="minorEastAsia" w:hAnsiTheme="minorEastAsia" w:hint="eastAsia"/>
                <w:b/>
                <w:sz w:val="21"/>
              </w:rPr>
              <w:t>出现要求</w:t>
            </w:r>
          </w:p>
        </w:tc>
        <w:tc>
          <w:tcPr>
            <w:tcW w:w="48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9FC0" w14:textId="77777777" w:rsidR="00AA2783" w:rsidRPr="00E97C77" w:rsidRDefault="00AA2783" w:rsidP="00AA2783">
            <w:pPr>
              <w:rPr>
                <w:rFonts w:asciiTheme="minorEastAsia" w:eastAsiaTheme="minorEastAsia" w:hAnsiTheme="minorEastAsia"/>
                <w:b/>
                <w:sz w:val="21"/>
              </w:rPr>
            </w:pPr>
            <w:r w:rsidRPr="00E97C77">
              <w:rPr>
                <w:rFonts w:asciiTheme="minorEastAsia" w:eastAsiaTheme="minorEastAsia" w:hAnsiTheme="minorEastAsia" w:hint="eastAsia"/>
                <w:b/>
                <w:sz w:val="21"/>
              </w:rPr>
              <w:t>示例</w:t>
            </w:r>
          </w:p>
        </w:tc>
      </w:tr>
      <w:tr w:rsidR="00AA2783" w:rsidRPr="00E97C77" w14:paraId="4D8F1560" w14:textId="77777777" w:rsidTr="00AA2783">
        <w:trPr>
          <w:trHeight w:val="35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C1F2DF" w14:textId="77777777" w:rsidR="00AA2783" w:rsidRPr="00E97C77" w:rsidRDefault="00AA2783" w:rsidP="00AA2783">
            <w:pPr>
              <w:rPr>
                <w:rFonts w:asciiTheme="majorEastAsia" w:eastAsiaTheme="majorEastAsia" w:hAnsiTheme="majorEastAsia"/>
                <w:b/>
                <w:color w:val="000000"/>
                <w:sz w:val="21"/>
              </w:rPr>
            </w:pPr>
            <w:r w:rsidRPr="00E97C77">
              <w:rPr>
                <w:rFonts w:asciiTheme="majorEastAsia" w:eastAsiaTheme="majorEastAsia" w:hAnsiTheme="majorEastAsia" w:hint="eastAsia"/>
                <w:b/>
                <w:color w:val="000000"/>
                <w:sz w:val="21"/>
              </w:rPr>
              <w:t>基本参数</w:t>
            </w:r>
          </w:p>
        </w:tc>
      </w:tr>
      <w:tr w:rsidR="00AA2783" w:rsidRPr="00E97C77" w14:paraId="3594CC0C" w14:textId="77777777" w:rsidTr="00AA2783">
        <w:trPr>
          <w:trHeight w:val="287"/>
        </w:trPr>
        <w:tc>
          <w:tcPr>
            <w:tcW w:w="468" w:type="pct"/>
          </w:tcPr>
          <w:p w14:paraId="0533DED8" w14:textId="77777777" w:rsidR="00AA2783" w:rsidRPr="00E97C77" w:rsidRDefault="00AA2783" w:rsidP="006A0DBC">
            <w:pPr>
              <w:pStyle w:val="a6"/>
              <w:numPr>
                <w:ilvl w:val="0"/>
                <w:numId w:val="32"/>
              </w:numPr>
              <w:ind w:firstLineChars="0"/>
              <w:rPr>
                <w:rFonts w:asciiTheme="minorEastAsia" w:eastAsiaTheme="minorEastAsia" w:hAnsiTheme="minorEastAsia"/>
                <w:sz w:val="18"/>
                <w:szCs w:val="18"/>
              </w:rPr>
            </w:pPr>
          </w:p>
        </w:tc>
        <w:tc>
          <w:tcPr>
            <w:tcW w:w="983" w:type="pct"/>
            <w:shd w:val="clear" w:color="auto" w:fill="auto"/>
          </w:tcPr>
          <w:p w14:paraId="31F8A537"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I</w:t>
            </w:r>
            <w:r w:rsidRPr="00991833">
              <w:rPr>
                <w:rFonts w:asciiTheme="minorEastAsia" w:eastAsiaTheme="minorEastAsia" w:hAnsiTheme="minorEastAsia" w:hint="eastAsia"/>
                <w:bCs/>
                <w:color w:val="000000"/>
                <w:sz w:val="18"/>
                <w:szCs w:val="18"/>
              </w:rPr>
              <w:t>svOrgId</w:t>
            </w:r>
          </w:p>
        </w:tc>
        <w:tc>
          <w:tcPr>
            <w:tcW w:w="983" w:type="pct"/>
            <w:shd w:val="clear" w:color="auto" w:fill="auto"/>
          </w:tcPr>
          <w:p w14:paraId="2AE6F0EB"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合作方机构号（网商银行分配）</w:t>
            </w:r>
          </w:p>
        </w:tc>
        <w:tc>
          <w:tcPr>
            <w:tcW w:w="801" w:type="pct"/>
            <w:tcBorders>
              <w:top w:val="single" w:sz="4" w:space="0" w:color="auto"/>
              <w:left w:val="single" w:sz="4" w:space="0" w:color="auto"/>
              <w:bottom w:val="single" w:sz="4" w:space="0" w:color="auto"/>
              <w:right w:val="single" w:sz="4" w:space="0" w:color="auto"/>
            </w:tcBorders>
          </w:tcPr>
          <w:p w14:paraId="78B53B36"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String</w:t>
            </w:r>
          </w:p>
        </w:tc>
        <w:tc>
          <w:tcPr>
            <w:tcW w:w="482" w:type="pct"/>
            <w:tcBorders>
              <w:top w:val="single" w:sz="4" w:space="0" w:color="auto"/>
              <w:left w:val="single" w:sz="4" w:space="0" w:color="auto"/>
              <w:bottom w:val="single" w:sz="4" w:space="0" w:color="auto"/>
              <w:right w:val="single" w:sz="4" w:space="0" w:color="auto"/>
            </w:tcBorders>
          </w:tcPr>
          <w:p w14:paraId="5BAD90A2"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32</w:t>
            </w:r>
          </w:p>
        </w:tc>
        <w:tc>
          <w:tcPr>
            <w:tcW w:w="801" w:type="pct"/>
            <w:tcBorders>
              <w:top w:val="single" w:sz="4" w:space="0" w:color="auto"/>
              <w:left w:val="single" w:sz="4" w:space="0" w:color="auto"/>
              <w:bottom w:val="single" w:sz="4" w:space="0" w:color="auto"/>
              <w:right w:val="single" w:sz="4" w:space="0" w:color="auto"/>
            </w:tcBorders>
          </w:tcPr>
          <w:p w14:paraId="2C92872C"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M</w:t>
            </w:r>
          </w:p>
        </w:tc>
        <w:tc>
          <w:tcPr>
            <w:tcW w:w="482" w:type="pct"/>
            <w:tcBorders>
              <w:top w:val="single" w:sz="4" w:space="0" w:color="auto"/>
              <w:left w:val="single" w:sz="4" w:space="0" w:color="auto"/>
              <w:bottom w:val="single" w:sz="4" w:space="0" w:color="auto"/>
              <w:right w:val="single" w:sz="4" w:space="0" w:color="auto"/>
            </w:tcBorders>
          </w:tcPr>
          <w:p w14:paraId="0C58612E" w14:textId="77777777" w:rsidR="00AA2783" w:rsidRPr="00E97C77" w:rsidRDefault="00AA2783" w:rsidP="00AA2783">
            <w:pPr>
              <w:rPr>
                <w:rFonts w:asciiTheme="minorEastAsia" w:eastAsiaTheme="minorEastAsia" w:hAnsiTheme="minorEastAsia"/>
                <w:bCs/>
                <w:sz w:val="18"/>
                <w:szCs w:val="18"/>
              </w:rPr>
            </w:pPr>
            <w:r w:rsidRPr="003542DC">
              <w:rPr>
                <w:rFonts w:asciiTheme="minorHAnsi" w:eastAsiaTheme="minorEastAsia" w:hAnsiTheme="minorHAnsi"/>
                <w:sz w:val="18"/>
                <w:szCs w:val="18"/>
              </w:rPr>
              <w:t>202210000000000001025</w:t>
            </w:r>
          </w:p>
        </w:tc>
      </w:tr>
      <w:tr w:rsidR="00AA2783" w:rsidRPr="00E97C77" w14:paraId="05EFD448" w14:textId="77777777" w:rsidTr="00AA2783">
        <w:trPr>
          <w:trHeight w:val="287"/>
        </w:trPr>
        <w:tc>
          <w:tcPr>
            <w:tcW w:w="468" w:type="pct"/>
          </w:tcPr>
          <w:p w14:paraId="2864B3E4" w14:textId="77777777" w:rsidR="00AA2783" w:rsidRPr="00E97C77" w:rsidRDefault="00AA2783" w:rsidP="006A0DBC">
            <w:pPr>
              <w:pStyle w:val="a6"/>
              <w:numPr>
                <w:ilvl w:val="0"/>
                <w:numId w:val="32"/>
              </w:numPr>
              <w:ind w:firstLineChars="0"/>
              <w:rPr>
                <w:rFonts w:asciiTheme="minorEastAsia" w:eastAsiaTheme="minorEastAsia" w:hAnsiTheme="minorEastAsia"/>
                <w:sz w:val="18"/>
                <w:szCs w:val="18"/>
              </w:rPr>
            </w:pPr>
          </w:p>
        </w:tc>
        <w:tc>
          <w:tcPr>
            <w:tcW w:w="983" w:type="pct"/>
            <w:shd w:val="clear" w:color="auto" w:fill="auto"/>
          </w:tcPr>
          <w:p w14:paraId="3A55E8E7"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M</w:t>
            </w:r>
            <w:r w:rsidRPr="00E97C77">
              <w:rPr>
                <w:rFonts w:asciiTheme="minorEastAsia" w:eastAsiaTheme="minorEastAsia" w:hAnsiTheme="minorEastAsia" w:hint="eastAsia"/>
                <w:bCs/>
                <w:sz w:val="18"/>
                <w:szCs w:val="18"/>
              </w:rPr>
              <w:t>erchantId</w:t>
            </w:r>
          </w:p>
        </w:tc>
        <w:tc>
          <w:tcPr>
            <w:tcW w:w="983" w:type="pct"/>
            <w:shd w:val="clear" w:color="auto" w:fill="auto"/>
          </w:tcPr>
          <w:p w14:paraId="0CD4ACCE" w14:textId="1E8260CF" w:rsidR="00AA2783" w:rsidRPr="00E97C77" w:rsidRDefault="00AA2783" w:rsidP="00AA2783">
            <w:pPr>
              <w:rPr>
                <w:rFonts w:asciiTheme="minorEastAsia" w:eastAsiaTheme="minorEastAsia" w:hAnsiTheme="minorEastAsia"/>
                <w:bCs/>
                <w:sz w:val="18"/>
                <w:szCs w:val="18"/>
              </w:rPr>
            </w:pPr>
            <w:r w:rsidRPr="00E97C77">
              <w:rPr>
                <w:rFonts w:asciiTheme="minorEastAsia" w:eastAsiaTheme="minorEastAsia" w:hAnsiTheme="minorEastAsia" w:hint="eastAsia"/>
                <w:bCs/>
                <w:sz w:val="18"/>
                <w:szCs w:val="18"/>
              </w:rPr>
              <w:t>商户号</w:t>
            </w:r>
            <w:r w:rsidR="0045394B">
              <w:rPr>
                <w:rFonts w:asciiTheme="minorEastAsia" w:eastAsiaTheme="minorEastAsia" w:hAnsiTheme="minorEastAsia" w:hint="eastAsia"/>
                <w:bCs/>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801" w:type="pct"/>
            <w:tcBorders>
              <w:top w:val="single" w:sz="4" w:space="0" w:color="auto"/>
              <w:left w:val="single" w:sz="4" w:space="0" w:color="auto"/>
              <w:bottom w:val="single" w:sz="4" w:space="0" w:color="auto"/>
              <w:right w:val="single" w:sz="4" w:space="0" w:color="auto"/>
            </w:tcBorders>
          </w:tcPr>
          <w:p w14:paraId="55F607DE"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String</w:t>
            </w:r>
          </w:p>
        </w:tc>
        <w:tc>
          <w:tcPr>
            <w:tcW w:w="482" w:type="pct"/>
            <w:tcBorders>
              <w:top w:val="single" w:sz="4" w:space="0" w:color="auto"/>
              <w:left w:val="single" w:sz="4" w:space="0" w:color="auto"/>
              <w:bottom w:val="single" w:sz="4" w:space="0" w:color="auto"/>
              <w:right w:val="single" w:sz="4" w:space="0" w:color="auto"/>
            </w:tcBorders>
          </w:tcPr>
          <w:p w14:paraId="5A98AFDB" w14:textId="77777777" w:rsidR="00AA2783" w:rsidRDefault="00AA2783" w:rsidP="00AA2783">
            <w:pPr>
              <w:rPr>
                <w:rFonts w:asciiTheme="minorEastAsia" w:eastAsiaTheme="minorEastAsia" w:hAnsiTheme="minorEastAsia"/>
                <w:bCs/>
                <w:sz w:val="18"/>
                <w:szCs w:val="18"/>
              </w:rPr>
            </w:pPr>
            <w:r>
              <w:rPr>
                <w:rFonts w:asciiTheme="minorEastAsia" w:eastAsiaTheme="minorEastAsia" w:hAnsiTheme="minorEastAsia"/>
                <w:bCs/>
                <w:sz w:val="18"/>
                <w:szCs w:val="18"/>
              </w:rPr>
              <w:t>32</w:t>
            </w:r>
          </w:p>
        </w:tc>
        <w:tc>
          <w:tcPr>
            <w:tcW w:w="801" w:type="pct"/>
            <w:tcBorders>
              <w:top w:val="single" w:sz="4" w:space="0" w:color="auto"/>
              <w:left w:val="single" w:sz="4" w:space="0" w:color="auto"/>
              <w:bottom w:val="single" w:sz="4" w:space="0" w:color="auto"/>
              <w:right w:val="single" w:sz="4" w:space="0" w:color="auto"/>
            </w:tcBorders>
          </w:tcPr>
          <w:p w14:paraId="2E9F4717" w14:textId="77777777" w:rsidR="00AA2783" w:rsidRPr="00E97C77" w:rsidRDefault="00AA2783" w:rsidP="00AA2783">
            <w:pPr>
              <w:rPr>
                <w:rFonts w:asciiTheme="minorEastAsia" w:eastAsiaTheme="minorEastAsia" w:hAnsiTheme="minorEastAsia"/>
                <w:bCs/>
                <w:sz w:val="18"/>
                <w:szCs w:val="18"/>
              </w:rPr>
            </w:pPr>
            <w:r w:rsidRPr="00E97C77">
              <w:rPr>
                <w:rFonts w:asciiTheme="minorEastAsia" w:eastAsiaTheme="minorEastAsia" w:hAnsiTheme="minorEastAsia" w:hint="eastAsia"/>
                <w:bCs/>
                <w:sz w:val="18"/>
                <w:szCs w:val="18"/>
              </w:rPr>
              <w:t>M</w:t>
            </w:r>
          </w:p>
        </w:tc>
        <w:tc>
          <w:tcPr>
            <w:tcW w:w="482" w:type="pct"/>
            <w:tcBorders>
              <w:top w:val="single" w:sz="4" w:space="0" w:color="auto"/>
              <w:left w:val="single" w:sz="4" w:space="0" w:color="auto"/>
              <w:bottom w:val="single" w:sz="4" w:space="0" w:color="auto"/>
              <w:right w:val="single" w:sz="4" w:space="0" w:color="auto"/>
            </w:tcBorders>
          </w:tcPr>
          <w:p w14:paraId="2F7711BA" w14:textId="77777777" w:rsidR="00AA2783" w:rsidRPr="00E97C77" w:rsidRDefault="00AA2783" w:rsidP="00AA2783">
            <w:pPr>
              <w:rPr>
                <w:rFonts w:asciiTheme="minorEastAsia" w:eastAsiaTheme="minorEastAsia" w:hAnsiTheme="minorEastAsia"/>
                <w:bCs/>
                <w:sz w:val="18"/>
                <w:szCs w:val="18"/>
              </w:rPr>
            </w:pPr>
            <w:r w:rsidRPr="00543A75">
              <w:rPr>
                <w:rFonts w:asciiTheme="minorHAnsi" w:eastAsiaTheme="minorEastAsia" w:hAnsiTheme="minorHAnsi"/>
                <w:sz w:val="18"/>
                <w:szCs w:val="18"/>
              </w:rPr>
              <w:t>226801000000000101099</w:t>
            </w:r>
          </w:p>
        </w:tc>
      </w:tr>
      <w:tr w:rsidR="00AA2783" w:rsidRPr="00E97C77" w14:paraId="5E030962" w14:textId="77777777" w:rsidTr="00AA2783">
        <w:trPr>
          <w:trHeight w:val="287"/>
        </w:trPr>
        <w:tc>
          <w:tcPr>
            <w:tcW w:w="468" w:type="pct"/>
          </w:tcPr>
          <w:p w14:paraId="5CAF7B1D" w14:textId="77777777" w:rsidR="00AA2783" w:rsidRPr="00E97C77" w:rsidRDefault="00AA2783" w:rsidP="006A0DBC">
            <w:pPr>
              <w:pStyle w:val="a6"/>
              <w:numPr>
                <w:ilvl w:val="0"/>
                <w:numId w:val="32"/>
              </w:numPr>
              <w:ind w:firstLineChars="0"/>
              <w:rPr>
                <w:rFonts w:asciiTheme="minorEastAsia" w:eastAsiaTheme="minorEastAsia" w:hAnsiTheme="minorEastAsia"/>
                <w:sz w:val="18"/>
                <w:szCs w:val="18"/>
              </w:rPr>
            </w:pPr>
          </w:p>
        </w:tc>
        <w:tc>
          <w:tcPr>
            <w:tcW w:w="983" w:type="pct"/>
            <w:shd w:val="clear" w:color="auto" w:fill="auto"/>
          </w:tcPr>
          <w:p w14:paraId="5312E0C6"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F</w:t>
            </w:r>
            <w:r w:rsidRPr="00E97C77">
              <w:rPr>
                <w:rFonts w:asciiTheme="minorEastAsia" w:eastAsiaTheme="minorEastAsia" w:hAnsiTheme="minorEastAsia" w:hint="eastAsia"/>
                <w:bCs/>
                <w:sz w:val="18"/>
                <w:szCs w:val="18"/>
              </w:rPr>
              <w:t>reezeReason</w:t>
            </w:r>
          </w:p>
        </w:tc>
        <w:tc>
          <w:tcPr>
            <w:tcW w:w="983" w:type="pct"/>
            <w:shd w:val="clear" w:color="auto" w:fill="auto"/>
          </w:tcPr>
          <w:p w14:paraId="1645F296" w14:textId="77777777" w:rsidR="00AA2783" w:rsidRPr="00E97C77" w:rsidRDefault="00AA2783" w:rsidP="00AA2783">
            <w:pPr>
              <w:rPr>
                <w:rFonts w:asciiTheme="minorEastAsia" w:eastAsiaTheme="minorEastAsia" w:hAnsiTheme="minorEastAsia"/>
                <w:bCs/>
                <w:sz w:val="18"/>
                <w:szCs w:val="18"/>
              </w:rPr>
            </w:pPr>
            <w:r w:rsidRPr="00E97C77">
              <w:rPr>
                <w:rFonts w:asciiTheme="minorEastAsia" w:eastAsiaTheme="minorEastAsia" w:hAnsiTheme="minorEastAsia" w:hint="eastAsia"/>
                <w:bCs/>
                <w:sz w:val="18"/>
                <w:szCs w:val="18"/>
              </w:rPr>
              <w:t>商户关闭原因</w:t>
            </w:r>
          </w:p>
        </w:tc>
        <w:tc>
          <w:tcPr>
            <w:tcW w:w="801" w:type="pct"/>
            <w:tcBorders>
              <w:top w:val="single" w:sz="4" w:space="0" w:color="auto"/>
              <w:left w:val="single" w:sz="4" w:space="0" w:color="auto"/>
              <w:bottom w:val="single" w:sz="4" w:space="0" w:color="auto"/>
              <w:right w:val="single" w:sz="4" w:space="0" w:color="auto"/>
            </w:tcBorders>
          </w:tcPr>
          <w:p w14:paraId="14781220"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String</w:t>
            </w:r>
          </w:p>
        </w:tc>
        <w:tc>
          <w:tcPr>
            <w:tcW w:w="482" w:type="pct"/>
            <w:tcBorders>
              <w:top w:val="single" w:sz="4" w:space="0" w:color="auto"/>
              <w:left w:val="single" w:sz="4" w:space="0" w:color="auto"/>
              <w:bottom w:val="single" w:sz="4" w:space="0" w:color="auto"/>
              <w:right w:val="single" w:sz="4" w:space="0" w:color="auto"/>
            </w:tcBorders>
          </w:tcPr>
          <w:p w14:paraId="5D5C20DA"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bCs/>
                <w:sz w:val="18"/>
                <w:szCs w:val="18"/>
              </w:rPr>
              <w:t>256</w:t>
            </w:r>
          </w:p>
        </w:tc>
        <w:tc>
          <w:tcPr>
            <w:tcW w:w="801" w:type="pct"/>
            <w:tcBorders>
              <w:top w:val="single" w:sz="4" w:space="0" w:color="auto"/>
              <w:left w:val="single" w:sz="4" w:space="0" w:color="auto"/>
              <w:bottom w:val="single" w:sz="4" w:space="0" w:color="auto"/>
              <w:right w:val="single" w:sz="4" w:space="0" w:color="auto"/>
            </w:tcBorders>
          </w:tcPr>
          <w:p w14:paraId="3265331F"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M</w:t>
            </w:r>
          </w:p>
        </w:tc>
        <w:tc>
          <w:tcPr>
            <w:tcW w:w="482" w:type="pct"/>
            <w:tcBorders>
              <w:top w:val="single" w:sz="4" w:space="0" w:color="auto"/>
              <w:left w:val="single" w:sz="4" w:space="0" w:color="auto"/>
              <w:bottom w:val="single" w:sz="4" w:space="0" w:color="auto"/>
              <w:right w:val="single" w:sz="4" w:space="0" w:color="auto"/>
            </w:tcBorders>
          </w:tcPr>
          <w:p w14:paraId="6F6703A0" w14:textId="77777777" w:rsidR="00AA2783" w:rsidRPr="00E97C77" w:rsidRDefault="00AA2783" w:rsidP="00AA2783">
            <w:pPr>
              <w:rPr>
                <w:rFonts w:asciiTheme="minorEastAsia" w:eastAsiaTheme="minorEastAsia" w:hAnsiTheme="minorEastAsia"/>
                <w:bCs/>
                <w:sz w:val="18"/>
                <w:szCs w:val="18"/>
              </w:rPr>
            </w:pPr>
            <w:r>
              <w:rPr>
                <w:rFonts w:ascii="Consolas" w:eastAsiaTheme="minorEastAsia" w:hAnsi="Consolas" w:hint="eastAsia"/>
                <w:bCs/>
                <w:sz w:val="17"/>
                <w:szCs w:val="17"/>
              </w:rPr>
              <w:t>存在欺诈风险</w:t>
            </w:r>
          </w:p>
        </w:tc>
      </w:tr>
      <w:tr w:rsidR="00AA2783" w:rsidRPr="00E97C77" w14:paraId="0B64109C" w14:textId="77777777" w:rsidTr="00AA2783">
        <w:trPr>
          <w:trHeight w:val="287"/>
        </w:trPr>
        <w:tc>
          <w:tcPr>
            <w:tcW w:w="468" w:type="pct"/>
          </w:tcPr>
          <w:p w14:paraId="358BE2F9" w14:textId="77777777" w:rsidR="00AA2783" w:rsidRPr="00E97C77" w:rsidRDefault="00AA2783" w:rsidP="006A0DBC">
            <w:pPr>
              <w:pStyle w:val="a6"/>
              <w:numPr>
                <w:ilvl w:val="0"/>
                <w:numId w:val="32"/>
              </w:numPr>
              <w:ind w:firstLineChars="0"/>
              <w:rPr>
                <w:rFonts w:asciiTheme="minorEastAsia" w:eastAsiaTheme="minorEastAsia" w:hAnsiTheme="minorEastAsia"/>
                <w:sz w:val="18"/>
                <w:szCs w:val="18"/>
              </w:rPr>
            </w:pPr>
          </w:p>
        </w:tc>
        <w:tc>
          <w:tcPr>
            <w:tcW w:w="983" w:type="pct"/>
            <w:shd w:val="clear" w:color="auto" w:fill="auto"/>
          </w:tcPr>
          <w:p w14:paraId="528F3349"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O</w:t>
            </w:r>
            <w:r w:rsidRPr="00E97C77">
              <w:rPr>
                <w:rFonts w:asciiTheme="minorEastAsia" w:eastAsiaTheme="minorEastAsia" w:hAnsiTheme="minorEastAsia" w:hint="eastAsia"/>
                <w:bCs/>
                <w:sz w:val="18"/>
                <w:szCs w:val="18"/>
              </w:rPr>
              <w:t>utTradeNo</w:t>
            </w:r>
          </w:p>
        </w:tc>
        <w:tc>
          <w:tcPr>
            <w:tcW w:w="983" w:type="pct"/>
            <w:shd w:val="clear" w:color="auto" w:fill="auto"/>
          </w:tcPr>
          <w:p w14:paraId="5AAF66A3" w14:textId="77777777" w:rsidR="00AA2783" w:rsidRPr="00E97C77" w:rsidRDefault="00AA2783" w:rsidP="00AA2783">
            <w:pPr>
              <w:rPr>
                <w:rFonts w:asciiTheme="minorEastAsia" w:eastAsiaTheme="minorEastAsia" w:hAnsiTheme="minorEastAsia"/>
                <w:bCs/>
                <w:sz w:val="18"/>
                <w:szCs w:val="18"/>
              </w:rPr>
            </w:pPr>
            <w:r w:rsidRPr="00E97C77">
              <w:rPr>
                <w:rFonts w:asciiTheme="minorEastAsia" w:eastAsiaTheme="minorEastAsia" w:hAnsiTheme="minorEastAsia" w:hint="eastAsia"/>
                <w:bCs/>
                <w:sz w:val="18"/>
                <w:szCs w:val="18"/>
              </w:rPr>
              <w:t>外部交易号</w:t>
            </w:r>
          </w:p>
        </w:tc>
        <w:tc>
          <w:tcPr>
            <w:tcW w:w="801" w:type="pct"/>
            <w:tcBorders>
              <w:top w:val="single" w:sz="4" w:space="0" w:color="auto"/>
              <w:left w:val="single" w:sz="4" w:space="0" w:color="auto"/>
              <w:bottom w:val="single" w:sz="4" w:space="0" w:color="auto"/>
              <w:right w:val="single" w:sz="4" w:space="0" w:color="auto"/>
            </w:tcBorders>
          </w:tcPr>
          <w:p w14:paraId="1601635E"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String</w:t>
            </w:r>
          </w:p>
        </w:tc>
        <w:tc>
          <w:tcPr>
            <w:tcW w:w="482" w:type="pct"/>
            <w:tcBorders>
              <w:top w:val="single" w:sz="4" w:space="0" w:color="auto"/>
              <w:left w:val="single" w:sz="4" w:space="0" w:color="auto"/>
              <w:bottom w:val="single" w:sz="4" w:space="0" w:color="auto"/>
              <w:right w:val="single" w:sz="4" w:space="0" w:color="auto"/>
            </w:tcBorders>
          </w:tcPr>
          <w:p w14:paraId="4E4DD30E" w14:textId="77777777" w:rsidR="00AA2783" w:rsidRPr="00E97C77" w:rsidRDefault="00AA2783" w:rsidP="00AA2783">
            <w:pPr>
              <w:rPr>
                <w:rFonts w:asciiTheme="minorEastAsia" w:eastAsiaTheme="minorEastAsia" w:hAnsiTheme="minorEastAsia"/>
                <w:bCs/>
                <w:sz w:val="18"/>
                <w:szCs w:val="18"/>
              </w:rPr>
            </w:pPr>
            <w:r>
              <w:rPr>
                <w:rFonts w:asciiTheme="minorEastAsia" w:eastAsiaTheme="minorEastAsia" w:hAnsiTheme="minorEastAsia"/>
                <w:bCs/>
                <w:sz w:val="18"/>
                <w:szCs w:val="18"/>
              </w:rPr>
              <w:t>64</w:t>
            </w:r>
          </w:p>
        </w:tc>
        <w:tc>
          <w:tcPr>
            <w:tcW w:w="801" w:type="pct"/>
            <w:tcBorders>
              <w:top w:val="single" w:sz="4" w:space="0" w:color="auto"/>
              <w:left w:val="single" w:sz="4" w:space="0" w:color="auto"/>
              <w:bottom w:val="single" w:sz="4" w:space="0" w:color="auto"/>
              <w:right w:val="single" w:sz="4" w:space="0" w:color="auto"/>
            </w:tcBorders>
          </w:tcPr>
          <w:p w14:paraId="1AA6ABFC" w14:textId="77777777" w:rsidR="00AA2783" w:rsidRPr="00E97C77" w:rsidRDefault="00AA2783" w:rsidP="00AA2783">
            <w:pPr>
              <w:rPr>
                <w:rFonts w:asciiTheme="minorEastAsia" w:eastAsiaTheme="minorEastAsia" w:hAnsiTheme="minorEastAsia"/>
                <w:bCs/>
                <w:sz w:val="18"/>
                <w:szCs w:val="18"/>
              </w:rPr>
            </w:pPr>
            <w:r w:rsidRPr="00E97C77">
              <w:rPr>
                <w:rFonts w:asciiTheme="minorEastAsia" w:eastAsiaTheme="minorEastAsia" w:hAnsiTheme="minorEastAsia" w:hint="eastAsia"/>
                <w:bCs/>
                <w:sz w:val="18"/>
                <w:szCs w:val="18"/>
              </w:rPr>
              <w:t>ME</w:t>
            </w:r>
          </w:p>
        </w:tc>
        <w:tc>
          <w:tcPr>
            <w:tcW w:w="482" w:type="pct"/>
            <w:tcBorders>
              <w:top w:val="single" w:sz="4" w:space="0" w:color="auto"/>
              <w:left w:val="single" w:sz="4" w:space="0" w:color="auto"/>
              <w:bottom w:val="single" w:sz="4" w:space="0" w:color="auto"/>
              <w:right w:val="single" w:sz="4" w:space="0" w:color="auto"/>
            </w:tcBorders>
          </w:tcPr>
          <w:p w14:paraId="0720AB9B" w14:textId="77777777" w:rsidR="00AA2783" w:rsidRPr="00E97C77" w:rsidRDefault="00AA2783" w:rsidP="00AA2783">
            <w:pPr>
              <w:rPr>
                <w:rFonts w:asciiTheme="minorEastAsia" w:eastAsiaTheme="minorEastAsia" w:hAnsiTheme="minorEastAsia"/>
                <w:bCs/>
                <w:sz w:val="18"/>
                <w:szCs w:val="18"/>
              </w:rPr>
            </w:pPr>
            <w:r w:rsidRPr="00454386">
              <w:rPr>
                <w:rFonts w:ascii="Consolas" w:eastAsiaTheme="minorEastAsia" w:hAnsi="Consolas"/>
                <w:bCs/>
                <w:sz w:val="17"/>
                <w:szCs w:val="17"/>
              </w:rPr>
              <w:t>20151229113030000000000000000001</w:t>
            </w:r>
          </w:p>
        </w:tc>
      </w:tr>
    </w:tbl>
    <w:p w14:paraId="18DDE619" w14:textId="77777777" w:rsidR="00AA2783" w:rsidRDefault="00AA2783" w:rsidP="00AA2783">
      <w:pPr>
        <w:pStyle w:val="4"/>
        <w:numPr>
          <w:ilvl w:val="0"/>
          <w:numId w:val="0"/>
        </w:numPr>
        <w:ind w:left="864" w:hanging="864"/>
      </w:pPr>
      <w:r>
        <w:rPr>
          <w:rFonts w:hint="eastAsia"/>
        </w:rPr>
        <w:t>应答</w:t>
      </w:r>
      <w:r>
        <w:t>报文</w:t>
      </w:r>
    </w:p>
    <w:tbl>
      <w:tblPr>
        <w:tblStyle w:val="a9"/>
        <w:tblW w:w="5000" w:type="pct"/>
        <w:tblLook w:val="04A0" w:firstRow="1" w:lastRow="0" w:firstColumn="1" w:lastColumn="0" w:noHBand="0" w:noVBand="1"/>
      </w:tblPr>
      <w:tblGrid>
        <w:gridCol w:w="417"/>
        <w:gridCol w:w="1117"/>
        <w:gridCol w:w="919"/>
        <w:gridCol w:w="1263"/>
        <w:gridCol w:w="427"/>
        <w:gridCol w:w="946"/>
        <w:gridCol w:w="3207"/>
      </w:tblGrid>
      <w:tr w:rsidR="00AA2783" w:rsidRPr="00F561BB" w14:paraId="2EBCA711" w14:textId="77777777" w:rsidTr="00AA2783">
        <w:trPr>
          <w:trHeight w:val="270"/>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D1141E" w14:textId="77777777" w:rsidR="00AA2783" w:rsidRPr="00A25896" w:rsidRDefault="00AA2783" w:rsidP="00AA2783">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FD7DDE"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参数名</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D2859D"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参数描述</w:t>
            </w:r>
          </w:p>
        </w:tc>
        <w:tc>
          <w:tcPr>
            <w:tcW w:w="76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5CBB52"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数据类型</w:t>
            </w:r>
          </w:p>
        </w:tc>
        <w:tc>
          <w:tcPr>
            <w:tcW w:w="2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8ADFC0"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长度</w:t>
            </w:r>
          </w:p>
        </w:tc>
        <w:tc>
          <w:tcPr>
            <w:tcW w:w="5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B6B3F9"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出现要求</w:t>
            </w:r>
          </w:p>
        </w:tc>
        <w:tc>
          <w:tcPr>
            <w:tcW w:w="193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232E87" w14:textId="77777777" w:rsidR="00AA2783" w:rsidRPr="00A25896" w:rsidRDefault="00AA2783" w:rsidP="00AA2783">
            <w:pPr>
              <w:rPr>
                <w:rFonts w:asciiTheme="minorEastAsia" w:eastAsiaTheme="minorEastAsia" w:hAnsiTheme="minorEastAsia"/>
                <w:b/>
                <w:sz w:val="21"/>
              </w:rPr>
            </w:pPr>
            <w:r w:rsidRPr="00A25896">
              <w:rPr>
                <w:rFonts w:asciiTheme="minorEastAsia" w:eastAsiaTheme="minorEastAsia" w:hAnsiTheme="minorEastAsia" w:hint="eastAsia"/>
                <w:b/>
                <w:sz w:val="21"/>
              </w:rPr>
              <w:t>示例</w:t>
            </w:r>
          </w:p>
        </w:tc>
      </w:tr>
      <w:tr w:rsidR="00AA2783" w:rsidRPr="00A25896" w14:paraId="0711F933"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16620F98" w14:textId="77777777" w:rsidR="00AA2783" w:rsidRPr="003B7A6D" w:rsidRDefault="00AA2783" w:rsidP="006A0DBC">
            <w:pPr>
              <w:pStyle w:val="a6"/>
              <w:numPr>
                <w:ilvl w:val="0"/>
                <w:numId w:val="33"/>
              </w:numPr>
              <w:ind w:firstLineChars="0"/>
              <w:rPr>
                <w:rFonts w:asciiTheme="minorEastAsia" w:eastAsiaTheme="minorEastAsia" w:hAnsiTheme="minorEastAsia" w:cs="Tahoma"/>
                <w:sz w:val="18"/>
                <w:szCs w:val="18"/>
              </w:rPr>
            </w:pPr>
          </w:p>
        </w:tc>
        <w:tc>
          <w:tcPr>
            <w:tcW w:w="673" w:type="pct"/>
            <w:tcBorders>
              <w:top w:val="single" w:sz="4" w:space="0" w:color="auto"/>
              <w:left w:val="single" w:sz="4" w:space="0" w:color="auto"/>
              <w:bottom w:val="single" w:sz="4" w:space="0" w:color="auto"/>
              <w:right w:val="single" w:sz="4" w:space="0" w:color="auto"/>
            </w:tcBorders>
          </w:tcPr>
          <w:p w14:paraId="4AFCFA95" w14:textId="77777777" w:rsidR="00AA2783" w:rsidRPr="00546EEE" w:rsidRDefault="00AA2783" w:rsidP="00AA2783">
            <w:pPr>
              <w:rPr>
                <w:rFonts w:asciiTheme="minorEastAsia" w:eastAsiaTheme="minorEastAsia" w:hAnsiTheme="minorEastAsia"/>
                <w:bCs/>
                <w:sz w:val="18"/>
                <w:szCs w:val="18"/>
              </w:rPr>
            </w:pPr>
            <w:r>
              <w:rPr>
                <w:rFonts w:asciiTheme="minorEastAsia" w:eastAsiaTheme="minorEastAsia" w:hAnsiTheme="minorEastAsia"/>
                <w:bCs/>
                <w:sz w:val="18"/>
                <w:szCs w:val="18"/>
              </w:rPr>
              <w:t>R</w:t>
            </w:r>
            <w:r w:rsidRPr="00546EEE">
              <w:rPr>
                <w:rFonts w:asciiTheme="minorEastAsia" w:eastAsiaTheme="minorEastAsia" w:hAnsiTheme="minorEastAsia"/>
                <w:bCs/>
                <w:sz w:val="18"/>
                <w:szCs w:val="18"/>
              </w:rPr>
              <w:t>espInfo</w:t>
            </w:r>
          </w:p>
        </w:tc>
        <w:tc>
          <w:tcPr>
            <w:tcW w:w="554" w:type="pct"/>
            <w:tcBorders>
              <w:top w:val="single" w:sz="4" w:space="0" w:color="auto"/>
              <w:left w:val="single" w:sz="4" w:space="0" w:color="auto"/>
              <w:bottom w:val="single" w:sz="4" w:space="0" w:color="auto"/>
              <w:right w:val="single" w:sz="4" w:space="0" w:color="auto"/>
            </w:tcBorders>
          </w:tcPr>
          <w:p w14:paraId="66260117" w14:textId="77777777" w:rsidR="00AA2783" w:rsidRPr="00546EEE" w:rsidRDefault="00AA2783" w:rsidP="00AA2783">
            <w:pPr>
              <w:rPr>
                <w:rFonts w:asciiTheme="minorEastAsia" w:eastAsiaTheme="minorEastAsia" w:hAnsiTheme="minorEastAsia"/>
                <w:bCs/>
                <w:sz w:val="18"/>
                <w:szCs w:val="18"/>
              </w:rPr>
            </w:pPr>
            <w:r w:rsidRPr="00546EEE">
              <w:rPr>
                <w:rFonts w:asciiTheme="minorEastAsia" w:eastAsiaTheme="minorEastAsia" w:hAnsiTheme="minorEastAsia" w:hint="eastAsia"/>
                <w:bCs/>
                <w:sz w:val="18"/>
                <w:szCs w:val="18"/>
              </w:rPr>
              <w:t>返回码组件</w:t>
            </w:r>
          </w:p>
        </w:tc>
        <w:tc>
          <w:tcPr>
            <w:tcW w:w="761" w:type="pct"/>
            <w:tcBorders>
              <w:top w:val="single" w:sz="4" w:space="0" w:color="auto"/>
              <w:left w:val="single" w:sz="4" w:space="0" w:color="auto"/>
              <w:bottom w:val="single" w:sz="4" w:space="0" w:color="auto"/>
              <w:right w:val="single" w:sz="4" w:space="0" w:color="auto"/>
            </w:tcBorders>
          </w:tcPr>
          <w:p w14:paraId="5B04BCD3" w14:textId="77777777" w:rsidR="00AA2783" w:rsidRPr="00546EEE" w:rsidRDefault="00AA2783" w:rsidP="00AA2783">
            <w:pPr>
              <w:rPr>
                <w:rFonts w:asciiTheme="minorEastAsia" w:eastAsiaTheme="minorEastAsia" w:hAnsiTheme="minorEastAsia"/>
                <w:bCs/>
                <w:sz w:val="18"/>
                <w:szCs w:val="18"/>
              </w:rPr>
            </w:pPr>
            <w:r w:rsidRPr="00546EEE">
              <w:rPr>
                <w:rFonts w:asciiTheme="minorEastAsia" w:eastAsiaTheme="minorEastAsia" w:hAnsiTheme="minorEastAsia" w:hint="eastAsia"/>
                <w:bCs/>
                <w:sz w:val="18"/>
                <w:szCs w:val="18"/>
              </w:rPr>
              <w:t>[返回码]对象</w:t>
            </w:r>
          </w:p>
        </w:tc>
        <w:tc>
          <w:tcPr>
            <w:tcW w:w="257" w:type="pct"/>
            <w:tcBorders>
              <w:top w:val="single" w:sz="4" w:space="0" w:color="auto"/>
              <w:left w:val="single" w:sz="4" w:space="0" w:color="auto"/>
              <w:bottom w:val="single" w:sz="4" w:space="0" w:color="auto"/>
              <w:right w:val="single" w:sz="4" w:space="0" w:color="auto"/>
            </w:tcBorders>
          </w:tcPr>
          <w:p w14:paraId="5FCCD2F3" w14:textId="77777777" w:rsidR="00AA2783" w:rsidRPr="00546EEE" w:rsidRDefault="00AA2783" w:rsidP="00AA2783">
            <w:pPr>
              <w:rPr>
                <w:rFonts w:asciiTheme="minorEastAsia" w:eastAsiaTheme="minorEastAsia" w:hAnsiTheme="minorEastAsia"/>
                <w:bCs/>
                <w:sz w:val="18"/>
                <w:szCs w:val="18"/>
              </w:rPr>
            </w:pPr>
          </w:p>
        </w:tc>
        <w:tc>
          <w:tcPr>
            <w:tcW w:w="570" w:type="pct"/>
            <w:tcBorders>
              <w:top w:val="single" w:sz="4" w:space="0" w:color="auto"/>
              <w:left w:val="single" w:sz="4" w:space="0" w:color="auto"/>
              <w:bottom w:val="single" w:sz="4" w:space="0" w:color="auto"/>
              <w:right w:val="single" w:sz="4" w:space="0" w:color="auto"/>
            </w:tcBorders>
          </w:tcPr>
          <w:p w14:paraId="4FC5AE7C" w14:textId="77777777" w:rsidR="00AA2783" w:rsidRPr="00546EEE" w:rsidRDefault="00AA2783" w:rsidP="00AA2783">
            <w:pPr>
              <w:rPr>
                <w:rFonts w:asciiTheme="minorEastAsia" w:eastAsiaTheme="minorEastAsia" w:hAnsiTheme="minorEastAsia"/>
                <w:bCs/>
                <w:sz w:val="18"/>
                <w:szCs w:val="18"/>
              </w:rPr>
            </w:pPr>
            <w:r w:rsidRPr="00546EEE">
              <w:rPr>
                <w:rFonts w:asciiTheme="minorEastAsia" w:eastAsiaTheme="minorEastAsia" w:hAnsiTheme="minorEastAsia" w:hint="eastAsia"/>
                <w:bCs/>
                <w:sz w:val="18"/>
                <w:szCs w:val="18"/>
              </w:rPr>
              <w:t>M</w:t>
            </w:r>
          </w:p>
        </w:tc>
        <w:tc>
          <w:tcPr>
            <w:tcW w:w="1933" w:type="pct"/>
            <w:tcBorders>
              <w:top w:val="single" w:sz="4" w:space="0" w:color="auto"/>
              <w:left w:val="single" w:sz="4" w:space="0" w:color="auto"/>
              <w:bottom w:val="single" w:sz="4" w:space="0" w:color="auto"/>
              <w:right w:val="single" w:sz="4" w:space="0" w:color="auto"/>
            </w:tcBorders>
          </w:tcPr>
          <w:p w14:paraId="6DC3AEB3" w14:textId="77777777" w:rsidR="00AA2783" w:rsidRPr="00546EEE" w:rsidRDefault="00AA2783" w:rsidP="00AA2783">
            <w:pPr>
              <w:rPr>
                <w:rFonts w:asciiTheme="minorEastAsia" w:eastAsiaTheme="minorEastAsia" w:hAnsiTheme="minorEastAsia"/>
                <w:bCs/>
                <w:sz w:val="18"/>
                <w:szCs w:val="18"/>
              </w:rPr>
            </w:pPr>
          </w:p>
        </w:tc>
      </w:tr>
      <w:tr w:rsidR="00AA2783" w:rsidRPr="00A25896" w14:paraId="4E5D589C" w14:textId="77777777" w:rsidTr="00AA2783">
        <w:trPr>
          <w:trHeight w:val="287"/>
        </w:trPr>
        <w:tc>
          <w:tcPr>
            <w:tcW w:w="251" w:type="pct"/>
            <w:tcBorders>
              <w:top w:val="single" w:sz="4" w:space="0" w:color="auto"/>
              <w:left w:val="single" w:sz="4" w:space="0" w:color="auto"/>
              <w:bottom w:val="single" w:sz="4" w:space="0" w:color="auto"/>
              <w:right w:val="single" w:sz="4" w:space="0" w:color="auto"/>
            </w:tcBorders>
          </w:tcPr>
          <w:p w14:paraId="5791C9DB" w14:textId="77777777" w:rsidR="00AA2783" w:rsidRPr="003B7A6D" w:rsidRDefault="00AA2783" w:rsidP="006A0DBC">
            <w:pPr>
              <w:pStyle w:val="a6"/>
              <w:numPr>
                <w:ilvl w:val="0"/>
                <w:numId w:val="33"/>
              </w:numPr>
              <w:ind w:firstLineChars="0"/>
              <w:rPr>
                <w:rFonts w:asciiTheme="minorEastAsia" w:eastAsiaTheme="minorEastAsia" w:hAnsiTheme="minorEastAsia" w:cs="Tahoma"/>
                <w:sz w:val="18"/>
                <w:szCs w:val="18"/>
              </w:rPr>
            </w:pPr>
          </w:p>
        </w:tc>
        <w:tc>
          <w:tcPr>
            <w:tcW w:w="673" w:type="pct"/>
            <w:tcBorders>
              <w:top w:val="single" w:sz="4" w:space="0" w:color="auto"/>
              <w:left w:val="single" w:sz="4" w:space="0" w:color="auto"/>
              <w:bottom w:val="single" w:sz="4" w:space="0" w:color="auto"/>
              <w:right w:val="single" w:sz="4" w:space="0" w:color="auto"/>
            </w:tcBorders>
          </w:tcPr>
          <w:p w14:paraId="0EF9B678" w14:textId="77777777" w:rsidR="00AA2783" w:rsidRPr="00546EEE"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O</w:t>
            </w:r>
            <w:r w:rsidRPr="00546EEE">
              <w:rPr>
                <w:rFonts w:asciiTheme="minorEastAsia" w:eastAsiaTheme="minorEastAsia" w:hAnsiTheme="minorEastAsia" w:hint="eastAsia"/>
                <w:bCs/>
                <w:sz w:val="18"/>
                <w:szCs w:val="18"/>
              </w:rPr>
              <w:t>utTradeNo</w:t>
            </w:r>
          </w:p>
        </w:tc>
        <w:tc>
          <w:tcPr>
            <w:tcW w:w="554" w:type="pct"/>
            <w:tcBorders>
              <w:top w:val="single" w:sz="4" w:space="0" w:color="auto"/>
              <w:left w:val="single" w:sz="4" w:space="0" w:color="auto"/>
              <w:bottom w:val="single" w:sz="4" w:space="0" w:color="auto"/>
              <w:right w:val="single" w:sz="4" w:space="0" w:color="auto"/>
            </w:tcBorders>
          </w:tcPr>
          <w:p w14:paraId="1CD9E041" w14:textId="77777777" w:rsidR="00AA2783" w:rsidRPr="00546EEE" w:rsidRDefault="00AA2783" w:rsidP="00AA2783">
            <w:pPr>
              <w:rPr>
                <w:rFonts w:asciiTheme="minorEastAsia" w:eastAsiaTheme="minorEastAsia" w:hAnsiTheme="minorEastAsia"/>
                <w:bCs/>
                <w:sz w:val="18"/>
                <w:szCs w:val="18"/>
              </w:rPr>
            </w:pPr>
            <w:r w:rsidRPr="00546EEE">
              <w:rPr>
                <w:rFonts w:asciiTheme="minorEastAsia" w:eastAsiaTheme="minorEastAsia" w:hAnsiTheme="minorEastAsia" w:hint="eastAsia"/>
                <w:bCs/>
                <w:sz w:val="18"/>
                <w:szCs w:val="18"/>
              </w:rPr>
              <w:t>外部交</w:t>
            </w:r>
            <w:r w:rsidRPr="00546EEE">
              <w:rPr>
                <w:rFonts w:asciiTheme="minorEastAsia" w:eastAsiaTheme="minorEastAsia" w:hAnsiTheme="minorEastAsia" w:hint="eastAsia"/>
                <w:bCs/>
                <w:sz w:val="18"/>
                <w:szCs w:val="18"/>
              </w:rPr>
              <w:lastRenderedPageBreak/>
              <w:t>易号</w:t>
            </w:r>
          </w:p>
        </w:tc>
        <w:tc>
          <w:tcPr>
            <w:tcW w:w="761" w:type="pct"/>
            <w:tcBorders>
              <w:top w:val="single" w:sz="4" w:space="0" w:color="auto"/>
              <w:left w:val="single" w:sz="4" w:space="0" w:color="auto"/>
              <w:bottom w:val="single" w:sz="4" w:space="0" w:color="auto"/>
              <w:right w:val="single" w:sz="4" w:space="0" w:color="auto"/>
            </w:tcBorders>
          </w:tcPr>
          <w:p w14:paraId="6D7CDC1A" w14:textId="77777777" w:rsidR="00AA2783" w:rsidRPr="00546EEE"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lastRenderedPageBreak/>
              <w:t>String</w:t>
            </w:r>
          </w:p>
        </w:tc>
        <w:tc>
          <w:tcPr>
            <w:tcW w:w="257" w:type="pct"/>
            <w:tcBorders>
              <w:top w:val="single" w:sz="4" w:space="0" w:color="auto"/>
              <w:left w:val="single" w:sz="4" w:space="0" w:color="auto"/>
              <w:bottom w:val="single" w:sz="4" w:space="0" w:color="auto"/>
              <w:right w:val="single" w:sz="4" w:space="0" w:color="auto"/>
            </w:tcBorders>
          </w:tcPr>
          <w:p w14:paraId="6A14BE04" w14:textId="77777777" w:rsidR="00AA2783" w:rsidRPr="00546EEE" w:rsidRDefault="00AA2783" w:rsidP="00AA2783">
            <w:pPr>
              <w:rPr>
                <w:rFonts w:asciiTheme="minorEastAsia" w:eastAsiaTheme="minorEastAsia" w:hAnsiTheme="minorEastAsia"/>
                <w:bCs/>
                <w:sz w:val="18"/>
                <w:szCs w:val="18"/>
              </w:rPr>
            </w:pPr>
            <w:r>
              <w:rPr>
                <w:rFonts w:asciiTheme="minorEastAsia" w:eastAsiaTheme="minorEastAsia" w:hAnsiTheme="minorEastAsia"/>
                <w:bCs/>
                <w:sz w:val="18"/>
                <w:szCs w:val="18"/>
              </w:rPr>
              <w:t>64</w:t>
            </w:r>
          </w:p>
        </w:tc>
        <w:tc>
          <w:tcPr>
            <w:tcW w:w="570" w:type="pct"/>
            <w:tcBorders>
              <w:top w:val="single" w:sz="4" w:space="0" w:color="auto"/>
              <w:left w:val="single" w:sz="4" w:space="0" w:color="auto"/>
              <w:bottom w:val="single" w:sz="4" w:space="0" w:color="auto"/>
              <w:right w:val="single" w:sz="4" w:space="0" w:color="auto"/>
            </w:tcBorders>
          </w:tcPr>
          <w:p w14:paraId="38CA80F0" w14:textId="77777777" w:rsidR="00AA2783" w:rsidRPr="00546EEE" w:rsidRDefault="00AA2783" w:rsidP="00AA2783">
            <w:pPr>
              <w:rPr>
                <w:rFonts w:asciiTheme="minorEastAsia" w:eastAsiaTheme="minorEastAsia" w:hAnsiTheme="minorEastAsia"/>
                <w:bCs/>
                <w:sz w:val="18"/>
                <w:szCs w:val="18"/>
              </w:rPr>
            </w:pPr>
            <w:r w:rsidRPr="00546EEE">
              <w:rPr>
                <w:rFonts w:asciiTheme="minorEastAsia" w:eastAsiaTheme="minorEastAsia" w:hAnsiTheme="minorEastAsia" w:hint="eastAsia"/>
                <w:bCs/>
                <w:sz w:val="18"/>
                <w:szCs w:val="18"/>
              </w:rPr>
              <w:t>ME</w:t>
            </w:r>
          </w:p>
        </w:tc>
        <w:tc>
          <w:tcPr>
            <w:tcW w:w="1933" w:type="pct"/>
            <w:tcBorders>
              <w:top w:val="single" w:sz="4" w:space="0" w:color="auto"/>
              <w:left w:val="single" w:sz="4" w:space="0" w:color="auto"/>
              <w:bottom w:val="single" w:sz="4" w:space="0" w:color="auto"/>
              <w:right w:val="single" w:sz="4" w:space="0" w:color="auto"/>
            </w:tcBorders>
          </w:tcPr>
          <w:p w14:paraId="4BC136BA" w14:textId="77777777" w:rsidR="00AA2783" w:rsidRPr="00546EEE" w:rsidRDefault="00AA2783" w:rsidP="00AA2783">
            <w:pPr>
              <w:rPr>
                <w:rFonts w:asciiTheme="minorEastAsia" w:eastAsiaTheme="minorEastAsia" w:hAnsiTheme="minorEastAsia"/>
                <w:bCs/>
                <w:sz w:val="18"/>
                <w:szCs w:val="18"/>
              </w:rPr>
            </w:pPr>
            <w:r w:rsidRPr="00454386">
              <w:rPr>
                <w:rFonts w:ascii="Consolas" w:eastAsiaTheme="minorEastAsia" w:hAnsi="Consolas"/>
                <w:bCs/>
                <w:sz w:val="17"/>
                <w:szCs w:val="17"/>
              </w:rPr>
              <w:t>20151229113030000000000000000001</w:t>
            </w:r>
          </w:p>
        </w:tc>
      </w:tr>
    </w:tbl>
    <w:p w14:paraId="3D34EDC3" w14:textId="77777777" w:rsidR="000A050D" w:rsidRDefault="000A050D" w:rsidP="00A43EF8"/>
    <w:p w14:paraId="2EAACC7A" w14:textId="77777777" w:rsidR="000A050D" w:rsidRDefault="000A050D" w:rsidP="000A050D">
      <w:pPr>
        <w:pStyle w:val="4"/>
        <w:numPr>
          <w:ilvl w:val="0"/>
          <w:numId w:val="0"/>
        </w:numPr>
        <w:ind w:left="864" w:hanging="864"/>
      </w:pPr>
      <w:r>
        <w:rPr>
          <w:rFonts w:hint="eastAsia"/>
        </w:rPr>
        <w:t>报文返回码</w:t>
      </w:r>
    </w:p>
    <w:p w14:paraId="69732CB3" w14:textId="77777777" w:rsidR="000A050D" w:rsidRDefault="000A050D" w:rsidP="000A050D"/>
    <w:tbl>
      <w:tblPr>
        <w:tblStyle w:val="a9"/>
        <w:tblW w:w="7196" w:type="dxa"/>
        <w:tblLook w:val="04A0" w:firstRow="1" w:lastRow="0" w:firstColumn="1" w:lastColumn="0" w:noHBand="0" w:noVBand="1"/>
      </w:tblPr>
      <w:tblGrid>
        <w:gridCol w:w="4195"/>
        <w:gridCol w:w="3001"/>
      </w:tblGrid>
      <w:tr w:rsidR="000A050D" w:rsidRPr="00F561BB" w14:paraId="15537B29" w14:textId="77777777" w:rsidTr="00F32D02">
        <w:tc>
          <w:tcPr>
            <w:tcW w:w="41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86BAB4" w14:textId="77777777" w:rsidR="000A050D" w:rsidRPr="00F561BB" w:rsidRDefault="000A050D" w:rsidP="00F32D02">
            <w:pPr>
              <w:rPr>
                <w:rFonts w:ascii="宋体" w:hAnsi="宋体" w:cs="Courier New"/>
                <w:sz w:val="21"/>
              </w:rPr>
            </w:pPr>
            <w:r w:rsidRPr="00F561BB">
              <w:rPr>
                <w:rFonts w:ascii="宋体" w:hAnsi="宋体" w:cs="Courier New" w:hint="eastAsia"/>
                <w:sz w:val="21"/>
              </w:rPr>
              <w:t>返回码</w:t>
            </w:r>
          </w:p>
        </w:tc>
        <w:tc>
          <w:tcPr>
            <w:tcW w:w="3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B53F8B" w14:textId="77777777" w:rsidR="000A050D" w:rsidRPr="00F561BB" w:rsidRDefault="000A050D" w:rsidP="00F32D02">
            <w:pPr>
              <w:rPr>
                <w:rFonts w:ascii="宋体" w:hAnsi="宋体" w:cs="Courier New"/>
                <w:sz w:val="21"/>
              </w:rPr>
            </w:pPr>
            <w:r>
              <w:rPr>
                <w:rFonts w:ascii="宋体" w:hAnsi="宋体" w:hint="eastAsia"/>
                <w:color w:val="000000"/>
                <w:sz w:val="21"/>
              </w:rPr>
              <w:t>中文</w:t>
            </w:r>
            <w:r>
              <w:rPr>
                <w:rFonts w:ascii="宋体" w:hAnsi="宋体"/>
                <w:color w:val="000000"/>
                <w:sz w:val="21"/>
              </w:rPr>
              <w:t>描述</w:t>
            </w:r>
          </w:p>
        </w:tc>
      </w:tr>
      <w:tr w:rsidR="000A050D" w:rsidRPr="00F561BB" w14:paraId="3CA8117B" w14:textId="77777777" w:rsidTr="00F32D02">
        <w:tc>
          <w:tcPr>
            <w:tcW w:w="4195" w:type="dxa"/>
            <w:tcBorders>
              <w:top w:val="single" w:sz="4" w:space="0" w:color="auto"/>
              <w:left w:val="single" w:sz="4" w:space="0" w:color="auto"/>
              <w:bottom w:val="single" w:sz="4" w:space="0" w:color="auto"/>
              <w:right w:val="single" w:sz="4" w:space="0" w:color="auto"/>
            </w:tcBorders>
            <w:vAlign w:val="bottom"/>
          </w:tcPr>
          <w:p w14:paraId="3EA89F30" w14:textId="77777777" w:rsidR="000A050D" w:rsidRPr="00F561BB" w:rsidRDefault="000A050D" w:rsidP="00F32D02">
            <w:pPr>
              <w:rPr>
                <w:rFonts w:ascii="宋体" w:hAnsi="宋体"/>
                <w:sz w:val="21"/>
              </w:rPr>
            </w:pPr>
            <w:r>
              <w:rPr>
                <w:rFonts w:hint="eastAsia"/>
                <w:color w:val="000000"/>
              </w:rPr>
              <w:t>BKMP_ILLEGAL_PARAM</w:t>
            </w:r>
          </w:p>
        </w:tc>
        <w:tc>
          <w:tcPr>
            <w:tcW w:w="3001" w:type="dxa"/>
            <w:tcBorders>
              <w:top w:val="single" w:sz="4" w:space="0" w:color="auto"/>
              <w:left w:val="single" w:sz="4" w:space="0" w:color="auto"/>
              <w:bottom w:val="single" w:sz="4" w:space="0" w:color="auto"/>
              <w:right w:val="single" w:sz="4" w:space="0" w:color="auto"/>
            </w:tcBorders>
            <w:vAlign w:val="bottom"/>
          </w:tcPr>
          <w:p w14:paraId="65EFD415" w14:textId="77777777" w:rsidR="000A050D" w:rsidRPr="00F561BB" w:rsidRDefault="000A050D" w:rsidP="00F32D02">
            <w:pPr>
              <w:rPr>
                <w:rFonts w:ascii="宋体" w:hAnsi="宋体"/>
                <w:sz w:val="21"/>
              </w:rPr>
            </w:pPr>
            <w:r>
              <w:rPr>
                <w:rFonts w:hint="eastAsia"/>
                <w:color w:val="000000"/>
              </w:rPr>
              <w:t>参数非法</w:t>
            </w:r>
          </w:p>
        </w:tc>
      </w:tr>
      <w:tr w:rsidR="000A050D" w:rsidRPr="00F561BB" w14:paraId="1DB90A7A" w14:textId="77777777" w:rsidTr="00F32D02">
        <w:tc>
          <w:tcPr>
            <w:tcW w:w="4195" w:type="dxa"/>
            <w:tcBorders>
              <w:top w:val="single" w:sz="4" w:space="0" w:color="auto"/>
              <w:left w:val="single" w:sz="4" w:space="0" w:color="auto"/>
              <w:bottom w:val="single" w:sz="4" w:space="0" w:color="auto"/>
              <w:right w:val="single" w:sz="4" w:space="0" w:color="auto"/>
            </w:tcBorders>
            <w:vAlign w:val="bottom"/>
          </w:tcPr>
          <w:p w14:paraId="2CD1A2DD" w14:textId="4DEF1129" w:rsidR="000A050D" w:rsidRDefault="000A050D" w:rsidP="000A050D">
            <w:pPr>
              <w:rPr>
                <w:color w:val="000000"/>
              </w:rPr>
            </w:pPr>
            <w:r>
              <w:rPr>
                <w:rFonts w:hint="eastAsia"/>
                <w:color w:val="000000"/>
              </w:rPr>
              <w:t>BKMP_IDEMPOTENCY_ERROR</w:t>
            </w:r>
          </w:p>
        </w:tc>
        <w:tc>
          <w:tcPr>
            <w:tcW w:w="3001" w:type="dxa"/>
            <w:tcBorders>
              <w:top w:val="single" w:sz="4" w:space="0" w:color="auto"/>
              <w:left w:val="single" w:sz="4" w:space="0" w:color="auto"/>
              <w:bottom w:val="single" w:sz="4" w:space="0" w:color="auto"/>
              <w:right w:val="single" w:sz="4" w:space="0" w:color="auto"/>
            </w:tcBorders>
            <w:vAlign w:val="bottom"/>
          </w:tcPr>
          <w:p w14:paraId="0161BDBF" w14:textId="67723B78" w:rsidR="000A050D" w:rsidRDefault="000A050D" w:rsidP="000A050D">
            <w:pPr>
              <w:rPr>
                <w:color w:val="000000"/>
              </w:rPr>
            </w:pPr>
            <w:r>
              <w:rPr>
                <w:rFonts w:hint="eastAsia"/>
                <w:color w:val="000000"/>
              </w:rPr>
              <w:t>幂等性错误</w:t>
            </w:r>
          </w:p>
        </w:tc>
      </w:tr>
    </w:tbl>
    <w:p w14:paraId="3292393E" w14:textId="77777777" w:rsidR="000A050D" w:rsidRPr="000A050D" w:rsidRDefault="000A050D" w:rsidP="00A43EF8"/>
    <w:p w14:paraId="6E1D26BF" w14:textId="77777777" w:rsidR="00AA2783" w:rsidRDefault="00AA2783" w:rsidP="00AA2783">
      <w:pPr>
        <w:pStyle w:val="3"/>
        <w:rPr>
          <w:rFonts w:ascii="宋体" w:hAnsi="宋体"/>
          <w:sz w:val="21"/>
          <w:szCs w:val="21"/>
        </w:rPr>
      </w:pPr>
      <w:r>
        <w:rPr>
          <w:rFonts w:hint="eastAsia"/>
        </w:rPr>
        <w:t>商户</w:t>
      </w:r>
      <w:r>
        <w:t>开启接口</w:t>
      </w:r>
      <w:r w:rsidRPr="00F561BB">
        <w:rPr>
          <w:rFonts w:ascii="宋体" w:hAnsi="宋体"/>
          <w:sz w:val="21"/>
          <w:szCs w:val="21"/>
        </w:rPr>
        <w:t>&lt;</w:t>
      </w:r>
      <w:r w:rsidRPr="007860BA">
        <w:rPr>
          <w:rFonts w:ascii="宋体" w:hAnsi="宋体"/>
          <w:sz w:val="21"/>
          <w:szCs w:val="21"/>
        </w:rPr>
        <w:t>ant.mybank.</w:t>
      </w:r>
      <w:r>
        <w:rPr>
          <w:rFonts w:ascii="宋体" w:hAnsi="宋体"/>
          <w:sz w:val="21"/>
          <w:szCs w:val="21"/>
        </w:rPr>
        <w:t>merchantprod</w:t>
      </w:r>
      <w:r w:rsidRPr="007860BA">
        <w:rPr>
          <w:rFonts w:ascii="宋体" w:hAnsi="宋体"/>
          <w:sz w:val="21"/>
          <w:szCs w:val="21"/>
        </w:rPr>
        <w:t>.merchant.</w:t>
      </w:r>
      <w:r>
        <w:rPr>
          <w:rFonts w:ascii="宋体" w:hAnsi="宋体" w:hint="eastAsia"/>
          <w:sz w:val="21"/>
          <w:szCs w:val="21"/>
        </w:rPr>
        <w:t>un</w:t>
      </w:r>
      <w:r w:rsidRPr="007860BA">
        <w:rPr>
          <w:rFonts w:ascii="宋体" w:hAnsi="宋体"/>
          <w:sz w:val="21"/>
          <w:szCs w:val="21"/>
        </w:rPr>
        <w:t>freeze</w:t>
      </w:r>
      <w:r w:rsidRPr="00F561BB">
        <w:rPr>
          <w:rFonts w:ascii="宋体" w:hAnsi="宋体"/>
          <w:sz w:val="21"/>
          <w:szCs w:val="21"/>
        </w:rPr>
        <w:t>&gt;</w:t>
      </w:r>
    </w:p>
    <w:p w14:paraId="6F645190" w14:textId="77777777" w:rsidR="00AA2783" w:rsidRDefault="00AA2783" w:rsidP="00AA2783">
      <w:pPr>
        <w:rPr>
          <w:sz w:val="24"/>
        </w:rPr>
      </w:pPr>
      <w:r>
        <w:rPr>
          <w:rFonts w:hint="eastAsia"/>
          <w:b/>
          <w:bCs/>
          <w:sz w:val="32"/>
          <w:szCs w:val="32"/>
        </w:rPr>
        <w:t xml:space="preserve">   </w:t>
      </w:r>
      <w:r w:rsidRPr="00AA2783">
        <w:rPr>
          <w:rFonts w:hint="eastAsia"/>
          <w:sz w:val="24"/>
        </w:rPr>
        <w:t>合作方在</w:t>
      </w:r>
      <w:r w:rsidRPr="00AA2783">
        <w:rPr>
          <w:sz w:val="24"/>
        </w:rPr>
        <w:t>确认商户</w:t>
      </w:r>
      <w:r w:rsidRPr="00AA2783">
        <w:rPr>
          <w:rFonts w:hint="eastAsia"/>
          <w:sz w:val="24"/>
        </w:rPr>
        <w:t>问题</w:t>
      </w:r>
      <w:r w:rsidRPr="00AA2783">
        <w:rPr>
          <w:sz w:val="24"/>
        </w:rPr>
        <w:t>解除后，可</w:t>
      </w:r>
      <w:r w:rsidRPr="00AA2783">
        <w:rPr>
          <w:rFonts w:hint="eastAsia"/>
          <w:sz w:val="24"/>
        </w:rPr>
        <w:t>通过商户开启</w:t>
      </w:r>
      <w:r w:rsidRPr="00AA2783">
        <w:rPr>
          <w:sz w:val="24"/>
        </w:rPr>
        <w:t>接口</w:t>
      </w:r>
      <w:r w:rsidRPr="00AA2783">
        <w:rPr>
          <w:rFonts w:hint="eastAsia"/>
          <w:sz w:val="24"/>
        </w:rPr>
        <w:t>重新</w:t>
      </w:r>
      <w:r w:rsidRPr="00AA2783">
        <w:rPr>
          <w:sz w:val="24"/>
        </w:rPr>
        <w:t>开启商户收单服务。</w:t>
      </w:r>
    </w:p>
    <w:p w14:paraId="7699FBF8" w14:textId="77777777" w:rsidR="00AA2783" w:rsidRDefault="00AA2783" w:rsidP="00AA2783">
      <w:pPr>
        <w:pStyle w:val="4"/>
        <w:numPr>
          <w:ilvl w:val="0"/>
          <w:numId w:val="0"/>
        </w:numPr>
        <w:ind w:left="864" w:hanging="864"/>
      </w:pPr>
      <w:r>
        <w:rPr>
          <w:rFonts w:hint="eastAsia"/>
        </w:rPr>
        <w:t>请求报文</w:t>
      </w:r>
    </w:p>
    <w:tbl>
      <w:tblPr>
        <w:tblStyle w:val="a9"/>
        <w:tblW w:w="5000" w:type="pct"/>
        <w:tblLook w:val="04A0" w:firstRow="1" w:lastRow="0" w:firstColumn="1" w:lastColumn="0" w:noHBand="0" w:noVBand="1"/>
      </w:tblPr>
      <w:tblGrid>
        <w:gridCol w:w="417"/>
        <w:gridCol w:w="1476"/>
        <w:gridCol w:w="1043"/>
        <w:gridCol w:w="889"/>
        <w:gridCol w:w="486"/>
        <w:gridCol w:w="778"/>
        <w:gridCol w:w="3207"/>
      </w:tblGrid>
      <w:tr w:rsidR="00AA2783" w:rsidRPr="00955B9D" w14:paraId="345DF85A" w14:textId="77777777" w:rsidTr="00AA2783">
        <w:trPr>
          <w:trHeight w:val="324"/>
        </w:trPr>
        <w:tc>
          <w:tcPr>
            <w:tcW w:w="45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644046" w14:textId="77777777" w:rsidR="00AA2783" w:rsidRPr="00955B9D" w:rsidRDefault="00AA2783" w:rsidP="00AA2783">
            <w:pPr>
              <w:rPr>
                <w:rFonts w:asciiTheme="minorEastAsia" w:eastAsiaTheme="minorEastAsia" w:hAnsiTheme="minorEastAsia"/>
                <w:b/>
              </w:rPr>
            </w:pPr>
            <w:r w:rsidRPr="00955B9D">
              <w:rPr>
                <w:rFonts w:asciiTheme="minorEastAsia" w:eastAsiaTheme="minorEastAsia" w:hAnsiTheme="minorEastAsia" w:hint="eastAsia"/>
                <w:b/>
              </w:rPr>
              <w:t>序号</w:t>
            </w:r>
          </w:p>
        </w:tc>
        <w:tc>
          <w:tcPr>
            <w:tcW w:w="10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02758C" w14:textId="77777777" w:rsidR="00AA2783" w:rsidRPr="00955B9D" w:rsidRDefault="00AA2783" w:rsidP="00AA2783">
            <w:pPr>
              <w:rPr>
                <w:rFonts w:asciiTheme="minorEastAsia" w:eastAsiaTheme="minorEastAsia" w:hAnsiTheme="minorEastAsia"/>
                <w:b/>
                <w:sz w:val="21"/>
              </w:rPr>
            </w:pPr>
            <w:r w:rsidRPr="00955B9D">
              <w:rPr>
                <w:rFonts w:asciiTheme="minorEastAsia" w:eastAsiaTheme="minorEastAsia" w:hAnsiTheme="minorEastAsia" w:hint="eastAsia"/>
                <w:b/>
                <w:sz w:val="21"/>
              </w:rPr>
              <w:t>参数名</w:t>
            </w:r>
          </w:p>
        </w:tc>
        <w:tc>
          <w:tcPr>
            <w:tcW w:w="9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47DEF" w14:textId="77777777" w:rsidR="00AA2783" w:rsidRPr="00955B9D" w:rsidRDefault="00AA2783" w:rsidP="00AA2783">
            <w:pPr>
              <w:rPr>
                <w:rFonts w:asciiTheme="minorEastAsia" w:eastAsiaTheme="minorEastAsia" w:hAnsiTheme="minorEastAsia"/>
                <w:b/>
                <w:sz w:val="21"/>
              </w:rPr>
            </w:pPr>
            <w:r w:rsidRPr="00955B9D">
              <w:rPr>
                <w:rFonts w:asciiTheme="minorEastAsia" w:eastAsiaTheme="minorEastAsia" w:hAnsiTheme="minorEastAsia" w:hint="eastAsia"/>
                <w:b/>
                <w:sz w:val="21"/>
              </w:rPr>
              <w:t>参数描述</w:t>
            </w:r>
          </w:p>
        </w:tc>
        <w:tc>
          <w:tcPr>
            <w:tcW w:w="7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402040" w14:textId="77777777" w:rsidR="00AA2783" w:rsidRPr="00955B9D" w:rsidRDefault="00AA2783" w:rsidP="00AA2783">
            <w:pPr>
              <w:rPr>
                <w:rFonts w:asciiTheme="minorEastAsia" w:eastAsiaTheme="minorEastAsia" w:hAnsiTheme="minorEastAsia"/>
                <w:b/>
                <w:sz w:val="21"/>
              </w:rPr>
            </w:pPr>
            <w:r w:rsidRPr="00955B9D">
              <w:rPr>
                <w:rFonts w:asciiTheme="minorEastAsia" w:eastAsiaTheme="minorEastAsia" w:hAnsiTheme="minorEastAsia" w:hint="eastAsia"/>
                <w:b/>
                <w:sz w:val="21"/>
              </w:rPr>
              <w:t>数据类型</w:t>
            </w:r>
          </w:p>
        </w:tc>
        <w:tc>
          <w:tcPr>
            <w:tcW w:w="4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221CB3" w14:textId="77777777" w:rsidR="00AA2783" w:rsidRPr="00955B9D" w:rsidRDefault="00AA2783" w:rsidP="00AA2783">
            <w:pPr>
              <w:rPr>
                <w:rFonts w:asciiTheme="minorEastAsia" w:eastAsiaTheme="minorEastAsia" w:hAnsiTheme="minorEastAsia"/>
                <w:b/>
                <w:sz w:val="21"/>
              </w:rPr>
            </w:pPr>
            <w:r w:rsidRPr="00955B9D">
              <w:rPr>
                <w:rFonts w:asciiTheme="minorEastAsia" w:eastAsiaTheme="minorEastAsia" w:hAnsiTheme="minorEastAsia" w:hint="eastAsia"/>
                <w:b/>
                <w:sz w:val="21"/>
              </w:rPr>
              <w:t>长度</w:t>
            </w:r>
          </w:p>
        </w:tc>
        <w:tc>
          <w:tcPr>
            <w:tcW w:w="7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B3FCFC" w14:textId="77777777" w:rsidR="00AA2783" w:rsidRPr="00955B9D" w:rsidRDefault="00AA2783" w:rsidP="00AA2783">
            <w:pPr>
              <w:rPr>
                <w:rFonts w:asciiTheme="minorEastAsia" w:eastAsiaTheme="minorEastAsia" w:hAnsiTheme="minorEastAsia"/>
                <w:b/>
                <w:sz w:val="21"/>
              </w:rPr>
            </w:pPr>
            <w:r w:rsidRPr="00955B9D">
              <w:rPr>
                <w:rFonts w:asciiTheme="minorEastAsia" w:eastAsiaTheme="minorEastAsia" w:hAnsiTheme="minorEastAsia" w:hint="eastAsia"/>
                <w:b/>
                <w:sz w:val="21"/>
              </w:rPr>
              <w:t>出现要求</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FD1010" w14:textId="77777777" w:rsidR="00AA2783" w:rsidRPr="00955B9D" w:rsidRDefault="00AA2783" w:rsidP="00AA2783">
            <w:pPr>
              <w:rPr>
                <w:rFonts w:asciiTheme="minorEastAsia" w:eastAsiaTheme="minorEastAsia" w:hAnsiTheme="minorEastAsia"/>
                <w:b/>
                <w:sz w:val="21"/>
              </w:rPr>
            </w:pPr>
            <w:r w:rsidRPr="00955B9D">
              <w:rPr>
                <w:rFonts w:asciiTheme="minorEastAsia" w:eastAsiaTheme="minorEastAsia" w:hAnsiTheme="minorEastAsia" w:hint="eastAsia"/>
                <w:b/>
                <w:sz w:val="21"/>
              </w:rPr>
              <w:t>示例</w:t>
            </w:r>
          </w:p>
        </w:tc>
      </w:tr>
      <w:tr w:rsidR="00AA2783" w:rsidRPr="00955B9D" w14:paraId="5E4B7DFF" w14:textId="77777777" w:rsidTr="00AA2783">
        <w:trPr>
          <w:trHeight w:val="214"/>
        </w:trPr>
        <w:tc>
          <w:tcPr>
            <w:tcW w:w="5000" w:type="pct"/>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0D5390" w14:textId="77777777" w:rsidR="00AA2783" w:rsidRPr="00955B9D" w:rsidRDefault="00AA2783" w:rsidP="00AA2783">
            <w:pPr>
              <w:rPr>
                <w:rFonts w:asciiTheme="majorEastAsia" w:eastAsiaTheme="majorEastAsia" w:hAnsiTheme="majorEastAsia"/>
                <w:b/>
                <w:color w:val="000000"/>
                <w:sz w:val="21"/>
              </w:rPr>
            </w:pPr>
            <w:r w:rsidRPr="00955B9D">
              <w:rPr>
                <w:rFonts w:asciiTheme="majorEastAsia" w:eastAsiaTheme="majorEastAsia" w:hAnsiTheme="majorEastAsia" w:hint="eastAsia"/>
                <w:b/>
                <w:color w:val="000000"/>
                <w:sz w:val="21"/>
              </w:rPr>
              <w:t>基本参数</w:t>
            </w:r>
          </w:p>
        </w:tc>
      </w:tr>
      <w:tr w:rsidR="00AA2783" w:rsidRPr="00955B9D" w14:paraId="6B4B16DB" w14:textId="77777777" w:rsidTr="00AA2783">
        <w:trPr>
          <w:trHeight w:val="287"/>
        </w:trPr>
        <w:tc>
          <w:tcPr>
            <w:tcW w:w="455" w:type="pct"/>
          </w:tcPr>
          <w:p w14:paraId="112D92CE" w14:textId="77777777" w:rsidR="00AA2783" w:rsidRPr="00955B9D" w:rsidRDefault="00AA2783" w:rsidP="006A0DBC">
            <w:pPr>
              <w:pStyle w:val="a6"/>
              <w:numPr>
                <w:ilvl w:val="0"/>
                <w:numId w:val="34"/>
              </w:numPr>
              <w:ind w:firstLineChars="0"/>
              <w:rPr>
                <w:rFonts w:asciiTheme="minorEastAsia" w:eastAsiaTheme="minorEastAsia" w:hAnsiTheme="minorEastAsia"/>
                <w:sz w:val="18"/>
                <w:szCs w:val="18"/>
              </w:rPr>
            </w:pPr>
          </w:p>
        </w:tc>
        <w:tc>
          <w:tcPr>
            <w:tcW w:w="1090" w:type="pct"/>
            <w:shd w:val="clear" w:color="auto" w:fill="auto"/>
          </w:tcPr>
          <w:p w14:paraId="1C65A348"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I</w:t>
            </w:r>
            <w:r w:rsidRPr="00991833">
              <w:rPr>
                <w:rFonts w:asciiTheme="minorEastAsia" w:eastAsiaTheme="minorEastAsia" w:hAnsiTheme="minorEastAsia" w:hint="eastAsia"/>
                <w:bCs/>
                <w:color w:val="000000"/>
                <w:sz w:val="18"/>
                <w:szCs w:val="18"/>
              </w:rPr>
              <w:t>svOrgId</w:t>
            </w:r>
          </w:p>
        </w:tc>
        <w:tc>
          <w:tcPr>
            <w:tcW w:w="957" w:type="pct"/>
            <w:shd w:val="clear" w:color="auto" w:fill="auto"/>
          </w:tcPr>
          <w:p w14:paraId="0235CEB6"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合作方机构号（网商银行分配）</w:t>
            </w:r>
          </w:p>
        </w:tc>
        <w:tc>
          <w:tcPr>
            <w:tcW w:w="780" w:type="pct"/>
            <w:tcBorders>
              <w:top w:val="single" w:sz="4" w:space="0" w:color="auto"/>
              <w:left w:val="single" w:sz="4" w:space="0" w:color="auto"/>
              <w:bottom w:val="single" w:sz="4" w:space="0" w:color="auto"/>
              <w:right w:val="single" w:sz="4" w:space="0" w:color="auto"/>
            </w:tcBorders>
          </w:tcPr>
          <w:p w14:paraId="6547CF84"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String</w:t>
            </w:r>
          </w:p>
        </w:tc>
        <w:tc>
          <w:tcPr>
            <w:tcW w:w="470" w:type="pct"/>
            <w:tcBorders>
              <w:top w:val="single" w:sz="4" w:space="0" w:color="auto"/>
              <w:left w:val="single" w:sz="4" w:space="0" w:color="auto"/>
              <w:bottom w:val="single" w:sz="4" w:space="0" w:color="auto"/>
              <w:right w:val="single" w:sz="4" w:space="0" w:color="auto"/>
            </w:tcBorders>
          </w:tcPr>
          <w:p w14:paraId="0EF0EC07"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32</w:t>
            </w:r>
          </w:p>
        </w:tc>
        <w:tc>
          <w:tcPr>
            <w:tcW w:w="780" w:type="pct"/>
            <w:tcBorders>
              <w:top w:val="single" w:sz="4" w:space="0" w:color="auto"/>
              <w:left w:val="single" w:sz="4" w:space="0" w:color="auto"/>
              <w:bottom w:val="single" w:sz="4" w:space="0" w:color="auto"/>
              <w:right w:val="single" w:sz="4" w:space="0" w:color="auto"/>
            </w:tcBorders>
          </w:tcPr>
          <w:p w14:paraId="4B9B7054"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M</w:t>
            </w:r>
          </w:p>
        </w:tc>
        <w:tc>
          <w:tcPr>
            <w:tcW w:w="468" w:type="pct"/>
            <w:tcBorders>
              <w:top w:val="single" w:sz="4" w:space="0" w:color="auto"/>
              <w:left w:val="single" w:sz="4" w:space="0" w:color="auto"/>
              <w:bottom w:val="single" w:sz="4" w:space="0" w:color="auto"/>
              <w:right w:val="single" w:sz="4" w:space="0" w:color="auto"/>
            </w:tcBorders>
          </w:tcPr>
          <w:p w14:paraId="253131AA" w14:textId="77777777" w:rsidR="00AA2783" w:rsidRPr="00955B9D" w:rsidRDefault="00AA2783" w:rsidP="00AA2783">
            <w:pPr>
              <w:rPr>
                <w:rFonts w:asciiTheme="minorEastAsia" w:eastAsiaTheme="minorEastAsia" w:hAnsiTheme="minorEastAsia"/>
                <w:bCs/>
                <w:sz w:val="18"/>
                <w:szCs w:val="18"/>
              </w:rPr>
            </w:pPr>
            <w:r w:rsidRPr="003542DC">
              <w:rPr>
                <w:rFonts w:asciiTheme="minorHAnsi" w:eastAsiaTheme="minorEastAsia" w:hAnsiTheme="minorHAnsi"/>
                <w:sz w:val="18"/>
                <w:szCs w:val="18"/>
              </w:rPr>
              <w:t>202210000000000001025</w:t>
            </w:r>
          </w:p>
        </w:tc>
      </w:tr>
      <w:tr w:rsidR="00AA2783" w:rsidRPr="00955B9D" w14:paraId="4C1BFB22" w14:textId="77777777" w:rsidTr="00AA2783">
        <w:trPr>
          <w:trHeight w:val="287"/>
        </w:trPr>
        <w:tc>
          <w:tcPr>
            <w:tcW w:w="455" w:type="pct"/>
          </w:tcPr>
          <w:p w14:paraId="3AB8B011" w14:textId="77777777" w:rsidR="00AA2783" w:rsidRPr="00955B9D" w:rsidRDefault="00AA2783" w:rsidP="006A0DBC">
            <w:pPr>
              <w:pStyle w:val="a6"/>
              <w:numPr>
                <w:ilvl w:val="0"/>
                <w:numId w:val="34"/>
              </w:numPr>
              <w:ind w:firstLineChars="0"/>
              <w:rPr>
                <w:rFonts w:asciiTheme="minorEastAsia" w:eastAsiaTheme="minorEastAsia" w:hAnsiTheme="minorEastAsia"/>
                <w:sz w:val="18"/>
                <w:szCs w:val="18"/>
              </w:rPr>
            </w:pPr>
          </w:p>
        </w:tc>
        <w:tc>
          <w:tcPr>
            <w:tcW w:w="1090" w:type="pct"/>
            <w:shd w:val="clear" w:color="auto" w:fill="auto"/>
          </w:tcPr>
          <w:p w14:paraId="5A475437"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M</w:t>
            </w:r>
            <w:r w:rsidRPr="00955B9D">
              <w:rPr>
                <w:rFonts w:asciiTheme="minorEastAsia" w:eastAsiaTheme="minorEastAsia" w:hAnsiTheme="minorEastAsia" w:hint="eastAsia"/>
                <w:bCs/>
                <w:sz w:val="18"/>
                <w:szCs w:val="18"/>
              </w:rPr>
              <w:t>erchantId</w:t>
            </w:r>
          </w:p>
        </w:tc>
        <w:tc>
          <w:tcPr>
            <w:tcW w:w="957" w:type="pct"/>
            <w:shd w:val="clear" w:color="auto" w:fill="auto"/>
          </w:tcPr>
          <w:p w14:paraId="7D76AC3A" w14:textId="4D9E6A9F" w:rsidR="00AA2783" w:rsidRPr="00955B9D" w:rsidRDefault="00AA2783" w:rsidP="00AA2783">
            <w:pPr>
              <w:rPr>
                <w:rFonts w:asciiTheme="minorEastAsia" w:eastAsiaTheme="minorEastAsia" w:hAnsiTheme="minorEastAsia"/>
                <w:bCs/>
                <w:sz w:val="18"/>
                <w:szCs w:val="18"/>
              </w:rPr>
            </w:pPr>
            <w:r w:rsidRPr="00955B9D">
              <w:rPr>
                <w:rFonts w:asciiTheme="minorEastAsia" w:eastAsiaTheme="minorEastAsia" w:hAnsiTheme="minorEastAsia" w:hint="eastAsia"/>
                <w:bCs/>
                <w:sz w:val="18"/>
                <w:szCs w:val="18"/>
              </w:rPr>
              <w:t>商户号</w:t>
            </w:r>
            <w:r w:rsidR="0045394B">
              <w:rPr>
                <w:rFonts w:asciiTheme="minorEastAsia" w:eastAsiaTheme="minorEastAsia" w:hAnsiTheme="minorEastAsia" w:hint="eastAsia"/>
                <w:bCs/>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780" w:type="pct"/>
            <w:tcBorders>
              <w:top w:val="single" w:sz="4" w:space="0" w:color="auto"/>
              <w:left w:val="single" w:sz="4" w:space="0" w:color="auto"/>
              <w:bottom w:val="single" w:sz="4" w:space="0" w:color="auto"/>
              <w:right w:val="single" w:sz="4" w:space="0" w:color="auto"/>
            </w:tcBorders>
          </w:tcPr>
          <w:p w14:paraId="4CBA1CA3"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String</w:t>
            </w:r>
          </w:p>
        </w:tc>
        <w:tc>
          <w:tcPr>
            <w:tcW w:w="470" w:type="pct"/>
            <w:tcBorders>
              <w:top w:val="single" w:sz="4" w:space="0" w:color="auto"/>
              <w:left w:val="single" w:sz="4" w:space="0" w:color="auto"/>
              <w:bottom w:val="single" w:sz="4" w:space="0" w:color="auto"/>
              <w:right w:val="single" w:sz="4" w:space="0" w:color="auto"/>
            </w:tcBorders>
          </w:tcPr>
          <w:p w14:paraId="1AE984E4" w14:textId="77777777" w:rsidR="00AA2783"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32</w:t>
            </w:r>
          </w:p>
        </w:tc>
        <w:tc>
          <w:tcPr>
            <w:tcW w:w="780" w:type="pct"/>
            <w:tcBorders>
              <w:top w:val="single" w:sz="4" w:space="0" w:color="auto"/>
              <w:left w:val="single" w:sz="4" w:space="0" w:color="auto"/>
              <w:bottom w:val="single" w:sz="4" w:space="0" w:color="auto"/>
              <w:right w:val="single" w:sz="4" w:space="0" w:color="auto"/>
            </w:tcBorders>
          </w:tcPr>
          <w:p w14:paraId="0B9BD2FB" w14:textId="77777777" w:rsidR="00AA2783" w:rsidRPr="00955B9D" w:rsidRDefault="00AA2783" w:rsidP="00AA2783">
            <w:pPr>
              <w:rPr>
                <w:rFonts w:asciiTheme="minorEastAsia" w:eastAsiaTheme="minorEastAsia" w:hAnsiTheme="minorEastAsia"/>
                <w:bCs/>
                <w:sz w:val="18"/>
                <w:szCs w:val="18"/>
              </w:rPr>
            </w:pPr>
            <w:r w:rsidRPr="00955B9D">
              <w:rPr>
                <w:rFonts w:asciiTheme="minorEastAsia" w:eastAsiaTheme="minorEastAsia" w:hAnsiTheme="minorEastAsia" w:hint="eastAsia"/>
                <w:bCs/>
                <w:sz w:val="18"/>
                <w:szCs w:val="18"/>
              </w:rPr>
              <w:t>M</w:t>
            </w:r>
          </w:p>
        </w:tc>
        <w:tc>
          <w:tcPr>
            <w:tcW w:w="468" w:type="pct"/>
            <w:tcBorders>
              <w:top w:val="single" w:sz="4" w:space="0" w:color="auto"/>
              <w:left w:val="single" w:sz="4" w:space="0" w:color="auto"/>
              <w:bottom w:val="single" w:sz="4" w:space="0" w:color="auto"/>
              <w:right w:val="single" w:sz="4" w:space="0" w:color="auto"/>
            </w:tcBorders>
          </w:tcPr>
          <w:p w14:paraId="73F9AAD7" w14:textId="77777777" w:rsidR="00AA2783" w:rsidRPr="00955B9D" w:rsidRDefault="00AA2783" w:rsidP="00AA2783">
            <w:pPr>
              <w:rPr>
                <w:rFonts w:asciiTheme="minorEastAsia" w:eastAsiaTheme="minorEastAsia" w:hAnsiTheme="minorEastAsia"/>
                <w:bCs/>
                <w:sz w:val="18"/>
                <w:szCs w:val="18"/>
              </w:rPr>
            </w:pPr>
            <w:r w:rsidRPr="00543A75">
              <w:rPr>
                <w:rFonts w:asciiTheme="minorHAnsi" w:eastAsiaTheme="minorEastAsia" w:hAnsiTheme="minorHAnsi"/>
                <w:sz w:val="18"/>
                <w:szCs w:val="18"/>
              </w:rPr>
              <w:t>226801000000000101099</w:t>
            </w:r>
          </w:p>
        </w:tc>
      </w:tr>
      <w:tr w:rsidR="00AA2783" w:rsidRPr="00955B9D" w14:paraId="1F6A11BC" w14:textId="77777777" w:rsidTr="00AA2783">
        <w:trPr>
          <w:trHeight w:val="287"/>
        </w:trPr>
        <w:tc>
          <w:tcPr>
            <w:tcW w:w="455" w:type="pct"/>
          </w:tcPr>
          <w:p w14:paraId="687E1919" w14:textId="77777777" w:rsidR="00AA2783" w:rsidRPr="00955B9D" w:rsidRDefault="00AA2783" w:rsidP="006A0DBC">
            <w:pPr>
              <w:pStyle w:val="a6"/>
              <w:numPr>
                <w:ilvl w:val="0"/>
                <w:numId w:val="34"/>
              </w:numPr>
              <w:ind w:firstLineChars="0"/>
              <w:rPr>
                <w:rFonts w:asciiTheme="minorEastAsia" w:eastAsiaTheme="minorEastAsia" w:hAnsiTheme="minorEastAsia"/>
                <w:sz w:val="18"/>
                <w:szCs w:val="18"/>
              </w:rPr>
            </w:pPr>
          </w:p>
        </w:tc>
        <w:tc>
          <w:tcPr>
            <w:tcW w:w="1090" w:type="pct"/>
            <w:shd w:val="clear" w:color="auto" w:fill="auto"/>
          </w:tcPr>
          <w:p w14:paraId="4895B471"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bCs/>
                <w:sz w:val="18"/>
                <w:szCs w:val="18"/>
              </w:rPr>
              <w:t>U</w:t>
            </w:r>
            <w:r w:rsidRPr="00955B9D">
              <w:rPr>
                <w:rFonts w:asciiTheme="minorEastAsia" w:eastAsiaTheme="minorEastAsia" w:hAnsiTheme="minorEastAsia"/>
                <w:bCs/>
                <w:sz w:val="18"/>
                <w:szCs w:val="18"/>
              </w:rPr>
              <w:t>nfreezeReason</w:t>
            </w:r>
          </w:p>
        </w:tc>
        <w:tc>
          <w:tcPr>
            <w:tcW w:w="957" w:type="pct"/>
            <w:shd w:val="clear" w:color="auto" w:fill="auto"/>
          </w:tcPr>
          <w:p w14:paraId="32381D28" w14:textId="77777777" w:rsidR="00AA2783" w:rsidRPr="00955B9D" w:rsidRDefault="00AA2783" w:rsidP="00AA2783">
            <w:pPr>
              <w:rPr>
                <w:rFonts w:asciiTheme="minorEastAsia" w:eastAsiaTheme="minorEastAsia" w:hAnsiTheme="minorEastAsia"/>
                <w:bCs/>
                <w:sz w:val="18"/>
                <w:szCs w:val="18"/>
              </w:rPr>
            </w:pPr>
            <w:r w:rsidRPr="00955B9D">
              <w:rPr>
                <w:rFonts w:asciiTheme="minorEastAsia" w:eastAsiaTheme="minorEastAsia" w:hAnsiTheme="minorEastAsia" w:hint="eastAsia"/>
                <w:bCs/>
                <w:sz w:val="18"/>
                <w:szCs w:val="18"/>
              </w:rPr>
              <w:t>商户开启原因</w:t>
            </w:r>
          </w:p>
        </w:tc>
        <w:tc>
          <w:tcPr>
            <w:tcW w:w="780" w:type="pct"/>
            <w:tcBorders>
              <w:top w:val="single" w:sz="4" w:space="0" w:color="auto"/>
              <w:left w:val="single" w:sz="4" w:space="0" w:color="auto"/>
              <w:bottom w:val="single" w:sz="4" w:space="0" w:color="auto"/>
              <w:right w:val="single" w:sz="4" w:space="0" w:color="auto"/>
            </w:tcBorders>
          </w:tcPr>
          <w:p w14:paraId="2DC353A9"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String</w:t>
            </w:r>
          </w:p>
        </w:tc>
        <w:tc>
          <w:tcPr>
            <w:tcW w:w="470" w:type="pct"/>
            <w:tcBorders>
              <w:top w:val="single" w:sz="4" w:space="0" w:color="auto"/>
              <w:left w:val="single" w:sz="4" w:space="0" w:color="auto"/>
              <w:bottom w:val="single" w:sz="4" w:space="0" w:color="auto"/>
              <w:right w:val="single" w:sz="4" w:space="0" w:color="auto"/>
            </w:tcBorders>
          </w:tcPr>
          <w:p w14:paraId="396D42DA"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256</w:t>
            </w:r>
          </w:p>
        </w:tc>
        <w:tc>
          <w:tcPr>
            <w:tcW w:w="780" w:type="pct"/>
            <w:tcBorders>
              <w:top w:val="single" w:sz="4" w:space="0" w:color="auto"/>
              <w:left w:val="single" w:sz="4" w:space="0" w:color="auto"/>
              <w:bottom w:val="single" w:sz="4" w:space="0" w:color="auto"/>
              <w:right w:val="single" w:sz="4" w:space="0" w:color="auto"/>
            </w:tcBorders>
          </w:tcPr>
          <w:p w14:paraId="2FAA7179"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M</w:t>
            </w:r>
          </w:p>
        </w:tc>
        <w:tc>
          <w:tcPr>
            <w:tcW w:w="468" w:type="pct"/>
            <w:tcBorders>
              <w:top w:val="single" w:sz="4" w:space="0" w:color="auto"/>
              <w:left w:val="single" w:sz="4" w:space="0" w:color="auto"/>
              <w:bottom w:val="single" w:sz="4" w:space="0" w:color="auto"/>
              <w:right w:val="single" w:sz="4" w:space="0" w:color="auto"/>
            </w:tcBorders>
          </w:tcPr>
          <w:p w14:paraId="38D0055A" w14:textId="77777777" w:rsidR="00AA2783" w:rsidRPr="00955B9D" w:rsidRDefault="00AA2783" w:rsidP="00AA2783">
            <w:pPr>
              <w:rPr>
                <w:rFonts w:asciiTheme="minorEastAsia" w:eastAsiaTheme="minorEastAsia" w:hAnsiTheme="minorEastAsia"/>
                <w:bCs/>
                <w:sz w:val="18"/>
                <w:szCs w:val="18"/>
              </w:rPr>
            </w:pPr>
            <w:r>
              <w:rPr>
                <w:rFonts w:ascii="Consolas" w:eastAsiaTheme="minorEastAsia" w:hAnsi="Consolas" w:hint="eastAsia"/>
                <w:bCs/>
                <w:sz w:val="17"/>
                <w:szCs w:val="17"/>
              </w:rPr>
              <w:t>风险解除</w:t>
            </w:r>
          </w:p>
        </w:tc>
      </w:tr>
      <w:tr w:rsidR="00AA2783" w:rsidRPr="00955B9D" w14:paraId="66E8CEA1" w14:textId="77777777" w:rsidTr="00AA2783">
        <w:trPr>
          <w:trHeight w:val="287"/>
        </w:trPr>
        <w:tc>
          <w:tcPr>
            <w:tcW w:w="455" w:type="pct"/>
          </w:tcPr>
          <w:p w14:paraId="43370A13" w14:textId="77777777" w:rsidR="00AA2783" w:rsidRPr="00955B9D" w:rsidRDefault="00AA2783" w:rsidP="006A0DBC">
            <w:pPr>
              <w:pStyle w:val="a6"/>
              <w:numPr>
                <w:ilvl w:val="0"/>
                <w:numId w:val="34"/>
              </w:numPr>
              <w:ind w:firstLineChars="0"/>
              <w:rPr>
                <w:rFonts w:asciiTheme="minorEastAsia" w:eastAsiaTheme="minorEastAsia" w:hAnsiTheme="minorEastAsia"/>
                <w:sz w:val="18"/>
                <w:szCs w:val="18"/>
              </w:rPr>
            </w:pPr>
          </w:p>
        </w:tc>
        <w:tc>
          <w:tcPr>
            <w:tcW w:w="1090" w:type="pct"/>
            <w:shd w:val="clear" w:color="auto" w:fill="auto"/>
          </w:tcPr>
          <w:p w14:paraId="318A5E42"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O</w:t>
            </w:r>
            <w:r w:rsidRPr="00955B9D">
              <w:rPr>
                <w:rFonts w:asciiTheme="minorEastAsia" w:eastAsiaTheme="minorEastAsia" w:hAnsiTheme="minorEastAsia" w:hint="eastAsia"/>
                <w:bCs/>
                <w:sz w:val="18"/>
                <w:szCs w:val="18"/>
              </w:rPr>
              <w:t>utTradeNo</w:t>
            </w:r>
          </w:p>
        </w:tc>
        <w:tc>
          <w:tcPr>
            <w:tcW w:w="957" w:type="pct"/>
            <w:shd w:val="clear" w:color="auto" w:fill="auto"/>
          </w:tcPr>
          <w:p w14:paraId="244EDE46" w14:textId="77777777" w:rsidR="00AA2783" w:rsidRPr="00955B9D" w:rsidRDefault="00AA2783" w:rsidP="00AA2783">
            <w:pPr>
              <w:rPr>
                <w:rFonts w:asciiTheme="minorEastAsia" w:eastAsiaTheme="minorEastAsia" w:hAnsiTheme="minorEastAsia"/>
                <w:bCs/>
                <w:sz w:val="18"/>
                <w:szCs w:val="18"/>
              </w:rPr>
            </w:pPr>
            <w:r w:rsidRPr="00955B9D">
              <w:rPr>
                <w:rFonts w:asciiTheme="minorEastAsia" w:eastAsiaTheme="minorEastAsia" w:hAnsiTheme="minorEastAsia" w:hint="eastAsia"/>
                <w:bCs/>
                <w:sz w:val="18"/>
                <w:szCs w:val="18"/>
              </w:rPr>
              <w:t>外部交易号</w:t>
            </w:r>
          </w:p>
        </w:tc>
        <w:tc>
          <w:tcPr>
            <w:tcW w:w="780" w:type="pct"/>
            <w:tcBorders>
              <w:top w:val="single" w:sz="4" w:space="0" w:color="auto"/>
              <w:left w:val="single" w:sz="4" w:space="0" w:color="auto"/>
              <w:bottom w:val="single" w:sz="4" w:space="0" w:color="auto"/>
              <w:right w:val="single" w:sz="4" w:space="0" w:color="auto"/>
            </w:tcBorders>
          </w:tcPr>
          <w:p w14:paraId="00B1E42C"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String</w:t>
            </w:r>
          </w:p>
        </w:tc>
        <w:tc>
          <w:tcPr>
            <w:tcW w:w="470" w:type="pct"/>
            <w:tcBorders>
              <w:top w:val="single" w:sz="4" w:space="0" w:color="auto"/>
              <w:left w:val="single" w:sz="4" w:space="0" w:color="auto"/>
              <w:bottom w:val="single" w:sz="4" w:space="0" w:color="auto"/>
              <w:right w:val="single" w:sz="4" w:space="0" w:color="auto"/>
            </w:tcBorders>
          </w:tcPr>
          <w:p w14:paraId="438B1D10" w14:textId="77777777" w:rsidR="00AA2783" w:rsidRPr="00955B9D"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64</w:t>
            </w:r>
          </w:p>
        </w:tc>
        <w:tc>
          <w:tcPr>
            <w:tcW w:w="780" w:type="pct"/>
            <w:tcBorders>
              <w:top w:val="single" w:sz="4" w:space="0" w:color="auto"/>
              <w:left w:val="single" w:sz="4" w:space="0" w:color="auto"/>
              <w:bottom w:val="single" w:sz="4" w:space="0" w:color="auto"/>
              <w:right w:val="single" w:sz="4" w:space="0" w:color="auto"/>
            </w:tcBorders>
          </w:tcPr>
          <w:p w14:paraId="4AE6C7AE" w14:textId="77777777" w:rsidR="00AA2783" w:rsidRPr="00955B9D" w:rsidRDefault="00AA2783" w:rsidP="00AA2783">
            <w:pPr>
              <w:rPr>
                <w:rFonts w:asciiTheme="minorEastAsia" w:eastAsiaTheme="minorEastAsia" w:hAnsiTheme="minorEastAsia"/>
                <w:bCs/>
                <w:sz w:val="18"/>
                <w:szCs w:val="18"/>
              </w:rPr>
            </w:pPr>
            <w:r w:rsidRPr="00955B9D">
              <w:rPr>
                <w:rFonts w:asciiTheme="minorEastAsia" w:eastAsiaTheme="minorEastAsia" w:hAnsiTheme="minorEastAsia" w:hint="eastAsia"/>
                <w:bCs/>
                <w:sz w:val="18"/>
                <w:szCs w:val="18"/>
              </w:rPr>
              <w:t>M</w:t>
            </w:r>
            <w:r>
              <w:rPr>
                <w:rFonts w:asciiTheme="minorEastAsia" w:eastAsiaTheme="minorEastAsia" w:hAnsiTheme="minorEastAsia" w:hint="eastAsia"/>
                <w:bCs/>
                <w:sz w:val="18"/>
                <w:szCs w:val="18"/>
              </w:rPr>
              <w:t>E</w:t>
            </w:r>
          </w:p>
        </w:tc>
        <w:tc>
          <w:tcPr>
            <w:tcW w:w="468" w:type="pct"/>
            <w:tcBorders>
              <w:top w:val="single" w:sz="4" w:space="0" w:color="auto"/>
              <w:left w:val="single" w:sz="4" w:space="0" w:color="auto"/>
              <w:bottom w:val="single" w:sz="4" w:space="0" w:color="auto"/>
              <w:right w:val="single" w:sz="4" w:space="0" w:color="auto"/>
            </w:tcBorders>
          </w:tcPr>
          <w:p w14:paraId="12872D7D" w14:textId="77777777" w:rsidR="00AA2783" w:rsidRPr="00955B9D" w:rsidRDefault="00AA2783" w:rsidP="00AA2783">
            <w:pPr>
              <w:rPr>
                <w:rFonts w:asciiTheme="minorEastAsia" w:eastAsiaTheme="minorEastAsia" w:hAnsiTheme="minorEastAsia"/>
                <w:bCs/>
                <w:sz w:val="18"/>
                <w:szCs w:val="18"/>
              </w:rPr>
            </w:pPr>
            <w:r w:rsidRPr="00454386">
              <w:rPr>
                <w:rFonts w:ascii="Consolas" w:eastAsiaTheme="minorEastAsia" w:hAnsi="Consolas"/>
                <w:bCs/>
                <w:sz w:val="17"/>
                <w:szCs w:val="17"/>
              </w:rPr>
              <w:t>20151229113030000000000000000001</w:t>
            </w:r>
          </w:p>
        </w:tc>
      </w:tr>
    </w:tbl>
    <w:p w14:paraId="0C4BD580" w14:textId="77777777" w:rsidR="00AA2783" w:rsidRPr="00EA6532" w:rsidRDefault="00AA2783" w:rsidP="00AA2783"/>
    <w:p w14:paraId="544A4F43" w14:textId="77777777" w:rsidR="00AA2783" w:rsidRDefault="00AA2783" w:rsidP="00AA2783">
      <w:pPr>
        <w:pStyle w:val="4"/>
        <w:numPr>
          <w:ilvl w:val="0"/>
          <w:numId w:val="0"/>
        </w:numPr>
        <w:ind w:left="864" w:hanging="864"/>
      </w:pPr>
      <w:r>
        <w:rPr>
          <w:rFonts w:hint="eastAsia"/>
        </w:rPr>
        <w:t>应答报文</w:t>
      </w:r>
    </w:p>
    <w:tbl>
      <w:tblPr>
        <w:tblStyle w:val="a9"/>
        <w:tblW w:w="5000" w:type="pct"/>
        <w:tblLook w:val="04A0" w:firstRow="1" w:lastRow="0" w:firstColumn="1" w:lastColumn="0" w:noHBand="0" w:noVBand="1"/>
      </w:tblPr>
      <w:tblGrid>
        <w:gridCol w:w="417"/>
        <w:gridCol w:w="1116"/>
        <w:gridCol w:w="2707"/>
        <w:gridCol w:w="996"/>
        <w:gridCol w:w="65"/>
        <w:gridCol w:w="363"/>
        <w:gridCol w:w="65"/>
        <w:gridCol w:w="363"/>
        <w:gridCol w:w="65"/>
        <w:gridCol w:w="2139"/>
      </w:tblGrid>
      <w:tr w:rsidR="00AA2783" w:rsidRPr="00BA1D12" w14:paraId="43AF0A7F" w14:textId="77777777" w:rsidTr="008906B4">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CFAD48" w14:textId="77777777" w:rsidR="00AA2783" w:rsidRPr="00BA1D12" w:rsidRDefault="00AA2783" w:rsidP="00AA2783">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378B3B"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参数名</w:t>
            </w:r>
          </w:p>
        </w:tc>
        <w:tc>
          <w:tcPr>
            <w:tcW w:w="16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E53BBE"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参数描述</w:t>
            </w:r>
          </w:p>
        </w:tc>
        <w:tc>
          <w:tcPr>
            <w:tcW w:w="63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318B50"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数据类型</w:t>
            </w:r>
          </w:p>
        </w:tc>
        <w:tc>
          <w:tcPr>
            <w:tcW w:w="25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BA6B1B"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长度</w:t>
            </w:r>
          </w:p>
        </w:tc>
        <w:tc>
          <w:tcPr>
            <w:tcW w:w="25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ABCBFE"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t>出现要</w:t>
            </w:r>
            <w:r w:rsidRPr="00BA1D12">
              <w:rPr>
                <w:rFonts w:asciiTheme="minorEastAsia" w:eastAsiaTheme="minorEastAsia" w:hAnsiTheme="minorEastAsia" w:hint="eastAsia"/>
                <w:b/>
                <w:sz w:val="21"/>
              </w:rPr>
              <w:lastRenderedPageBreak/>
              <w:t>求</w:t>
            </w:r>
          </w:p>
        </w:tc>
        <w:tc>
          <w:tcPr>
            <w:tcW w:w="12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BD994D" w14:textId="77777777" w:rsidR="00AA2783" w:rsidRPr="00BA1D12" w:rsidRDefault="00AA2783" w:rsidP="00AA2783">
            <w:pPr>
              <w:rPr>
                <w:rFonts w:asciiTheme="minorEastAsia" w:eastAsiaTheme="minorEastAsia" w:hAnsiTheme="minorEastAsia"/>
                <w:b/>
                <w:sz w:val="21"/>
              </w:rPr>
            </w:pPr>
            <w:r w:rsidRPr="00BA1D12">
              <w:rPr>
                <w:rFonts w:asciiTheme="minorEastAsia" w:eastAsiaTheme="minorEastAsia" w:hAnsiTheme="minorEastAsia" w:hint="eastAsia"/>
                <w:b/>
                <w:sz w:val="21"/>
              </w:rPr>
              <w:lastRenderedPageBreak/>
              <w:t>示例</w:t>
            </w:r>
          </w:p>
        </w:tc>
      </w:tr>
      <w:tr w:rsidR="00AA2783" w:rsidRPr="00BA1D12" w14:paraId="04011663" w14:textId="77777777" w:rsidTr="00AA2783">
        <w:trPr>
          <w:trHeight w:val="214"/>
        </w:trPr>
        <w:tc>
          <w:tcPr>
            <w:tcW w:w="5000" w:type="pct"/>
            <w:gridSpan w:val="10"/>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3276B7" w14:textId="77777777" w:rsidR="00AA2783" w:rsidRPr="00BA1D12" w:rsidRDefault="00AA2783" w:rsidP="00AA2783">
            <w:pPr>
              <w:rPr>
                <w:rFonts w:asciiTheme="majorEastAsia" w:eastAsiaTheme="majorEastAsia" w:hAnsiTheme="majorEastAsia"/>
                <w:b/>
                <w:color w:val="000000"/>
                <w:sz w:val="21"/>
              </w:rPr>
            </w:pPr>
            <w:r w:rsidRPr="00BA1D12">
              <w:rPr>
                <w:rFonts w:asciiTheme="majorEastAsia" w:eastAsiaTheme="majorEastAsia" w:hAnsiTheme="majorEastAsia" w:hint="eastAsia"/>
                <w:b/>
                <w:color w:val="000000"/>
                <w:sz w:val="21"/>
              </w:rPr>
              <w:t>基本参数</w:t>
            </w:r>
          </w:p>
        </w:tc>
      </w:tr>
      <w:tr w:rsidR="00AA2783" w:rsidRPr="00A25896" w14:paraId="446AD599" w14:textId="77777777" w:rsidTr="008906B4">
        <w:trPr>
          <w:trHeight w:val="287"/>
        </w:trPr>
        <w:tc>
          <w:tcPr>
            <w:tcW w:w="251" w:type="pct"/>
            <w:tcBorders>
              <w:top w:val="single" w:sz="4" w:space="0" w:color="auto"/>
              <w:left w:val="single" w:sz="4" w:space="0" w:color="auto"/>
              <w:bottom w:val="single" w:sz="4" w:space="0" w:color="auto"/>
              <w:right w:val="single" w:sz="4" w:space="0" w:color="auto"/>
            </w:tcBorders>
          </w:tcPr>
          <w:p w14:paraId="38C48784" w14:textId="77777777" w:rsidR="00AA2783" w:rsidRPr="003B7A6D" w:rsidRDefault="00AA2783" w:rsidP="006A0DBC">
            <w:pPr>
              <w:pStyle w:val="a6"/>
              <w:numPr>
                <w:ilvl w:val="0"/>
                <w:numId w:val="35"/>
              </w:numPr>
              <w:ind w:firstLineChars="0"/>
              <w:rPr>
                <w:rFonts w:asciiTheme="minorEastAsia" w:eastAsiaTheme="minorEastAsia" w:hAnsiTheme="minorEastAsia" w:cs="Tahoma"/>
                <w:sz w:val="18"/>
                <w:szCs w:val="18"/>
              </w:rPr>
            </w:pPr>
          </w:p>
        </w:tc>
        <w:tc>
          <w:tcPr>
            <w:tcW w:w="673" w:type="pct"/>
            <w:tcBorders>
              <w:top w:val="single" w:sz="4" w:space="0" w:color="auto"/>
              <w:left w:val="single" w:sz="4" w:space="0" w:color="auto"/>
              <w:bottom w:val="single" w:sz="4" w:space="0" w:color="auto"/>
              <w:right w:val="single" w:sz="4" w:space="0" w:color="auto"/>
            </w:tcBorders>
          </w:tcPr>
          <w:p w14:paraId="668FAB97" w14:textId="77777777" w:rsidR="00AA2783" w:rsidRPr="00546EEE" w:rsidRDefault="00AA2783" w:rsidP="00AA2783">
            <w:pPr>
              <w:rPr>
                <w:rFonts w:asciiTheme="minorEastAsia" w:eastAsiaTheme="minorEastAsia" w:hAnsiTheme="minorEastAsia"/>
                <w:bCs/>
                <w:sz w:val="18"/>
                <w:szCs w:val="18"/>
              </w:rPr>
            </w:pPr>
            <w:r>
              <w:rPr>
                <w:rFonts w:asciiTheme="minorEastAsia" w:eastAsiaTheme="minorEastAsia" w:hAnsiTheme="minorEastAsia"/>
                <w:bCs/>
                <w:sz w:val="18"/>
                <w:szCs w:val="18"/>
              </w:rPr>
              <w:t>R</w:t>
            </w:r>
            <w:r w:rsidRPr="00546EEE">
              <w:rPr>
                <w:rFonts w:asciiTheme="minorEastAsia" w:eastAsiaTheme="minorEastAsia" w:hAnsiTheme="minorEastAsia"/>
                <w:bCs/>
                <w:sz w:val="18"/>
                <w:szCs w:val="18"/>
              </w:rPr>
              <w:t>espInfo</w:t>
            </w:r>
          </w:p>
        </w:tc>
        <w:tc>
          <w:tcPr>
            <w:tcW w:w="1632" w:type="pct"/>
            <w:tcBorders>
              <w:top w:val="single" w:sz="4" w:space="0" w:color="auto"/>
              <w:left w:val="single" w:sz="4" w:space="0" w:color="auto"/>
              <w:bottom w:val="single" w:sz="4" w:space="0" w:color="auto"/>
              <w:right w:val="single" w:sz="4" w:space="0" w:color="auto"/>
            </w:tcBorders>
          </w:tcPr>
          <w:p w14:paraId="30B6BB7D" w14:textId="77777777" w:rsidR="00AA2783" w:rsidRPr="00546EEE" w:rsidRDefault="00AA2783" w:rsidP="00AA2783">
            <w:pPr>
              <w:rPr>
                <w:rFonts w:asciiTheme="minorEastAsia" w:eastAsiaTheme="minorEastAsia" w:hAnsiTheme="minorEastAsia"/>
                <w:bCs/>
                <w:sz w:val="18"/>
                <w:szCs w:val="18"/>
              </w:rPr>
            </w:pPr>
            <w:r w:rsidRPr="00546EEE">
              <w:rPr>
                <w:rFonts w:asciiTheme="minorEastAsia" w:eastAsiaTheme="minorEastAsia" w:hAnsiTheme="minorEastAsia" w:hint="eastAsia"/>
                <w:bCs/>
                <w:sz w:val="18"/>
                <w:szCs w:val="18"/>
              </w:rPr>
              <w:t>返回码组件</w:t>
            </w:r>
          </w:p>
        </w:tc>
        <w:tc>
          <w:tcPr>
            <w:tcW w:w="600" w:type="pct"/>
            <w:tcBorders>
              <w:top w:val="single" w:sz="4" w:space="0" w:color="auto"/>
              <w:left w:val="single" w:sz="4" w:space="0" w:color="auto"/>
              <w:bottom w:val="single" w:sz="4" w:space="0" w:color="auto"/>
              <w:right w:val="single" w:sz="4" w:space="0" w:color="auto"/>
            </w:tcBorders>
          </w:tcPr>
          <w:p w14:paraId="6D437902" w14:textId="77777777" w:rsidR="00AA2783" w:rsidRPr="00546EEE" w:rsidRDefault="00AA2783" w:rsidP="00AA2783">
            <w:pPr>
              <w:rPr>
                <w:rFonts w:asciiTheme="minorEastAsia" w:eastAsiaTheme="minorEastAsia" w:hAnsiTheme="minorEastAsia"/>
                <w:bCs/>
                <w:sz w:val="18"/>
                <w:szCs w:val="18"/>
              </w:rPr>
            </w:pPr>
            <w:r w:rsidRPr="00546EEE">
              <w:rPr>
                <w:rFonts w:asciiTheme="minorEastAsia" w:eastAsiaTheme="minorEastAsia" w:hAnsiTheme="minorEastAsia" w:hint="eastAsia"/>
                <w:bCs/>
                <w:sz w:val="18"/>
                <w:szCs w:val="18"/>
              </w:rPr>
              <w:t>[返回码]对象</w:t>
            </w:r>
          </w:p>
        </w:tc>
        <w:tc>
          <w:tcPr>
            <w:tcW w:w="258" w:type="pct"/>
            <w:gridSpan w:val="2"/>
            <w:tcBorders>
              <w:top w:val="single" w:sz="4" w:space="0" w:color="auto"/>
              <w:left w:val="single" w:sz="4" w:space="0" w:color="auto"/>
              <w:bottom w:val="single" w:sz="4" w:space="0" w:color="auto"/>
              <w:right w:val="single" w:sz="4" w:space="0" w:color="auto"/>
            </w:tcBorders>
          </w:tcPr>
          <w:p w14:paraId="50863052" w14:textId="77777777" w:rsidR="00AA2783" w:rsidRPr="00546EEE" w:rsidRDefault="00AA2783" w:rsidP="00AA2783">
            <w:pPr>
              <w:rPr>
                <w:rFonts w:asciiTheme="minorEastAsia" w:eastAsiaTheme="minorEastAsia" w:hAnsiTheme="minorEastAsia"/>
                <w:bCs/>
                <w:sz w:val="18"/>
                <w:szCs w:val="18"/>
              </w:rPr>
            </w:pPr>
          </w:p>
        </w:tc>
        <w:tc>
          <w:tcPr>
            <w:tcW w:w="258" w:type="pct"/>
            <w:gridSpan w:val="2"/>
            <w:tcBorders>
              <w:top w:val="single" w:sz="4" w:space="0" w:color="auto"/>
              <w:left w:val="single" w:sz="4" w:space="0" w:color="auto"/>
              <w:bottom w:val="single" w:sz="4" w:space="0" w:color="auto"/>
              <w:right w:val="single" w:sz="4" w:space="0" w:color="auto"/>
            </w:tcBorders>
          </w:tcPr>
          <w:p w14:paraId="46F89786" w14:textId="77777777" w:rsidR="00AA2783" w:rsidRPr="00546EEE" w:rsidRDefault="00AA2783" w:rsidP="00AA2783">
            <w:pPr>
              <w:rPr>
                <w:rFonts w:asciiTheme="minorEastAsia" w:eastAsiaTheme="minorEastAsia" w:hAnsiTheme="minorEastAsia"/>
                <w:bCs/>
                <w:sz w:val="18"/>
                <w:szCs w:val="18"/>
              </w:rPr>
            </w:pPr>
            <w:r w:rsidRPr="00546EEE">
              <w:rPr>
                <w:rFonts w:asciiTheme="minorEastAsia" w:eastAsiaTheme="minorEastAsia" w:hAnsiTheme="minorEastAsia" w:hint="eastAsia"/>
                <w:bCs/>
                <w:sz w:val="18"/>
                <w:szCs w:val="18"/>
              </w:rPr>
              <w:t>M</w:t>
            </w:r>
          </w:p>
        </w:tc>
        <w:tc>
          <w:tcPr>
            <w:tcW w:w="1329" w:type="pct"/>
            <w:gridSpan w:val="2"/>
            <w:tcBorders>
              <w:top w:val="single" w:sz="4" w:space="0" w:color="auto"/>
              <w:left w:val="single" w:sz="4" w:space="0" w:color="auto"/>
              <w:bottom w:val="single" w:sz="4" w:space="0" w:color="auto"/>
              <w:right w:val="single" w:sz="4" w:space="0" w:color="auto"/>
            </w:tcBorders>
          </w:tcPr>
          <w:p w14:paraId="49D9D26F" w14:textId="77777777" w:rsidR="00AA2783" w:rsidRPr="00546EEE" w:rsidRDefault="00AA2783" w:rsidP="00AA2783">
            <w:pPr>
              <w:rPr>
                <w:rFonts w:asciiTheme="minorEastAsia" w:eastAsiaTheme="minorEastAsia" w:hAnsiTheme="minorEastAsia"/>
                <w:bCs/>
                <w:sz w:val="18"/>
                <w:szCs w:val="18"/>
              </w:rPr>
            </w:pPr>
          </w:p>
        </w:tc>
      </w:tr>
      <w:tr w:rsidR="00AA2783" w:rsidRPr="00BA1D12" w14:paraId="21BFBF31" w14:textId="77777777" w:rsidTr="008906B4">
        <w:trPr>
          <w:trHeight w:val="287"/>
        </w:trPr>
        <w:tc>
          <w:tcPr>
            <w:tcW w:w="251" w:type="pct"/>
          </w:tcPr>
          <w:p w14:paraId="5191304A" w14:textId="77777777" w:rsidR="00AA2783" w:rsidRPr="00506672" w:rsidRDefault="00AA2783" w:rsidP="006A0DBC">
            <w:pPr>
              <w:pStyle w:val="a6"/>
              <w:numPr>
                <w:ilvl w:val="0"/>
                <w:numId w:val="35"/>
              </w:numPr>
              <w:ind w:firstLineChars="0"/>
              <w:rPr>
                <w:rFonts w:asciiTheme="minorEastAsia" w:eastAsiaTheme="minorEastAsia" w:hAnsiTheme="minorEastAsia"/>
                <w:sz w:val="18"/>
                <w:szCs w:val="18"/>
              </w:rPr>
            </w:pPr>
          </w:p>
        </w:tc>
        <w:tc>
          <w:tcPr>
            <w:tcW w:w="673" w:type="pct"/>
            <w:shd w:val="clear" w:color="auto" w:fill="auto"/>
          </w:tcPr>
          <w:p w14:paraId="49F65B54"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Isv</w:t>
            </w:r>
            <w:r>
              <w:rPr>
                <w:rFonts w:asciiTheme="minorEastAsia" w:eastAsiaTheme="minorEastAsia" w:hAnsiTheme="minorEastAsia"/>
                <w:bCs/>
                <w:sz w:val="18"/>
                <w:szCs w:val="18"/>
              </w:rPr>
              <w:t>OrgId</w:t>
            </w:r>
          </w:p>
        </w:tc>
        <w:tc>
          <w:tcPr>
            <w:tcW w:w="1632" w:type="pct"/>
            <w:shd w:val="clear" w:color="auto" w:fill="auto"/>
          </w:tcPr>
          <w:p w14:paraId="0B1A7432"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合作方机构号（网商银行分配）</w:t>
            </w:r>
          </w:p>
        </w:tc>
        <w:tc>
          <w:tcPr>
            <w:tcW w:w="639" w:type="pct"/>
            <w:gridSpan w:val="2"/>
            <w:tcBorders>
              <w:top w:val="single" w:sz="4" w:space="0" w:color="auto"/>
              <w:left w:val="single" w:sz="4" w:space="0" w:color="auto"/>
              <w:bottom w:val="single" w:sz="4" w:space="0" w:color="auto"/>
              <w:right w:val="single" w:sz="4" w:space="0" w:color="auto"/>
            </w:tcBorders>
          </w:tcPr>
          <w:p w14:paraId="10E84B01"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String</w:t>
            </w:r>
          </w:p>
        </w:tc>
        <w:tc>
          <w:tcPr>
            <w:tcW w:w="258" w:type="pct"/>
            <w:gridSpan w:val="2"/>
            <w:tcBorders>
              <w:top w:val="single" w:sz="4" w:space="0" w:color="auto"/>
              <w:left w:val="single" w:sz="4" w:space="0" w:color="auto"/>
              <w:bottom w:val="single" w:sz="4" w:space="0" w:color="auto"/>
              <w:right w:val="single" w:sz="4" w:space="0" w:color="auto"/>
            </w:tcBorders>
          </w:tcPr>
          <w:p w14:paraId="3A92189D"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32</w:t>
            </w:r>
          </w:p>
        </w:tc>
        <w:tc>
          <w:tcPr>
            <w:tcW w:w="258" w:type="pct"/>
            <w:gridSpan w:val="2"/>
            <w:tcBorders>
              <w:top w:val="single" w:sz="4" w:space="0" w:color="auto"/>
              <w:left w:val="single" w:sz="4" w:space="0" w:color="auto"/>
              <w:bottom w:val="single" w:sz="4" w:space="0" w:color="auto"/>
              <w:right w:val="single" w:sz="4" w:space="0" w:color="auto"/>
            </w:tcBorders>
          </w:tcPr>
          <w:p w14:paraId="11C7222B"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M</w:t>
            </w:r>
          </w:p>
        </w:tc>
        <w:tc>
          <w:tcPr>
            <w:tcW w:w="1290" w:type="pct"/>
            <w:tcBorders>
              <w:top w:val="single" w:sz="4" w:space="0" w:color="auto"/>
              <w:left w:val="single" w:sz="4" w:space="0" w:color="auto"/>
              <w:bottom w:val="single" w:sz="4" w:space="0" w:color="auto"/>
              <w:right w:val="single" w:sz="4" w:space="0" w:color="auto"/>
            </w:tcBorders>
          </w:tcPr>
          <w:p w14:paraId="1F768B03" w14:textId="77777777" w:rsidR="00AA2783" w:rsidRPr="00BA1D12" w:rsidRDefault="00AA2783" w:rsidP="00AA2783">
            <w:pPr>
              <w:rPr>
                <w:rFonts w:asciiTheme="minorEastAsia" w:eastAsiaTheme="minorEastAsia" w:hAnsiTheme="minorEastAsia"/>
                <w:bCs/>
                <w:sz w:val="18"/>
                <w:szCs w:val="18"/>
              </w:rPr>
            </w:pPr>
            <w:r w:rsidRPr="003542DC">
              <w:rPr>
                <w:rFonts w:asciiTheme="minorHAnsi" w:eastAsiaTheme="minorEastAsia" w:hAnsiTheme="minorHAnsi"/>
                <w:sz w:val="18"/>
                <w:szCs w:val="18"/>
              </w:rPr>
              <w:t>202210000000000001025</w:t>
            </w:r>
          </w:p>
        </w:tc>
      </w:tr>
      <w:tr w:rsidR="00AA2783" w:rsidRPr="00BA1D12" w14:paraId="7E642A7E" w14:textId="77777777" w:rsidTr="008906B4">
        <w:trPr>
          <w:trHeight w:val="287"/>
        </w:trPr>
        <w:tc>
          <w:tcPr>
            <w:tcW w:w="251" w:type="pct"/>
          </w:tcPr>
          <w:p w14:paraId="5416911E" w14:textId="77777777" w:rsidR="00AA2783" w:rsidRPr="00506672" w:rsidRDefault="00AA2783" w:rsidP="006A0DBC">
            <w:pPr>
              <w:pStyle w:val="a6"/>
              <w:numPr>
                <w:ilvl w:val="0"/>
                <w:numId w:val="35"/>
              </w:numPr>
              <w:ind w:firstLineChars="0"/>
              <w:rPr>
                <w:rFonts w:asciiTheme="minorEastAsia" w:eastAsiaTheme="minorEastAsia" w:hAnsiTheme="minorEastAsia"/>
                <w:sz w:val="18"/>
                <w:szCs w:val="18"/>
              </w:rPr>
            </w:pPr>
          </w:p>
        </w:tc>
        <w:tc>
          <w:tcPr>
            <w:tcW w:w="673" w:type="pct"/>
            <w:shd w:val="clear" w:color="auto" w:fill="auto"/>
          </w:tcPr>
          <w:p w14:paraId="00CA0F55"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M</w:t>
            </w:r>
            <w:r w:rsidRPr="00BA1D12">
              <w:rPr>
                <w:rFonts w:asciiTheme="minorEastAsia" w:eastAsiaTheme="minorEastAsia" w:hAnsiTheme="minorEastAsia" w:hint="eastAsia"/>
                <w:bCs/>
                <w:sz w:val="18"/>
                <w:szCs w:val="18"/>
              </w:rPr>
              <w:t>erchantId</w:t>
            </w:r>
          </w:p>
        </w:tc>
        <w:tc>
          <w:tcPr>
            <w:tcW w:w="1632" w:type="pct"/>
            <w:shd w:val="clear" w:color="auto" w:fill="auto"/>
          </w:tcPr>
          <w:p w14:paraId="62BAE4C7" w14:textId="656331A2" w:rsidR="00AA2783" w:rsidRPr="00BA1D12" w:rsidRDefault="00AA2783" w:rsidP="00AA2783">
            <w:pPr>
              <w:rPr>
                <w:rFonts w:asciiTheme="minorEastAsia" w:eastAsiaTheme="minorEastAsia" w:hAnsiTheme="minorEastAsia"/>
                <w:bCs/>
                <w:sz w:val="18"/>
                <w:szCs w:val="18"/>
              </w:rPr>
            </w:pPr>
            <w:r w:rsidRPr="00BA1D12">
              <w:rPr>
                <w:rFonts w:asciiTheme="minorEastAsia" w:eastAsiaTheme="minorEastAsia" w:hAnsiTheme="minorEastAsia" w:hint="eastAsia"/>
                <w:bCs/>
                <w:sz w:val="18"/>
                <w:szCs w:val="18"/>
              </w:rPr>
              <w:t>商户号</w:t>
            </w:r>
            <w:r w:rsidR="0045394B">
              <w:rPr>
                <w:rFonts w:asciiTheme="minorEastAsia" w:eastAsiaTheme="minorEastAsia" w:hAnsiTheme="minorEastAsia" w:hint="eastAsia"/>
                <w:bCs/>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639" w:type="pct"/>
            <w:gridSpan w:val="2"/>
            <w:tcBorders>
              <w:top w:val="single" w:sz="4" w:space="0" w:color="auto"/>
              <w:left w:val="single" w:sz="4" w:space="0" w:color="auto"/>
              <w:bottom w:val="single" w:sz="4" w:space="0" w:color="auto"/>
              <w:right w:val="single" w:sz="4" w:space="0" w:color="auto"/>
            </w:tcBorders>
          </w:tcPr>
          <w:p w14:paraId="36E78946"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String</w:t>
            </w:r>
          </w:p>
        </w:tc>
        <w:tc>
          <w:tcPr>
            <w:tcW w:w="258" w:type="pct"/>
            <w:gridSpan w:val="2"/>
            <w:tcBorders>
              <w:top w:val="single" w:sz="4" w:space="0" w:color="auto"/>
              <w:left w:val="single" w:sz="4" w:space="0" w:color="auto"/>
              <w:bottom w:val="single" w:sz="4" w:space="0" w:color="auto"/>
              <w:right w:val="single" w:sz="4" w:space="0" w:color="auto"/>
            </w:tcBorders>
          </w:tcPr>
          <w:p w14:paraId="6B8A25B5"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32</w:t>
            </w:r>
          </w:p>
        </w:tc>
        <w:tc>
          <w:tcPr>
            <w:tcW w:w="258" w:type="pct"/>
            <w:gridSpan w:val="2"/>
            <w:tcBorders>
              <w:top w:val="single" w:sz="4" w:space="0" w:color="auto"/>
              <w:left w:val="single" w:sz="4" w:space="0" w:color="auto"/>
              <w:bottom w:val="single" w:sz="4" w:space="0" w:color="auto"/>
              <w:right w:val="single" w:sz="4" w:space="0" w:color="auto"/>
            </w:tcBorders>
          </w:tcPr>
          <w:p w14:paraId="2DD58472" w14:textId="77777777" w:rsidR="00AA2783" w:rsidRPr="00BA1D12" w:rsidRDefault="00AA2783" w:rsidP="00AA2783">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M</w:t>
            </w:r>
            <w:r>
              <w:rPr>
                <w:rFonts w:asciiTheme="minorEastAsia" w:eastAsiaTheme="minorEastAsia" w:hAnsiTheme="minorEastAsia"/>
                <w:bCs/>
                <w:sz w:val="18"/>
                <w:szCs w:val="18"/>
              </w:rPr>
              <w:t>E</w:t>
            </w:r>
          </w:p>
        </w:tc>
        <w:tc>
          <w:tcPr>
            <w:tcW w:w="1290" w:type="pct"/>
            <w:tcBorders>
              <w:top w:val="single" w:sz="4" w:space="0" w:color="auto"/>
              <w:left w:val="single" w:sz="4" w:space="0" w:color="auto"/>
              <w:bottom w:val="single" w:sz="4" w:space="0" w:color="auto"/>
              <w:right w:val="single" w:sz="4" w:space="0" w:color="auto"/>
            </w:tcBorders>
          </w:tcPr>
          <w:p w14:paraId="7346CE45" w14:textId="77777777" w:rsidR="00AA2783" w:rsidRPr="00BA1D12" w:rsidRDefault="00AA2783" w:rsidP="00AA2783">
            <w:pPr>
              <w:rPr>
                <w:rFonts w:asciiTheme="minorEastAsia" w:eastAsiaTheme="minorEastAsia" w:hAnsiTheme="minorEastAsia"/>
                <w:bCs/>
                <w:sz w:val="18"/>
                <w:szCs w:val="18"/>
              </w:rPr>
            </w:pPr>
            <w:r w:rsidRPr="00543A75">
              <w:rPr>
                <w:rFonts w:asciiTheme="minorHAnsi" w:eastAsiaTheme="minorEastAsia" w:hAnsiTheme="minorHAnsi"/>
                <w:sz w:val="18"/>
                <w:szCs w:val="18"/>
              </w:rPr>
              <w:t>226801000000000101099</w:t>
            </w:r>
          </w:p>
        </w:tc>
      </w:tr>
    </w:tbl>
    <w:p w14:paraId="246058D1" w14:textId="77777777" w:rsidR="000A050D" w:rsidRDefault="000A050D" w:rsidP="00A43EF8"/>
    <w:p w14:paraId="1C104931" w14:textId="3B660375" w:rsidR="000A050D" w:rsidRDefault="000A050D" w:rsidP="00A43EF8">
      <w:pPr>
        <w:pStyle w:val="4"/>
        <w:numPr>
          <w:ilvl w:val="0"/>
          <w:numId w:val="0"/>
        </w:numPr>
        <w:ind w:left="864" w:hanging="864"/>
      </w:pPr>
      <w:r>
        <w:rPr>
          <w:rFonts w:hint="eastAsia"/>
        </w:rPr>
        <w:t>报文返回码</w:t>
      </w:r>
    </w:p>
    <w:tbl>
      <w:tblPr>
        <w:tblStyle w:val="a9"/>
        <w:tblW w:w="7196" w:type="dxa"/>
        <w:tblLook w:val="04A0" w:firstRow="1" w:lastRow="0" w:firstColumn="1" w:lastColumn="0" w:noHBand="0" w:noVBand="1"/>
      </w:tblPr>
      <w:tblGrid>
        <w:gridCol w:w="4195"/>
        <w:gridCol w:w="3001"/>
      </w:tblGrid>
      <w:tr w:rsidR="000A050D" w:rsidRPr="00F561BB" w14:paraId="3D734A0D" w14:textId="77777777" w:rsidTr="00F32D02">
        <w:tc>
          <w:tcPr>
            <w:tcW w:w="41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49DB1" w14:textId="77777777" w:rsidR="000A050D" w:rsidRPr="00F561BB" w:rsidRDefault="000A050D" w:rsidP="00F32D02">
            <w:pPr>
              <w:rPr>
                <w:rFonts w:ascii="宋体" w:hAnsi="宋体" w:cs="Courier New"/>
                <w:sz w:val="21"/>
              </w:rPr>
            </w:pPr>
            <w:r w:rsidRPr="00F561BB">
              <w:rPr>
                <w:rFonts w:ascii="宋体" w:hAnsi="宋体" w:cs="Courier New" w:hint="eastAsia"/>
                <w:sz w:val="21"/>
              </w:rPr>
              <w:t>返回码</w:t>
            </w:r>
          </w:p>
        </w:tc>
        <w:tc>
          <w:tcPr>
            <w:tcW w:w="3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B24E50" w14:textId="77777777" w:rsidR="000A050D" w:rsidRPr="00F561BB" w:rsidRDefault="000A050D" w:rsidP="00F32D02">
            <w:pPr>
              <w:rPr>
                <w:rFonts w:ascii="宋体" w:hAnsi="宋体" w:cs="Courier New"/>
                <w:sz w:val="21"/>
              </w:rPr>
            </w:pPr>
            <w:r>
              <w:rPr>
                <w:rFonts w:ascii="宋体" w:hAnsi="宋体" w:hint="eastAsia"/>
                <w:color w:val="000000"/>
                <w:sz w:val="21"/>
              </w:rPr>
              <w:t>中文</w:t>
            </w:r>
            <w:r>
              <w:rPr>
                <w:rFonts w:ascii="宋体" w:hAnsi="宋体"/>
                <w:color w:val="000000"/>
                <w:sz w:val="21"/>
              </w:rPr>
              <w:t>描述</w:t>
            </w:r>
          </w:p>
        </w:tc>
      </w:tr>
      <w:tr w:rsidR="003920FD" w:rsidRPr="00F561BB" w14:paraId="5DDC72FD" w14:textId="77777777" w:rsidTr="00F32D02">
        <w:tc>
          <w:tcPr>
            <w:tcW w:w="4195" w:type="dxa"/>
            <w:tcBorders>
              <w:top w:val="single" w:sz="4" w:space="0" w:color="auto"/>
              <w:left w:val="single" w:sz="4" w:space="0" w:color="auto"/>
              <w:bottom w:val="single" w:sz="4" w:space="0" w:color="auto"/>
              <w:right w:val="single" w:sz="4" w:space="0" w:color="auto"/>
            </w:tcBorders>
            <w:vAlign w:val="bottom"/>
          </w:tcPr>
          <w:p w14:paraId="0AEC9949" w14:textId="0885AD85" w:rsidR="003920FD" w:rsidRPr="00F561BB" w:rsidRDefault="003920FD" w:rsidP="003920FD">
            <w:pPr>
              <w:rPr>
                <w:rFonts w:ascii="宋体" w:hAnsi="宋体"/>
                <w:sz w:val="21"/>
              </w:rPr>
            </w:pPr>
            <w:r>
              <w:rPr>
                <w:rFonts w:hint="eastAsia"/>
                <w:color w:val="000000"/>
              </w:rPr>
              <w:t>BKMP_ILLEGAL_PARAM</w:t>
            </w:r>
          </w:p>
        </w:tc>
        <w:tc>
          <w:tcPr>
            <w:tcW w:w="3001" w:type="dxa"/>
            <w:tcBorders>
              <w:top w:val="single" w:sz="4" w:space="0" w:color="auto"/>
              <w:left w:val="single" w:sz="4" w:space="0" w:color="auto"/>
              <w:bottom w:val="single" w:sz="4" w:space="0" w:color="auto"/>
              <w:right w:val="single" w:sz="4" w:space="0" w:color="auto"/>
            </w:tcBorders>
            <w:vAlign w:val="bottom"/>
          </w:tcPr>
          <w:p w14:paraId="31C140B7" w14:textId="44F25464" w:rsidR="003920FD" w:rsidRPr="00F561BB" w:rsidRDefault="003920FD" w:rsidP="003920FD">
            <w:pPr>
              <w:rPr>
                <w:rFonts w:ascii="宋体" w:hAnsi="宋体"/>
                <w:sz w:val="21"/>
              </w:rPr>
            </w:pPr>
            <w:r>
              <w:rPr>
                <w:rFonts w:hint="eastAsia"/>
                <w:color w:val="000000"/>
              </w:rPr>
              <w:t>参数非法</w:t>
            </w:r>
          </w:p>
        </w:tc>
      </w:tr>
      <w:tr w:rsidR="003920FD" w:rsidRPr="00F561BB" w14:paraId="2F1916F7" w14:textId="77777777" w:rsidTr="00F32D02">
        <w:tc>
          <w:tcPr>
            <w:tcW w:w="4195" w:type="dxa"/>
            <w:tcBorders>
              <w:top w:val="single" w:sz="4" w:space="0" w:color="auto"/>
              <w:left w:val="single" w:sz="4" w:space="0" w:color="auto"/>
              <w:bottom w:val="single" w:sz="4" w:space="0" w:color="auto"/>
              <w:right w:val="single" w:sz="4" w:space="0" w:color="auto"/>
            </w:tcBorders>
            <w:vAlign w:val="bottom"/>
          </w:tcPr>
          <w:p w14:paraId="6D342AD3" w14:textId="4992B3F1" w:rsidR="003920FD" w:rsidRDefault="003920FD" w:rsidP="003920FD">
            <w:pPr>
              <w:rPr>
                <w:color w:val="000000"/>
              </w:rPr>
            </w:pPr>
            <w:r>
              <w:rPr>
                <w:rFonts w:hint="eastAsia"/>
                <w:color w:val="000000"/>
              </w:rPr>
              <w:t>BKMP_IDEMPOTENCY_ERROR</w:t>
            </w:r>
          </w:p>
        </w:tc>
        <w:tc>
          <w:tcPr>
            <w:tcW w:w="3001" w:type="dxa"/>
            <w:tcBorders>
              <w:top w:val="single" w:sz="4" w:space="0" w:color="auto"/>
              <w:left w:val="single" w:sz="4" w:space="0" w:color="auto"/>
              <w:bottom w:val="single" w:sz="4" w:space="0" w:color="auto"/>
              <w:right w:val="single" w:sz="4" w:space="0" w:color="auto"/>
            </w:tcBorders>
            <w:vAlign w:val="bottom"/>
          </w:tcPr>
          <w:p w14:paraId="055BD578" w14:textId="62775662" w:rsidR="003920FD" w:rsidRDefault="003920FD" w:rsidP="003920FD">
            <w:pPr>
              <w:rPr>
                <w:color w:val="000000"/>
              </w:rPr>
            </w:pPr>
            <w:r>
              <w:rPr>
                <w:rFonts w:hint="eastAsia"/>
                <w:color w:val="000000"/>
              </w:rPr>
              <w:t>幂等性错误</w:t>
            </w:r>
          </w:p>
        </w:tc>
      </w:tr>
      <w:tr w:rsidR="003920FD" w:rsidRPr="00F561BB" w14:paraId="057465A0" w14:textId="77777777" w:rsidTr="00F32D02">
        <w:tc>
          <w:tcPr>
            <w:tcW w:w="4195" w:type="dxa"/>
            <w:tcBorders>
              <w:top w:val="single" w:sz="4" w:space="0" w:color="auto"/>
              <w:left w:val="single" w:sz="4" w:space="0" w:color="auto"/>
              <w:bottom w:val="single" w:sz="4" w:space="0" w:color="auto"/>
              <w:right w:val="single" w:sz="4" w:space="0" w:color="auto"/>
            </w:tcBorders>
            <w:vAlign w:val="bottom"/>
          </w:tcPr>
          <w:p w14:paraId="13ED53AE" w14:textId="1739D65B" w:rsidR="003920FD" w:rsidRDefault="003920FD" w:rsidP="003920FD">
            <w:pPr>
              <w:rPr>
                <w:color w:val="000000"/>
              </w:rPr>
            </w:pPr>
            <w:r>
              <w:rPr>
                <w:rFonts w:hint="eastAsia"/>
                <w:color w:val="000000"/>
              </w:rPr>
              <w:t>BKMP_SMS_VERIFY_OVER_COUNT_LIMIT</w:t>
            </w:r>
          </w:p>
        </w:tc>
        <w:tc>
          <w:tcPr>
            <w:tcW w:w="3001" w:type="dxa"/>
            <w:tcBorders>
              <w:top w:val="single" w:sz="4" w:space="0" w:color="auto"/>
              <w:left w:val="single" w:sz="4" w:space="0" w:color="auto"/>
              <w:bottom w:val="single" w:sz="4" w:space="0" w:color="auto"/>
              <w:right w:val="single" w:sz="4" w:space="0" w:color="auto"/>
            </w:tcBorders>
            <w:vAlign w:val="bottom"/>
          </w:tcPr>
          <w:p w14:paraId="12B0031F" w14:textId="20E111FD" w:rsidR="003920FD" w:rsidRDefault="003920FD" w:rsidP="003920FD">
            <w:pPr>
              <w:rPr>
                <w:color w:val="000000"/>
              </w:rPr>
            </w:pPr>
            <w:r>
              <w:rPr>
                <w:rFonts w:hint="eastAsia"/>
                <w:color w:val="000000"/>
              </w:rPr>
              <w:t>验证码已使用或已过期</w:t>
            </w:r>
          </w:p>
        </w:tc>
      </w:tr>
      <w:tr w:rsidR="003920FD" w:rsidRPr="00F561BB" w14:paraId="2DC1CA7B" w14:textId="77777777" w:rsidTr="00F32D02">
        <w:tc>
          <w:tcPr>
            <w:tcW w:w="4195" w:type="dxa"/>
            <w:tcBorders>
              <w:top w:val="single" w:sz="4" w:space="0" w:color="auto"/>
              <w:left w:val="single" w:sz="4" w:space="0" w:color="auto"/>
              <w:bottom w:val="single" w:sz="4" w:space="0" w:color="auto"/>
              <w:right w:val="single" w:sz="4" w:space="0" w:color="auto"/>
            </w:tcBorders>
            <w:vAlign w:val="bottom"/>
          </w:tcPr>
          <w:p w14:paraId="2047C6EC" w14:textId="757BE1D6" w:rsidR="003920FD" w:rsidRDefault="003920FD" w:rsidP="003920FD">
            <w:pPr>
              <w:rPr>
                <w:color w:val="000000"/>
              </w:rPr>
            </w:pPr>
            <w:r>
              <w:rPr>
                <w:rFonts w:hint="eastAsia"/>
                <w:color w:val="000000"/>
              </w:rPr>
              <w:t>BKMP_SMS_VERIFY_ERROR</w:t>
            </w:r>
          </w:p>
        </w:tc>
        <w:tc>
          <w:tcPr>
            <w:tcW w:w="3001" w:type="dxa"/>
            <w:tcBorders>
              <w:top w:val="single" w:sz="4" w:space="0" w:color="auto"/>
              <w:left w:val="single" w:sz="4" w:space="0" w:color="auto"/>
              <w:bottom w:val="single" w:sz="4" w:space="0" w:color="auto"/>
              <w:right w:val="single" w:sz="4" w:space="0" w:color="auto"/>
            </w:tcBorders>
            <w:vAlign w:val="bottom"/>
          </w:tcPr>
          <w:p w14:paraId="7CA70041" w14:textId="2C93C129" w:rsidR="003920FD" w:rsidRDefault="003920FD" w:rsidP="003920FD">
            <w:pPr>
              <w:rPr>
                <w:color w:val="000000"/>
              </w:rPr>
            </w:pPr>
            <w:r>
              <w:rPr>
                <w:rFonts w:hint="eastAsia"/>
                <w:color w:val="000000"/>
              </w:rPr>
              <w:t>手机验证码错误</w:t>
            </w:r>
          </w:p>
        </w:tc>
      </w:tr>
    </w:tbl>
    <w:p w14:paraId="5E1780EB" w14:textId="77777777" w:rsidR="000A050D" w:rsidRPr="000A050D" w:rsidRDefault="000A050D" w:rsidP="00A43EF8"/>
    <w:p w14:paraId="63BF26AC" w14:textId="77777777" w:rsidR="00AA2783" w:rsidRDefault="008906B4" w:rsidP="008906B4">
      <w:pPr>
        <w:pStyle w:val="3"/>
        <w:jc w:val="left"/>
        <w:rPr>
          <w:sz w:val="24"/>
        </w:rPr>
      </w:pPr>
      <w:r w:rsidRPr="008906B4">
        <w:rPr>
          <w:rFonts w:hint="eastAsia"/>
        </w:rPr>
        <w:t>移动刷卡支付（</w:t>
      </w:r>
      <w:r w:rsidRPr="008906B4">
        <w:t>被扫）接口</w:t>
      </w:r>
      <w:r w:rsidRPr="008906B4">
        <w:rPr>
          <w:sz w:val="24"/>
        </w:rPr>
        <w:t>&lt;ant.mybank</w:t>
      </w:r>
      <w:r w:rsidRPr="008906B4">
        <w:rPr>
          <w:rFonts w:hint="eastAsia"/>
          <w:sz w:val="24"/>
        </w:rPr>
        <w:t>.</w:t>
      </w:r>
      <w:r w:rsidRPr="008906B4">
        <w:rPr>
          <w:sz w:val="24"/>
        </w:rPr>
        <w:t>bkmerchanttrade</w:t>
      </w:r>
      <w:r w:rsidRPr="008906B4">
        <w:rPr>
          <w:rFonts w:hint="eastAsia"/>
          <w:sz w:val="24"/>
        </w:rPr>
        <w:t>.pay</w:t>
      </w:r>
      <w:r w:rsidRPr="008906B4">
        <w:rPr>
          <w:sz w:val="24"/>
        </w:rPr>
        <w:t>&gt;</w:t>
      </w:r>
    </w:p>
    <w:p w14:paraId="373B7AEA" w14:textId="77777777" w:rsidR="008906B4" w:rsidRDefault="008906B4" w:rsidP="008906B4">
      <w:pPr>
        <w:spacing w:line="360" w:lineRule="auto"/>
        <w:ind w:firstLineChars="200" w:firstLine="480"/>
        <w:rPr>
          <w:sz w:val="24"/>
          <w:szCs w:val="24"/>
        </w:rPr>
      </w:pPr>
      <w:r w:rsidRPr="001C1431">
        <w:rPr>
          <w:rFonts w:hint="eastAsia"/>
          <w:sz w:val="24"/>
          <w:szCs w:val="24"/>
        </w:rPr>
        <w:t>收银员使用扫码设备读取用户手机</w:t>
      </w:r>
      <w:r>
        <w:rPr>
          <w:rFonts w:hint="eastAsia"/>
          <w:sz w:val="24"/>
          <w:szCs w:val="24"/>
        </w:rPr>
        <w:t>微信</w:t>
      </w:r>
      <w:r>
        <w:rPr>
          <w:sz w:val="24"/>
          <w:szCs w:val="24"/>
        </w:rPr>
        <w:t>、支付宝客户端</w:t>
      </w:r>
      <w:r>
        <w:rPr>
          <w:rFonts w:hint="eastAsia"/>
          <w:sz w:val="24"/>
          <w:szCs w:val="24"/>
        </w:rPr>
        <w:t>生成</w:t>
      </w:r>
      <w:r w:rsidRPr="001C1431">
        <w:rPr>
          <w:rFonts w:hint="eastAsia"/>
          <w:sz w:val="24"/>
          <w:szCs w:val="24"/>
        </w:rPr>
        <w:t>的</w:t>
      </w:r>
      <w:r w:rsidRPr="001C1431">
        <w:rPr>
          <w:rFonts w:hint="eastAsia"/>
          <w:sz w:val="24"/>
          <w:szCs w:val="24"/>
        </w:rPr>
        <w:t xml:space="preserve"> </w:t>
      </w:r>
      <w:r w:rsidRPr="001C1431">
        <w:rPr>
          <w:rFonts w:hint="eastAsia"/>
          <w:sz w:val="24"/>
          <w:szCs w:val="24"/>
        </w:rPr>
        <w:t>“付款码”，将二维码或条码信息</w:t>
      </w:r>
      <w:r>
        <w:rPr>
          <w:rFonts w:hint="eastAsia"/>
          <w:sz w:val="24"/>
          <w:szCs w:val="24"/>
        </w:rPr>
        <w:t>通过本接口上送至网商</w:t>
      </w:r>
      <w:r>
        <w:rPr>
          <w:sz w:val="24"/>
          <w:szCs w:val="24"/>
        </w:rPr>
        <w:t>银行移动</w:t>
      </w:r>
      <w:r w:rsidRPr="001C1431">
        <w:rPr>
          <w:rFonts w:hint="eastAsia"/>
          <w:sz w:val="24"/>
          <w:szCs w:val="24"/>
        </w:rPr>
        <w:t>支付平台发起支付。</w:t>
      </w:r>
    </w:p>
    <w:p w14:paraId="7FE72218" w14:textId="77777777" w:rsidR="008906B4" w:rsidRDefault="008906B4" w:rsidP="008906B4">
      <w:pPr>
        <w:spacing w:line="360" w:lineRule="auto"/>
        <w:ind w:firstLineChars="200" w:firstLine="480"/>
        <w:rPr>
          <w:sz w:val="24"/>
          <w:szCs w:val="24"/>
        </w:rPr>
      </w:pPr>
      <w:r>
        <w:rPr>
          <w:rFonts w:hint="eastAsia"/>
          <w:sz w:val="24"/>
          <w:szCs w:val="24"/>
        </w:rPr>
        <w:t>通常</w:t>
      </w:r>
      <w:r>
        <w:rPr>
          <w:sz w:val="24"/>
          <w:szCs w:val="24"/>
        </w:rPr>
        <w:t>，</w:t>
      </w:r>
      <w:r>
        <w:rPr>
          <w:rFonts w:hint="eastAsia"/>
          <w:sz w:val="24"/>
          <w:szCs w:val="24"/>
        </w:rPr>
        <w:t>移动刷卡</w:t>
      </w:r>
      <w:r>
        <w:rPr>
          <w:sz w:val="24"/>
          <w:szCs w:val="24"/>
        </w:rPr>
        <w:t>支付</w:t>
      </w:r>
      <w:r>
        <w:rPr>
          <w:rFonts w:hint="eastAsia"/>
          <w:sz w:val="24"/>
          <w:szCs w:val="24"/>
        </w:rPr>
        <w:t>后</w:t>
      </w:r>
      <w:r>
        <w:rPr>
          <w:sz w:val="24"/>
          <w:szCs w:val="24"/>
        </w:rPr>
        <w:t>会同步返回支付结果。当客户需要输入密码</w:t>
      </w:r>
      <w:r>
        <w:rPr>
          <w:rFonts w:hint="eastAsia"/>
          <w:sz w:val="24"/>
          <w:szCs w:val="24"/>
        </w:rPr>
        <w:t>或</w:t>
      </w:r>
      <w:r>
        <w:rPr>
          <w:sz w:val="24"/>
          <w:szCs w:val="24"/>
        </w:rPr>
        <w:t>出现网络异常时，</w:t>
      </w:r>
      <w:r>
        <w:rPr>
          <w:rFonts w:hint="eastAsia"/>
          <w:sz w:val="24"/>
          <w:szCs w:val="24"/>
        </w:rPr>
        <w:t>网商</w:t>
      </w:r>
      <w:r>
        <w:rPr>
          <w:sz w:val="24"/>
          <w:szCs w:val="24"/>
        </w:rPr>
        <w:t>系统会同步</w:t>
      </w:r>
      <w:r>
        <w:rPr>
          <w:rFonts w:hint="eastAsia"/>
          <w:sz w:val="24"/>
          <w:szCs w:val="24"/>
        </w:rPr>
        <w:t>在</w:t>
      </w:r>
      <w:r>
        <w:rPr>
          <w:sz w:val="24"/>
          <w:szCs w:val="24"/>
        </w:rPr>
        <w:t>返回码组</w:t>
      </w:r>
      <w:r>
        <w:rPr>
          <w:rFonts w:hint="eastAsia"/>
          <w:sz w:val="24"/>
          <w:szCs w:val="24"/>
        </w:rPr>
        <w:t>件</w:t>
      </w:r>
      <w:r>
        <w:rPr>
          <w:sz w:val="24"/>
          <w:szCs w:val="24"/>
        </w:rPr>
        <w:t>R</w:t>
      </w:r>
      <w:r w:rsidRPr="00D73CD1">
        <w:rPr>
          <w:sz w:val="24"/>
          <w:szCs w:val="24"/>
        </w:rPr>
        <w:t>esultStatus</w:t>
      </w:r>
      <w:r>
        <w:rPr>
          <w:rFonts w:hint="eastAsia"/>
          <w:sz w:val="24"/>
          <w:szCs w:val="24"/>
        </w:rPr>
        <w:t>字段</w:t>
      </w:r>
      <w:r>
        <w:rPr>
          <w:sz w:val="24"/>
          <w:szCs w:val="24"/>
        </w:rPr>
        <w:t>返回</w:t>
      </w:r>
      <w:r>
        <w:rPr>
          <w:rFonts w:hint="eastAsia"/>
          <w:sz w:val="24"/>
          <w:szCs w:val="24"/>
        </w:rPr>
        <w:t>“</w:t>
      </w:r>
      <w:r>
        <w:rPr>
          <w:sz w:val="24"/>
          <w:szCs w:val="24"/>
        </w:rPr>
        <w:t>处理中</w:t>
      </w:r>
      <w:r>
        <w:rPr>
          <w:rFonts w:hint="eastAsia"/>
          <w:sz w:val="24"/>
          <w:szCs w:val="24"/>
        </w:rPr>
        <w:t>”</w:t>
      </w:r>
      <w:r>
        <w:rPr>
          <w:sz w:val="24"/>
          <w:szCs w:val="24"/>
        </w:rPr>
        <w:t>，需要</w:t>
      </w:r>
      <w:r>
        <w:rPr>
          <w:rFonts w:hint="eastAsia"/>
          <w:sz w:val="24"/>
          <w:szCs w:val="24"/>
        </w:rPr>
        <w:t>合作方</w:t>
      </w:r>
      <w:r>
        <w:rPr>
          <w:sz w:val="24"/>
          <w:szCs w:val="24"/>
        </w:rPr>
        <w:t>系统调用</w:t>
      </w:r>
      <w:r>
        <w:rPr>
          <w:rFonts w:hint="eastAsia"/>
          <w:sz w:val="24"/>
          <w:szCs w:val="24"/>
        </w:rPr>
        <w:t>【</w:t>
      </w:r>
      <w:r>
        <w:rPr>
          <w:sz w:val="24"/>
          <w:szCs w:val="24"/>
        </w:rPr>
        <w:t>订单</w:t>
      </w:r>
      <w:r>
        <w:rPr>
          <w:rFonts w:hint="eastAsia"/>
          <w:sz w:val="24"/>
          <w:szCs w:val="24"/>
        </w:rPr>
        <w:t>查询接口】</w:t>
      </w:r>
      <w:r>
        <w:rPr>
          <w:sz w:val="24"/>
          <w:szCs w:val="24"/>
        </w:rPr>
        <w:t>回查交易结果。</w:t>
      </w:r>
    </w:p>
    <w:p w14:paraId="6113F0AC" w14:textId="77777777" w:rsidR="008906B4" w:rsidRDefault="008906B4" w:rsidP="008906B4">
      <w:pPr>
        <w:pStyle w:val="4"/>
        <w:numPr>
          <w:ilvl w:val="0"/>
          <w:numId w:val="0"/>
        </w:numPr>
        <w:ind w:left="864" w:hanging="864"/>
      </w:pPr>
      <w:r>
        <w:rPr>
          <w:rFonts w:hint="eastAsia"/>
        </w:rPr>
        <w:t>请求</w:t>
      </w:r>
      <w:r>
        <w:t>报文</w:t>
      </w:r>
    </w:p>
    <w:p w14:paraId="5504DD5C" w14:textId="77777777" w:rsidR="008906B4" w:rsidRPr="00D73CD1" w:rsidRDefault="008906B4" w:rsidP="008906B4">
      <w:r>
        <w:rPr>
          <w:rFonts w:hint="eastAsia"/>
        </w:rPr>
        <w:t xml:space="preserve">    </w:t>
      </w:r>
    </w:p>
    <w:tbl>
      <w:tblPr>
        <w:tblStyle w:val="a9"/>
        <w:tblW w:w="5000" w:type="pct"/>
        <w:tblLayout w:type="fixed"/>
        <w:tblLook w:val="04A0" w:firstRow="1" w:lastRow="0" w:firstColumn="1" w:lastColumn="0" w:noHBand="0" w:noVBand="1"/>
      </w:tblPr>
      <w:tblGrid>
        <w:gridCol w:w="563"/>
        <w:gridCol w:w="1333"/>
        <w:gridCol w:w="2273"/>
        <w:gridCol w:w="1380"/>
        <w:gridCol w:w="486"/>
        <w:gridCol w:w="426"/>
        <w:gridCol w:w="1835"/>
      </w:tblGrid>
      <w:tr w:rsidR="008906B4" w:rsidRPr="00CB1278" w14:paraId="7ED9E150" w14:textId="77777777" w:rsidTr="00BE006F">
        <w:trPr>
          <w:trHeight w:val="324"/>
        </w:trPr>
        <w:tc>
          <w:tcPr>
            <w:tcW w:w="3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ACFB53" w14:textId="77777777" w:rsidR="008906B4" w:rsidRPr="00B55BC7" w:rsidRDefault="008906B4" w:rsidP="00C11757">
            <w:pPr>
              <w:rPr>
                <w:rFonts w:asciiTheme="minorEastAsia" w:eastAsiaTheme="minorEastAsia" w:hAnsiTheme="minorEastAsia"/>
                <w:b/>
              </w:rPr>
            </w:pPr>
            <w:r>
              <w:rPr>
                <w:rFonts w:asciiTheme="minorEastAsia" w:eastAsiaTheme="minorEastAsia" w:hAnsiTheme="minorEastAsia" w:hint="eastAsia"/>
                <w:b/>
              </w:rPr>
              <w:t>序号</w:t>
            </w:r>
          </w:p>
        </w:tc>
        <w:tc>
          <w:tcPr>
            <w:tcW w:w="80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325E05" w14:textId="77777777" w:rsidR="008906B4" w:rsidRPr="00B55BC7" w:rsidRDefault="008906B4"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13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DA881" w14:textId="77777777" w:rsidR="008906B4" w:rsidRPr="00B55BC7" w:rsidRDefault="008906B4"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8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4629A9" w14:textId="77777777" w:rsidR="008906B4" w:rsidRPr="00B55BC7" w:rsidRDefault="008906B4"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B93F90" w14:textId="77777777" w:rsidR="008906B4" w:rsidRPr="00B55BC7" w:rsidRDefault="008906B4"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2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C86B39" w14:textId="77777777" w:rsidR="008906B4" w:rsidRPr="00B55BC7" w:rsidRDefault="008906B4"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10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669E9" w14:textId="77777777" w:rsidR="008906B4" w:rsidRPr="00B55BC7" w:rsidRDefault="008906B4"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8906B4" w:rsidRPr="00B67332" w14:paraId="69C7A2B1" w14:textId="77777777" w:rsidTr="00BE006F">
        <w:trPr>
          <w:trHeight w:val="287"/>
        </w:trPr>
        <w:tc>
          <w:tcPr>
            <w:tcW w:w="339" w:type="pct"/>
          </w:tcPr>
          <w:p w14:paraId="07A5B9D2" w14:textId="77777777" w:rsidR="008906B4" w:rsidRPr="00FB2BC9"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hideMark/>
          </w:tcPr>
          <w:p w14:paraId="7BD65539" w14:textId="77777777" w:rsidR="008906B4" w:rsidRPr="00522861"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A</w:t>
            </w:r>
            <w:r w:rsidRPr="00522861">
              <w:rPr>
                <w:rFonts w:asciiTheme="minorEastAsia" w:eastAsiaTheme="minorEastAsia" w:hAnsiTheme="minorEastAsia" w:hint="eastAsia"/>
                <w:sz w:val="18"/>
                <w:szCs w:val="18"/>
              </w:rPr>
              <w:t>uthCode</w:t>
            </w:r>
          </w:p>
        </w:tc>
        <w:tc>
          <w:tcPr>
            <w:tcW w:w="1370" w:type="pct"/>
            <w:shd w:val="clear" w:color="auto" w:fill="auto"/>
            <w:hideMark/>
          </w:tcPr>
          <w:p w14:paraId="689064CA" w14:textId="77777777" w:rsidR="008906B4" w:rsidRPr="00522861" w:rsidRDefault="008906B4" w:rsidP="00C11757">
            <w:pPr>
              <w:rPr>
                <w:rFonts w:asciiTheme="minorEastAsia" w:eastAsiaTheme="minorEastAsia" w:hAnsiTheme="minorEastAsia"/>
                <w:bCs/>
                <w:sz w:val="18"/>
                <w:szCs w:val="18"/>
              </w:rPr>
            </w:pPr>
            <w:r w:rsidRPr="00522861">
              <w:rPr>
                <w:rFonts w:asciiTheme="minorEastAsia" w:eastAsiaTheme="minorEastAsia" w:hAnsiTheme="minorEastAsia" w:hint="eastAsia"/>
                <w:sz w:val="18"/>
                <w:szCs w:val="18"/>
              </w:rPr>
              <w:t>第三方支付授权码</w:t>
            </w:r>
            <w:r>
              <w:rPr>
                <w:rFonts w:asciiTheme="minorEastAsia" w:eastAsiaTheme="minorEastAsia" w:hAnsiTheme="minorEastAsia" w:hint="eastAsia"/>
                <w:sz w:val="18"/>
                <w:szCs w:val="18"/>
              </w:rPr>
              <w:t>。</w:t>
            </w:r>
            <w:r w:rsidRPr="00D73CD1">
              <w:rPr>
                <w:rFonts w:asciiTheme="minorEastAsia" w:eastAsiaTheme="minorEastAsia" w:hAnsiTheme="minorEastAsia" w:hint="eastAsia"/>
                <w:sz w:val="18"/>
                <w:szCs w:val="18"/>
              </w:rPr>
              <w:t>扫码支付授权码，设备读取用户</w:t>
            </w:r>
            <w:r>
              <w:rPr>
                <w:rFonts w:asciiTheme="minorEastAsia" w:eastAsiaTheme="minorEastAsia" w:hAnsiTheme="minorEastAsia" w:hint="eastAsia"/>
                <w:sz w:val="18"/>
                <w:szCs w:val="18"/>
              </w:rPr>
              <w:t>支付宝</w:t>
            </w:r>
            <w:r>
              <w:rPr>
                <w:rFonts w:asciiTheme="minorEastAsia" w:eastAsiaTheme="minorEastAsia" w:hAnsiTheme="minorEastAsia"/>
                <w:sz w:val="18"/>
                <w:szCs w:val="18"/>
              </w:rPr>
              <w:t>或</w:t>
            </w:r>
            <w:r w:rsidRPr="00D73CD1">
              <w:rPr>
                <w:rFonts w:asciiTheme="minorEastAsia" w:eastAsiaTheme="minorEastAsia" w:hAnsiTheme="minorEastAsia" w:hint="eastAsia"/>
                <w:sz w:val="18"/>
                <w:szCs w:val="18"/>
              </w:rPr>
              <w:t>微信中的条码或者二维码信息</w:t>
            </w:r>
            <w:r>
              <w:rPr>
                <w:rFonts w:asciiTheme="minorEastAsia" w:eastAsiaTheme="minorEastAsia" w:hAnsiTheme="minorEastAsia" w:hint="eastAsia"/>
                <w:sz w:val="18"/>
                <w:szCs w:val="18"/>
              </w:rPr>
              <w:t>。</w:t>
            </w:r>
          </w:p>
        </w:tc>
        <w:tc>
          <w:tcPr>
            <w:tcW w:w="832" w:type="pct"/>
            <w:tcBorders>
              <w:top w:val="single" w:sz="4" w:space="0" w:color="auto"/>
              <w:left w:val="single" w:sz="4" w:space="0" w:color="auto"/>
              <w:bottom w:val="single" w:sz="4" w:space="0" w:color="auto"/>
              <w:right w:val="single" w:sz="4" w:space="0" w:color="auto"/>
            </w:tcBorders>
            <w:hideMark/>
          </w:tcPr>
          <w:p w14:paraId="0677879B" w14:textId="77777777" w:rsidR="008906B4" w:rsidRPr="00522861"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hideMark/>
          </w:tcPr>
          <w:p w14:paraId="329A0034" w14:textId="77777777" w:rsidR="008906B4" w:rsidRPr="00522861" w:rsidRDefault="008906B4" w:rsidP="00C11757">
            <w:pPr>
              <w:rPr>
                <w:rFonts w:asciiTheme="minorEastAsia" w:eastAsiaTheme="minorEastAsia" w:hAnsiTheme="minorEastAsia"/>
                <w:bCs/>
                <w:sz w:val="18"/>
                <w:szCs w:val="18"/>
              </w:rPr>
            </w:pPr>
            <w:r w:rsidRPr="00522861">
              <w:rPr>
                <w:rFonts w:asciiTheme="minorEastAsia" w:eastAsiaTheme="minorEastAsia" w:hAnsiTheme="minorEastAsia" w:hint="eastAsia"/>
                <w:sz w:val="18"/>
                <w:szCs w:val="18"/>
              </w:rPr>
              <w:t>64</w:t>
            </w:r>
          </w:p>
        </w:tc>
        <w:tc>
          <w:tcPr>
            <w:tcW w:w="257" w:type="pct"/>
            <w:tcBorders>
              <w:top w:val="single" w:sz="4" w:space="0" w:color="auto"/>
              <w:left w:val="single" w:sz="4" w:space="0" w:color="auto"/>
              <w:bottom w:val="single" w:sz="4" w:space="0" w:color="auto"/>
              <w:right w:val="single" w:sz="4" w:space="0" w:color="auto"/>
            </w:tcBorders>
            <w:hideMark/>
          </w:tcPr>
          <w:p w14:paraId="59069BE3" w14:textId="77777777" w:rsidR="008906B4" w:rsidRPr="00522861"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1106" w:type="pct"/>
            <w:tcBorders>
              <w:top w:val="single" w:sz="4" w:space="0" w:color="auto"/>
              <w:left w:val="single" w:sz="4" w:space="0" w:color="auto"/>
              <w:bottom w:val="single" w:sz="4" w:space="0" w:color="auto"/>
              <w:right w:val="single" w:sz="4" w:space="0" w:color="auto"/>
            </w:tcBorders>
            <w:hideMark/>
          </w:tcPr>
          <w:p w14:paraId="6D973ADD" w14:textId="77777777" w:rsidR="008906B4" w:rsidRPr="00B67332" w:rsidRDefault="008906B4" w:rsidP="00C11757">
            <w:pPr>
              <w:jc w:val="left"/>
              <w:rPr>
                <w:rFonts w:asciiTheme="minorEastAsia" w:eastAsiaTheme="minorEastAsia" w:hAnsiTheme="minorEastAsia"/>
                <w:color w:val="333333"/>
                <w:sz w:val="18"/>
                <w:szCs w:val="18"/>
                <w:shd w:val="clear" w:color="auto" w:fill="FFFFFF"/>
              </w:rPr>
            </w:pPr>
            <w:r w:rsidRPr="00B67332">
              <w:rPr>
                <w:rFonts w:asciiTheme="minorEastAsia" w:eastAsiaTheme="minorEastAsia" w:hAnsiTheme="minorEastAsia" w:hint="eastAsia"/>
                <w:color w:val="333333"/>
                <w:sz w:val="18"/>
                <w:szCs w:val="18"/>
                <w:shd w:val="clear" w:color="auto" w:fill="FFFFFF"/>
              </w:rPr>
              <w:t>支付宝</w:t>
            </w:r>
            <w:r w:rsidRPr="00B67332">
              <w:rPr>
                <w:rFonts w:asciiTheme="minorEastAsia" w:eastAsiaTheme="minorEastAsia" w:hAnsiTheme="minorEastAsia"/>
                <w:color w:val="333333"/>
                <w:sz w:val="18"/>
                <w:szCs w:val="18"/>
                <w:shd w:val="clear" w:color="auto" w:fill="FFFFFF"/>
              </w:rPr>
              <w:t>：28763443825664394</w:t>
            </w:r>
          </w:p>
          <w:p w14:paraId="5DBA2399" w14:textId="77777777" w:rsidR="008906B4" w:rsidRPr="00B67332" w:rsidRDefault="008906B4" w:rsidP="00C11757">
            <w:pPr>
              <w:jc w:val="left"/>
              <w:rPr>
                <w:rFonts w:asciiTheme="minorEastAsia" w:eastAsiaTheme="minorEastAsia" w:hAnsiTheme="minorEastAsia"/>
                <w:color w:val="333333"/>
                <w:sz w:val="18"/>
                <w:szCs w:val="18"/>
                <w:shd w:val="clear" w:color="auto" w:fill="FFFFFF"/>
              </w:rPr>
            </w:pPr>
            <w:r w:rsidRPr="00B67332">
              <w:rPr>
                <w:rFonts w:asciiTheme="minorEastAsia" w:eastAsiaTheme="minorEastAsia" w:hAnsiTheme="minorEastAsia" w:hint="eastAsia"/>
                <w:color w:val="333333"/>
                <w:sz w:val="18"/>
                <w:szCs w:val="18"/>
                <w:shd w:val="clear" w:color="auto" w:fill="FFFFFF"/>
              </w:rPr>
              <w:t>微信</w:t>
            </w:r>
            <w:r w:rsidRPr="00B67332">
              <w:rPr>
                <w:rFonts w:asciiTheme="minorEastAsia" w:eastAsiaTheme="minorEastAsia" w:hAnsiTheme="minorEastAsia"/>
                <w:color w:val="333333"/>
                <w:sz w:val="18"/>
                <w:szCs w:val="18"/>
                <w:shd w:val="clear" w:color="auto" w:fill="FFFFFF"/>
              </w:rPr>
              <w:t>支付：</w:t>
            </w:r>
          </w:p>
          <w:p w14:paraId="48F49367" w14:textId="77777777" w:rsidR="008906B4" w:rsidRPr="00B67332" w:rsidRDefault="008906B4" w:rsidP="00C11757">
            <w:pPr>
              <w:jc w:val="left"/>
              <w:rPr>
                <w:rFonts w:asciiTheme="minorEastAsia" w:eastAsiaTheme="minorEastAsia" w:hAnsiTheme="minorEastAsia"/>
                <w:bCs/>
                <w:sz w:val="18"/>
                <w:szCs w:val="18"/>
              </w:rPr>
            </w:pPr>
            <w:r w:rsidRPr="00B67332">
              <w:rPr>
                <w:rFonts w:asciiTheme="minorEastAsia" w:eastAsiaTheme="minorEastAsia" w:hAnsiTheme="minorEastAsia"/>
                <w:bCs/>
                <w:sz w:val="18"/>
                <w:szCs w:val="18"/>
              </w:rPr>
              <w:t>120061098828009406</w:t>
            </w:r>
          </w:p>
        </w:tc>
      </w:tr>
      <w:tr w:rsidR="008906B4" w:rsidRPr="00CB1278" w14:paraId="717ADED2" w14:textId="77777777" w:rsidTr="00BE006F">
        <w:trPr>
          <w:trHeight w:val="287"/>
        </w:trPr>
        <w:tc>
          <w:tcPr>
            <w:tcW w:w="339" w:type="pct"/>
          </w:tcPr>
          <w:p w14:paraId="2AB95D0F"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2433CC7C" w14:textId="77777777" w:rsidR="008906B4" w:rsidRPr="00CB1278" w:rsidRDefault="008906B4" w:rsidP="00C11757">
            <w:pPr>
              <w:rPr>
                <w:rFonts w:asciiTheme="minorEastAsia" w:eastAsiaTheme="minorEastAsia" w:hAnsiTheme="minorEastAsia"/>
                <w:bCs/>
                <w:i/>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utTradeN</w:t>
            </w:r>
            <w:r w:rsidRPr="003D09B9">
              <w:rPr>
                <w:rFonts w:asciiTheme="minorEastAsia" w:eastAsiaTheme="minorEastAsia" w:hAnsiTheme="minorEastAsia" w:hint="eastAsia"/>
                <w:sz w:val="18"/>
                <w:szCs w:val="18"/>
              </w:rPr>
              <w:t>o</w:t>
            </w:r>
          </w:p>
        </w:tc>
        <w:tc>
          <w:tcPr>
            <w:tcW w:w="1370" w:type="pct"/>
            <w:shd w:val="clear" w:color="auto" w:fill="auto"/>
          </w:tcPr>
          <w:p w14:paraId="72388830" w14:textId="77777777" w:rsidR="008906B4" w:rsidRPr="00CB1278" w:rsidRDefault="008906B4"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外部交易号。由</w:t>
            </w:r>
            <w:r>
              <w:rPr>
                <w:rFonts w:asciiTheme="minorEastAsia" w:eastAsiaTheme="minorEastAsia" w:hAnsiTheme="minorEastAsia" w:hint="eastAsia"/>
                <w:sz w:val="18"/>
                <w:szCs w:val="18"/>
              </w:rPr>
              <w:t>合作</w:t>
            </w:r>
            <w:r>
              <w:rPr>
                <w:rFonts w:asciiTheme="minorEastAsia" w:eastAsiaTheme="minorEastAsia" w:hAnsiTheme="minorEastAsia"/>
                <w:sz w:val="18"/>
                <w:szCs w:val="18"/>
              </w:rPr>
              <w:t>方系统</w:t>
            </w:r>
            <w:r w:rsidRPr="003D09B9">
              <w:rPr>
                <w:rFonts w:asciiTheme="minorEastAsia" w:eastAsiaTheme="minorEastAsia" w:hAnsiTheme="minorEastAsia" w:hint="eastAsia"/>
                <w:sz w:val="18"/>
                <w:szCs w:val="18"/>
              </w:rPr>
              <w:t>生成，只能包含字母、数字、下划线；</w:t>
            </w:r>
            <w:r>
              <w:rPr>
                <w:rFonts w:asciiTheme="minorEastAsia" w:eastAsiaTheme="minorEastAsia" w:hAnsiTheme="minorEastAsia" w:hint="eastAsia"/>
                <w:color w:val="FF0000"/>
                <w:sz w:val="18"/>
                <w:szCs w:val="18"/>
              </w:rPr>
              <w:t>需保证</w:t>
            </w:r>
            <w:r w:rsidRPr="00B67332">
              <w:rPr>
                <w:rFonts w:asciiTheme="minorEastAsia" w:eastAsiaTheme="minorEastAsia" w:hAnsiTheme="minorEastAsia" w:hint="eastAsia"/>
                <w:color w:val="FF0000"/>
                <w:sz w:val="18"/>
                <w:szCs w:val="18"/>
              </w:rPr>
              <w:t>合作方</w:t>
            </w:r>
            <w:r w:rsidRPr="00B67332">
              <w:rPr>
                <w:rFonts w:asciiTheme="minorEastAsia" w:eastAsiaTheme="minorEastAsia" w:hAnsiTheme="minorEastAsia"/>
                <w:color w:val="FF0000"/>
                <w:sz w:val="18"/>
                <w:szCs w:val="18"/>
              </w:rPr>
              <w:t>系统</w:t>
            </w:r>
            <w:r w:rsidRPr="00B67332">
              <w:rPr>
                <w:rFonts w:asciiTheme="minorEastAsia" w:eastAsiaTheme="minorEastAsia" w:hAnsiTheme="minorEastAsia" w:hint="eastAsia"/>
                <w:color w:val="FF0000"/>
                <w:sz w:val="18"/>
                <w:szCs w:val="18"/>
              </w:rPr>
              <w:t>不重复</w:t>
            </w:r>
            <w:r w:rsidRPr="003D09B9">
              <w:rPr>
                <w:rFonts w:asciiTheme="minorEastAsia" w:eastAsiaTheme="minorEastAsia" w:hAnsiTheme="minorEastAsia" w:hint="eastAsia"/>
                <w:sz w:val="18"/>
                <w:szCs w:val="18"/>
              </w:rPr>
              <w:t>。</w:t>
            </w:r>
          </w:p>
        </w:tc>
        <w:tc>
          <w:tcPr>
            <w:tcW w:w="832" w:type="pct"/>
            <w:tcBorders>
              <w:top w:val="single" w:sz="4" w:space="0" w:color="auto"/>
              <w:left w:val="single" w:sz="4" w:space="0" w:color="auto"/>
              <w:bottom w:val="single" w:sz="4" w:space="0" w:color="auto"/>
              <w:right w:val="single" w:sz="4" w:space="0" w:color="auto"/>
            </w:tcBorders>
          </w:tcPr>
          <w:p w14:paraId="7DCD7CCA" w14:textId="77777777" w:rsidR="008906B4" w:rsidRPr="00CB1278" w:rsidRDefault="008906B4" w:rsidP="00C11757">
            <w:pPr>
              <w:rPr>
                <w:rFonts w:asciiTheme="minorEastAsia" w:eastAsiaTheme="minorEastAsia" w:hAnsiTheme="minorEastAsia"/>
                <w:bCs/>
                <w:i/>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F394C31" w14:textId="77777777" w:rsidR="008906B4" w:rsidRPr="00CB1278" w:rsidRDefault="008906B4"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64</w:t>
            </w:r>
          </w:p>
        </w:tc>
        <w:tc>
          <w:tcPr>
            <w:tcW w:w="257" w:type="pct"/>
            <w:tcBorders>
              <w:top w:val="single" w:sz="4" w:space="0" w:color="auto"/>
              <w:left w:val="single" w:sz="4" w:space="0" w:color="auto"/>
              <w:bottom w:val="single" w:sz="4" w:space="0" w:color="auto"/>
              <w:right w:val="single" w:sz="4" w:space="0" w:color="auto"/>
            </w:tcBorders>
          </w:tcPr>
          <w:p w14:paraId="642CC28C" w14:textId="77777777" w:rsidR="008906B4" w:rsidRPr="00CB1278" w:rsidRDefault="008906B4"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1106" w:type="pct"/>
            <w:tcBorders>
              <w:top w:val="single" w:sz="4" w:space="0" w:color="auto"/>
              <w:left w:val="single" w:sz="4" w:space="0" w:color="auto"/>
              <w:bottom w:val="single" w:sz="4" w:space="0" w:color="auto"/>
              <w:right w:val="single" w:sz="4" w:space="0" w:color="auto"/>
            </w:tcBorders>
          </w:tcPr>
          <w:p w14:paraId="24307164" w14:textId="77777777" w:rsidR="008906B4" w:rsidRPr="00B67332" w:rsidRDefault="008906B4" w:rsidP="00C11757">
            <w:pPr>
              <w:rPr>
                <w:rFonts w:asciiTheme="minorEastAsia" w:eastAsiaTheme="minorEastAsia" w:hAnsiTheme="minorEastAsia"/>
                <w:bCs/>
                <w:sz w:val="18"/>
                <w:szCs w:val="18"/>
              </w:rPr>
            </w:pPr>
          </w:p>
        </w:tc>
      </w:tr>
      <w:tr w:rsidR="008906B4" w:rsidRPr="00CB1278" w14:paraId="2905BC60" w14:textId="77777777" w:rsidTr="00BE006F">
        <w:trPr>
          <w:trHeight w:val="287"/>
        </w:trPr>
        <w:tc>
          <w:tcPr>
            <w:tcW w:w="339" w:type="pct"/>
          </w:tcPr>
          <w:p w14:paraId="11C301CC"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0128AAFB" w14:textId="77777777" w:rsidR="008906B4" w:rsidRPr="00CB1278" w:rsidRDefault="008906B4" w:rsidP="00C11757">
            <w:pPr>
              <w:rPr>
                <w:rFonts w:asciiTheme="minorEastAsia" w:eastAsiaTheme="minorEastAsia" w:hAnsiTheme="minorEastAsia"/>
                <w:bCs/>
                <w:i/>
                <w:sz w:val="18"/>
                <w:szCs w:val="18"/>
              </w:rPr>
            </w:pPr>
            <w:r>
              <w:rPr>
                <w:rFonts w:asciiTheme="minorEastAsia" w:eastAsiaTheme="minorEastAsia" w:hAnsiTheme="minorEastAsia"/>
                <w:sz w:val="18"/>
                <w:szCs w:val="18"/>
              </w:rPr>
              <w:t>B</w:t>
            </w:r>
            <w:r>
              <w:rPr>
                <w:rFonts w:asciiTheme="minorEastAsia" w:eastAsiaTheme="minorEastAsia" w:hAnsiTheme="minorEastAsia" w:hint="eastAsia"/>
                <w:sz w:val="18"/>
                <w:szCs w:val="18"/>
              </w:rPr>
              <w:t>ody</w:t>
            </w:r>
          </w:p>
        </w:tc>
        <w:tc>
          <w:tcPr>
            <w:tcW w:w="1370" w:type="pct"/>
            <w:shd w:val="clear" w:color="auto" w:fill="auto"/>
          </w:tcPr>
          <w:p w14:paraId="103417AF" w14:textId="77777777" w:rsidR="008906B4" w:rsidRPr="004B5693" w:rsidRDefault="008906B4"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商品描述。</w:t>
            </w:r>
            <w:r>
              <w:rPr>
                <w:rFonts w:asciiTheme="minorEastAsia" w:eastAsiaTheme="minorEastAsia" w:hAnsiTheme="minorEastAsia" w:hint="eastAsia"/>
                <w:sz w:val="18"/>
                <w:szCs w:val="18"/>
              </w:rPr>
              <w:t>该</w:t>
            </w:r>
            <w:r>
              <w:rPr>
                <w:rFonts w:asciiTheme="minorEastAsia" w:eastAsiaTheme="minorEastAsia" w:hAnsiTheme="minorEastAsia"/>
                <w:sz w:val="18"/>
                <w:szCs w:val="18"/>
              </w:rPr>
              <w:t>信息将</w:t>
            </w:r>
            <w:r w:rsidRPr="003D09B9">
              <w:rPr>
                <w:rFonts w:asciiTheme="minorEastAsia" w:eastAsiaTheme="minorEastAsia" w:hAnsiTheme="minorEastAsia" w:hint="eastAsia"/>
                <w:sz w:val="18"/>
                <w:szCs w:val="18"/>
              </w:rPr>
              <w:t>透传</w:t>
            </w:r>
            <w:r>
              <w:rPr>
                <w:rFonts w:asciiTheme="minorEastAsia" w:eastAsiaTheme="minorEastAsia" w:hAnsiTheme="minorEastAsia" w:hint="eastAsia"/>
                <w:sz w:val="18"/>
                <w:szCs w:val="18"/>
              </w:rPr>
              <w:t>至</w:t>
            </w:r>
            <w:r w:rsidRPr="003D09B9">
              <w:rPr>
                <w:rFonts w:asciiTheme="minorEastAsia" w:eastAsiaTheme="minorEastAsia" w:hAnsiTheme="minorEastAsia" w:hint="eastAsia"/>
                <w:sz w:val="18"/>
                <w:szCs w:val="18"/>
              </w:rPr>
              <w:t>第三方支付</w:t>
            </w:r>
            <w:r>
              <w:rPr>
                <w:rFonts w:asciiTheme="minorEastAsia" w:eastAsiaTheme="minorEastAsia" w:hAnsiTheme="minorEastAsia" w:hint="eastAsia"/>
                <w:sz w:val="18"/>
                <w:szCs w:val="18"/>
              </w:rPr>
              <w:t>公司</w:t>
            </w:r>
            <w:r>
              <w:rPr>
                <w:rFonts w:asciiTheme="minorEastAsia" w:eastAsiaTheme="minorEastAsia" w:hAnsiTheme="minorEastAsia"/>
                <w:sz w:val="18"/>
                <w:szCs w:val="18"/>
              </w:rPr>
              <w:t>系统，并在</w:t>
            </w:r>
            <w:r>
              <w:rPr>
                <w:rFonts w:asciiTheme="minorEastAsia" w:eastAsiaTheme="minorEastAsia" w:hAnsiTheme="minorEastAsia" w:hint="eastAsia"/>
                <w:sz w:val="18"/>
                <w:szCs w:val="18"/>
              </w:rPr>
              <w:t>客户端</w:t>
            </w:r>
            <w:r>
              <w:rPr>
                <w:rFonts w:asciiTheme="minorEastAsia" w:eastAsiaTheme="minorEastAsia" w:hAnsiTheme="minorEastAsia"/>
                <w:sz w:val="18"/>
                <w:szCs w:val="18"/>
              </w:rPr>
              <w:t>明细中展示</w:t>
            </w:r>
            <w:r w:rsidRPr="003D09B9">
              <w:rPr>
                <w:rFonts w:asciiTheme="minorEastAsia" w:eastAsiaTheme="minorEastAsia" w:hAnsiTheme="minorEastAsia" w:hint="eastAsia"/>
                <w:sz w:val="18"/>
                <w:szCs w:val="18"/>
              </w:rPr>
              <w:t>。</w:t>
            </w:r>
            <w:r w:rsidRPr="00D86F68">
              <w:rPr>
                <w:rFonts w:asciiTheme="minorEastAsia" w:eastAsiaTheme="minorEastAsia" w:hAnsiTheme="minorEastAsia" w:hint="eastAsia"/>
                <w:color w:val="FF0000"/>
                <w:sz w:val="18"/>
                <w:szCs w:val="18"/>
              </w:rPr>
              <w:t>格式</w:t>
            </w:r>
            <w:r w:rsidRPr="00D86F68">
              <w:rPr>
                <w:rFonts w:asciiTheme="minorEastAsia" w:eastAsiaTheme="minorEastAsia" w:hAnsiTheme="minorEastAsia"/>
                <w:color w:val="FF0000"/>
                <w:sz w:val="18"/>
                <w:szCs w:val="18"/>
              </w:rPr>
              <w:t>要求：</w:t>
            </w:r>
            <w:r w:rsidRPr="00D86F68">
              <w:rPr>
                <w:rFonts w:asciiTheme="minorEastAsia" w:eastAsiaTheme="minorEastAsia" w:hAnsiTheme="minorEastAsia" w:hint="eastAsia"/>
                <w:color w:val="FF0000"/>
                <w:sz w:val="18"/>
                <w:szCs w:val="18"/>
              </w:rPr>
              <w:t>店名-销售商品类目</w:t>
            </w:r>
          </w:p>
        </w:tc>
        <w:tc>
          <w:tcPr>
            <w:tcW w:w="832" w:type="pct"/>
            <w:tcBorders>
              <w:top w:val="single" w:sz="4" w:space="0" w:color="auto"/>
              <w:left w:val="single" w:sz="4" w:space="0" w:color="auto"/>
              <w:bottom w:val="single" w:sz="4" w:space="0" w:color="auto"/>
              <w:right w:val="single" w:sz="4" w:space="0" w:color="auto"/>
            </w:tcBorders>
          </w:tcPr>
          <w:p w14:paraId="397D4667" w14:textId="77777777" w:rsidR="008906B4" w:rsidRPr="004B5693" w:rsidRDefault="008906B4" w:rsidP="00C11757">
            <w:pPr>
              <w:rPr>
                <w:rFonts w:asciiTheme="minorEastAsia" w:eastAsiaTheme="minorEastAsia" w:hAnsiTheme="minorEastAsia"/>
                <w:bCs/>
                <w:i/>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1602BABE" w14:textId="77777777" w:rsidR="008906B4" w:rsidRPr="004B5693" w:rsidRDefault="008906B4"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128</w:t>
            </w:r>
          </w:p>
        </w:tc>
        <w:tc>
          <w:tcPr>
            <w:tcW w:w="257" w:type="pct"/>
            <w:tcBorders>
              <w:top w:val="single" w:sz="4" w:space="0" w:color="auto"/>
              <w:left w:val="single" w:sz="4" w:space="0" w:color="auto"/>
              <w:bottom w:val="single" w:sz="4" w:space="0" w:color="auto"/>
              <w:right w:val="single" w:sz="4" w:space="0" w:color="auto"/>
            </w:tcBorders>
          </w:tcPr>
          <w:p w14:paraId="01C2DA9A" w14:textId="77777777" w:rsidR="008906B4" w:rsidRPr="00CB1278" w:rsidRDefault="008906B4"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M</w:t>
            </w:r>
          </w:p>
        </w:tc>
        <w:tc>
          <w:tcPr>
            <w:tcW w:w="1106" w:type="pct"/>
            <w:tcBorders>
              <w:top w:val="single" w:sz="4" w:space="0" w:color="auto"/>
              <w:left w:val="single" w:sz="4" w:space="0" w:color="auto"/>
              <w:bottom w:val="single" w:sz="4" w:space="0" w:color="auto"/>
              <w:right w:val="single" w:sz="4" w:space="0" w:color="auto"/>
            </w:tcBorders>
          </w:tcPr>
          <w:p w14:paraId="2B48F5AD" w14:textId="77777777" w:rsidR="008906B4" w:rsidRPr="00D86F68"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网商</w:t>
            </w:r>
            <w:r>
              <w:rPr>
                <w:rFonts w:asciiTheme="minorEastAsia" w:eastAsiaTheme="minorEastAsia" w:hAnsiTheme="minorEastAsia"/>
                <w:bCs/>
                <w:sz w:val="18"/>
                <w:szCs w:val="18"/>
              </w:rPr>
              <w:t>小店—</w:t>
            </w:r>
            <w:r>
              <w:rPr>
                <w:rFonts w:asciiTheme="minorEastAsia" w:eastAsiaTheme="minorEastAsia" w:hAnsiTheme="minorEastAsia" w:hint="eastAsia"/>
                <w:bCs/>
                <w:sz w:val="18"/>
                <w:szCs w:val="18"/>
              </w:rPr>
              <w:t>咖啡</w:t>
            </w:r>
          </w:p>
        </w:tc>
      </w:tr>
      <w:tr w:rsidR="008906B4" w:rsidRPr="00CB1278" w14:paraId="7C5AAE07" w14:textId="77777777" w:rsidTr="00BE006F">
        <w:trPr>
          <w:trHeight w:val="287"/>
        </w:trPr>
        <w:tc>
          <w:tcPr>
            <w:tcW w:w="339" w:type="pct"/>
          </w:tcPr>
          <w:p w14:paraId="5C188724"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340548DF" w14:textId="77777777" w:rsidR="008906B4" w:rsidRDefault="008906B4" w:rsidP="00C11757">
            <w:pPr>
              <w:rPr>
                <w:rFonts w:asciiTheme="minorEastAsia" w:eastAsiaTheme="minorEastAsia" w:hAnsiTheme="minorEastAsia"/>
                <w:bCs/>
                <w:i/>
                <w:sz w:val="18"/>
                <w:szCs w:val="18"/>
              </w:rPr>
            </w:pPr>
            <w:r>
              <w:rPr>
                <w:rFonts w:asciiTheme="minorEastAsia" w:eastAsiaTheme="minorEastAsia" w:hAnsiTheme="minorEastAsia"/>
                <w:sz w:val="18"/>
                <w:szCs w:val="18"/>
              </w:rPr>
              <w:t>G</w:t>
            </w:r>
            <w:r w:rsidRPr="003D09B9">
              <w:rPr>
                <w:rFonts w:asciiTheme="minorEastAsia" w:eastAsiaTheme="minorEastAsia" w:hAnsiTheme="minorEastAsia" w:hint="eastAsia"/>
                <w:sz w:val="18"/>
                <w:szCs w:val="18"/>
              </w:rPr>
              <w:t>ood</w:t>
            </w:r>
            <w:r>
              <w:rPr>
                <w:rFonts w:asciiTheme="minorEastAsia" w:eastAsiaTheme="minorEastAsia" w:hAnsiTheme="minorEastAsia" w:hint="eastAsia"/>
                <w:sz w:val="18"/>
                <w:szCs w:val="18"/>
              </w:rPr>
              <w:t>sT</w:t>
            </w:r>
            <w:r w:rsidRPr="003D09B9">
              <w:rPr>
                <w:rFonts w:asciiTheme="minorEastAsia" w:eastAsiaTheme="minorEastAsia" w:hAnsiTheme="minorEastAsia" w:hint="eastAsia"/>
                <w:sz w:val="18"/>
                <w:szCs w:val="18"/>
              </w:rPr>
              <w:t>ag</w:t>
            </w:r>
          </w:p>
        </w:tc>
        <w:tc>
          <w:tcPr>
            <w:tcW w:w="1370" w:type="pct"/>
            <w:shd w:val="clear" w:color="auto" w:fill="auto"/>
          </w:tcPr>
          <w:p w14:paraId="49C94FDA" w14:textId="77777777" w:rsidR="008906B4" w:rsidRDefault="008906B4" w:rsidP="00C11757">
            <w:pPr>
              <w:rPr>
                <w:rFonts w:asciiTheme="minorEastAsia" w:eastAsiaTheme="minorEastAsia" w:hAnsiTheme="minorEastAsia"/>
                <w:bCs/>
                <w:i/>
                <w:sz w:val="18"/>
                <w:szCs w:val="18"/>
              </w:rPr>
            </w:pPr>
            <w:r>
              <w:rPr>
                <w:rFonts w:asciiTheme="minorEastAsia" w:eastAsiaTheme="minorEastAsia" w:hAnsiTheme="minorEastAsia" w:hint="eastAsia"/>
                <w:sz w:val="18"/>
                <w:szCs w:val="18"/>
              </w:rPr>
              <w:t>商品标记。</w:t>
            </w:r>
            <w:r>
              <w:rPr>
                <w:rFonts w:asciiTheme="minorEastAsia" w:eastAsiaTheme="minorEastAsia" w:hAnsiTheme="minorEastAsia"/>
                <w:sz w:val="18"/>
                <w:szCs w:val="18"/>
              </w:rPr>
              <w:t>微信支付</w:t>
            </w:r>
            <w:r>
              <w:rPr>
                <w:rFonts w:asciiTheme="minorEastAsia" w:eastAsiaTheme="minorEastAsia" w:hAnsiTheme="minorEastAsia" w:hint="eastAsia"/>
                <w:sz w:val="18"/>
                <w:szCs w:val="18"/>
              </w:rPr>
              <w:t>代金券或立减优惠功能的参数。</w:t>
            </w:r>
          </w:p>
        </w:tc>
        <w:tc>
          <w:tcPr>
            <w:tcW w:w="832" w:type="pct"/>
            <w:tcBorders>
              <w:top w:val="single" w:sz="4" w:space="0" w:color="auto"/>
              <w:left w:val="single" w:sz="4" w:space="0" w:color="auto"/>
              <w:bottom w:val="single" w:sz="4" w:space="0" w:color="auto"/>
              <w:right w:val="single" w:sz="4" w:space="0" w:color="auto"/>
            </w:tcBorders>
          </w:tcPr>
          <w:p w14:paraId="4B094AEA" w14:textId="77777777" w:rsidR="008906B4" w:rsidRPr="00CB1278" w:rsidRDefault="008906B4" w:rsidP="00C11757">
            <w:pPr>
              <w:rPr>
                <w:rFonts w:asciiTheme="minorEastAsia" w:eastAsiaTheme="minorEastAsia" w:hAnsiTheme="minorEastAsia"/>
                <w:bCs/>
                <w:i/>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E8BE25A" w14:textId="77777777" w:rsidR="008906B4" w:rsidRPr="004B5693" w:rsidRDefault="008906B4"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32</w:t>
            </w:r>
          </w:p>
        </w:tc>
        <w:tc>
          <w:tcPr>
            <w:tcW w:w="257" w:type="pct"/>
            <w:tcBorders>
              <w:top w:val="single" w:sz="4" w:space="0" w:color="auto"/>
              <w:left w:val="single" w:sz="4" w:space="0" w:color="auto"/>
              <w:bottom w:val="single" w:sz="4" w:space="0" w:color="auto"/>
              <w:right w:val="single" w:sz="4" w:space="0" w:color="auto"/>
            </w:tcBorders>
          </w:tcPr>
          <w:p w14:paraId="17776D64" w14:textId="77777777" w:rsidR="008906B4" w:rsidRPr="004B5693" w:rsidRDefault="008906B4"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O</w:t>
            </w:r>
          </w:p>
        </w:tc>
        <w:tc>
          <w:tcPr>
            <w:tcW w:w="1106" w:type="pct"/>
            <w:tcBorders>
              <w:top w:val="single" w:sz="4" w:space="0" w:color="auto"/>
              <w:left w:val="single" w:sz="4" w:space="0" w:color="auto"/>
              <w:bottom w:val="single" w:sz="4" w:space="0" w:color="auto"/>
              <w:right w:val="single" w:sz="4" w:space="0" w:color="auto"/>
            </w:tcBorders>
          </w:tcPr>
          <w:p w14:paraId="5BAC4EDF" w14:textId="77777777" w:rsidR="008906B4" w:rsidRPr="00D86F68" w:rsidRDefault="008906B4" w:rsidP="00C11757">
            <w:pPr>
              <w:rPr>
                <w:rFonts w:asciiTheme="minorEastAsia" w:eastAsiaTheme="minorEastAsia" w:hAnsiTheme="minorEastAsia"/>
                <w:bCs/>
                <w:sz w:val="18"/>
                <w:szCs w:val="18"/>
              </w:rPr>
            </w:pPr>
            <w:r w:rsidRPr="00D86F68">
              <w:rPr>
                <w:rFonts w:asciiTheme="minorEastAsia" w:eastAsiaTheme="minorEastAsia" w:hAnsiTheme="minorEastAsia" w:hint="eastAsia"/>
                <w:bCs/>
                <w:sz w:val="18"/>
                <w:szCs w:val="18"/>
              </w:rPr>
              <w:t>1234</w:t>
            </w:r>
          </w:p>
        </w:tc>
      </w:tr>
      <w:tr w:rsidR="008906B4" w:rsidRPr="00CB1278" w14:paraId="31C912D1" w14:textId="77777777" w:rsidTr="00BE006F">
        <w:trPr>
          <w:trHeight w:val="287"/>
        </w:trPr>
        <w:tc>
          <w:tcPr>
            <w:tcW w:w="339" w:type="pct"/>
          </w:tcPr>
          <w:p w14:paraId="3DD34DC3"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6E5AF832"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G</w:t>
            </w:r>
            <w:r>
              <w:rPr>
                <w:rFonts w:asciiTheme="minorEastAsia" w:eastAsiaTheme="minorEastAsia" w:hAnsiTheme="minorEastAsia" w:hint="eastAsia"/>
                <w:sz w:val="18"/>
                <w:szCs w:val="18"/>
              </w:rPr>
              <w:t>oodsD</w:t>
            </w:r>
            <w:r w:rsidRPr="003D09B9">
              <w:rPr>
                <w:rFonts w:asciiTheme="minorEastAsia" w:eastAsiaTheme="minorEastAsia" w:hAnsiTheme="minorEastAsia" w:hint="eastAsia"/>
                <w:sz w:val="18"/>
                <w:szCs w:val="18"/>
              </w:rPr>
              <w:t>etail</w:t>
            </w:r>
          </w:p>
        </w:tc>
        <w:tc>
          <w:tcPr>
            <w:tcW w:w="1370" w:type="pct"/>
            <w:shd w:val="clear" w:color="auto" w:fill="auto"/>
          </w:tcPr>
          <w:p w14:paraId="32F08582" w14:textId="488AF0DF" w:rsidR="008906B4" w:rsidRPr="003D09B9" w:rsidRDefault="008906B4" w:rsidP="000C26F0">
            <w:pPr>
              <w:rPr>
                <w:rFonts w:asciiTheme="minorEastAsia" w:eastAsiaTheme="minorEastAsia" w:hAnsiTheme="minorEastAsia"/>
                <w:bCs/>
                <w:sz w:val="18"/>
                <w:szCs w:val="18"/>
              </w:rPr>
            </w:pPr>
            <w:r>
              <w:rPr>
                <w:rFonts w:asciiTheme="minorEastAsia" w:eastAsiaTheme="minorEastAsia" w:hAnsiTheme="minorEastAsia" w:hint="eastAsia"/>
                <w:sz w:val="18"/>
                <w:szCs w:val="18"/>
              </w:rPr>
              <w:t>商品详情列表。</w:t>
            </w:r>
            <w:r w:rsidR="00097EFE">
              <w:rPr>
                <w:rFonts w:asciiTheme="minorEastAsia" w:eastAsiaTheme="minorEastAsia" w:hAnsiTheme="minorEastAsia" w:hint="eastAsia"/>
                <w:sz w:val="18"/>
                <w:szCs w:val="18"/>
              </w:rPr>
              <w:t>支付宝</w:t>
            </w:r>
            <w:hyperlink r:id="rId41" w:history="1">
              <w:r w:rsidRPr="002C3517">
                <w:rPr>
                  <w:rStyle w:val="ae"/>
                  <w:rFonts w:asciiTheme="minorEastAsia" w:eastAsiaTheme="minorEastAsia" w:hAnsiTheme="minorEastAsia" w:hint="eastAsia"/>
                  <w:sz w:val="18"/>
                  <w:szCs w:val="18"/>
                </w:rPr>
                <w:t>单品优惠功能字段</w:t>
              </w:r>
            </w:hyperlink>
            <w:r w:rsidRPr="002C3517">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J</w:t>
            </w:r>
            <w:r>
              <w:rPr>
                <w:rFonts w:asciiTheme="minorEastAsia" w:eastAsiaTheme="minorEastAsia" w:hAnsiTheme="minorEastAsia"/>
                <w:color w:val="000000"/>
                <w:sz w:val="18"/>
                <w:szCs w:val="18"/>
              </w:rPr>
              <w:t>SON</w:t>
            </w:r>
            <w:r w:rsidRPr="00B82471">
              <w:rPr>
                <w:rFonts w:asciiTheme="minorEastAsia" w:eastAsiaTheme="minorEastAsia" w:hAnsiTheme="minorEastAsia" w:hint="eastAsia"/>
                <w:color w:val="000000"/>
                <w:sz w:val="18"/>
                <w:szCs w:val="18"/>
              </w:rPr>
              <w:t>格式</w:t>
            </w:r>
            <w:r>
              <w:rPr>
                <w:rFonts w:asciiTheme="minorEastAsia" w:eastAsiaTheme="minorEastAsia" w:hAnsiTheme="minorEastAsia" w:hint="eastAsia"/>
                <w:sz w:val="18"/>
                <w:szCs w:val="18"/>
              </w:rPr>
              <w:t>，</w:t>
            </w:r>
            <w:r w:rsidRPr="003D09B9">
              <w:rPr>
                <w:rFonts w:asciiTheme="minorEastAsia" w:eastAsiaTheme="minorEastAsia" w:hAnsiTheme="minorEastAsia" w:hint="eastAsia"/>
                <w:sz w:val="18"/>
                <w:szCs w:val="18"/>
              </w:rPr>
              <w:t>会透传</w:t>
            </w:r>
            <w:r>
              <w:rPr>
                <w:rFonts w:asciiTheme="minorEastAsia" w:eastAsiaTheme="minorEastAsia" w:hAnsiTheme="minorEastAsia" w:hint="eastAsia"/>
                <w:sz w:val="18"/>
                <w:szCs w:val="18"/>
              </w:rPr>
              <w:t>至</w:t>
            </w:r>
            <w:r w:rsidRPr="003D09B9">
              <w:rPr>
                <w:rFonts w:asciiTheme="minorEastAsia" w:eastAsiaTheme="minorEastAsia" w:hAnsiTheme="minorEastAsia" w:hint="eastAsia"/>
                <w:sz w:val="18"/>
                <w:szCs w:val="18"/>
              </w:rPr>
              <w:t>第三方支付。</w:t>
            </w:r>
          </w:p>
        </w:tc>
        <w:tc>
          <w:tcPr>
            <w:tcW w:w="832" w:type="pct"/>
            <w:tcBorders>
              <w:top w:val="single" w:sz="4" w:space="0" w:color="auto"/>
              <w:left w:val="single" w:sz="4" w:space="0" w:color="auto"/>
              <w:bottom w:val="single" w:sz="4" w:space="0" w:color="auto"/>
              <w:right w:val="single" w:sz="4" w:space="0" w:color="auto"/>
            </w:tcBorders>
          </w:tcPr>
          <w:p w14:paraId="503EA311"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E02B106" w14:textId="77777777" w:rsidR="008906B4" w:rsidRPr="003D09B9" w:rsidRDefault="008906B4" w:rsidP="00C11757">
            <w:pPr>
              <w:rPr>
                <w:rFonts w:asciiTheme="minorEastAsia" w:eastAsiaTheme="minorEastAsia" w:hAnsiTheme="minorEastAsia"/>
                <w:bCs/>
                <w:sz w:val="18"/>
                <w:szCs w:val="18"/>
              </w:rPr>
            </w:pPr>
          </w:p>
        </w:tc>
        <w:tc>
          <w:tcPr>
            <w:tcW w:w="257" w:type="pct"/>
            <w:tcBorders>
              <w:top w:val="single" w:sz="4" w:space="0" w:color="auto"/>
              <w:left w:val="single" w:sz="4" w:space="0" w:color="auto"/>
              <w:bottom w:val="single" w:sz="4" w:space="0" w:color="auto"/>
              <w:right w:val="single" w:sz="4" w:space="0" w:color="auto"/>
            </w:tcBorders>
          </w:tcPr>
          <w:p w14:paraId="184DF199"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1106" w:type="pct"/>
            <w:tcBorders>
              <w:top w:val="single" w:sz="4" w:space="0" w:color="auto"/>
              <w:left w:val="single" w:sz="4" w:space="0" w:color="auto"/>
              <w:bottom w:val="single" w:sz="4" w:space="0" w:color="auto"/>
              <w:right w:val="single" w:sz="4" w:space="0" w:color="auto"/>
            </w:tcBorders>
          </w:tcPr>
          <w:p w14:paraId="013A39D3" w14:textId="77777777" w:rsidR="008906B4" w:rsidRPr="00CB1278" w:rsidRDefault="008906B4" w:rsidP="00C11757">
            <w:pPr>
              <w:rPr>
                <w:rFonts w:asciiTheme="minorEastAsia" w:eastAsiaTheme="minorEastAsia" w:hAnsiTheme="minorEastAsia"/>
                <w:bCs/>
                <w:i/>
                <w:sz w:val="18"/>
                <w:szCs w:val="18"/>
              </w:rPr>
            </w:pPr>
          </w:p>
        </w:tc>
      </w:tr>
      <w:tr w:rsidR="008906B4" w:rsidRPr="00CB1278" w14:paraId="34C46F79" w14:textId="77777777" w:rsidTr="00BE006F">
        <w:trPr>
          <w:trHeight w:val="287"/>
        </w:trPr>
        <w:tc>
          <w:tcPr>
            <w:tcW w:w="339" w:type="pct"/>
          </w:tcPr>
          <w:p w14:paraId="09E3BA7D"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0076153C"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T</w:t>
            </w:r>
            <w:r>
              <w:rPr>
                <w:rFonts w:asciiTheme="minorEastAsia" w:eastAsiaTheme="minorEastAsia" w:hAnsiTheme="minorEastAsia" w:hint="eastAsia"/>
                <w:sz w:val="18"/>
                <w:szCs w:val="18"/>
              </w:rPr>
              <w:t>otalA</w:t>
            </w:r>
            <w:r w:rsidRPr="003D09B9">
              <w:rPr>
                <w:rFonts w:asciiTheme="minorEastAsia" w:eastAsiaTheme="minorEastAsia" w:hAnsiTheme="minorEastAsia" w:hint="eastAsia"/>
                <w:sz w:val="18"/>
                <w:szCs w:val="18"/>
              </w:rPr>
              <w:t>mount</w:t>
            </w:r>
          </w:p>
        </w:tc>
        <w:tc>
          <w:tcPr>
            <w:tcW w:w="1370" w:type="pct"/>
            <w:shd w:val="clear" w:color="auto" w:fill="auto"/>
          </w:tcPr>
          <w:p w14:paraId="4D194306"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交易总额度</w:t>
            </w:r>
            <w:r>
              <w:rPr>
                <w:rFonts w:asciiTheme="minorEastAsia" w:eastAsiaTheme="minorEastAsia" w:hAnsiTheme="minorEastAsia" w:hint="eastAsia"/>
                <w:sz w:val="18"/>
                <w:szCs w:val="18"/>
              </w:rPr>
              <w:t>。货币最小单位，人民币：分</w:t>
            </w:r>
          </w:p>
        </w:tc>
        <w:tc>
          <w:tcPr>
            <w:tcW w:w="832" w:type="pct"/>
            <w:tcBorders>
              <w:top w:val="single" w:sz="4" w:space="0" w:color="auto"/>
              <w:left w:val="single" w:sz="4" w:space="0" w:color="auto"/>
              <w:bottom w:val="single" w:sz="4" w:space="0" w:color="auto"/>
              <w:right w:val="single" w:sz="4" w:space="0" w:color="auto"/>
            </w:tcBorders>
          </w:tcPr>
          <w:p w14:paraId="5D2D236B"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Number</w:t>
            </w:r>
          </w:p>
        </w:tc>
        <w:tc>
          <w:tcPr>
            <w:tcW w:w="293" w:type="pct"/>
            <w:tcBorders>
              <w:top w:val="single" w:sz="4" w:space="0" w:color="auto"/>
              <w:left w:val="single" w:sz="4" w:space="0" w:color="auto"/>
              <w:bottom w:val="single" w:sz="4" w:space="0" w:color="auto"/>
              <w:right w:val="single" w:sz="4" w:space="0" w:color="auto"/>
            </w:tcBorders>
          </w:tcPr>
          <w:p w14:paraId="27B4B297" w14:textId="77777777" w:rsidR="008906B4" w:rsidRPr="003D09B9" w:rsidRDefault="008906B4" w:rsidP="00C11757">
            <w:pPr>
              <w:rPr>
                <w:rFonts w:asciiTheme="minorEastAsia" w:eastAsiaTheme="minorEastAsia" w:hAnsiTheme="minorEastAsia"/>
                <w:bCs/>
                <w:sz w:val="18"/>
                <w:szCs w:val="18"/>
              </w:rPr>
            </w:pPr>
          </w:p>
        </w:tc>
        <w:tc>
          <w:tcPr>
            <w:tcW w:w="257" w:type="pct"/>
            <w:tcBorders>
              <w:top w:val="single" w:sz="4" w:space="0" w:color="auto"/>
              <w:left w:val="single" w:sz="4" w:space="0" w:color="auto"/>
              <w:bottom w:val="single" w:sz="4" w:space="0" w:color="auto"/>
              <w:right w:val="single" w:sz="4" w:space="0" w:color="auto"/>
            </w:tcBorders>
          </w:tcPr>
          <w:p w14:paraId="5A3401DA"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1106" w:type="pct"/>
            <w:tcBorders>
              <w:top w:val="single" w:sz="4" w:space="0" w:color="auto"/>
              <w:left w:val="single" w:sz="4" w:space="0" w:color="auto"/>
              <w:bottom w:val="single" w:sz="4" w:space="0" w:color="auto"/>
              <w:right w:val="single" w:sz="4" w:space="0" w:color="auto"/>
            </w:tcBorders>
          </w:tcPr>
          <w:p w14:paraId="1837EE7A" w14:textId="77777777" w:rsidR="008906B4" w:rsidRPr="00CB1278" w:rsidRDefault="008906B4" w:rsidP="00C11757">
            <w:pPr>
              <w:rPr>
                <w:rFonts w:asciiTheme="minorEastAsia" w:eastAsiaTheme="minorEastAsia" w:hAnsiTheme="minorEastAsia"/>
                <w:bCs/>
                <w:i/>
                <w:sz w:val="18"/>
                <w:szCs w:val="18"/>
              </w:rPr>
            </w:pPr>
            <w:r>
              <w:rPr>
                <w:rFonts w:asciiTheme="minorEastAsia" w:eastAsiaTheme="minorEastAsia" w:hAnsiTheme="minorEastAsia" w:hint="eastAsia"/>
                <w:sz w:val="18"/>
                <w:szCs w:val="18"/>
              </w:rPr>
              <w:t>10000</w:t>
            </w:r>
          </w:p>
        </w:tc>
      </w:tr>
      <w:tr w:rsidR="008906B4" w:rsidRPr="00CB1278" w14:paraId="3F1327CD" w14:textId="77777777" w:rsidTr="00BE006F">
        <w:trPr>
          <w:trHeight w:val="287"/>
        </w:trPr>
        <w:tc>
          <w:tcPr>
            <w:tcW w:w="339" w:type="pct"/>
          </w:tcPr>
          <w:p w14:paraId="6EF554CA"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54C2AF6F"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C</w:t>
            </w:r>
            <w:r w:rsidRPr="003D09B9">
              <w:rPr>
                <w:rFonts w:asciiTheme="minorEastAsia" w:eastAsiaTheme="minorEastAsia" w:hAnsiTheme="minorEastAsia"/>
                <w:sz w:val="18"/>
                <w:szCs w:val="18"/>
              </w:rPr>
              <w:t>ur</w:t>
            </w:r>
            <w:r w:rsidRPr="003D09B9">
              <w:rPr>
                <w:rFonts w:asciiTheme="minorEastAsia" w:eastAsiaTheme="minorEastAsia" w:hAnsiTheme="minorEastAsia" w:hint="eastAsia"/>
                <w:sz w:val="18"/>
                <w:szCs w:val="18"/>
              </w:rPr>
              <w:t>rency</w:t>
            </w:r>
          </w:p>
        </w:tc>
        <w:tc>
          <w:tcPr>
            <w:tcW w:w="1370" w:type="pct"/>
            <w:shd w:val="clear" w:color="auto" w:fill="auto"/>
          </w:tcPr>
          <w:p w14:paraId="4BD11E73"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币种。默认CNY。</w:t>
            </w:r>
          </w:p>
        </w:tc>
        <w:tc>
          <w:tcPr>
            <w:tcW w:w="832" w:type="pct"/>
            <w:tcBorders>
              <w:top w:val="single" w:sz="4" w:space="0" w:color="auto"/>
              <w:left w:val="single" w:sz="4" w:space="0" w:color="auto"/>
              <w:bottom w:val="single" w:sz="4" w:space="0" w:color="auto"/>
              <w:right w:val="single" w:sz="4" w:space="0" w:color="auto"/>
            </w:tcBorders>
          </w:tcPr>
          <w:p w14:paraId="3089F58C"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79DD88C" w14:textId="77777777" w:rsidR="008906B4" w:rsidRPr="003D09B9" w:rsidRDefault="008906B4" w:rsidP="00C11757">
            <w:pPr>
              <w:rPr>
                <w:rFonts w:asciiTheme="minorEastAsia" w:eastAsiaTheme="minorEastAsia" w:hAnsiTheme="minorEastAsia"/>
                <w:bCs/>
                <w:sz w:val="18"/>
                <w:szCs w:val="18"/>
              </w:rPr>
            </w:pPr>
          </w:p>
        </w:tc>
        <w:tc>
          <w:tcPr>
            <w:tcW w:w="257" w:type="pct"/>
            <w:tcBorders>
              <w:top w:val="single" w:sz="4" w:space="0" w:color="auto"/>
              <w:left w:val="single" w:sz="4" w:space="0" w:color="auto"/>
              <w:bottom w:val="single" w:sz="4" w:space="0" w:color="auto"/>
              <w:right w:val="single" w:sz="4" w:space="0" w:color="auto"/>
            </w:tcBorders>
          </w:tcPr>
          <w:p w14:paraId="3D8940C9"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1106" w:type="pct"/>
            <w:tcBorders>
              <w:top w:val="single" w:sz="4" w:space="0" w:color="auto"/>
              <w:left w:val="single" w:sz="4" w:space="0" w:color="auto"/>
              <w:bottom w:val="single" w:sz="4" w:space="0" w:color="auto"/>
              <w:right w:val="single" w:sz="4" w:space="0" w:color="auto"/>
            </w:tcBorders>
          </w:tcPr>
          <w:p w14:paraId="55873543" w14:textId="77777777" w:rsidR="008906B4" w:rsidRDefault="008906B4" w:rsidP="00C11757">
            <w:pPr>
              <w:rPr>
                <w:rFonts w:asciiTheme="minorEastAsia" w:eastAsiaTheme="minorEastAsia" w:hAnsiTheme="minorEastAsia"/>
                <w:bCs/>
                <w:sz w:val="18"/>
                <w:szCs w:val="18"/>
              </w:rPr>
            </w:pPr>
          </w:p>
        </w:tc>
      </w:tr>
      <w:tr w:rsidR="008906B4" w:rsidRPr="00CB1278" w14:paraId="14256148" w14:textId="77777777" w:rsidTr="00BE006F">
        <w:trPr>
          <w:trHeight w:val="311"/>
        </w:trPr>
        <w:tc>
          <w:tcPr>
            <w:tcW w:w="339" w:type="pct"/>
          </w:tcPr>
          <w:p w14:paraId="5CEAC2DB"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35422E2A"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M</w:t>
            </w:r>
            <w:r w:rsidRPr="003D09B9">
              <w:rPr>
                <w:rFonts w:asciiTheme="minorEastAsia" w:eastAsiaTheme="minorEastAsia" w:hAnsiTheme="minorEastAsia"/>
                <w:sz w:val="18"/>
                <w:szCs w:val="18"/>
              </w:rPr>
              <w:t>erchant</w:t>
            </w:r>
            <w:r>
              <w:rPr>
                <w:rFonts w:asciiTheme="minorEastAsia" w:eastAsiaTheme="minorEastAsia" w:hAnsiTheme="minorEastAsia" w:hint="eastAsia"/>
                <w:sz w:val="18"/>
                <w:szCs w:val="18"/>
              </w:rPr>
              <w:t>I</w:t>
            </w:r>
            <w:r w:rsidRPr="003D09B9">
              <w:rPr>
                <w:rFonts w:asciiTheme="minorEastAsia" w:eastAsiaTheme="minorEastAsia" w:hAnsiTheme="minorEastAsia" w:hint="eastAsia"/>
                <w:sz w:val="18"/>
                <w:szCs w:val="18"/>
              </w:rPr>
              <w:t>d</w:t>
            </w:r>
          </w:p>
        </w:tc>
        <w:tc>
          <w:tcPr>
            <w:tcW w:w="1370" w:type="pct"/>
            <w:shd w:val="clear" w:color="auto" w:fill="auto"/>
          </w:tcPr>
          <w:p w14:paraId="46F1DC98" w14:textId="693B8B2B" w:rsidR="008906B4" w:rsidRPr="003D09B9" w:rsidRDefault="008906B4" w:rsidP="00C11757">
            <w:pPr>
              <w:rPr>
                <w:rFonts w:asciiTheme="minorEastAsia" w:eastAsiaTheme="minorEastAsia" w:hAnsiTheme="minorEastAsia"/>
                <w:bCs/>
                <w:sz w:val="18"/>
                <w:szCs w:val="18"/>
              </w:rPr>
            </w:pPr>
            <w:r w:rsidRPr="00CB1278">
              <w:rPr>
                <w:rFonts w:asciiTheme="minorEastAsia" w:eastAsiaTheme="minorEastAsia" w:hAnsiTheme="minorEastAsia" w:hint="eastAsia"/>
                <w:color w:val="000000"/>
                <w:sz w:val="18"/>
                <w:szCs w:val="18"/>
              </w:rPr>
              <w:t>商户号</w:t>
            </w:r>
            <w:r>
              <w:rPr>
                <w:rFonts w:asciiTheme="minorEastAsia" w:eastAsiaTheme="minorEastAsia" w:hAnsiTheme="minorEastAsia" w:hint="eastAsia"/>
                <w:color w:val="000000"/>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832" w:type="pct"/>
            <w:tcBorders>
              <w:top w:val="single" w:sz="4" w:space="0" w:color="auto"/>
              <w:left w:val="single" w:sz="4" w:space="0" w:color="auto"/>
              <w:bottom w:val="single" w:sz="4" w:space="0" w:color="auto"/>
              <w:right w:val="single" w:sz="4" w:space="0" w:color="auto"/>
            </w:tcBorders>
          </w:tcPr>
          <w:p w14:paraId="47A89D2B"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2AA24E51"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257" w:type="pct"/>
            <w:tcBorders>
              <w:top w:val="single" w:sz="4" w:space="0" w:color="auto"/>
              <w:left w:val="single" w:sz="4" w:space="0" w:color="auto"/>
              <w:bottom w:val="single" w:sz="4" w:space="0" w:color="auto"/>
              <w:right w:val="single" w:sz="4" w:space="0" w:color="auto"/>
            </w:tcBorders>
          </w:tcPr>
          <w:p w14:paraId="2FA34F25"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1106" w:type="pct"/>
            <w:tcBorders>
              <w:top w:val="single" w:sz="4" w:space="0" w:color="auto"/>
              <w:left w:val="single" w:sz="4" w:space="0" w:color="auto"/>
              <w:bottom w:val="single" w:sz="4" w:space="0" w:color="auto"/>
              <w:right w:val="single" w:sz="4" w:space="0" w:color="auto"/>
            </w:tcBorders>
          </w:tcPr>
          <w:p w14:paraId="2720107D" w14:textId="77777777" w:rsidR="008906B4" w:rsidRDefault="008906B4" w:rsidP="00C11757">
            <w:pPr>
              <w:rPr>
                <w:rFonts w:asciiTheme="minorEastAsia" w:eastAsiaTheme="minorEastAsia" w:hAnsiTheme="minorEastAsia"/>
                <w:bCs/>
                <w:sz w:val="18"/>
                <w:szCs w:val="18"/>
              </w:rPr>
            </w:pPr>
          </w:p>
        </w:tc>
      </w:tr>
      <w:tr w:rsidR="008906B4" w:rsidRPr="00CB1278" w14:paraId="0F01DE65" w14:textId="77777777" w:rsidTr="00BE006F">
        <w:trPr>
          <w:trHeight w:val="287"/>
        </w:trPr>
        <w:tc>
          <w:tcPr>
            <w:tcW w:w="339" w:type="pct"/>
          </w:tcPr>
          <w:p w14:paraId="7911C0C6"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391D5FEB"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IsvOrgId</w:t>
            </w:r>
          </w:p>
        </w:tc>
        <w:tc>
          <w:tcPr>
            <w:tcW w:w="1370" w:type="pct"/>
            <w:shd w:val="clear" w:color="auto" w:fill="auto"/>
          </w:tcPr>
          <w:p w14:paraId="36F59B1B"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bCs/>
                <w:color w:val="000000"/>
                <w:sz w:val="18"/>
                <w:szCs w:val="18"/>
              </w:rPr>
              <w:t>合作方机构号（网商银行分配）</w:t>
            </w:r>
          </w:p>
        </w:tc>
        <w:tc>
          <w:tcPr>
            <w:tcW w:w="832" w:type="pct"/>
            <w:tcBorders>
              <w:top w:val="single" w:sz="4" w:space="0" w:color="auto"/>
              <w:left w:val="single" w:sz="4" w:space="0" w:color="auto"/>
              <w:bottom w:val="single" w:sz="4" w:space="0" w:color="auto"/>
              <w:right w:val="single" w:sz="4" w:space="0" w:color="auto"/>
            </w:tcBorders>
          </w:tcPr>
          <w:p w14:paraId="074C2165"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EA9D737"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257" w:type="pct"/>
            <w:tcBorders>
              <w:top w:val="single" w:sz="4" w:space="0" w:color="auto"/>
              <w:left w:val="single" w:sz="4" w:space="0" w:color="auto"/>
              <w:bottom w:val="single" w:sz="4" w:space="0" w:color="auto"/>
              <w:right w:val="single" w:sz="4" w:space="0" w:color="auto"/>
            </w:tcBorders>
          </w:tcPr>
          <w:p w14:paraId="24B22350"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1106" w:type="pct"/>
            <w:tcBorders>
              <w:top w:val="single" w:sz="4" w:space="0" w:color="auto"/>
              <w:left w:val="single" w:sz="4" w:space="0" w:color="auto"/>
              <w:bottom w:val="single" w:sz="4" w:space="0" w:color="auto"/>
              <w:right w:val="single" w:sz="4" w:space="0" w:color="auto"/>
            </w:tcBorders>
          </w:tcPr>
          <w:p w14:paraId="61016EBB" w14:textId="77777777" w:rsidR="008906B4" w:rsidRDefault="008906B4" w:rsidP="00C11757">
            <w:pPr>
              <w:rPr>
                <w:rFonts w:asciiTheme="minorEastAsia" w:eastAsiaTheme="minorEastAsia" w:hAnsiTheme="minorEastAsia"/>
                <w:bCs/>
                <w:sz w:val="18"/>
                <w:szCs w:val="18"/>
              </w:rPr>
            </w:pPr>
          </w:p>
        </w:tc>
      </w:tr>
      <w:tr w:rsidR="008906B4" w:rsidRPr="00CB1278" w14:paraId="6324AC4D" w14:textId="77777777" w:rsidTr="00BE006F">
        <w:trPr>
          <w:trHeight w:val="287"/>
        </w:trPr>
        <w:tc>
          <w:tcPr>
            <w:tcW w:w="339" w:type="pct"/>
          </w:tcPr>
          <w:p w14:paraId="55BD6FBA"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5F7424C2"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C</w:t>
            </w:r>
            <w:r>
              <w:rPr>
                <w:rFonts w:asciiTheme="minorEastAsia" w:eastAsiaTheme="minorEastAsia" w:hAnsiTheme="minorEastAsia" w:hint="eastAsia"/>
                <w:sz w:val="18"/>
                <w:szCs w:val="18"/>
              </w:rPr>
              <w:t>hannelT</w:t>
            </w:r>
            <w:r w:rsidRPr="003D09B9">
              <w:rPr>
                <w:rFonts w:asciiTheme="minorEastAsia" w:eastAsiaTheme="minorEastAsia" w:hAnsiTheme="minorEastAsia" w:hint="eastAsia"/>
                <w:sz w:val="18"/>
                <w:szCs w:val="18"/>
              </w:rPr>
              <w:t>ype</w:t>
            </w:r>
          </w:p>
        </w:tc>
        <w:tc>
          <w:tcPr>
            <w:tcW w:w="1370" w:type="pct"/>
            <w:shd w:val="clear" w:color="auto" w:fill="auto"/>
          </w:tcPr>
          <w:p w14:paraId="05B31FCA" w14:textId="77777777" w:rsidR="008906B4" w:rsidRDefault="008906B4" w:rsidP="00C11757">
            <w:pPr>
              <w:rPr>
                <w:rFonts w:asciiTheme="minorEastAsia" w:eastAsiaTheme="minorEastAsia" w:hAnsiTheme="minorEastAsia"/>
                <w:color w:val="000000"/>
                <w:sz w:val="18"/>
                <w:szCs w:val="18"/>
              </w:rPr>
            </w:pPr>
            <w:r w:rsidRPr="003D09B9">
              <w:rPr>
                <w:rFonts w:asciiTheme="minorEastAsia" w:eastAsiaTheme="minorEastAsia" w:hAnsiTheme="minorEastAsia" w:hint="eastAsia"/>
                <w:sz w:val="18"/>
                <w:szCs w:val="18"/>
              </w:rPr>
              <w:t>支付渠道类型。</w:t>
            </w:r>
            <w:r>
              <w:rPr>
                <w:rFonts w:asciiTheme="minorEastAsia" w:eastAsiaTheme="minorEastAsia" w:hAnsiTheme="minorEastAsia" w:hint="eastAsia"/>
                <w:color w:val="000000"/>
                <w:sz w:val="18"/>
                <w:szCs w:val="18"/>
              </w:rPr>
              <w:t>该</w:t>
            </w:r>
            <w:r>
              <w:rPr>
                <w:rFonts w:asciiTheme="minorEastAsia" w:eastAsiaTheme="minorEastAsia" w:hAnsiTheme="minorEastAsia"/>
                <w:color w:val="000000"/>
                <w:sz w:val="18"/>
                <w:szCs w:val="18"/>
              </w:rPr>
              <w:t>笔支付走的</w:t>
            </w:r>
            <w:r>
              <w:rPr>
                <w:rFonts w:asciiTheme="minorEastAsia" w:eastAsiaTheme="minorEastAsia" w:hAnsiTheme="minorEastAsia" w:hint="eastAsia"/>
                <w:color w:val="000000"/>
                <w:sz w:val="18"/>
                <w:szCs w:val="18"/>
              </w:rPr>
              <w:t>第三方</w:t>
            </w:r>
            <w:r>
              <w:rPr>
                <w:rFonts w:asciiTheme="minorEastAsia" w:eastAsiaTheme="minorEastAsia" w:hAnsiTheme="minorEastAsia"/>
                <w:color w:val="000000"/>
                <w:sz w:val="18"/>
                <w:szCs w:val="18"/>
              </w:rPr>
              <w:t>支付渠道</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可选值</w:t>
            </w:r>
            <w:r>
              <w:rPr>
                <w:rFonts w:asciiTheme="minorEastAsia" w:eastAsiaTheme="minorEastAsia" w:hAnsiTheme="minorEastAsia" w:hint="eastAsia"/>
                <w:color w:val="000000"/>
                <w:sz w:val="18"/>
                <w:szCs w:val="18"/>
              </w:rPr>
              <w:t>：</w:t>
            </w:r>
          </w:p>
          <w:p w14:paraId="43D73EC8" w14:textId="77777777" w:rsidR="008906B4" w:rsidRDefault="008906B4" w:rsidP="00C11757">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ALI：</w:t>
            </w:r>
            <w:r w:rsidRPr="00621F09">
              <w:rPr>
                <w:rFonts w:asciiTheme="minorEastAsia" w:eastAsiaTheme="minorEastAsia" w:hAnsiTheme="minorEastAsia" w:hint="eastAsia"/>
                <w:color w:val="000000"/>
                <w:sz w:val="18"/>
                <w:szCs w:val="18"/>
              </w:rPr>
              <w:t>支付宝</w:t>
            </w:r>
          </w:p>
          <w:p w14:paraId="3390538D" w14:textId="77777777" w:rsidR="008906B4" w:rsidRDefault="008906B4" w:rsidP="00C11757">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WX：</w:t>
            </w:r>
            <w:r w:rsidRPr="00621F09">
              <w:rPr>
                <w:rFonts w:asciiTheme="minorEastAsia" w:eastAsiaTheme="minorEastAsia" w:hAnsiTheme="minorEastAsia" w:hint="eastAsia"/>
                <w:color w:val="000000"/>
                <w:sz w:val="18"/>
                <w:szCs w:val="18"/>
              </w:rPr>
              <w:t>微信支付</w:t>
            </w:r>
          </w:p>
          <w:p w14:paraId="42E21A58" w14:textId="77777777" w:rsidR="008906B4" w:rsidRDefault="008906B4" w:rsidP="00C11757">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QQ：</w:t>
            </w:r>
            <w:r w:rsidRPr="00621F09">
              <w:rPr>
                <w:rFonts w:asciiTheme="minorEastAsia" w:eastAsiaTheme="minorEastAsia" w:hAnsiTheme="minorEastAsia" w:hint="eastAsia"/>
                <w:color w:val="000000"/>
                <w:sz w:val="18"/>
                <w:szCs w:val="18"/>
              </w:rPr>
              <w:t>手机</w:t>
            </w:r>
            <w:r>
              <w:rPr>
                <w:rFonts w:asciiTheme="minorEastAsia" w:eastAsiaTheme="minorEastAsia" w:hAnsiTheme="minorEastAsia" w:hint="eastAsia"/>
                <w:color w:val="000000"/>
                <w:sz w:val="18"/>
                <w:szCs w:val="18"/>
              </w:rPr>
              <w:t>QQ（</w:t>
            </w:r>
            <w:r>
              <w:rPr>
                <w:rFonts w:asciiTheme="minorEastAsia" w:eastAsiaTheme="minorEastAsia" w:hAnsiTheme="minorEastAsia"/>
                <w:color w:val="000000"/>
                <w:sz w:val="18"/>
                <w:szCs w:val="18"/>
              </w:rPr>
              <w:t>暂未开放）</w:t>
            </w:r>
          </w:p>
          <w:p w14:paraId="77197ECD"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color w:val="000000"/>
                <w:sz w:val="18"/>
                <w:szCs w:val="18"/>
              </w:rPr>
              <w:t>JD</w:t>
            </w:r>
            <w:r>
              <w:rPr>
                <w:rFonts w:asciiTheme="minorEastAsia" w:eastAsiaTheme="minorEastAsia" w:hAnsiTheme="minorEastAsia" w:hint="eastAsia"/>
                <w:color w:val="000000"/>
                <w:sz w:val="18"/>
                <w:szCs w:val="18"/>
              </w:rPr>
              <w:t>：</w:t>
            </w:r>
            <w:r w:rsidRPr="00621F09">
              <w:rPr>
                <w:rFonts w:asciiTheme="minorEastAsia" w:eastAsiaTheme="minorEastAsia" w:hAnsiTheme="minorEastAsia" w:hint="eastAsia"/>
                <w:color w:val="000000"/>
                <w:sz w:val="18"/>
                <w:szCs w:val="18"/>
              </w:rPr>
              <w:t>京东钱包</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暂未开放）</w:t>
            </w:r>
          </w:p>
        </w:tc>
        <w:tc>
          <w:tcPr>
            <w:tcW w:w="832" w:type="pct"/>
            <w:tcBorders>
              <w:top w:val="single" w:sz="4" w:space="0" w:color="auto"/>
              <w:left w:val="single" w:sz="4" w:space="0" w:color="auto"/>
              <w:bottom w:val="single" w:sz="4" w:space="0" w:color="auto"/>
              <w:right w:val="single" w:sz="4" w:space="0" w:color="auto"/>
            </w:tcBorders>
          </w:tcPr>
          <w:p w14:paraId="282280B3"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4EB0212D"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257" w:type="pct"/>
            <w:tcBorders>
              <w:top w:val="single" w:sz="4" w:space="0" w:color="auto"/>
              <w:left w:val="single" w:sz="4" w:space="0" w:color="auto"/>
              <w:bottom w:val="single" w:sz="4" w:space="0" w:color="auto"/>
              <w:right w:val="single" w:sz="4" w:space="0" w:color="auto"/>
            </w:tcBorders>
          </w:tcPr>
          <w:p w14:paraId="55F5A67E"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1106" w:type="pct"/>
            <w:tcBorders>
              <w:top w:val="single" w:sz="4" w:space="0" w:color="auto"/>
              <w:left w:val="single" w:sz="4" w:space="0" w:color="auto"/>
              <w:bottom w:val="single" w:sz="4" w:space="0" w:color="auto"/>
              <w:right w:val="single" w:sz="4" w:space="0" w:color="auto"/>
            </w:tcBorders>
          </w:tcPr>
          <w:p w14:paraId="4C01263C" w14:textId="77777777" w:rsidR="008906B4" w:rsidRDefault="008906B4" w:rsidP="00C11757">
            <w:pPr>
              <w:rPr>
                <w:rFonts w:asciiTheme="minorEastAsia" w:eastAsiaTheme="minorEastAsia" w:hAnsiTheme="minorEastAsia"/>
                <w:bCs/>
                <w:sz w:val="18"/>
                <w:szCs w:val="18"/>
              </w:rPr>
            </w:pPr>
          </w:p>
        </w:tc>
      </w:tr>
      <w:tr w:rsidR="008906B4" w:rsidRPr="00CB1278" w14:paraId="6D15C5D5" w14:textId="77777777" w:rsidTr="00BE006F">
        <w:trPr>
          <w:trHeight w:val="287"/>
        </w:trPr>
        <w:tc>
          <w:tcPr>
            <w:tcW w:w="339" w:type="pct"/>
          </w:tcPr>
          <w:p w14:paraId="10F30461"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55FBC11F"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Operator</w:t>
            </w:r>
            <w:r>
              <w:rPr>
                <w:rFonts w:asciiTheme="minorEastAsia" w:eastAsiaTheme="minorEastAsia" w:hAnsiTheme="minorEastAsia" w:hint="eastAsia"/>
                <w:sz w:val="18"/>
                <w:szCs w:val="18"/>
              </w:rPr>
              <w:t>I</w:t>
            </w:r>
            <w:r w:rsidRPr="003D09B9">
              <w:rPr>
                <w:rFonts w:asciiTheme="minorEastAsia" w:eastAsiaTheme="minorEastAsia" w:hAnsiTheme="minorEastAsia"/>
                <w:sz w:val="18"/>
                <w:szCs w:val="18"/>
              </w:rPr>
              <w:t>d</w:t>
            </w:r>
          </w:p>
        </w:tc>
        <w:tc>
          <w:tcPr>
            <w:tcW w:w="1370" w:type="pct"/>
            <w:shd w:val="clear" w:color="auto" w:fill="auto"/>
          </w:tcPr>
          <w:p w14:paraId="362CB1D5"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操作员ID</w:t>
            </w:r>
            <w:r>
              <w:rPr>
                <w:rFonts w:asciiTheme="minorEastAsia" w:eastAsiaTheme="minorEastAsia" w:hAnsiTheme="minorEastAsia" w:hint="eastAsia"/>
                <w:sz w:val="18"/>
                <w:szCs w:val="18"/>
              </w:rPr>
              <w:t>。</w:t>
            </w:r>
            <w:r>
              <w:rPr>
                <w:rFonts w:asciiTheme="minorEastAsia" w:eastAsiaTheme="minorEastAsia" w:hAnsiTheme="minorEastAsia"/>
                <w:sz w:val="18"/>
                <w:szCs w:val="18"/>
              </w:rPr>
              <w:t>门店操作员</w:t>
            </w:r>
            <w:r>
              <w:rPr>
                <w:rFonts w:asciiTheme="minorEastAsia" w:eastAsiaTheme="minorEastAsia" w:hAnsiTheme="minorEastAsia" w:hint="eastAsia"/>
                <w:sz w:val="18"/>
                <w:szCs w:val="18"/>
              </w:rPr>
              <w:t>ID</w:t>
            </w:r>
          </w:p>
        </w:tc>
        <w:tc>
          <w:tcPr>
            <w:tcW w:w="832" w:type="pct"/>
            <w:tcBorders>
              <w:top w:val="single" w:sz="4" w:space="0" w:color="auto"/>
              <w:left w:val="single" w:sz="4" w:space="0" w:color="auto"/>
              <w:bottom w:val="single" w:sz="4" w:space="0" w:color="auto"/>
              <w:right w:val="single" w:sz="4" w:space="0" w:color="auto"/>
            </w:tcBorders>
          </w:tcPr>
          <w:p w14:paraId="6BAEFD9C"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3444395"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57" w:type="pct"/>
            <w:tcBorders>
              <w:top w:val="single" w:sz="4" w:space="0" w:color="auto"/>
              <w:left w:val="single" w:sz="4" w:space="0" w:color="auto"/>
              <w:bottom w:val="single" w:sz="4" w:space="0" w:color="auto"/>
              <w:right w:val="single" w:sz="4" w:space="0" w:color="auto"/>
            </w:tcBorders>
          </w:tcPr>
          <w:p w14:paraId="5CE172FC" w14:textId="77777777" w:rsidR="008906B4"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1106" w:type="pct"/>
            <w:tcBorders>
              <w:top w:val="single" w:sz="4" w:space="0" w:color="auto"/>
              <w:left w:val="single" w:sz="4" w:space="0" w:color="auto"/>
              <w:bottom w:val="single" w:sz="4" w:space="0" w:color="auto"/>
              <w:right w:val="single" w:sz="4" w:space="0" w:color="auto"/>
            </w:tcBorders>
          </w:tcPr>
          <w:p w14:paraId="50050ECE" w14:textId="77777777" w:rsidR="008906B4" w:rsidRDefault="008906B4" w:rsidP="00C11757">
            <w:pPr>
              <w:rPr>
                <w:rFonts w:asciiTheme="minorEastAsia" w:eastAsiaTheme="minorEastAsia" w:hAnsiTheme="minorEastAsia"/>
                <w:bCs/>
                <w:sz w:val="18"/>
                <w:szCs w:val="18"/>
              </w:rPr>
            </w:pPr>
          </w:p>
        </w:tc>
      </w:tr>
      <w:tr w:rsidR="008906B4" w:rsidRPr="00CB1278" w14:paraId="5075AE65" w14:textId="77777777" w:rsidTr="00BE006F">
        <w:trPr>
          <w:trHeight w:val="287"/>
        </w:trPr>
        <w:tc>
          <w:tcPr>
            <w:tcW w:w="339" w:type="pct"/>
          </w:tcPr>
          <w:p w14:paraId="775363C7"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5527BC9B"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S</w:t>
            </w:r>
            <w:r>
              <w:rPr>
                <w:rFonts w:asciiTheme="minorEastAsia" w:eastAsiaTheme="minorEastAsia" w:hAnsiTheme="minorEastAsia" w:hint="eastAsia"/>
                <w:sz w:val="18"/>
                <w:szCs w:val="18"/>
              </w:rPr>
              <w:t>toreI</w:t>
            </w:r>
            <w:r w:rsidRPr="003D09B9">
              <w:rPr>
                <w:rFonts w:asciiTheme="minorEastAsia" w:eastAsiaTheme="minorEastAsia" w:hAnsiTheme="minorEastAsia" w:hint="eastAsia"/>
                <w:sz w:val="18"/>
                <w:szCs w:val="18"/>
              </w:rPr>
              <w:t>d</w:t>
            </w:r>
          </w:p>
        </w:tc>
        <w:tc>
          <w:tcPr>
            <w:tcW w:w="1370" w:type="pct"/>
            <w:shd w:val="clear" w:color="auto" w:fill="auto"/>
          </w:tcPr>
          <w:p w14:paraId="707B7520"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门店ID</w:t>
            </w:r>
            <w:r>
              <w:rPr>
                <w:rFonts w:asciiTheme="minorEastAsia" w:eastAsiaTheme="minorEastAsia" w:hAnsiTheme="minorEastAsia" w:hint="eastAsia"/>
                <w:sz w:val="18"/>
                <w:szCs w:val="18"/>
              </w:rPr>
              <w:t>。</w:t>
            </w:r>
            <w:r>
              <w:rPr>
                <w:rFonts w:asciiTheme="minorEastAsia" w:eastAsiaTheme="minorEastAsia" w:hAnsiTheme="minorEastAsia"/>
                <w:sz w:val="18"/>
                <w:szCs w:val="18"/>
              </w:rPr>
              <w:t>门店</w:t>
            </w:r>
            <w:r>
              <w:rPr>
                <w:rFonts w:asciiTheme="minorEastAsia" w:eastAsiaTheme="minorEastAsia" w:hAnsiTheme="minorEastAsia" w:hint="eastAsia"/>
                <w:sz w:val="18"/>
                <w:szCs w:val="18"/>
              </w:rPr>
              <w:t>ID</w:t>
            </w:r>
          </w:p>
        </w:tc>
        <w:tc>
          <w:tcPr>
            <w:tcW w:w="832" w:type="pct"/>
            <w:tcBorders>
              <w:top w:val="single" w:sz="4" w:space="0" w:color="auto"/>
              <w:left w:val="single" w:sz="4" w:space="0" w:color="auto"/>
              <w:bottom w:val="single" w:sz="4" w:space="0" w:color="auto"/>
              <w:right w:val="single" w:sz="4" w:space="0" w:color="auto"/>
            </w:tcBorders>
          </w:tcPr>
          <w:p w14:paraId="4B493F44"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40CEA3F"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57" w:type="pct"/>
            <w:tcBorders>
              <w:top w:val="single" w:sz="4" w:space="0" w:color="auto"/>
              <w:left w:val="single" w:sz="4" w:space="0" w:color="auto"/>
              <w:bottom w:val="single" w:sz="4" w:space="0" w:color="auto"/>
              <w:right w:val="single" w:sz="4" w:space="0" w:color="auto"/>
            </w:tcBorders>
          </w:tcPr>
          <w:p w14:paraId="0E8344DD"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1106" w:type="pct"/>
            <w:tcBorders>
              <w:top w:val="single" w:sz="4" w:space="0" w:color="auto"/>
              <w:left w:val="single" w:sz="4" w:space="0" w:color="auto"/>
              <w:bottom w:val="single" w:sz="4" w:space="0" w:color="auto"/>
              <w:right w:val="single" w:sz="4" w:space="0" w:color="auto"/>
            </w:tcBorders>
          </w:tcPr>
          <w:p w14:paraId="5CF57AD2" w14:textId="77777777" w:rsidR="008906B4" w:rsidRDefault="008906B4" w:rsidP="00C11757">
            <w:pPr>
              <w:rPr>
                <w:rFonts w:asciiTheme="minorEastAsia" w:eastAsiaTheme="minorEastAsia" w:hAnsiTheme="minorEastAsia"/>
                <w:bCs/>
                <w:sz w:val="18"/>
                <w:szCs w:val="18"/>
              </w:rPr>
            </w:pPr>
          </w:p>
        </w:tc>
      </w:tr>
      <w:tr w:rsidR="008906B4" w:rsidRPr="00CB1278" w14:paraId="695686CB" w14:textId="77777777" w:rsidTr="00BE006F">
        <w:trPr>
          <w:trHeight w:val="287"/>
        </w:trPr>
        <w:tc>
          <w:tcPr>
            <w:tcW w:w="339" w:type="pct"/>
          </w:tcPr>
          <w:p w14:paraId="4DB025F1"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79AC72CD"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Device</w:t>
            </w:r>
            <w:r>
              <w:rPr>
                <w:rFonts w:asciiTheme="minorEastAsia" w:eastAsiaTheme="minorEastAsia" w:hAnsiTheme="minorEastAsia" w:hint="eastAsia"/>
                <w:sz w:val="18"/>
                <w:szCs w:val="18"/>
              </w:rPr>
              <w:t>I</w:t>
            </w:r>
            <w:r w:rsidRPr="003D09B9">
              <w:rPr>
                <w:rFonts w:asciiTheme="minorEastAsia" w:eastAsiaTheme="minorEastAsia" w:hAnsiTheme="minorEastAsia" w:hint="eastAsia"/>
                <w:sz w:val="18"/>
                <w:szCs w:val="18"/>
              </w:rPr>
              <w:t>d</w:t>
            </w:r>
          </w:p>
        </w:tc>
        <w:tc>
          <w:tcPr>
            <w:tcW w:w="1370" w:type="pct"/>
            <w:shd w:val="clear" w:color="auto" w:fill="auto"/>
          </w:tcPr>
          <w:p w14:paraId="67BD2406"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终端设备号</w:t>
            </w:r>
            <w:r>
              <w:rPr>
                <w:rFonts w:asciiTheme="minorEastAsia" w:eastAsiaTheme="minorEastAsia" w:hAnsiTheme="minorEastAsia" w:hint="eastAsia"/>
                <w:sz w:val="18"/>
                <w:szCs w:val="18"/>
              </w:rPr>
              <w:t>。门店</w:t>
            </w:r>
            <w:r w:rsidRPr="003D09B9">
              <w:rPr>
                <w:rFonts w:asciiTheme="minorEastAsia" w:eastAsiaTheme="minorEastAsia" w:hAnsiTheme="minorEastAsia" w:hint="eastAsia"/>
                <w:sz w:val="18"/>
                <w:szCs w:val="18"/>
              </w:rPr>
              <w:t>收银设备</w:t>
            </w:r>
            <w:r>
              <w:rPr>
                <w:rFonts w:asciiTheme="minorEastAsia" w:eastAsiaTheme="minorEastAsia" w:hAnsiTheme="minorEastAsia" w:hint="eastAsia"/>
                <w:sz w:val="18"/>
                <w:szCs w:val="18"/>
              </w:rPr>
              <w:t>ID</w:t>
            </w:r>
          </w:p>
        </w:tc>
        <w:tc>
          <w:tcPr>
            <w:tcW w:w="832" w:type="pct"/>
            <w:tcBorders>
              <w:top w:val="single" w:sz="4" w:space="0" w:color="auto"/>
              <w:left w:val="single" w:sz="4" w:space="0" w:color="auto"/>
              <w:bottom w:val="single" w:sz="4" w:space="0" w:color="auto"/>
              <w:right w:val="single" w:sz="4" w:space="0" w:color="auto"/>
            </w:tcBorders>
          </w:tcPr>
          <w:p w14:paraId="5E1BD644"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6CF7D19B"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57" w:type="pct"/>
            <w:tcBorders>
              <w:top w:val="single" w:sz="4" w:space="0" w:color="auto"/>
              <w:left w:val="single" w:sz="4" w:space="0" w:color="auto"/>
              <w:bottom w:val="single" w:sz="4" w:space="0" w:color="auto"/>
              <w:right w:val="single" w:sz="4" w:space="0" w:color="auto"/>
            </w:tcBorders>
          </w:tcPr>
          <w:p w14:paraId="7A311E84" w14:textId="30674669"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1106" w:type="pct"/>
            <w:tcBorders>
              <w:top w:val="single" w:sz="4" w:space="0" w:color="auto"/>
              <w:left w:val="single" w:sz="4" w:space="0" w:color="auto"/>
              <w:bottom w:val="single" w:sz="4" w:space="0" w:color="auto"/>
              <w:right w:val="single" w:sz="4" w:space="0" w:color="auto"/>
            </w:tcBorders>
          </w:tcPr>
          <w:p w14:paraId="496CADDB" w14:textId="77777777" w:rsidR="008906B4" w:rsidRDefault="008906B4" w:rsidP="00C11757">
            <w:pPr>
              <w:rPr>
                <w:rFonts w:asciiTheme="minorEastAsia" w:eastAsiaTheme="minorEastAsia" w:hAnsiTheme="minorEastAsia"/>
                <w:bCs/>
                <w:sz w:val="18"/>
                <w:szCs w:val="18"/>
              </w:rPr>
            </w:pPr>
          </w:p>
        </w:tc>
      </w:tr>
      <w:tr w:rsidR="008906B4" w:rsidRPr="00CB1278" w14:paraId="1A3CD21B" w14:textId="77777777" w:rsidTr="00BE006F">
        <w:trPr>
          <w:trHeight w:val="287"/>
        </w:trPr>
        <w:tc>
          <w:tcPr>
            <w:tcW w:w="339" w:type="pct"/>
          </w:tcPr>
          <w:p w14:paraId="377E0A97"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79690B75"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D</w:t>
            </w:r>
            <w:r>
              <w:rPr>
                <w:rFonts w:asciiTheme="minorEastAsia" w:eastAsiaTheme="minorEastAsia" w:hAnsiTheme="minorEastAsia" w:hint="eastAsia"/>
                <w:sz w:val="18"/>
                <w:szCs w:val="18"/>
              </w:rPr>
              <w:t>eviceCreateI</w:t>
            </w:r>
            <w:r w:rsidRPr="003D09B9">
              <w:rPr>
                <w:rFonts w:asciiTheme="minorEastAsia" w:eastAsiaTheme="minorEastAsia" w:hAnsiTheme="minorEastAsia" w:hint="eastAsia"/>
                <w:sz w:val="18"/>
                <w:szCs w:val="18"/>
              </w:rPr>
              <w:t>p</w:t>
            </w:r>
          </w:p>
        </w:tc>
        <w:tc>
          <w:tcPr>
            <w:tcW w:w="1370" w:type="pct"/>
            <w:shd w:val="clear" w:color="auto" w:fill="auto"/>
          </w:tcPr>
          <w:p w14:paraId="4DE98815"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终端IP。</w:t>
            </w:r>
            <w:r w:rsidRPr="003D09B9">
              <w:rPr>
                <w:rFonts w:asciiTheme="minorEastAsia" w:eastAsiaTheme="minorEastAsia" w:hAnsiTheme="minorEastAsia" w:hint="eastAsia"/>
                <w:sz w:val="18"/>
                <w:szCs w:val="18"/>
              </w:rPr>
              <w:t>订单</w:t>
            </w:r>
            <w:r>
              <w:rPr>
                <w:rFonts w:asciiTheme="minorEastAsia" w:eastAsiaTheme="minorEastAsia" w:hAnsiTheme="minorEastAsia" w:hint="eastAsia"/>
                <w:sz w:val="18"/>
                <w:szCs w:val="18"/>
              </w:rPr>
              <w:t>生成</w:t>
            </w:r>
            <w:r w:rsidRPr="003D09B9">
              <w:rPr>
                <w:rFonts w:asciiTheme="minorEastAsia" w:eastAsiaTheme="minorEastAsia" w:hAnsiTheme="minorEastAsia" w:hint="eastAsia"/>
                <w:sz w:val="18"/>
                <w:szCs w:val="18"/>
              </w:rPr>
              <w:t>的</w:t>
            </w:r>
            <w:r>
              <w:rPr>
                <w:rFonts w:asciiTheme="minorEastAsia" w:eastAsiaTheme="minorEastAsia" w:hAnsiTheme="minorEastAsia" w:hint="eastAsia"/>
                <w:sz w:val="18"/>
                <w:szCs w:val="18"/>
              </w:rPr>
              <w:t>机器</w:t>
            </w:r>
            <w:r w:rsidRPr="003D09B9">
              <w:rPr>
                <w:rFonts w:asciiTheme="minorEastAsia" w:eastAsiaTheme="minorEastAsia" w:hAnsiTheme="minorEastAsia" w:hint="eastAsia"/>
                <w:sz w:val="18"/>
                <w:szCs w:val="18"/>
              </w:rPr>
              <w:t>IP</w:t>
            </w:r>
            <w:r>
              <w:rPr>
                <w:rFonts w:asciiTheme="minorEastAsia" w:eastAsiaTheme="minorEastAsia" w:hAnsiTheme="minorEastAsia" w:hint="eastAsia"/>
                <w:sz w:val="18"/>
                <w:szCs w:val="18"/>
              </w:rPr>
              <w:t>。</w:t>
            </w:r>
          </w:p>
        </w:tc>
        <w:tc>
          <w:tcPr>
            <w:tcW w:w="832" w:type="pct"/>
            <w:tcBorders>
              <w:top w:val="single" w:sz="4" w:space="0" w:color="auto"/>
              <w:left w:val="single" w:sz="4" w:space="0" w:color="auto"/>
              <w:bottom w:val="single" w:sz="4" w:space="0" w:color="auto"/>
              <w:right w:val="single" w:sz="4" w:space="0" w:color="auto"/>
            </w:tcBorders>
          </w:tcPr>
          <w:p w14:paraId="13165BC8"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5BCBCC70"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16</w:t>
            </w:r>
          </w:p>
        </w:tc>
        <w:tc>
          <w:tcPr>
            <w:tcW w:w="257" w:type="pct"/>
            <w:tcBorders>
              <w:top w:val="single" w:sz="4" w:space="0" w:color="auto"/>
              <w:left w:val="single" w:sz="4" w:space="0" w:color="auto"/>
              <w:bottom w:val="single" w:sz="4" w:space="0" w:color="auto"/>
              <w:right w:val="single" w:sz="4" w:space="0" w:color="auto"/>
            </w:tcBorders>
          </w:tcPr>
          <w:p w14:paraId="346EDB26" w14:textId="2C56D540" w:rsidR="008906B4" w:rsidRPr="003D09B9" w:rsidRDefault="00F27364" w:rsidP="00C11757">
            <w:pPr>
              <w:rPr>
                <w:rFonts w:asciiTheme="minorEastAsia" w:eastAsiaTheme="minorEastAsia" w:hAnsiTheme="minorEastAsia"/>
                <w:bCs/>
                <w:sz w:val="18"/>
                <w:szCs w:val="18"/>
              </w:rPr>
            </w:pPr>
            <w:r>
              <w:rPr>
                <w:rFonts w:asciiTheme="minorEastAsia" w:eastAsiaTheme="minorEastAsia" w:hAnsiTheme="minorEastAsia"/>
                <w:sz w:val="18"/>
                <w:szCs w:val="18"/>
              </w:rPr>
              <w:t>M</w:t>
            </w:r>
          </w:p>
        </w:tc>
        <w:tc>
          <w:tcPr>
            <w:tcW w:w="1106" w:type="pct"/>
            <w:tcBorders>
              <w:top w:val="single" w:sz="4" w:space="0" w:color="auto"/>
              <w:left w:val="single" w:sz="4" w:space="0" w:color="auto"/>
              <w:bottom w:val="single" w:sz="4" w:space="0" w:color="auto"/>
              <w:right w:val="single" w:sz="4" w:space="0" w:color="auto"/>
            </w:tcBorders>
          </w:tcPr>
          <w:p w14:paraId="1BDA2151" w14:textId="77777777" w:rsidR="008906B4" w:rsidRDefault="008906B4" w:rsidP="00C11757">
            <w:pPr>
              <w:rPr>
                <w:rFonts w:asciiTheme="minorEastAsia" w:eastAsiaTheme="minorEastAsia" w:hAnsiTheme="minorEastAsia"/>
                <w:bCs/>
                <w:sz w:val="18"/>
                <w:szCs w:val="18"/>
              </w:rPr>
            </w:pPr>
          </w:p>
        </w:tc>
      </w:tr>
      <w:tr w:rsidR="008906B4" w:rsidRPr="00CB1278" w14:paraId="793D3955" w14:textId="77777777" w:rsidTr="00BE006F">
        <w:trPr>
          <w:trHeight w:val="287"/>
        </w:trPr>
        <w:tc>
          <w:tcPr>
            <w:tcW w:w="339" w:type="pct"/>
          </w:tcPr>
          <w:p w14:paraId="2A5519B2"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1DC78ADF"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E</w:t>
            </w:r>
            <w:r>
              <w:rPr>
                <w:rFonts w:asciiTheme="minorEastAsia" w:eastAsiaTheme="minorEastAsia" w:hAnsiTheme="minorEastAsia" w:hint="eastAsia"/>
                <w:sz w:val="18"/>
                <w:szCs w:val="18"/>
              </w:rPr>
              <w:t>xpireE</w:t>
            </w:r>
            <w:r w:rsidRPr="00C83FEC">
              <w:rPr>
                <w:rFonts w:asciiTheme="minorEastAsia" w:eastAsiaTheme="minorEastAsia" w:hAnsiTheme="minorEastAsia"/>
                <w:sz w:val="18"/>
                <w:szCs w:val="18"/>
              </w:rPr>
              <w:t>xpress</w:t>
            </w:r>
          </w:p>
        </w:tc>
        <w:tc>
          <w:tcPr>
            <w:tcW w:w="1370" w:type="pct"/>
            <w:shd w:val="clear" w:color="auto" w:fill="auto"/>
          </w:tcPr>
          <w:p w14:paraId="0B275240" w14:textId="77777777" w:rsidR="008906B4" w:rsidRPr="009C04BC" w:rsidRDefault="008906B4" w:rsidP="00C11757">
            <w:pPr>
              <w:autoSpaceDE w:val="0"/>
              <w:autoSpaceDN w:val="0"/>
              <w:adjustRightInd w:val="0"/>
              <w:spacing w:line="333" w:lineRule="exact"/>
              <w:jc w:val="left"/>
              <w:rPr>
                <w:rFonts w:ascii="宋体" w:hAnsi="宋体"/>
                <w:color w:val="FF0000"/>
              </w:rPr>
            </w:pPr>
            <w:r>
              <w:rPr>
                <w:rFonts w:asciiTheme="minorEastAsia" w:eastAsiaTheme="minorEastAsia" w:hAnsiTheme="minorEastAsia" w:hint="eastAsia"/>
                <w:sz w:val="18"/>
                <w:szCs w:val="18"/>
              </w:rPr>
              <w:t>订单有效期</w:t>
            </w:r>
            <w:r>
              <w:rPr>
                <w:rFonts w:asciiTheme="minorEastAsia" w:eastAsiaTheme="minorEastAsia" w:hAnsiTheme="minorEastAsia"/>
                <w:sz w:val="18"/>
                <w:szCs w:val="18"/>
              </w:rPr>
              <w:t>。</w:t>
            </w:r>
            <w:r>
              <w:rPr>
                <w:rFonts w:ascii="宋体" w:hAnsi="宋体" w:hint="eastAsia"/>
              </w:rPr>
              <w:t>指定订单的支付有效时间（以分钟计算），超过有效时间用户将无法支付。若不指定该参数则系统默认设置1小时支付有效时间。</w:t>
            </w:r>
            <w:r>
              <w:rPr>
                <w:rFonts w:ascii="宋体" w:hAnsi="宋体" w:hint="eastAsia"/>
                <w:color w:val="FF0000"/>
              </w:rPr>
              <w:t>参数允许设置范</w:t>
            </w:r>
            <w:r>
              <w:rPr>
                <w:rFonts w:ascii="宋体" w:hAnsi="宋体" w:hint="eastAsia"/>
                <w:color w:val="FF0000"/>
              </w:rPr>
              <w:lastRenderedPageBreak/>
              <w:t>围：1-1440区间的整数值。</w:t>
            </w:r>
          </w:p>
        </w:tc>
        <w:tc>
          <w:tcPr>
            <w:tcW w:w="832" w:type="pct"/>
            <w:tcBorders>
              <w:top w:val="single" w:sz="4" w:space="0" w:color="auto"/>
              <w:left w:val="single" w:sz="4" w:space="0" w:color="auto"/>
              <w:bottom w:val="single" w:sz="4" w:space="0" w:color="auto"/>
              <w:right w:val="single" w:sz="4" w:space="0" w:color="auto"/>
            </w:tcBorders>
          </w:tcPr>
          <w:p w14:paraId="7E8B0E6E"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lastRenderedPageBreak/>
              <w:t>String</w:t>
            </w:r>
          </w:p>
        </w:tc>
        <w:tc>
          <w:tcPr>
            <w:tcW w:w="293" w:type="pct"/>
            <w:tcBorders>
              <w:top w:val="single" w:sz="4" w:space="0" w:color="auto"/>
              <w:left w:val="single" w:sz="4" w:space="0" w:color="auto"/>
              <w:bottom w:val="single" w:sz="4" w:space="0" w:color="auto"/>
              <w:right w:val="single" w:sz="4" w:space="0" w:color="auto"/>
            </w:tcBorders>
          </w:tcPr>
          <w:p w14:paraId="37B5801B" w14:textId="77777777" w:rsidR="008906B4" w:rsidRPr="003D09B9" w:rsidRDefault="008906B4" w:rsidP="00C11757">
            <w:pPr>
              <w:rPr>
                <w:rFonts w:asciiTheme="minorEastAsia" w:eastAsiaTheme="minorEastAsia" w:hAnsiTheme="minorEastAsia"/>
                <w:bCs/>
                <w:sz w:val="18"/>
                <w:szCs w:val="18"/>
              </w:rPr>
            </w:pPr>
          </w:p>
        </w:tc>
        <w:tc>
          <w:tcPr>
            <w:tcW w:w="257" w:type="pct"/>
            <w:tcBorders>
              <w:top w:val="single" w:sz="4" w:space="0" w:color="auto"/>
              <w:left w:val="single" w:sz="4" w:space="0" w:color="auto"/>
              <w:bottom w:val="single" w:sz="4" w:space="0" w:color="auto"/>
              <w:right w:val="single" w:sz="4" w:space="0" w:color="auto"/>
            </w:tcBorders>
          </w:tcPr>
          <w:p w14:paraId="4900663F"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1106" w:type="pct"/>
            <w:tcBorders>
              <w:top w:val="single" w:sz="4" w:space="0" w:color="auto"/>
              <w:left w:val="single" w:sz="4" w:space="0" w:color="auto"/>
              <w:bottom w:val="single" w:sz="4" w:space="0" w:color="auto"/>
              <w:right w:val="single" w:sz="4" w:space="0" w:color="auto"/>
            </w:tcBorders>
          </w:tcPr>
          <w:p w14:paraId="2F5F61F1"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60</w:t>
            </w:r>
          </w:p>
        </w:tc>
      </w:tr>
      <w:tr w:rsidR="008906B4" w:rsidRPr="00CB1278" w14:paraId="6215A641" w14:textId="77777777" w:rsidTr="00BE006F">
        <w:trPr>
          <w:trHeight w:val="287"/>
        </w:trPr>
        <w:tc>
          <w:tcPr>
            <w:tcW w:w="339" w:type="pct"/>
          </w:tcPr>
          <w:p w14:paraId="3CCD6977"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2F53D02D"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SettleType</w:t>
            </w:r>
          </w:p>
        </w:tc>
        <w:tc>
          <w:tcPr>
            <w:tcW w:w="1370" w:type="pct"/>
            <w:shd w:val="clear" w:color="auto" w:fill="auto"/>
          </w:tcPr>
          <w:p w14:paraId="3D660EF0" w14:textId="77777777" w:rsidR="008906B4" w:rsidRPr="003D09B9" w:rsidRDefault="008906B4" w:rsidP="00C11757">
            <w:pPr>
              <w:jc w:val="left"/>
              <w:rPr>
                <w:rFonts w:asciiTheme="minorEastAsia" w:eastAsiaTheme="minorEastAsia" w:hAnsiTheme="minorEastAsia"/>
                <w:bCs/>
                <w:sz w:val="18"/>
                <w:szCs w:val="18"/>
              </w:rPr>
            </w:pPr>
            <w:r>
              <w:rPr>
                <w:rFonts w:asciiTheme="minorEastAsia" w:eastAsiaTheme="minorEastAsia" w:hAnsiTheme="minorEastAsia" w:hint="eastAsia"/>
                <w:sz w:val="18"/>
                <w:szCs w:val="18"/>
              </w:rPr>
              <w:t>清算</w:t>
            </w:r>
            <w:r w:rsidRPr="003D09B9">
              <w:rPr>
                <w:rFonts w:asciiTheme="minorEastAsia" w:eastAsiaTheme="minorEastAsia" w:hAnsiTheme="minorEastAsia" w:hint="eastAsia"/>
                <w:sz w:val="18"/>
                <w:szCs w:val="18"/>
              </w:rPr>
              <w:t>方式。</w:t>
            </w:r>
            <w:r>
              <w:rPr>
                <w:rFonts w:asciiTheme="minorEastAsia" w:eastAsiaTheme="minorEastAsia" w:hAnsiTheme="minorEastAsia" w:hint="eastAsia"/>
                <w:sz w:val="18"/>
                <w:szCs w:val="18"/>
              </w:rPr>
              <w:t>可选值</w:t>
            </w:r>
            <w:r>
              <w:rPr>
                <w:rFonts w:asciiTheme="minorEastAsia" w:eastAsiaTheme="minorEastAsia" w:hAnsiTheme="minorEastAsia"/>
                <w:sz w:val="18"/>
                <w:szCs w:val="18"/>
              </w:rPr>
              <w:t>：</w:t>
            </w:r>
          </w:p>
          <w:p w14:paraId="0F57D6B2" w14:textId="1A3FCFEB" w:rsidR="008906B4" w:rsidRDefault="008906B4" w:rsidP="00C11757">
            <w:pPr>
              <w:jc w:val="left"/>
              <w:rPr>
                <w:rFonts w:asciiTheme="minorEastAsia" w:eastAsiaTheme="minorEastAsia" w:hAnsiTheme="minorEastAsia"/>
                <w:sz w:val="18"/>
                <w:szCs w:val="18"/>
              </w:rPr>
            </w:pPr>
            <w:r w:rsidRPr="003D09B9">
              <w:rPr>
                <w:rFonts w:asciiTheme="minorEastAsia" w:eastAsiaTheme="minorEastAsia" w:hAnsiTheme="minorEastAsia" w:hint="eastAsia"/>
                <w:sz w:val="18"/>
                <w:szCs w:val="18"/>
              </w:rPr>
              <w:t>T0</w:t>
            </w:r>
            <w:r>
              <w:rPr>
                <w:rFonts w:asciiTheme="minorEastAsia" w:eastAsiaTheme="minorEastAsia" w:hAnsiTheme="minorEastAsia" w:hint="eastAsia"/>
                <w:sz w:val="18"/>
                <w:szCs w:val="18"/>
              </w:rPr>
              <w:t>：</w:t>
            </w:r>
            <w:r>
              <w:rPr>
                <w:rFonts w:asciiTheme="minorEastAsia" w:eastAsiaTheme="minorEastAsia" w:hAnsiTheme="minorEastAsia"/>
                <w:sz w:val="18"/>
                <w:szCs w:val="18"/>
              </w:rPr>
              <w:t>T+0</w:t>
            </w:r>
            <w:r>
              <w:rPr>
                <w:rFonts w:asciiTheme="minorEastAsia" w:eastAsiaTheme="minorEastAsia" w:hAnsiTheme="minorEastAsia" w:hint="eastAsia"/>
                <w:sz w:val="18"/>
                <w:szCs w:val="18"/>
              </w:rPr>
              <w:t>清算按</w:t>
            </w:r>
            <w:r>
              <w:rPr>
                <w:rFonts w:asciiTheme="minorEastAsia" w:eastAsiaTheme="minorEastAsia" w:hAnsiTheme="minorEastAsia"/>
                <w:sz w:val="18"/>
                <w:szCs w:val="18"/>
              </w:rPr>
              <w:t>笔清算</w:t>
            </w:r>
            <w:r>
              <w:rPr>
                <w:rFonts w:asciiTheme="minorEastAsia" w:eastAsiaTheme="minorEastAsia" w:hAnsiTheme="minorEastAsia" w:hint="eastAsia"/>
                <w:sz w:val="18"/>
                <w:szCs w:val="18"/>
              </w:rPr>
              <w:t>，</w:t>
            </w:r>
            <w:r>
              <w:rPr>
                <w:rFonts w:asciiTheme="minorEastAsia" w:eastAsiaTheme="minorEastAsia" w:hAnsiTheme="minorEastAsia"/>
                <w:sz w:val="18"/>
                <w:szCs w:val="18"/>
              </w:rPr>
              <w:t>目前仅</w:t>
            </w:r>
            <w:r w:rsidR="002E1DD4">
              <w:rPr>
                <w:rFonts w:asciiTheme="minorEastAsia" w:eastAsiaTheme="minorEastAsia" w:hAnsiTheme="minorEastAsia" w:hint="eastAsia"/>
                <w:sz w:val="18"/>
                <w:szCs w:val="18"/>
              </w:rPr>
              <w:t>支持</w:t>
            </w:r>
            <w:r>
              <w:rPr>
                <w:rFonts w:asciiTheme="minorEastAsia" w:eastAsiaTheme="minorEastAsia" w:hAnsiTheme="minorEastAsia"/>
                <w:sz w:val="18"/>
                <w:szCs w:val="18"/>
              </w:rPr>
              <w:t>清算到余利宝</w:t>
            </w:r>
            <w:r>
              <w:rPr>
                <w:rFonts w:asciiTheme="minorEastAsia" w:eastAsiaTheme="minorEastAsia" w:hAnsiTheme="minorEastAsia" w:hint="eastAsia"/>
                <w:sz w:val="18"/>
                <w:szCs w:val="18"/>
              </w:rPr>
              <w:t>，</w:t>
            </w:r>
            <w:r>
              <w:rPr>
                <w:rFonts w:asciiTheme="minorEastAsia" w:eastAsiaTheme="minorEastAsia" w:hAnsiTheme="minorEastAsia"/>
                <w:sz w:val="18"/>
                <w:szCs w:val="18"/>
              </w:rPr>
              <w:t>不支持清算到银行卡。</w:t>
            </w:r>
          </w:p>
          <w:p w14:paraId="37D42569" w14:textId="77777777" w:rsidR="008906B4" w:rsidRDefault="008906B4" w:rsidP="00C11757">
            <w:pPr>
              <w:jc w:val="left"/>
              <w:rPr>
                <w:rFonts w:asciiTheme="minorEastAsia" w:eastAsiaTheme="minorEastAsia" w:hAnsiTheme="minorEastAsia"/>
                <w:bCs/>
                <w:sz w:val="18"/>
                <w:szCs w:val="18"/>
              </w:rPr>
            </w:pPr>
            <w:r>
              <w:rPr>
                <w:rFonts w:asciiTheme="minorEastAsia" w:eastAsiaTheme="minorEastAsia" w:hAnsiTheme="minorEastAsia" w:hint="eastAsia"/>
                <w:sz w:val="18"/>
                <w:szCs w:val="18"/>
              </w:rPr>
              <w:t>T</w:t>
            </w:r>
            <w:r>
              <w:rPr>
                <w:rFonts w:asciiTheme="minorEastAsia" w:eastAsiaTheme="minorEastAsia" w:hAnsiTheme="minorEastAsia"/>
                <w:sz w:val="18"/>
                <w:szCs w:val="18"/>
              </w:rPr>
              <w:t>1</w:t>
            </w:r>
            <w:r>
              <w:rPr>
                <w:rFonts w:asciiTheme="minorEastAsia" w:eastAsiaTheme="minorEastAsia" w:hAnsiTheme="minorEastAsia" w:hint="eastAsia"/>
                <w:sz w:val="18"/>
                <w:szCs w:val="18"/>
              </w:rPr>
              <w:t>：</w:t>
            </w:r>
            <w:r>
              <w:rPr>
                <w:rFonts w:asciiTheme="minorEastAsia" w:eastAsiaTheme="minorEastAsia" w:hAnsiTheme="minorEastAsia"/>
                <w:sz w:val="18"/>
                <w:szCs w:val="18"/>
              </w:rPr>
              <w:t>T+1</w:t>
            </w:r>
            <w:r>
              <w:rPr>
                <w:rFonts w:asciiTheme="minorEastAsia" w:eastAsiaTheme="minorEastAsia" w:hAnsiTheme="minorEastAsia" w:hint="eastAsia"/>
                <w:sz w:val="18"/>
                <w:szCs w:val="18"/>
              </w:rPr>
              <w:t>汇总</w:t>
            </w:r>
            <w:r>
              <w:rPr>
                <w:rFonts w:asciiTheme="minorEastAsia" w:eastAsiaTheme="minorEastAsia" w:hAnsiTheme="minorEastAsia"/>
                <w:sz w:val="18"/>
                <w:szCs w:val="18"/>
              </w:rPr>
              <w:t>清算</w:t>
            </w:r>
            <w:r>
              <w:rPr>
                <w:rFonts w:asciiTheme="minorEastAsia" w:eastAsiaTheme="minorEastAsia" w:hAnsiTheme="minorEastAsia" w:hint="eastAsia"/>
                <w:sz w:val="18"/>
                <w:szCs w:val="18"/>
              </w:rPr>
              <w:t>，</w:t>
            </w:r>
            <w:r>
              <w:rPr>
                <w:rFonts w:asciiTheme="minorEastAsia" w:eastAsiaTheme="minorEastAsia" w:hAnsiTheme="minorEastAsia"/>
                <w:sz w:val="18"/>
                <w:szCs w:val="18"/>
              </w:rPr>
              <w:t>可支持清算到余利宝及清算到银行卡。</w:t>
            </w:r>
          </w:p>
        </w:tc>
        <w:tc>
          <w:tcPr>
            <w:tcW w:w="832" w:type="pct"/>
            <w:tcBorders>
              <w:top w:val="single" w:sz="4" w:space="0" w:color="auto"/>
              <w:left w:val="single" w:sz="4" w:space="0" w:color="auto"/>
              <w:bottom w:val="single" w:sz="4" w:space="0" w:color="auto"/>
              <w:right w:val="single" w:sz="4" w:space="0" w:color="auto"/>
            </w:tcBorders>
          </w:tcPr>
          <w:p w14:paraId="60ABF034"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3F2AEA89"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57" w:type="pct"/>
            <w:tcBorders>
              <w:top w:val="single" w:sz="4" w:space="0" w:color="auto"/>
              <w:left w:val="single" w:sz="4" w:space="0" w:color="auto"/>
              <w:bottom w:val="single" w:sz="4" w:space="0" w:color="auto"/>
              <w:right w:val="single" w:sz="4" w:space="0" w:color="auto"/>
            </w:tcBorders>
          </w:tcPr>
          <w:p w14:paraId="6C7455F8"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M</w:t>
            </w:r>
          </w:p>
        </w:tc>
        <w:tc>
          <w:tcPr>
            <w:tcW w:w="1106" w:type="pct"/>
            <w:tcBorders>
              <w:top w:val="single" w:sz="4" w:space="0" w:color="auto"/>
              <w:left w:val="single" w:sz="4" w:space="0" w:color="auto"/>
              <w:bottom w:val="single" w:sz="4" w:space="0" w:color="auto"/>
              <w:right w:val="single" w:sz="4" w:space="0" w:color="auto"/>
            </w:tcBorders>
          </w:tcPr>
          <w:p w14:paraId="461300E2" w14:textId="77777777" w:rsidR="008906B4" w:rsidRPr="00F561BB" w:rsidRDefault="008906B4" w:rsidP="00C11757">
            <w:pPr>
              <w:rPr>
                <w:rFonts w:cstheme="minorBidi"/>
                <w:color w:val="000000" w:themeColor="text1"/>
                <w:kern w:val="24"/>
              </w:rPr>
            </w:pPr>
            <w:r>
              <w:rPr>
                <w:rFonts w:cstheme="minorBidi" w:hint="eastAsia"/>
                <w:color w:val="000000" w:themeColor="text1"/>
                <w:kern w:val="24"/>
              </w:rPr>
              <w:t>T</w:t>
            </w:r>
            <w:r>
              <w:rPr>
                <w:rFonts w:cstheme="minorBidi"/>
                <w:color w:val="000000" w:themeColor="text1"/>
                <w:kern w:val="24"/>
              </w:rPr>
              <w:t>0</w:t>
            </w:r>
          </w:p>
        </w:tc>
      </w:tr>
      <w:tr w:rsidR="008906B4" w:rsidRPr="00CB1278" w14:paraId="6572359C" w14:textId="77777777" w:rsidTr="00BE006F">
        <w:trPr>
          <w:trHeight w:val="287"/>
        </w:trPr>
        <w:tc>
          <w:tcPr>
            <w:tcW w:w="339" w:type="pct"/>
          </w:tcPr>
          <w:p w14:paraId="739808BE" w14:textId="77777777" w:rsidR="008906B4" w:rsidRPr="005B168C" w:rsidRDefault="008906B4" w:rsidP="006A0DBC">
            <w:pPr>
              <w:pStyle w:val="a6"/>
              <w:numPr>
                <w:ilvl w:val="0"/>
                <w:numId w:val="36"/>
              </w:numPr>
              <w:ind w:firstLineChars="0"/>
              <w:rPr>
                <w:rFonts w:asciiTheme="minorEastAsia" w:eastAsiaTheme="minorEastAsia" w:hAnsiTheme="minorEastAsia"/>
                <w:sz w:val="18"/>
                <w:szCs w:val="18"/>
              </w:rPr>
            </w:pPr>
          </w:p>
        </w:tc>
        <w:tc>
          <w:tcPr>
            <w:tcW w:w="803" w:type="pct"/>
            <w:shd w:val="clear" w:color="auto" w:fill="auto"/>
          </w:tcPr>
          <w:p w14:paraId="2A9447E7"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A</w:t>
            </w:r>
            <w:r w:rsidRPr="003D09B9">
              <w:rPr>
                <w:rFonts w:asciiTheme="minorEastAsia" w:eastAsiaTheme="minorEastAsia" w:hAnsiTheme="minorEastAsia" w:hint="eastAsia"/>
                <w:sz w:val="18"/>
                <w:szCs w:val="18"/>
              </w:rPr>
              <w:t>ttach</w:t>
            </w:r>
          </w:p>
        </w:tc>
        <w:tc>
          <w:tcPr>
            <w:tcW w:w="1370" w:type="pct"/>
            <w:shd w:val="clear" w:color="auto" w:fill="auto"/>
          </w:tcPr>
          <w:p w14:paraId="15972B88" w14:textId="77777777" w:rsidR="008906B4" w:rsidRPr="003D09B9" w:rsidRDefault="008906B4" w:rsidP="00C11757">
            <w:pPr>
              <w:jc w:val="left"/>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附加信息，原样返回。</w:t>
            </w:r>
          </w:p>
        </w:tc>
        <w:tc>
          <w:tcPr>
            <w:tcW w:w="832" w:type="pct"/>
            <w:tcBorders>
              <w:top w:val="single" w:sz="4" w:space="0" w:color="auto"/>
              <w:left w:val="single" w:sz="4" w:space="0" w:color="auto"/>
              <w:bottom w:val="single" w:sz="4" w:space="0" w:color="auto"/>
              <w:right w:val="single" w:sz="4" w:space="0" w:color="auto"/>
            </w:tcBorders>
          </w:tcPr>
          <w:p w14:paraId="636DC63D"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55AF718"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128</w:t>
            </w:r>
          </w:p>
        </w:tc>
        <w:tc>
          <w:tcPr>
            <w:tcW w:w="257" w:type="pct"/>
            <w:tcBorders>
              <w:top w:val="single" w:sz="4" w:space="0" w:color="auto"/>
              <w:left w:val="single" w:sz="4" w:space="0" w:color="auto"/>
              <w:bottom w:val="single" w:sz="4" w:space="0" w:color="auto"/>
              <w:right w:val="single" w:sz="4" w:space="0" w:color="auto"/>
            </w:tcBorders>
          </w:tcPr>
          <w:p w14:paraId="0DC5FA89"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1106" w:type="pct"/>
            <w:tcBorders>
              <w:top w:val="single" w:sz="4" w:space="0" w:color="auto"/>
              <w:left w:val="single" w:sz="4" w:space="0" w:color="auto"/>
              <w:bottom w:val="single" w:sz="4" w:space="0" w:color="auto"/>
              <w:right w:val="single" w:sz="4" w:space="0" w:color="auto"/>
            </w:tcBorders>
          </w:tcPr>
          <w:p w14:paraId="7F2910B0" w14:textId="77777777" w:rsidR="008906B4" w:rsidRPr="00F561BB" w:rsidRDefault="008906B4" w:rsidP="00C11757">
            <w:pPr>
              <w:rPr>
                <w:rFonts w:cstheme="minorBidi"/>
                <w:color w:val="000000" w:themeColor="text1"/>
                <w:kern w:val="24"/>
              </w:rPr>
            </w:pPr>
          </w:p>
        </w:tc>
      </w:tr>
      <w:tr w:rsidR="00BE006F" w:rsidRPr="00CB1278" w14:paraId="76D339C2" w14:textId="77777777" w:rsidTr="00BE006F">
        <w:trPr>
          <w:trHeight w:val="287"/>
        </w:trPr>
        <w:tc>
          <w:tcPr>
            <w:tcW w:w="339" w:type="pct"/>
          </w:tcPr>
          <w:p w14:paraId="3D78FC3B" w14:textId="77777777" w:rsidR="00BE006F" w:rsidRPr="00116F66" w:rsidRDefault="00BE006F" w:rsidP="00BE006F">
            <w:pPr>
              <w:pStyle w:val="a6"/>
              <w:numPr>
                <w:ilvl w:val="0"/>
                <w:numId w:val="36"/>
              </w:numPr>
              <w:ind w:firstLineChars="0"/>
              <w:rPr>
                <w:rFonts w:asciiTheme="minorEastAsia" w:hAnsiTheme="minorEastAsia"/>
                <w:color w:val="FF0000"/>
                <w:sz w:val="18"/>
                <w:szCs w:val="18"/>
              </w:rPr>
            </w:pPr>
          </w:p>
        </w:tc>
        <w:tc>
          <w:tcPr>
            <w:tcW w:w="803" w:type="pct"/>
            <w:shd w:val="clear" w:color="auto" w:fill="auto"/>
          </w:tcPr>
          <w:p w14:paraId="657128BE" w14:textId="1CB557B0" w:rsidR="00BE006F" w:rsidRPr="00116F66" w:rsidRDefault="00BE006F" w:rsidP="00BE006F">
            <w:pPr>
              <w:rPr>
                <w:rFonts w:asciiTheme="minorEastAsia" w:hAnsiTheme="minorEastAsia"/>
                <w:color w:val="FF0000"/>
                <w:sz w:val="18"/>
                <w:szCs w:val="18"/>
              </w:rPr>
            </w:pPr>
            <w:r w:rsidRPr="00116F66">
              <w:rPr>
                <w:color w:val="FF0000"/>
                <w:sz w:val="18"/>
                <w:szCs w:val="18"/>
              </w:rPr>
              <w:t>PayLimit</w:t>
            </w:r>
          </w:p>
        </w:tc>
        <w:tc>
          <w:tcPr>
            <w:tcW w:w="1370" w:type="pct"/>
            <w:shd w:val="clear" w:color="auto" w:fill="auto"/>
          </w:tcPr>
          <w:p w14:paraId="73F1AAAA" w14:textId="77777777" w:rsidR="00BE006F" w:rsidRPr="00116F66" w:rsidRDefault="00BE006F" w:rsidP="00BE006F">
            <w:pPr>
              <w:rPr>
                <w:rFonts w:asciiTheme="minorEastAsia" w:eastAsiaTheme="minorEastAsia" w:hAnsiTheme="minorEastAsia"/>
                <w:color w:val="FF0000"/>
                <w:sz w:val="18"/>
                <w:szCs w:val="18"/>
              </w:rPr>
            </w:pPr>
            <w:r w:rsidRPr="00116F66">
              <w:rPr>
                <w:rFonts w:asciiTheme="minorEastAsia" w:hAnsiTheme="minorEastAsia" w:hint="eastAsia"/>
                <w:color w:val="FF0000"/>
                <w:sz w:val="18"/>
                <w:szCs w:val="18"/>
              </w:rPr>
              <w:t>禁用</w:t>
            </w:r>
            <w:r w:rsidRPr="00116F66">
              <w:rPr>
                <w:rFonts w:asciiTheme="minorEastAsia" w:hAnsiTheme="minorEastAsia"/>
                <w:color w:val="FF0000"/>
                <w:sz w:val="18"/>
                <w:szCs w:val="18"/>
              </w:rPr>
              <w:t>支付方式。</w:t>
            </w:r>
            <w:r w:rsidRPr="00116F66">
              <w:rPr>
                <w:rFonts w:asciiTheme="minorEastAsia" w:hAnsiTheme="minorEastAsia" w:hint="eastAsia"/>
                <w:color w:val="FF0000"/>
                <w:sz w:val="18"/>
                <w:szCs w:val="18"/>
              </w:rPr>
              <w:t>商户禁受理支付方式列表，多个用逗号隔开。</w:t>
            </w:r>
            <w:r w:rsidRPr="00116F66">
              <w:rPr>
                <w:rFonts w:asciiTheme="minorEastAsia" w:hAnsiTheme="minorEastAsia"/>
                <w:color w:val="FF0000"/>
                <w:sz w:val="18"/>
                <w:szCs w:val="18"/>
              </w:rPr>
              <w:t>可选值</w:t>
            </w:r>
            <w:r w:rsidRPr="00116F66">
              <w:rPr>
                <w:rFonts w:asciiTheme="minorEastAsia" w:hAnsiTheme="minorEastAsia" w:hint="eastAsia"/>
                <w:color w:val="FF0000"/>
                <w:sz w:val="18"/>
                <w:szCs w:val="18"/>
              </w:rPr>
              <w:t>：</w:t>
            </w:r>
          </w:p>
          <w:p w14:paraId="192D30A6" w14:textId="77777777" w:rsidR="00BE006F" w:rsidRPr="00116F66" w:rsidRDefault="00BE006F" w:rsidP="00BE006F">
            <w:pPr>
              <w:rPr>
                <w:rFonts w:asciiTheme="minorEastAsia" w:eastAsiaTheme="minorEastAsia" w:hAnsiTheme="minorEastAsia"/>
                <w:color w:val="FF0000"/>
                <w:sz w:val="18"/>
                <w:szCs w:val="18"/>
              </w:rPr>
            </w:pPr>
            <w:r w:rsidRPr="00116F66">
              <w:rPr>
                <w:rFonts w:asciiTheme="minorEastAsia" w:hAnsiTheme="minorEastAsia"/>
                <w:color w:val="FF0000"/>
                <w:sz w:val="18"/>
                <w:szCs w:val="18"/>
              </w:rPr>
              <w:t>credit</w:t>
            </w:r>
            <w:r w:rsidRPr="00116F66">
              <w:rPr>
                <w:rFonts w:asciiTheme="minorEastAsia" w:hAnsiTheme="minorEastAsia" w:hint="eastAsia"/>
                <w:color w:val="FF0000"/>
                <w:sz w:val="18"/>
                <w:szCs w:val="18"/>
              </w:rPr>
              <w:t>：信用卡</w:t>
            </w:r>
          </w:p>
          <w:p w14:paraId="4134DB89" w14:textId="75B01190" w:rsidR="00BE006F" w:rsidRPr="00116F66" w:rsidRDefault="00BE006F" w:rsidP="00BE006F">
            <w:pPr>
              <w:jc w:val="left"/>
              <w:rPr>
                <w:rFonts w:asciiTheme="minorEastAsia" w:hAnsiTheme="minorEastAsia"/>
                <w:color w:val="FF0000"/>
                <w:sz w:val="18"/>
                <w:szCs w:val="18"/>
              </w:rPr>
            </w:pPr>
            <w:r w:rsidRPr="00116F66">
              <w:rPr>
                <w:rFonts w:asciiTheme="minorEastAsia" w:hAnsiTheme="minorEastAsia"/>
                <w:color w:val="FF0000"/>
                <w:sz w:val="18"/>
                <w:szCs w:val="18"/>
              </w:rPr>
              <w:t>pcredit</w:t>
            </w:r>
            <w:r w:rsidRPr="00116F66">
              <w:rPr>
                <w:rFonts w:asciiTheme="minorEastAsia" w:hAnsiTheme="minorEastAsia" w:hint="eastAsia"/>
                <w:color w:val="FF0000"/>
                <w:sz w:val="18"/>
                <w:szCs w:val="18"/>
              </w:rPr>
              <w:t>：花呗（</w:t>
            </w:r>
            <w:r w:rsidRPr="00116F66">
              <w:rPr>
                <w:rFonts w:asciiTheme="minorEastAsia" w:hAnsiTheme="minorEastAsia"/>
                <w:color w:val="FF0000"/>
                <w:sz w:val="18"/>
                <w:szCs w:val="18"/>
              </w:rPr>
              <w:t>仅支付宝）</w:t>
            </w:r>
          </w:p>
        </w:tc>
        <w:tc>
          <w:tcPr>
            <w:tcW w:w="832" w:type="pct"/>
            <w:tcBorders>
              <w:top w:val="single" w:sz="4" w:space="0" w:color="auto"/>
              <w:left w:val="single" w:sz="4" w:space="0" w:color="auto"/>
              <w:bottom w:val="single" w:sz="4" w:space="0" w:color="auto"/>
              <w:right w:val="single" w:sz="4" w:space="0" w:color="auto"/>
            </w:tcBorders>
          </w:tcPr>
          <w:p w14:paraId="23D700CC" w14:textId="7E9EC987" w:rsidR="00BE006F" w:rsidRPr="00116F66" w:rsidRDefault="00BE006F" w:rsidP="00BE006F">
            <w:pPr>
              <w:rPr>
                <w:rFonts w:asciiTheme="minorEastAsia" w:hAnsiTheme="minorEastAsia"/>
                <w:color w:val="FF0000"/>
                <w:sz w:val="18"/>
                <w:szCs w:val="18"/>
              </w:rPr>
            </w:pPr>
            <w:r w:rsidRPr="00116F66">
              <w:rPr>
                <w:rFonts w:asciiTheme="minorEastAsia" w:hAnsiTheme="minorEastAsia"/>
                <w:color w:val="FF0000"/>
                <w:sz w:val="18"/>
                <w:szCs w:val="18"/>
              </w:rPr>
              <w:t>String</w:t>
            </w:r>
          </w:p>
        </w:tc>
        <w:tc>
          <w:tcPr>
            <w:tcW w:w="293" w:type="pct"/>
            <w:tcBorders>
              <w:top w:val="single" w:sz="4" w:space="0" w:color="auto"/>
              <w:left w:val="single" w:sz="4" w:space="0" w:color="auto"/>
              <w:bottom w:val="single" w:sz="4" w:space="0" w:color="auto"/>
              <w:right w:val="single" w:sz="4" w:space="0" w:color="auto"/>
            </w:tcBorders>
          </w:tcPr>
          <w:p w14:paraId="0A46466A" w14:textId="2CA648F0" w:rsidR="00BE006F" w:rsidRPr="00116F66" w:rsidRDefault="00BE006F" w:rsidP="00BE006F">
            <w:pPr>
              <w:rPr>
                <w:rFonts w:asciiTheme="minorEastAsia" w:hAnsiTheme="minorEastAsia"/>
                <w:color w:val="FF0000"/>
                <w:sz w:val="18"/>
                <w:szCs w:val="18"/>
              </w:rPr>
            </w:pPr>
            <w:r w:rsidRPr="00116F66">
              <w:rPr>
                <w:rFonts w:asciiTheme="minorEastAsia" w:hAnsiTheme="minorEastAsia"/>
                <w:color w:val="FF0000"/>
                <w:sz w:val="18"/>
                <w:szCs w:val="18"/>
              </w:rPr>
              <w:t>32</w:t>
            </w:r>
          </w:p>
        </w:tc>
        <w:tc>
          <w:tcPr>
            <w:tcW w:w="257" w:type="pct"/>
            <w:tcBorders>
              <w:top w:val="single" w:sz="4" w:space="0" w:color="auto"/>
              <w:left w:val="single" w:sz="4" w:space="0" w:color="auto"/>
              <w:bottom w:val="single" w:sz="4" w:space="0" w:color="auto"/>
              <w:right w:val="single" w:sz="4" w:space="0" w:color="auto"/>
            </w:tcBorders>
          </w:tcPr>
          <w:p w14:paraId="4507FBBE" w14:textId="0248F3A3" w:rsidR="00BE006F" w:rsidRPr="00116F66" w:rsidRDefault="00BE006F" w:rsidP="00BE006F">
            <w:pPr>
              <w:rPr>
                <w:rFonts w:asciiTheme="minorEastAsia" w:hAnsiTheme="minorEastAsia"/>
                <w:color w:val="FF0000"/>
                <w:sz w:val="18"/>
                <w:szCs w:val="18"/>
              </w:rPr>
            </w:pPr>
            <w:r w:rsidRPr="00116F66">
              <w:rPr>
                <w:color w:val="FF0000"/>
                <w:sz w:val="18"/>
                <w:szCs w:val="18"/>
              </w:rPr>
              <w:t>O</w:t>
            </w:r>
          </w:p>
        </w:tc>
        <w:tc>
          <w:tcPr>
            <w:tcW w:w="1106" w:type="pct"/>
            <w:tcBorders>
              <w:top w:val="single" w:sz="4" w:space="0" w:color="auto"/>
              <w:left w:val="single" w:sz="4" w:space="0" w:color="auto"/>
              <w:bottom w:val="single" w:sz="4" w:space="0" w:color="auto"/>
              <w:right w:val="single" w:sz="4" w:space="0" w:color="auto"/>
            </w:tcBorders>
          </w:tcPr>
          <w:p w14:paraId="5E517A71" w14:textId="77777777" w:rsidR="00BE006F" w:rsidRPr="00116F66" w:rsidRDefault="00BE006F" w:rsidP="00BE006F">
            <w:pPr>
              <w:rPr>
                <w:color w:val="FF0000"/>
                <w:kern w:val="24"/>
              </w:rPr>
            </w:pPr>
          </w:p>
        </w:tc>
      </w:tr>
    </w:tbl>
    <w:p w14:paraId="697F7D4F" w14:textId="77777777" w:rsidR="008906B4" w:rsidRPr="00D73CD1" w:rsidRDefault="008906B4" w:rsidP="008906B4"/>
    <w:p w14:paraId="5AF71F28" w14:textId="77777777" w:rsidR="008906B4" w:rsidRDefault="008906B4" w:rsidP="008906B4">
      <w:pPr>
        <w:pStyle w:val="4"/>
        <w:numPr>
          <w:ilvl w:val="0"/>
          <w:numId w:val="0"/>
        </w:numPr>
        <w:ind w:left="864" w:hanging="864"/>
      </w:pPr>
      <w:r>
        <w:rPr>
          <w:rFonts w:hint="eastAsia"/>
        </w:rPr>
        <w:t>应答</w:t>
      </w:r>
      <w:r>
        <w:t>报文</w:t>
      </w:r>
    </w:p>
    <w:tbl>
      <w:tblPr>
        <w:tblStyle w:val="a9"/>
        <w:tblW w:w="5000" w:type="pct"/>
        <w:tblLook w:val="04A0" w:firstRow="1" w:lastRow="0" w:firstColumn="1" w:lastColumn="0" w:noHBand="0" w:noVBand="1"/>
      </w:tblPr>
      <w:tblGrid>
        <w:gridCol w:w="418"/>
        <w:gridCol w:w="1746"/>
        <w:gridCol w:w="2754"/>
        <w:gridCol w:w="966"/>
        <w:gridCol w:w="486"/>
        <w:gridCol w:w="524"/>
        <w:gridCol w:w="1402"/>
      </w:tblGrid>
      <w:tr w:rsidR="008906B4" w:rsidRPr="003D09B9" w14:paraId="5B2F970D" w14:textId="77777777" w:rsidTr="00803A94">
        <w:trPr>
          <w:trHeight w:val="324"/>
        </w:trPr>
        <w:tc>
          <w:tcPr>
            <w:tcW w:w="2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732B1B" w14:textId="77777777" w:rsidR="008906B4" w:rsidRPr="003D09B9" w:rsidRDefault="008906B4" w:rsidP="00C11757">
            <w:pPr>
              <w:rPr>
                <w:rFonts w:asciiTheme="minorEastAsia" w:eastAsiaTheme="minorEastAsia" w:hAnsiTheme="minorEastAsia"/>
                <w:b/>
              </w:rPr>
            </w:pPr>
            <w:r>
              <w:rPr>
                <w:rFonts w:asciiTheme="minorEastAsia" w:eastAsiaTheme="minorEastAsia" w:hAnsiTheme="minorEastAsia" w:hint="eastAsia"/>
                <w:b/>
              </w:rPr>
              <w:t>序号</w:t>
            </w:r>
          </w:p>
        </w:tc>
        <w:tc>
          <w:tcPr>
            <w:tcW w:w="105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98207" w14:textId="77777777" w:rsidR="008906B4" w:rsidRPr="003D09B9" w:rsidRDefault="008906B4"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参数名</w:t>
            </w:r>
          </w:p>
        </w:tc>
        <w:tc>
          <w:tcPr>
            <w:tcW w:w="166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0E0A81" w14:textId="77777777" w:rsidR="008906B4" w:rsidRPr="003D09B9" w:rsidRDefault="008906B4"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参数描述</w:t>
            </w:r>
          </w:p>
        </w:tc>
        <w:tc>
          <w:tcPr>
            <w:tcW w:w="58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B5C70A" w14:textId="77777777" w:rsidR="008906B4" w:rsidRPr="003D09B9" w:rsidRDefault="008906B4"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数据类型</w:t>
            </w:r>
          </w:p>
        </w:tc>
        <w:tc>
          <w:tcPr>
            <w:tcW w:w="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A18BBF" w14:textId="77777777" w:rsidR="008906B4" w:rsidRPr="003D09B9" w:rsidRDefault="008906B4"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长度</w:t>
            </w:r>
          </w:p>
        </w:tc>
        <w:tc>
          <w:tcPr>
            <w:tcW w:w="3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7AF24F" w14:textId="77777777" w:rsidR="008906B4" w:rsidRPr="003D09B9" w:rsidRDefault="008906B4"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出现要求</w:t>
            </w:r>
          </w:p>
        </w:tc>
        <w:tc>
          <w:tcPr>
            <w:tcW w:w="84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E84F5" w14:textId="77777777" w:rsidR="008906B4" w:rsidRPr="003D09B9" w:rsidRDefault="008906B4"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示例</w:t>
            </w:r>
          </w:p>
        </w:tc>
      </w:tr>
      <w:tr w:rsidR="008906B4" w:rsidRPr="003D09B9" w14:paraId="6C690AFC" w14:textId="77777777" w:rsidTr="00803A94">
        <w:trPr>
          <w:trHeight w:val="287"/>
        </w:trPr>
        <w:tc>
          <w:tcPr>
            <w:tcW w:w="252" w:type="pct"/>
          </w:tcPr>
          <w:p w14:paraId="4BC2A4DD"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053B95A5" w14:textId="77777777" w:rsidR="008906B4" w:rsidRDefault="008906B4" w:rsidP="00C11757">
            <w:pPr>
              <w:rPr>
                <w:rFonts w:asciiTheme="minorEastAsia" w:eastAsiaTheme="minorEastAsia" w:hAnsiTheme="minorEastAsia"/>
                <w:bCs/>
                <w:sz w:val="18"/>
                <w:szCs w:val="18"/>
              </w:rPr>
            </w:pPr>
            <w:r>
              <w:rPr>
                <w:rFonts w:ascii="宋体" w:hAnsi="宋体"/>
              </w:rPr>
              <w:t>R</w:t>
            </w:r>
            <w:r w:rsidRPr="00F561BB">
              <w:rPr>
                <w:rFonts w:ascii="宋体" w:hAnsi="宋体"/>
              </w:rPr>
              <w:t>espInfo</w:t>
            </w:r>
          </w:p>
        </w:tc>
        <w:tc>
          <w:tcPr>
            <w:tcW w:w="1660" w:type="pct"/>
          </w:tcPr>
          <w:p w14:paraId="59E888DF" w14:textId="77777777" w:rsidR="008906B4" w:rsidRPr="00720E50" w:rsidRDefault="008906B4" w:rsidP="00C11757">
            <w:pPr>
              <w:jc w:val="left"/>
              <w:rPr>
                <w:rFonts w:ascii="宋体" w:hAnsi="宋体"/>
                <w:color w:val="000000"/>
                <w:sz w:val="18"/>
                <w:szCs w:val="18"/>
              </w:rPr>
            </w:pPr>
            <w:r>
              <w:rPr>
                <w:rFonts w:asciiTheme="minorEastAsia" w:eastAsiaTheme="minorEastAsia" w:hAnsiTheme="minorEastAsia" w:hint="eastAsia"/>
                <w:color w:val="000000"/>
                <w:sz w:val="18"/>
                <w:szCs w:val="18"/>
              </w:rPr>
              <w:t>返回码组件。组件</w:t>
            </w:r>
            <w:r>
              <w:rPr>
                <w:rFonts w:asciiTheme="minorEastAsia" w:eastAsiaTheme="minorEastAsia" w:hAnsiTheme="minorEastAsia"/>
                <w:color w:val="000000"/>
                <w:sz w:val="18"/>
                <w:szCs w:val="18"/>
              </w:rPr>
              <w:t>内</w:t>
            </w:r>
            <w:r w:rsidRPr="00720E50">
              <w:rPr>
                <w:rFonts w:asciiTheme="minorEastAsia" w:eastAsiaTheme="minorEastAsia" w:hAnsiTheme="minorEastAsia"/>
                <w:color w:val="000000"/>
                <w:sz w:val="18"/>
                <w:szCs w:val="18"/>
              </w:rPr>
              <w:t>ResultStatus</w:t>
            </w:r>
            <w:r>
              <w:rPr>
                <w:rFonts w:asciiTheme="minorEastAsia" w:eastAsiaTheme="minorEastAsia" w:hAnsiTheme="minorEastAsia" w:hint="eastAsia"/>
                <w:color w:val="000000"/>
                <w:sz w:val="18"/>
                <w:szCs w:val="18"/>
              </w:rPr>
              <w:t>字段</w:t>
            </w:r>
            <w:r>
              <w:rPr>
                <w:rFonts w:asciiTheme="minorEastAsia" w:eastAsiaTheme="minorEastAsia" w:hAnsiTheme="minorEastAsia"/>
                <w:color w:val="000000"/>
                <w:sz w:val="18"/>
                <w:szCs w:val="18"/>
              </w:rPr>
              <w:t>决定</w:t>
            </w:r>
            <w:r>
              <w:rPr>
                <w:rFonts w:asciiTheme="minorEastAsia" w:eastAsiaTheme="minorEastAsia" w:hAnsiTheme="minorEastAsia" w:hint="eastAsia"/>
                <w:color w:val="000000"/>
                <w:sz w:val="18"/>
                <w:szCs w:val="18"/>
              </w:rPr>
              <w:t>交易</w:t>
            </w:r>
            <w:r>
              <w:rPr>
                <w:rFonts w:asciiTheme="minorEastAsia" w:eastAsiaTheme="minorEastAsia" w:hAnsiTheme="minorEastAsia"/>
                <w:color w:val="000000"/>
                <w:sz w:val="18"/>
                <w:szCs w:val="18"/>
              </w:rPr>
              <w:t>结果状态</w:t>
            </w:r>
            <w:r>
              <w:rPr>
                <w:rFonts w:asciiTheme="minorEastAsia" w:eastAsiaTheme="minorEastAsia" w:hAnsiTheme="minorEastAsia" w:hint="eastAsia"/>
                <w:color w:val="000000"/>
                <w:sz w:val="18"/>
                <w:szCs w:val="18"/>
              </w:rPr>
              <w:t>。</w:t>
            </w:r>
            <w:r w:rsidRPr="009E4E80">
              <w:rPr>
                <w:rFonts w:ascii="宋体" w:hAnsi="宋体" w:hint="eastAsia"/>
                <w:color w:val="000000"/>
                <w:sz w:val="18"/>
                <w:szCs w:val="18"/>
              </w:rPr>
              <w:t>S：成功，F：失败，U：未知</w:t>
            </w:r>
            <w:r>
              <w:rPr>
                <w:rFonts w:ascii="宋体" w:hAnsi="宋体" w:hint="eastAsia"/>
                <w:color w:val="000000"/>
                <w:sz w:val="18"/>
                <w:szCs w:val="18"/>
              </w:rPr>
              <w:t>。</w:t>
            </w:r>
          </w:p>
        </w:tc>
        <w:tc>
          <w:tcPr>
            <w:tcW w:w="582" w:type="pct"/>
          </w:tcPr>
          <w:p w14:paraId="48D7BA1D"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[返回码]对象</w:t>
            </w:r>
          </w:p>
        </w:tc>
        <w:tc>
          <w:tcPr>
            <w:tcW w:w="293" w:type="pct"/>
          </w:tcPr>
          <w:p w14:paraId="170BC1FB" w14:textId="77777777" w:rsidR="008906B4" w:rsidRPr="003D09B9" w:rsidRDefault="008906B4" w:rsidP="00C11757">
            <w:pPr>
              <w:rPr>
                <w:rFonts w:asciiTheme="minorEastAsia" w:eastAsiaTheme="minorEastAsia" w:hAnsiTheme="minorEastAsia"/>
                <w:bCs/>
                <w:sz w:val="18"/>
                <w:szCs w:val="18"/>
              </w:rPr>
            </w:pPr>
          </w:p>
        </w:tc>
        <w:tc>
          <w:tcPr>
            <w:tcW w:w="316" w:type="pct"/>
          </w:tcPr>
          <w:p w14:paraId="391D6CB0"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844" w:type="pct"/>
          </w:tcPr>
          <w:p w14:paraId="38DF5FC0" w14:textId="77777777" w:rsidR="008906B4" w:rsidRPr="003D09B9" w:rsidRDefault="008906B4" w:rsidP="00C11757">
            <w:pPr>
              <w:rPr>
                <w:rFonts w:asciiTheme="minorEastAsia" w:eastAsiaTheme="minorEastAsia" w:hAnsiTheme="minorEastAsia"/>
                <w:bCs/>
                <w:sz w:val="18"/>
                <w:szCs w:val="18"/>
              </w:rPr>
            </w:pPr>
          </w:p>
        </w:tc>
      </w:tr>
      <w:tr w:rsidR="008906B4" w:rsidRPr="003D09B9" w14:paraId="219DEB3B" w14:textId="77777777" w:rsidTr="00803A94">
        <w:trPr>
          <w:trHeight w:val="287"/>
        </w:trPr>
        <w:tc>
          <w:tcPr>
            <w:tcW w:w="252" w:type="pct"/>
          </w:tcPr>
          <w:p w14:paraId="14D75545"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23EEE4F3"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utTradeN</w:t>
            </w:r>
            <w:r w:rsidRPr="003D09B9">
              <w:rPr>
                <w:rFonts w:asciiTheme="minorEastAsia" w:eastAsiaTheme="minorEastAsia" w:hAnsiTheme="minorEastAsia" w:hint="eastAsia"/>
                <w:sz w:val="18"/>
                <w:szCs w:val="18"/>
              </w:rPr>
              <w:t>o</w:t>
            </w:r>
          </w:p>
        </w:tc>
        <w:tc>
          <w:tcPr>
            <w:tcW w:w="1660" w:type="pct"/>
          </w:tcPr>
          <w:p w14:paraId="1ED2108D"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外部交易号。</w:t>
            </w:r>
          </w:p>
        </w:tc>
        <w:tc>
          <w:tcPr>
            <w:tcW w:w="582" w:type="pct"/>
          </w:tcPr>
          <w:p w14:paraId="7BD1B5A1"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Pr>
          <w:p w14:paraId="3731DB79"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316" w:type="pct"/>
          </w:tcPr>
          <w:p w14:paraId="0EBD7FB6"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844" w:type="pct"/>
          </w:tcPr>
          <w:p w14:paraId="16D918ED" w14:textId="77777777" w:rsidR="008906B4" w:rsidRPr="003D09B9" w:rsidRDefault="008906B4" w:rsidP="00C11757">
            <w:pPr>
              <w:rPr>
                <w:rFonts w:asciiTheme="minorEastAsia" w:eastAsiaTheme="minorEastAsia" w:hAnsiTheme="minorEastAsia"/>
                <w:bCs/>
                <w:sz w:val="18"/>
                <w:szCs w:val="18"/>
              </w:rPr>
            </w:pPr>
          </w:p>
        </w:tc>
      </w:tr>
      <w:tr w:rsidR="008906B4" w:rsidRPr="003D09B9" w14:paraId="766E30A1" w14:textId="77777777" w:rsidTr="00C11757">
        <w:trPr>
          <w:trHeight w:val="287"/>
        </w:trPr>
        <w:tc>
          <w:tcPr>
            <w:tcW w:w="5000" w:type="pct"/>
            <w:gridSpan w:val="7"/>
          </w:tcPr>
          <w:p w14:paraId="4255F393" w14:textId="77777777" w:rsidR="008906B4" w:rsidRPr="003D09B9" w:rsidRDefault="008906B4" w:rsidP="00C11757">
            <w:pPr>
              <w:jc w:val="center"/>
              <w:rPr>
                <w:rFonts w:asciiTheme="minorEastAsia" w:hAnsiTheme="minorEastAsia"/>
                <w:bCs/>
                <w:sz w:val="18"/>
                <w:szCs w:val="18"/>
              </w:rPr>
            </w:pPr>
            <w:r>
              <w:rPr>
                <w:rFonts w:asciiTheme="minorEastAsia" w:hAnsiTheme="minorEastAsia" w:hint="eastAsia"/>
                <w:bCs/>
                <w:sz w:val="18"/>
                <w:szCs w:val="18"/>
              </w:rPr>
              <w:t>下面</w:t>
            </w:r>
            <w:r>
              <w:rPr>
                <w:rFonts w:asciiTheme="minorEastAsia" w:hAnsiTheme="minorEastAsia"/>
                <w:bCs/>
                <w:sz w:val="18"/>
                <w:szCs w:val="18"/>
              </w:rPr>
              <w:t>的参数仅</w:t>
            </w:r>
            <w:r w:rsidRPr="00720E50">
              <w:rPr>
                <w:rFonts w:asciiTheme="minorEastAsia" w:eastAsiaTheme="minorEastAsia" w:hAnsiTheme="minorEastAsia"/>
                <w:color w:val="000000"/>
                <w:sz w:val="18"/>
                <w:szCs w:val="18"/>
              </w:rPr>
              <w:t>ResultStatus</w:t>
            </w:r>
            <w:r>
              <w:rPr>
                <w:rFonts w:asciiTheme="minorEastAsia" w:eastAsiaTheme="minorEastAsia" w:hAnsiTheme="minorEastAsia"/>
                <w:color w:val="000000"/>
                <w:sz w:val="18"/>
                <w:szCs w:val="18"/>
              </w:rPr>
              <w:t>=S</w:t>
            </w:r>
            <w:r>
              <w:rPr>
                <w:rFonts w:asciiTheme="minorEastAsia" w:hAnsiTheme="minorEastAsia" w:hint="eastAsia"/>
                <w:bCs/>
                <w:sz w:val="18"/>
                <w:szCs w:val="18"/>
              </w:rPr>
              <w:t>才</w:t>
            </w:r>
            <w:r>
              <w:rPr>
                <w:rFonts w:asciiTheme="minorEastAsia" w:hAnsiTheme="minorEastAsia"/>
                <w:bCs/>
                <w:sz w:val="18"/>
                <w:szCs w:val="18"/>
              </w:rPr>
              <w:t>返回。</w:t>
            </w:r>
          </w:p>
        </w:tc>
      </w:tr>
      <w:tr w:rsidR="008906B4" w:rsidRPr="003D09B9" w14:paraId="4208B010" w14:textId="77777777" w:rsidTr="00803A94">
        <w:trPr>
          <w:trHeight w:val="287"/>
        </w:trPr>
        <w:tc>
          <w:tcPr>
            <w:tcW w:w="252" w:type="pct"/>
          </w:tcPr>
          <w:p w14:paraId="7C4C95B5"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21183F76"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sidRPr="00EE677B">
              <w:rPr>
                <w:rFonts w:asciiTheme="minorEastAsia" w:eastAsiaTheme="minorEastAsia" w:hAnsiTheme="minorEastAsia" w:hint="eastAsia"/>
                <w:sz w:val="18"/>
                <w:szCs w:val="18"/>
              </w:rPr>
              <w:t>rderNo</w:t>
            </w:r>
          </w:p>
        </w:tc>
        <w:tc>
          <w:tcPr>
            <w:tcW w:w="1660" w:type="pct"/>
          </w:tcPr>
          <w:p w14:paraId="3A474B56" w14:textId="5BC9377C" w:rsidR="008906B4" w:rsidRPr="003D09B9" w:rsidRDefault="00B11B5E"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网商</w:t>
            </w:r>
            <w:r w:rsidR="008906B4" w:rsidRPr="00AA0874">
              <w:rPr>
                <w:rFonts w:asciiTheme="minorEastAsia" w:eastAsiaTheme="minorEastAsia" w:hAnsiTheme="minorEastAsia" w:hint="eastAsia"/>
                <w:sz w:val="18"/>
                <w:szCs w:val="18"/>
              </w:rPr>
              <w:t>支付订单号</w:t>
            </w:r>
            <w:r w:rsidR="008906B4">
              <w:rPr>
                <w:rFonts w:asciiTheme="minorEastAsia" w:eastAsiaTheme="minorEastAsia" w:hAnsiTheme="minorEastAsia" w:hint="eastAsia"/>
                <w:sz w:val="18"/>
                <w:szCs w:val="18"/>
              </w:rPr>
              <w:t>。</w:t>
            </w:r>
            <w:r w:rsidR="008906B4">
              <w:rPr>
                <w:rFonts w:asciiTheme="minorEastAsia" w:eastAsiaTheme="minorEastAsia" w:hAnsiTheme="minorEastAsia"/>
                <w:sz w:val="18"/>
                <w:szCs w:val="18"/>
              </w:rPr>
              <w:t>明确支付成功一定有。</w:t>
            </w:r>
          </w:p>
        </w:tc>
        <w:tc>
          <w:tcPr>
            <w:tcW w:w="582" w:type="pct"/>
          </w:tcPr>
          <w:p w14:paraId="5C22084B"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Pr>
          <w:p w14:paraId="20A50E39"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316" w:type="pct"/>
          </w:tcPr>
          <w:p w14:paraId="771F668A"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C</w:t>
            </w:r>
          </w:p>
        </w:tc>
        <w:tc>
          <w:tcPr>
            <w:tcW w:w="844" w:type="pct"/>
          </w:tcPr>
          <w:p w14:paraId="0AADA111" w14:textId="77777777" w:rsidR="008906B4" w:rsidRPr="003D09B9" w:rsidRDefault="008906B4" w:rsidP="00C11757">
            <w:pPr>
              <w:rPr>
                <w:rFonts w:asciiTheme="minorEastAsia" w:eastAsiaTheme="minorEastAsia" w:hAnsiTheme="minorEastAsia"/>
                <w:bCs/>
                <w:sz w:val="18"/>
                <w:szCs w:val="18"/>
              </w:rPr>
            </w:pPr>
          </w:p>
        </w:tc>
      </w:tr>
      <w:tr w:rsidR="008906B4" w:rsidRPr="003D09B9" w14:paraId="540F9296" w14:textId="77777777" w:rsidTr="00803A94">
        <w:trPr>
          <w:trHeight w:val="287"/>
        </w:trPr>
        <w:tc>
          <w:tcPr>
            <w:tcW w:w="252" w:type="pct"/>
          </w:tcPr>
          <w:p w14:paraId="62573A11"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475B795D"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C</w:t>
            </w:r>
            <w:r w:rsidRPr="00EE677B">
              <w:rPr>
                <w:rFonts w:asciiTheme="minorEastAsia" w:eastAsiaTheme="minorEastAsia" w:hAnsiTheme="minorEastAsia" w:hint="eastAsia"/>
                <w:sz w:val="18"/>
                <w:szCs w:val="18"/>
              </w:rPr>
              <w:t>hannelType</w:t>
            </w:r>
          </w:p>
        </w:tc>
        <w:tc>
          <w:tcPr>
            <w:tcW w:w="1660" w:type="pct"/>
          </w:tcPr>
          <w:p w14:paraId="1B4BC0CD" w14:textId="77777777" w:rsidR="008906B4" w:rsidRDefault="008906B4" w:rsidP="00C11757">
            <w:pPr>
              <w:rPr>
                <w:rFonts w:asciiTheme="minorEastAsia" w:eastAsiaTheme="minorEastAsia" w:hAnsiTheme="minorEastAsia"/>
                <w:color w:val="000000"/>
                <w:sz w:val="18"/>
                <w:szCs w:val="18"/>
              </w:rPr>
            </w:pPr>
            <w:r w:rsidRPr="003D09B9">
              <w:rPr>
                <w:rFonts w:asciiTheme="minorEastAsia" w:eastAsiaTheme="minorEastAsia" w:hAnsiTheme="minorEastAsia" w:hint="eastAsia"/>
                <w:sz w:val="18"/>
                <w:szCs w:val="18"/>
              </w:rPr>
              <w:t>支付渠道类型。</w:t>
            </w:r>
            <w:r>
              <w:rPr>
                <w:rFonts w:asciiTheme="minorEastAsia" w:eastAsiaTheme="minorEastAsia" w:hAnsiTheme="minorEastAsia" w:hint="eastAsia"/>
                <w:color w:val="000000"/>
                <w:sz w:val="18"/>
                <w:szCs w:val="18"/>
              </w:rPr>
              <w:t>该</w:t>
            </w:r>
            <w:r>
              <w:rPr>
                <w:rFonts w:asciiTheme="minorEastAsia" w:eastAsiaTheme="minorEastAsia" w:hAnsiTheme="minorEastAsia"/>
                <w:color w:val="000000"/>
                <w:sz w:val="18"/>
                <w:szCs w:val="18"/>
              </w:rPr>
              <w:t>笔支付走的</w:t>
            </w:r>
            <w:r>
              <w:rPr>
                <w:rFonts w:asciiTheme="minorEastAsia" w:eastAsiaTheme="minorEastAsia" w:hAnsiTheme="minorEastAsia" w:hint="eastAsia"/>
                <w:color w:val="000000"/>
                <w:sz w:val="18"/>
                <w:szCs w:val="18"/>
              </w:rPr>
              <w:t>第三方</w:t>
            </w:r>
            <w:r>
              <w:rPr>
                <w:rFonts w:asciiTheme="minorEastAsia" w:eastAsiaTheme="minorEastAsia" w:hAnsiTheme="minorEastAsia"/>
                <w:color w:val="000000"/>
                <w:sz w:val="18"/>
                <w:szCs w:val="18"/>
              </w:rPr>
              <w:t>支付渠道</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可选值</w:t>
            </w:r>
            <w:r>
              <w:rPr>
                <w:rFonts w:asciiTheme="minorEastAsia" w:eastAsiaTheme="minorEastAsia" w:hAnsiTheme="minorEastAsia" w:hint="eastAsia"/>
                <w:color w:val="000000"/>
                <w:sz w:val="18"/>
                <w:szCs w:val="18"/>
              </w:rPr>
              <w:t>：</w:t>
            </w:r>
          </w:p>
          <w:p w14:paraId="44302E0C" w14:textId="77777777" w:rsidR="008906B4" w:rsidRDefault="008906B4" w:rsidP="00C11757">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ALI：</w:t>
            </w:r>
            <w:r w:rsidRPr="00621F09">
              <w:rPr>
                <w:rFonts w:asciiTheme="minorEastAsia" w:eastAsiaTheme="minorEastAsia" w:hAnsiTheme="minorEastAsia" w:hint="eastAsia"/>
                <w:color w:val="000000"/>
                <w:sz w:val="18"/>
                <w:szCs w:val="18"/>
              </w:rPr>
              <w:t>支付宝</w:t>
            </w:r>
          </w:p>
          <w:p w14:paraId="07635755" w14:textId="77777777" w:rsidR="008906B4" w:rsidRDefault="008906B4" w:rsidP="00C11757">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WX：</w:t>
            </w:r>
            <w:r w:rsidRPr="00621F09">
              <w:rPr>
                <w:rFonts w:asciiTheme="minorEastAsia" w:eastAsiaTheme="minorEastAsia" w:hAnsiTheme="minorEastAsia" w:hint="eastAsia"/>
                <w:color w:val="000000"/>
                <w:sz w:val="18"/>
                <w:szCs w:val="18"/>
              </w:rPr>
              <w:t>微信支付</w:t>
            </w:r>
          </w:p>
          <w:p w14:paraId="091A0A9C" w14:textId="77777777" w:rsidR="008906B4" w:rsidRDefault="008906B4" w:rsidP="00C11757">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QQ：</w:t>
            </w:r>
            <w:r w:rsidRPr="00621F09">
              <w:rPr>
                <w:rFonts w:asciiTheme="minorEastAsia" w:eastAsiaTheme="minorEastAsia" w:hAnsiTheme="minorEastAsia" w:hint="eastAsia"/>
                <w:color w:val="000000"/>
                <w:sz w:val="18"/>
                <w:szCs w:val="18"/>
              </w:rPr>
              <w:t>手机</w:t>
            </w:r>
            <w:r>
              <w:rPr>
                <w:rFonts w:asciiTheme="minorEastAsia" w:eastAsiaTheme="minorEastAsia" w:hAnsiTheme="minorEastAsia" w:hint="eastAsia"/>
                <w:color w:val="000000"/>
                <w:sz w:val="18"/>
                <w:szCs w:val="18"/>
              </w:rPr>
              <w:t>QQ（</w:t>
            </w:r>
            <w:r>
              <w:rPr>
                <w:rFonts w:asciiTheme="minorEastAsia" w:eastAsiaTheme="minorEastAsia" w:hAnsiTheme="minorEastAsia"/>
                <w:color w:val="000000"/>
                <w:sz w:val="18"/>
                <w:szCs w:val="18"/>
              </w:rPr>
              <w:t>暂未开放）</w:t>
            </w:r>
          </w:p>
          <w:p w14:paraId="4715B506"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color w:val="000000"/>
                <w:sz w:val="18"/>
                <w:szCs w:val="18"/>
              </w:rPr>
              <w:t>JD</w:t>
            </w:r>
            <w:r>
              <w:rPr>
                <w:rFonts w:asciiTheme="minorEastAsia" w:eastAsiaTheme="minorEastAsia" w:hAnsiTheme="minorEastAsia" w:hint="eastAsia"/>
                <w:color w:val="000000"/>
                <w:sz w:val="18"/>
                <w:szCs w:val="18"/>
              </w:rPr>
              <w:t>：</w:t>
            </w:r>
            <w:r w:rsidRPr="00621F09">
              <w:rPr>
                <w:rFonts w:asciiTheme="minorEastAsia" w:eastAsiaTheme="minorEastAsia" w:hAnsiTheme="minorEastAsia" w:hint="eastAsia"/>
                <w:color w:val="000000"/>
                <w:sz w:val="18"/>
                <w:szCs w:val="18"/>
              </w:rPr>
              <w:t>京东钱包</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暂未开放）</w:t>
            </w:r>
          </w:p>
        </w:tc>
        <w:tc>
          <w:tcPr>
            <w:tcW w:w="582" w:type="pct"/>
          </w:tcPr>
          <w:p w14:paraId="26CE836B"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Pr>
          <w:p w14:paraId="5B946A59" w14:textId="77777777" w:rsidR="008906B4" w:rsidRPr="003D09B9" w:rsidRDefault="008906B4" w:rsidP="00C11757">
            <w:pPr>
              <w:rPr>
                <w:rFonts w:asciiTheme="minorEastAsia" w:eastAsiaTheme="minorEastAsia" w:hAnsiTheme="minorEastAsia"/>
                <w:bCs/>
                <w:sz w:val="18"/>
                <w:szCs w:val="18"/>
              </w:rPr>
            </w:pPr>
          </w:p>
        </w:tc>
        <w:tc>
          <w:tcPr>
            <w:tcW w:w="316" w:type="pct"/>
          </w:tcPr>
          <w:p w14:paraId="67C0C74C" w14:textId="77777777" w:rsidR="008906B4" w:rsidRPr="003D09B9" w:rsidRDefault="008906B4" w:rsidP="00C11757">
            <w:pPr>
              <w:rPr>
                <w:rFonts w:asciiTheme="minorEastAsia" w:eastAsiaTheme="minorEastAsia" w:hAnsiTheme="minorEastAsia"/>
                <w:bCs/>
                <w:sz w:val="18"/>
                <w:szCs w:val="18"/>
              </w:rPr>
            </w:pPr>
            <w:r w:rsidRPr="004476BC">
              <w:rPr>
                <w:rFonts w:asciiTheme="minorEastAsia" w:eastAsiaTheme="minorEastAsia" w:hAnsiTheme="minorEastAsia" w:hint="eastAsia"/>
                <w:sz w:val="18"/>
                <w:szCs w:val="18"/>
              </w:rPr>
              <w:t>C</w:t>
            </w:r>
          </w:p>
        </w:tc>
        <w:tc>
          <w:tcPr>
            <w:tcW w:w="844" w:type="pct"/>
          </w:tcPr>
          <w:p w14:paraId="69AAAF2F" w14:textId="77777777" w:rsidR="008906B4" w:rsidRPr="003D09B9" w:rsidRDefault="008906B4" w:rsidP="00C11757">
            <w:pPr>
              <w:rPr>
                <w:rFonts w:asciiTheme="minorEastAsia" w:eastAsiaTheme="minorEastAsia" w:hAnsiTheme="minorEastAsia"/>
                <w:bCs/>
                <w:sz w:val="18"/>
                <w:szCs w:val="18"/>
              </w:rPr>
            </w:pPr>
          </w:p>
        </w:tc>
      </w:tr>
      <w:tr w:rsidR="008906B4" w:rsidRPr="003D09B9" w14:paraId="08E27187" w14:textId="77777777" w:rsidTr="00803A94">
        <w:trPr>
          <w:trHeight w:val="287"/>
        </w:trPr>
        <w:tc>
          <w:tcPr>
            <w:tcW w:w="252" w:type="pct"/>
          </w:tcPr>
          <w:p w14:paraId="74776FA3"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2502B6AE"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T</w:t>
            </w:r>
            <w:r w:rsidRPr="00EE677B">
              <w:rPr>
                <w:rFonts w:asciiTheme="minorEastAsia" w:eastAsiaTheme="minorEastAsia" w:hAnsiTheme="minorEastAsia" w:hint="eastAsia"/>
                <w:sz w:val="18"/>
                <w:szCs w:val="18"/>
              </w:rPr>
              <w:t>otalAmount</w:t>
            </w:r>
          </w:p>
        </w:tc>
        <w:tc>
          <w:tcPr>
            <w:tcW w:w="1660" w:type="pct"/>
          </w:tcPr>
          <w:p w14:paraId="7426EB6D" w14:textId="77777777" w:rsidR="008906B4" w:rsidRPr="003D09B9" w:rsidRDefault="008906B4" w:rsidP="00C11757">
            <w:pPr>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交易总额度</w:t>
            </w:r>
            <w:r>
              <w:rPr>
                <w:rFonts w:asciiTheme="minorEastAsia" w:eastAsiaTheme="minorEastAsia" w:hAnsiTheme="minorEastAsia" w:hint="eastAsia"/>
                <w:sz w:val="18"/>
                <w:szCs w:val="18"/>
              </w:rPr>
              <w:t>，货币最小单位，如人民币：分</w:t>
            </w:r>
          </w:p>
        </w:tc>
        <w:tc>
          <w:tcPr>
            <w:tcW w:w="582" w:type="pct"/>
          </w:tcPr>
          <w:p w14:paraId="1422B9F9"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Number</w:t>
            </w:r>
          </w:p>
        </w:tc>
        <w:tc>
          <w:tcPr>
            <w:tcW w:w="293" w:type="pct"/>
          </w:tcPr>
          <w:p w14:paraId="13454539" w14:textId="77777777" w:rsidR="008906B4" w:rsidRPr="003D09B9" w:rsidRDefault="008906B4" w:rsidP="00C11757">
            <w:pPr>
              <w:rPr>
                <w:rFonts w:asciiTheme="minorEastAsia" w:eastAsiaTheme="minorEastAsia" w:hAnsiTheme="minorEastAsia"/>
                <w:bCs/>
                <w:sz w:val="18"/>
                <w:szCs w:val="18"/>
              </w:rPr>
            </w:pPr>
          </w:p>
        </w:tc>
        <w:tc>
          <w:tcPr>
            <w:tcW w:w="316" w:type="pct"/>
          </w:tcPr>
          <w:p w14:paraId="637D6549" w14:textId="77777777" w:rsidR="008906B4" w:rsidRPr="003D09B9" w:rsidRDefault="008906B4" w:rsidP="00C11757">
            <w:pPr>
              <w:rPr>
                <w:rFonts w:asciiTheme="minorEastAsia" w:eastAsiaTheme="minorEastAsia" w:hAnsiTheme="minorEastAsia"/>
                <w:bCs/>
                <w:sz w:val="18"/>
                <w:szCs w:val="18"/>
              </w:rPr>
            </w:pPr>
            <w:r w:rsidRPr="004476BC">
              <w:rPr>
                <w:rFonts w:asciiTheme="minorEastAsia" w:eastAsiaTheme="minorEastAsia" w:hAnsiTheme="minorEastAsia" w:hint="eastAsia"/>
                <w:sz w:val="18"/>
                <w:szCs w:val="18"/>
              </w:rPr>
              <w:t>C</w:t>
            </w:r>
          </w:p>
        </w:tc>
        <w:tc>
          <w:tcPr>
            <w:tcW w:w="844" w:type="pct"/>
          </w:tcPr>
          <w:p w14:paraId="5CA38998" w14:textId="77777777" w:rsidR="008906B4" w:rsidRPr="003D09B9" w:rsidRDefault="008906B4" w:rsidP="00C11757">
            <w:pPr>
              <w:rPr>
                <w:rFonts w:asciiTheme="minorEastAsia" w:eastAsiaTheme="minorEastAsia" w:hAnsiTheme="minorEastAsia"/>
                <w:bCs/>
                <w:sz w:val="18"/>
                <w:szCs w:val="18"/>
              </w:rPr>
            </w:pPr>
          </w:p>
        </w:tc>
      </w:tr>
      <w:tr w:rsidR="008906B4" w:rsidRPr="003D09B9" w14:paraId="771278BC" w14:textId="77777777" w:rsidTr="00803A94">
        <w:trPr>
          <w:trHeight w:val="287"/>
        </w:trPr>
        <w:tc>
          <w:tcPr>
            <w:tcW w:w="252" w:type="pct"/>
          </w:tcPr>
          <w:p w14:paraId="7229EB55"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4D360AEC"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C</w:t>
            </w:r>
            <w:r w:rsidRPr="00EE677B">
              <w:rPr>
                <w:rFonts w:asciiTheme="minorEastAsia" w:eastAsiaTheme="minorEastAsia" w:hAnsiTheme="minorEastAsia"/>
                <w:sz w:val="18"/>
                <w:szCs w:val="18"/>
              </w:rPr>
              <w:t>ur</w:t>
            </w:r>
            <w:r w:rsidRPr="00EE677B">
              <w:rPr>
                <w:rFonts w:asciiTheme="minorEastAsia" w:eastAsiaTheme="minorEastAsia" w:hAnsiTheme="minorEastAsia" w:hint="eastAsia"/>
                <w:sz w:val="18"/>
                <w:szCs w:val="18"/>
              </w:rPr>
              <w:t>rency</w:t>
            </w:r>
          </w:p>
        </w:tc>
        <w:tc>
          <w:tcPr>
            <w:tcW w:w="1660" w:type="pct"/>
          </w:tcPr>
          <w:p w14:paraId="2D4DE111" w14:textId="77777777" w:rsidR="008906B4" w:rsidRPr="003D09B9" w:rsidRDefault="008906B4" w:rsidP="00C11757">
            <w:pPr>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币种。默认</w:t>
            </w:r>
            <w:r>
              <w:rPr>
                <w:rFonts w:asciiTheme="minorEastAsia" w:eastAsiaTheme="minorEastAsia" w:hAnsiTheme="minorEastAsia" w:hint="eastAsia"/>
                <w:sz w:val="18"/>
                <w:szCs w:val="18"/>
              </w:rPr>
              <w:t>返回</w:t>
            </w:r>
            <w:r w:rsidRPr="00EE677B">
              <w:rPr>
                <w:rFonts w:asciiTheme="minorEastAsia" w:eastAsiaTheme="minorEastAsia" w:hAnsiTheme="minorEastAsia" w:hint="eastAsia"/>
                <w:sz w:val="18"/>
                <w:szCs w:val="18"/>
              </w:rPr>
              <w:t>CNY。</w:t>
            </w:r>
          </w:p>
        </w:tc>
        <w:tc>
          <w:tcPr>
            <w:tcW w:w="582" w:type="pct"/>
          </w:tcPr>
          <w:p w14:paraId="1FC02125"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Pr>
          <w:p w14:paraId="28C4455C" w14:textId="77777777" w:rsidR="008906B4" w:rsidRPr="003D09B9" w:rsidRDefault="008906B4" w:rsidP="00C11757">
            <w:pPr>
              <w:rPr>
                <w:rFonts w:asciiTheme="minorEastAsia" w:eastAsiaTheme="minorEastAsia" w:hAnsiTheme="minorEastAsia"/>
                <w:bCs/>
                <w:sz w:val="18"/>
                <w:szCs w:val="18"/>
              </w:rPr>
            </w:pPr>
          </w:p>
        </w:tc>
        <w:tc>
          <w:tcPr>
            <w:tcW w:w="316" w:type="pct"/>
          </w:tcPr>
          <w:p w14:paraId="0CA5A7C0" w14:textId="77777777" w:rsidR="008906B4" w:rsidRPr="003D09B9" w:rsidRDefault="008906B4" w:rsidP="00C11757">
            <w:pPr>
              <w:rPr>
                <w:rFonts w:asciiTheme="minorEastAsia" w:eastAsiaTheme="minorEastAsia" w:hAnsiTheme="minorEastAsia"/>
                <w:bCs/>
                <w:sz w:val="18"/>
                <w:szCs w:val="18"/>
              </w:rPr>
            </w:pPr>
            <w:r w:rsidRPr="004476BC">
              <w:rPr>
                <w:rFonts w:asciiTheme="minorEastAsia" w:eastAsiaTheme="minorEastAsia" w:hAnsiTheme="minorEastAsia" w:hint="eastAsia"/>
                <w:sz w:val="18"/>
                <w:szCs w:val="18"/>
              </w:rPr>
              <w:t>C</w:t>
            </w:r>
          </w:p>
        </w:tc>
        <w:tc>
          <w:tcPr>
            <w:tcW w:w="844" w:type="pct"/>
          </w:tcPr>
          <w:p w14:paraId="4A21359C" w14:textId="77777777" w:rsidR="008906B4" w:rsidRPr="003D09B9" w:rsidRDefault="008906B4" w:rsidP="00C11757">
            <w:pPr>
              <w:rPr>
                <w:rFonts w:asciiTheme="minorEastAsia" w:eastAsiaTheme="minorEastAsia" w:hAnsiTheme="minorEastAsia"/>
                <w:bCs/>
                <w:sz w:val="18"/>
                <w:szCs w:val="18"/>
              </w:rPr>
            </w:pPr>
          </w:p>
        </w:tc>
      </w:tr>
      <w:tr w:rsidR="008906B4" w:rsidRPr="003D09B9" w14:paraId="2C166351" w14:textId="77777777" w:rsidTr="00803A94">
        <w:trPr>
          <w:trHeight w:val="287"/>
        </w:trPr>
        <w:tc>
          <w:tcPr>
            <w:tcW w:w="252" w:type="pct"/>
          </w:tcPr>
          <w:p w14:paraId="1AAEC70D"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3E16EFDA"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M</w:t>
            </w:r>
            <w:r w:rsidRPr="00EE677B">
              <w:rPr>
                <w:rFonts w:asciiTheme="minorEastAsia" w:eastAsiaTheme="minorEastAsia" w:hAnsiTheme="minorEastAsia"/>
                <w:sz w:val="18"/>
                <w:szCs w:val="18"/>
              </w:rPr>
              <w:t>erchant</w:t>
            </w:r>
            <w:r w:rsidRPr="00EE677B">
              <w:rPr>
                <w:rFonts w:asciiTheme="minorEastAsia" w:eastAsiaTheme="minorEastAsia" w:hAnsiTheme="minorEastAsia" w:hint="eastAsia"/>
                <w:sz w:val="18"/>
                <w:szCs w:val="18"/>
              </w:rPr>
              <w:t>Id</w:t>
            </w:r>
          </w:p>
        </w:tc>
        <w:tc>
          <w:tcPr>
            <w:tcW w:w="1660" w:type="pct"/>
          </w:tcPr>
          <w:p w14:paraId="10FC4588" w14:textId="28A43B86" w:rsidR="008906B4" w:rsidRPr="003D09B9" w:rsidRDefault="008906B4" w:rsidP="00C11757">
            <w:pPr>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商户</w:t>
            </w:r>
            <w:r>
              <w:rPr>
                <w:rFonts w:asciiTheme="minorEastAsia" w:eastAsiaTheme="minorEastAsia" w:hAnsiTheme="minorEastAsia" w:hint="eastAsia"/>
                <w:sz w:val="18"/>
                <w:szCs w:val="18"/>
              </w:rPr>
              <w:t>号</w:t>
            </w:r>
            <w:r w:rsidR="0045394B">
              <w:rPr>
                <w:rFonts w:asciiTheme="minorEastAsia" w:eastAsiaTheme="minorEastAsia" w:hAnsiTheme="minorEastAsia" w:hint="eastAsia"/>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lastRenderedPageBreak/>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582" w:type="pct"/>
          </w:tcPr>
          <w:p w14:paraId="390422E3"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lastRenderedPageBreak/>
              <w:t>String</w:t>
            </w:r>
          </w:p>
        </w:tc>
        <w:tc>
          <w:tcPr>
            <w:tcW w:w="293" w:type="pct"/>
          </w:tcPr>
          <w:p w14:paraId="6EBB25F2"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316" w:type="pct"/>
          </w:tcPr>
          <w:p w14:paraId="1CAB99B2" w14:textId="77777777" w:rsidR="008906B4" w:rsidRPr="003D09B9" w:rsidRDefault="008906B4" w:rsidP="00C11757">
            <w:pPr>
              <w:rPr>
                <w:rFonts w:asciiTheme="minorEastAsia" w:eastAsiaTheme="minorEastAsia" w:hAnsiTheme="minorEastAsia"/>
                <w:bCs/>
                <w:sz w:val="18"/>
                <w:szCs w:val="18"/>
              </w:rPr>
            </w:pPr>
            <w:r w:rsidRPr="004476BC">
              <w:rPr>
                <w:rFonts w:asciiTheme="minorEastAsia" w:eastAsiaTheme="minorEastAsia" w:hAnsiTheme="minorEastAsia" w:hint="eastAsia"/>
                <w:sz w:val="18"/>
                <w:szCs w:val="18"/>
              </w:rPr>
              <w:t>C</w:t>
            </w:r>
          </w:p>
        </w:tc>
        <w:tc>
          <w:tcPr>
            <w:tcW w:w="844" w:type="pct"/>
          </w:tcPr>
          <w:p w14:paraId="7E3400FA" w14:textId="77777777" w:rsidR="008906B4" w:rsidRPr="003D09B9" w:rsidRDefault="008906B4" w:rsidP="00C11757">
            <w:pPr>
              <w:rPr>
                <w:rFonts w:asciiTheme="minorEastAsia" w:eastAsiaTheme="minorEastAsia" w:hAnsiTheme="minorEastAsia"/>
                <w:bCs/>
                <w:sz w:val="18"/>
                <w:szCs w:val="18"/>
              </w:rPr>
            </w:pPr>
          </w:p>
        </w:tc>
      </w:tr>
      <w:tr w:rsidR="008906B4" w:rsidRPr="003D09B9" w14:paraId="410B2042" w14:textId="77777777" w:rsidTr="00803A94">
        <w:trPr>
          <w:trHeight w:val="287"/>
        </w:trPr>
        <w:tc>
          <w:tcPr>
            <w:tcW w:w="252" w:type="pct"/>
          </w:tcPr>
          <w:p w14:paraId="71ECF4DD"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2A7AA558"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IsvOrgId</w:t>
            </w:r>
          </w:p>
        </w:tc>
        <w:tc>
          <w:tcPr>
            <w:tcW w:w="1660" w:type="pct"/>
          </w:tcPr>
          <w:p w14:paraId="3E25D98A"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合作方机构号（网商银行分配）</w:t>
            </w:r>
          </w:p>
        </w:tc>
        <w:tc>
          <w:tcPr>
            <w:tcW w:w="582" w:type="pct"/>
          </w:tcPr>
          <w:p w14:paraId="4D17624B"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Pr>
          <w:p w14:paraId="1522A4F3"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316" w:type="pct"/>
          </w:tcPr>
          <w:p w14:paraId="6D1EBF9D" w14:textId="77777777" w:rsidR="008906B4" w:rsidRPr="003D09B9" w:rsidRDefault="008906B4" w:rsidP="00C11757">
            <w:pPr>
              <w:rPr>
                <w:rFonts w:asciiTheme="minorEastAsia" w:eastAsiaTheme="minorEastAsia" w:hAnsiTheme="minorEastAsia"/>
                <w:bCs/>
                <w:sz w:val="18"/>
                <w:szCs w:val="18"/>
              </w:rPr>
            </w:pPr>
            <w:r w:rsidRPr="004476BC">
              <w:rPr>
                <w:rFonts w:asciiTheme="minorEastAsia" w:eastAsiaTheme="minorEastAsia" w:hAnsiTheme="minorEastAsia" w:hint="eastAsia"/>
                <w:sz w:val="18"/>
                <w:szCs w:val="18"/>
              </w:rPr>
              <w:t>C</w:t>
            </w:r>
          </w:p>
        </w:tc>
        <w:tc>
          <w:tcPr>
            <w:tcW w:w="844" w:type="pct"/>
          </w:tcPr>
          <w:p w14:paraId="4FA9D2DC" w14:textId="77777777" w:rsidR="008906B4" w:rsidRPr="003D09B9" w:rsidRDefault="008906B4" w:rsidP="00C11757">
            <w:pPr>
              <w:rPr>
                <w:rFonts w:asciiTheme="minorEastAsia" w:eastAsiaTheme="minorEastAsia" w:hAnsiTheme="minorEastAsia"/>
                <w:bCs/>
                <w:sz w:val="18"/>
                <w:szCs w:val="18"/>
              </w:rPr>
            </w:pPr>
          </w:p>
        </w:tc>
      </w:tr>
      <w:tr w:rsidR="008906B4" w:rsidRPr="00F561BB" w14:paraId="2F049DEF" w14:textId="77777777" w:rsidTr="00803A94">
        <w:trPr>
          <w:trHeight w:val="287"/>
        </w:trPr>
        <w:tc>
          <w:tcPr>
            <w:tcW w:w="252" w:type="pct"/>
          </w:tcPr>
          <w:p w14:paraId="62E151C0"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790A216A"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A</w:t>
            </w:r>
            <w:r w:rsidRPr="003D09B9">
              <w:rPr>
                <w:rFonts w:asciiTheme="minorEastAsia" w:eastAsiaTheme="minorEastAsia" w:hAnsiTheme="minorEastAsia" w:hint="eastAsia"/>
                <w:sz w:val="18"/>
                <w:szCs w:val="18"/>
              </w:rPr>
              <w:t>ttach</w:t>
            </w:r>
          </w:p>
        </w:tc>
        <w:tc>
          <w:tcPr>
            <w:tcW w:w="1660" w:type="pct"/>
          </w:tcPr>
          <w:p w14:paraId="14B0EA94" w14:textId="77777777" w:rsidR="008906B4" w:rsidRPr="003D09B9" w:rsidRDefault="008906B4" w:rsidP="00C11757">
            <w:pPr>
              <w:jc w:val="left"/>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附加信息，原样返回。</w:t>
            </w:r>
          </w:p>
        </w:tc>
        <w:tc>
          <w:tcPr>
            <w:tcW w:w="582" w:type="pct"/>
          </w:tcPr>
          <w:p w14:paraId="6223E809"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Pr>
          <w:p w14:paraId="16898AEC"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128</w:t>
            </w:r>
          </w:p>
        </w:tc>
        <w:tc>
          <w:tcPr>
            <w:tcW w:w="316" w:type="pct"/>
          </w:tcPr>
          <w:p w14:paraId="35A3378F"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844" w:type="pct"/>
          </w:tcPr>
          <w:p w14:paraId="519728CA" w14:textId="77777777" w:rsidR="008906B4" w:rsidRPr="00F561BB" w:rsidRDefault="008906B4" w:rsidP="00C11757">
            <w:pPr>
              <w:rPr>
                <w:rFonts w:cstheme="minorBidi"/>
                <w:color w:val="000000" w:themeColor="text1"/>
                <w:kern w:val="24"/>
              </w:rPr>
            </w:pPr>
          </w:p>
        </w:tc>
      </w:tr>
      <w:tr w:rsidR="008906B4" w:rsidRPr="00F561BB" w14:paraId="29E1B858" w14:textId="77777777" w:rsidTr="00803A94">
        <w:trPr>
          <w:trHeight w:val="287"/>
        </w:trPr>
        <w:tc>
          <w:tcPr>
            <w:tcW w:w="252" w:type="pct"/>
          </w:tcPr>
          <w:p w14:paraId="5F2B976A"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265CA330"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sz w:val="18"/>
                <w:szCs w:val="18"/>
              </w:rPr>
              <w:t>G</w:t>
            </w:r>
            <w:r w:rsidRPr="00EE677B">
              <w:rPr>
                <w:rFonts w:asciiTheme="minorEastAsia" w:eastAsiaTheme="minorEastAsia" w:hAnsiTheme="minorEastAsia" w:hint="eastAsia"/>
                <w:sz w:val="18"/>
                <w:szCs w:val="18"/>
              </w:rPr>
              <w:t>mtPayment</w:t>
            </w:r>
          </w:p>
        </w:tc>
        <w:tc>
          <w:tcPr>
            <w:tcW w:w="1660" w:type="pct"/>
          </w:tcPr>
          <w:p w14:paraId="4AED2E92" w14:textId="77777777" w:rsidR="008906B4" w:rsidRPr="003D09B9" w:rsidRDefault="008906B4" w:rsidP="00C11757">
            <w:pPr>
              <w:jc w:val="left"/>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支付完成时间</w:t>
            </w:r>
          </w:p>
        </w:tc>
        <w:tc>
          <w:tcPr>
            <w:tcW w:w="582" w:type="pct"/>
          </w:tcPr>
          <w:p w14:paraId="0820717B"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datetime</w:t>
            </w:r>
          </w:p>
        </w:tc>
        <w:tc>
          <w:tcPr>
            <w:tcW w:w="293" w:type="pct"/>
          </w:tcPr>
          <w:p w14:paraId="5FAE3860" w14:textId="77777777" w:rsidR="008906B4" w:rsidRPr="003D09B9" w:rsidRDefault="008906B4"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128</w:t>
            </w:r>
          </w:p>
        </w:tc>
        <w:tc>
          <w:tcPr>
            <w:tcW w:w="316" w:type="pct"/>
          </w:tcPr>
          <w:p w14:paraId="39B599A9"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C</w:t>
            </w:r>
          </w:p>
        </w:tc>
        <w:tc>
          <w:tcPr>
            <w:tcW w:w="844" w:type="pct"/>
          </w:tcPr>
          <w:p w14:paraId="06D4B99F" w14:textId="77777777" w:rsidR="008906B4" w:rsidRPr="00F561BB" w:rsidRDefault="008906B4" w:rsidP="00C11757">
            <w:pPr>
              <w:jc w:val="left"/>
              <w:rPr>
                <w:rFonts w:cstheme="minorBidi"/>
                <w:color w:val="000000" w:themeColor="text1"/>
                <w:kern w:val="24"/>
              </w:rPr>
            </w:pPr>
            <w:r w:rsidRPr="009D0BE5">
              <w:rPr>
                <w:rFonts w:cstheme="minorBidi" w:hint="eastAsia"/>
                <w:color w:val="000000" w:themeColor="text1"/>
                <w:kern w:val="24"/>
              </w:rPr>
              <w:t>格式</w:t>
            </w:r>
            <w:r w:rsidRPr="009D0BE5">
              <w:rPr>
                <w:rFonts w:cstheme="minorBidi" w:hint="eastAsia"/>
                <w:color w:val="000000" w:themeColor="text1"/>
                <w:kern w:val="24"/>
              </w:rPr>
              <w:t>"yyyy-MM-dd HH:mm:ss"</w:t>
            </w:r>
          </w:p>
        </w:tc>
      </w:tr>
      <w:tr w:rsidR="008906B4" w:rsidRPr="00F561BB" w14:paraId="1D2BF14E" w14:textId="77777777" w:rsidTr="00803A94">
        <w:trPr>
          <w:trHeight w:val="287"/>
        </w:trPr>
        <w:tc>
          <w:tcPr>
            <w:tcW w:w="252" w:type="pct"/>
          </w:tcPr>
          <w:p w14:paraId="5369C88E" w14:textId="77777777" w:rsidR="008906B4" w:rsidRPr="00F023C8" w:rsidRDefault="008906B4" w:rsidP="006A0DBC">
            <w:pPr>
              <w:pStyle w:val="a6"/>
              <w:numPr>
                <w:ilvl w:val="0"/>
                <w:numId w:val="37"/>
              </w:numPr>
              <w:ind w:firstLineChars="0"/>
              <w:rPr>
                <w:rFonts w:asciiTheme="minorEastAsia" w:eastAsiaTheme="minorEastAsia" w:hAnsiTheme="minorEastAsia"/>
                <w:sz w:val="18"/>
                <w:szCs w:val="18"/>
              </w:rPr>
            </w:pPr>
          </w:p>
        </w:tc>
        <w:tc>
          <w:tcPr>
            <w:tcW w:w="1052" w:type="pct"/>
          </w:tcPr>
          <w:p w14:paraId="1C3FDF75" w14:textId="77777777" w:rsidR="008906B4" w:rsidRPr="00EE677B" w:rsidRDefault="008906B4" w:rsidP="00C11757">
            <w:pPr>
              <w:tabs>
                <w:tab w:val="left" w:pos="1302"/>
              </w:tabs>
              <w:rPr>
                <w:rFonts w:asciiTheme="minorEastAsia" w:eastAsiaTheme="minorEastAsia" w:hAnsiTheme="minorEastAsia"/>
                <w:bCs/>
                <w:sz w:val="18"/>
                <w:szCs w:val="18"/>
              </w:rPr>
            </w:pPr>
            <w:r>
              <w:rPr>
                <w:rFonts w:asciiTheme="minorEastAsia" w:eastAsiaTheme="minorEastAsia" w:hAnsiTheme="minorEastAsia"/>
                <w:sz w:val="18"/>
                <w:szCs w:val="18"/>
              </w:rPr>
              <w:t>B</w:t>
            </w:r>
            <w:r>
              <w:rPr>
                <w:rFonts w:asciiTheme="minorEastAsia" w:eastAsiaTheme="minorEastAsia" w:hAnsiTheme="minorEastAsia" w:hint="eastAsia"/>
                <w:sz w:val="18"/>
                <w:szCs w:val="18"/>
              </w:rPr>
              <w:t>ankT</w:t>
            </w:r>
            <w:r w:rsidRPr="000B3B7E">
              <w:rPr>
                <w:rFonts w:asciiTheme="minorEastAsia" w:eastAsiaTheme="minorEastAsia" w:hAnsiTheme="minorEastAsia" w:hint="eastAsia"/>
                <w:sz w:val="18"/>
                <w:szCs w:val="18"/>
              </w:rPr>
              <w:t>ype</w:t>
            </w:r>
            <w:r>
              <w:rPr>
                <w:rFonts w:asciiTheme="minorEastAsia" w:eastAsiaTheme="minorEastAsia" w:hAnsiTheme="minorEastAsia"/>
                <w:sz w:val="18"/>
                <w:szCs w:val="18"/>
              </w:rPr>
              <w:tab/>
            </w:r>
          </w:p>
        </w:tc>
        <w:tc>
          <w:tcPr>
            <w:tcW w:w="1660" w:type="pct"/>
          </w:tcPr>
          <w:p w14:paraId="596C463F" w14:textId="77777777" w:rsidR="008906B4" w:rsidRPr="00EE677B" w:rsidRDefault="008906B4" w:rsidP="00C11757">
            <w:pPr>
              <w:jc w:val="left"/>
              <w:rPr>
                <w:rFonts w:asciiTheme="minorEastAsia" w:eastAsiaTheme="minorEastAsia" w:hAnsiTheme="minorEastAsia"/>
                <w:bCs/>
                <w:sz w:val="18"/>
                <w:szCs w:val="18"/>
              </w:rPr>
            </w:pPr>
            <w:r>
              <w:rPr>
                <w:rFonts w:asciiTheme="minorEastAsia" w:eastAsiaTheme="minorEastAsia" w:hAnsiTheme="minorEastAsia" w:hint="eastAsia"/>
                <w:sz w:val="18"/>
                <w:szCs w:val="18"/>
              </w:rPr>
              <w:t>付款</w:t>
            </w:r>
            <w:r>
              <w:rPr>
                <w:rFonts w:asciiTheme="minorEastAsia" w:eastAsiaTheme="minorEastAsia" w:hAnsiTheme="minorEastAsia"/>
                <w:sz w:val="18"/>
                <w:szCs w:val="18"/>
              </w:rPr>
              <w:t>银行。银行类型，</w:t>
            </w:r>
            <w:r>
              <w:rPr>
                <w:rFonts w:asciiTheme="minorEastAsia" w:eastAsiaTheme="minorEastAsia" w:hAnsiTheme="minorEastAsia" w:hint="eastAsia"/>
                <w:sz w:val="18"/>
                <w:szCs w:val="18"/>
              </w:rPr>
              <w:t>仅使用</w:t>
            </w:r>
            <w:r w:rsidRPr="000B3B7E">
              <w:rPr>
                <w:rFonts w:asciiTheme="minorEastAsia" w:eastAsiaTheme="minorEastAsia" w:hAnsiTheme="minorEastAsia" w:hint="eastAsia"/>
                <w:sz w:val="18"/>
                <w:szCs w:val="18"/>
              </w:rPr>
              <w:t>微信支付</w:t>
            </w:r>
            <w:r>
              <w:rPr>
                <w:rFonts w:asciiTheme="minorEastAsia" w:eastAsiaTheme="minorEastAsia" w:hAnsiTheme="minorEastAsia" w:hint="eastAsia"/>
                <w:sz w:val="18"/>
                <w:szCs w:val="18"/>
              </w:rPr>
              <w:t>时</w:t>
            </w:r>
            <w:r w:rsidRPr="000B3B7E">
              <w:rPr>
                <w:rFonts w:asciiTheme="minorEastAsia" w:eastAsiaTheme="minorEastAsia" w:hAnsiTheme="minorEastAsia" w:hint="eastAsia"/>
                <w:sz w:val="18"/>
                <w:szCs w:val="18"/>
              </w:rPr>
              <w:t>有</w:t>
            </w:r>
            <w:r>
              <w:rPr>
                <w:rFonts w:asciiTheme="minorEastAsia" w:eastAsiaTheme="minorEastAsia" w:hAnsiTheme="minorEastAsia" w:hint="eastAsia"/>
                <w:sz w:val="18"/>
                <w:szCs w:val="18"/>
              </w:rPr>
              <w:t>返回值。详细</w:t>
            </w:r>
            <w:r>
              <w:rPr>
                <w:rFonts w:asciiTheme="minorEastAsia" w:eastAsiaTheme="minorEastAsia" w:hAnsiTheme="minorEastAsia"/>
                <w:sz w:val="18"/>
                <w:szCs w:val="18"/>
              </w:rPr>
              <w:t>列表参看</w:t>
            </w:r>
            <w:hyperlink w:anchor="_银行列表（banktype）" w:history="1">
              <w:r w:rsidRPr="00216A34">
                <w:rPr>
                  <w:rStyle w:val="ae"/>
                  <w:rFonts w:asciiTheme="minorEastAsia" w:eastAsiaTheme="minorEastAsia" w:hAnsiTheme="minorEastAsia"/>
                  <w:sz w:val="18"/>
                  <w:szCs w:val="18"/>
                </w:rPr>
                <w:t>附录</w:t>
              </w:r>
              <w:r w:rsidRPr="00216A34">
                <w:rPr>
                  <w:rStyle w:val="ae"/>
                  <w:rFonts w:asciiTheme="minorEastAsia" w:eastAsiaTheme="minorEastAsia" w:hAnsiTheme="minorEastAsia" w:hint="eastAsia"/>
                  <w:sz w:val="18"/>
                  <w:szCs w:val="18"/>
                </w:rPr>
                <w:t>3</w:t>
              </w:r>
            </w:hyperlink>
            <w:r>
              <w:rPr>
                <w:rFonts w:asciiTheme="minorEastAsia" w:eastAsiaTheme="minorEastAsia" w:hAnsiTheme="minorEastAsia"/>
                <w:sz w:val="18"/>
                <w:szCs w:val="18"/>
              </w:rPr>
              <w:t>。</w:t>
            </w:r>
          </w:p>
        </w:tc>
        <w:tc>
          <w:tcPr>
            <w:tcW w:w="582" w:type="pct"/>
          </w:tcPr>
          <w:p w14:paraId="29CFC850"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3" w:type="pct"/>
          </w:tcPr>
          <w:p w14:paraId="23446E58" w14:textId="77777777" w:rsidR="008906B4" w:rsidRPr="003D09B9"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16</w:t>
            </w:r>
          </w:p>
        </w:tc>
        <w:tc>
          <w:tcPr>
            <w:tcW w:w="316" w:type="pct"/>
          </w:tcPr>
          <w:p w14:paraId="1349F22D" w14:textId="77777777" w:rsidR="008906B4" w:rsidRDefault="008906B4"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C</w:t>
            </w:r>
          </w:p>
        </w:tc>
        <w:tc>
          <w:tcPr>
            <w:tcW w:w="844" w:type="pct"/>
          </w:tcPr>
          <w:p w14:paraId="16DC5169" w14:textId="77777777" w:rsidR="008906B4" w:rsidRPr="00F561BB" w:rsidRDefault="008906B4" w:rsidP="00C11757">
            <w:pPr>
              <w:rPr>
                <w:rFonts w:cstheme="minorBidi"/>
                <w:color w:val="000000" w:themeColor="text1"/>
                <w:kern w:val="24"/>
              </w:rPr>
            </w:pPr>
          </w:p>
        </w:tc>
      </w:tr>
      <w:tr w:rsidR="005203D6" w:rsidRPr="00F561BB" w14:paraId="51F04A96" w14:textId="77777777" w:rsidTr="00803A94">
        <w:trPr>
          <w:trHeight w:val="287"/>
        </w:trPr>
        <w:tc>
          <w:tcPr>
            <w:tcW w:w="252" w:type="pct"/>
          </w:tcPr>
          <w:p w14:paraId="3EBCD2C7" w14:textId="77777777" w:rsidR="005203D6" w:rsidRPr="00F023C8" w:rsidRDefault="005203D6" w:rsidP="006A0DBC">
            <w:pPr>
              <w:pStyle w:val="a6"/>
              <w:numPr>
                <w:ilvl w:val="0"/>
                <w:numId w:val="37"/>
              </w:numPr>
              <w:ind w:firstLineChars="0"/>
              <w:rPr>
                <w:rFonts w:asciiTheme="minorEastAsia" w:hAnsiTheme="minorEastAsia"/>
                <w:sz w:val="18"/>
                <w:szCs w:val="18"/>
              </w:rPr>
            </w:pPr>
          </w:p>
        </w:tc>
        <w:tc>
          <w:tcPr>
            <w:tcW w:w="1052" w:type="pct"/>
          </w:tcPr>
          <w:p w14:paraId="6CEF0245" w14:textId="7ED67D62" w:rsidR="005203D6" w:rsidRDefault="005203D6" w:rsidP="00C11757">
            <w:pPr>
              <w:tabs>
                <w:tab w:val="left" w:pos="1302"/>
              </w:tabs>
              <w:rPr>
                <w:rFonts w:asciiTheme="minorEastAsia" w:hAnsiTheme="minorEastAsia"/>
                <w:sz w:val="18"/>
                <w:szCs w:val="18"/>
              </w:rPr>
            </w:pPr>
            <w:r>
              <w:rPr>
                <w:rFonts w:asciiTheme="minorEastAsia" w:hAnsiTheme="minorEastAsia"/>
                <w:sz w:val="18"/>
                <w:szCs w:val="18"/>
              </w:rPr>
              <w:t>P</w:t>
            </w:r>
            <w:r w:rsidRPr="005203D6">
              <w:rPr>
                <w:rFonts w:asciiTheme="minorEastAsia" w:hAnsiTheme="minorEastAsia"/>
                <w:sz w:val="18"/>
                <w:szCs w:val="18"/>
              </w:rPr>
              <w:t xml:space="preserve">ayChannelOrderNo  </w:t>
            </w:r>
          </w:p>
        </w:tc>
        <w:tc>
          <w:tcPr>
            <w:tcW w:w="1660" w:type="pct"/>
          </w:tcPr>
          <w:p w14:paraId="2836F313" w14:textId="2AD951E9" w:rsidR="005203D6" w:rsidRDefault="005203D6" w:rsidP="00C11757">
            <w:pPr>
              <w:jc w:val="left"/>
              <w:rPr>
                <w:rFonts w:asciiTheme="minorEastAsia" w:hAnsiTheme="minorEastAsia"/>
                <w:sz w:val="18"/>
                <w:szCs w:val="18"/>
              </w:rPr>
            </w:pPr>
            <w:r>
              <w:rPr>
                <w:rFonts w:asciiTheme="minorEastAsia" w:hAnsiTheme="minorEastAsia" w:hint="eastAsia"/>
                <w:sz w:val="18"/>
                <w:szCs w:val="18"/>
              </w:rPr>
              <w:t>支付宝</w:t>
            </w:r>
            <w:r>
              <w:rPr>
                <w:rFonts w:asciiTheme="minorEastAsia" w:hAnsiTheme="minorEastAsia"/>
                <w:sz w:val="18"/>
                <w:szCs w:val="18"/>
              </w:rPr>
              <w:t>或微信端的订单号，可用于打印小票给客户核对</w:t>
            </w:r>
          </w:p>
        </w:tc>
        <w:tc>
          <w:tcPr>
            <w:tcW w:w="582" w:type="pct"/>
          </w:tcPr>
          <w:p w14:paraId="5F17E9DB" w14:textId="6E282B7D" w:rsidR="005203D6" w:rsidRPr="005203D6" w:rsidRDefault="005203D6" w:rsidP="00C11757">
            <w:pPr>
              <w:rPr>
                <w:rFonts w:asciiTheme="minorEastAsia" w:hAnsiTheme="minorEastAsia"/>
                <w:sz w:val="18"/>
                <w:szCs w:val="18"/>
              </w:rPr>
            </w:pPr>
            <w:r>
              <w:rPr>
                <w:rFonts w:asciiTheme="minorEastAsia" w:hAnsiTheme="minorEastAsia"/>
                <w:sz w:val="18"/>
                <w:szCs w:val="18"/>
              </w:rPr>
              <w:t>String</w:t>
            </w:r>
          </w:p>
        </w:tc>
        <w:tc>
          <w:tcPr>
            <w:tcW w:w="293" w:type="pct"/>
          </w:tcPr>
          <w:p w14:paraId="33735B1D" w14:textId="61D48CC4" w:rsidR="005203D6" w:rsidRDefault="005203D6" w:rsidP="00C11757">
            <w:pPr>
              <w:rPr>
                <w:rFonts w:asciiTheme="minorEastAsia" w:hAnsiTheme="minorEastAsia"/>
                <w:sz w:val="18"/>
                <w:szCs w:val="18"/>
              </w:rPr>
            </w:pPr>
            <w:r>
              <w:rPr>
                <w:rFonts w:asciiTheme="minorEastAsia" w:hAnsiTheme="minorEastAsia" w:hint="eastAsia"/>
                <w:sz w:val="18"/>
                <w:szCs w:val="18"/>
              </w:rPr>
              <w:t>64</w:t>
            </w:r>
          </w:p>
        </w:tc>
        <w:tc>
          <w:tcPr>
            <w:tcW w:w="316" w:type="pct"/>
          </w:tcPr>
          <w:p w14:paraId="6B7B383B" w14:textId="32291F9C" w:rsidR="005203D6" w:rsidRDefault="005203D6" w:rsidP="00C11757">
            <w:pPr>
              <w:rPr>
                <w:rFonts w:asciiTheme="minorEastAsia" w:hAnsiTheme="minorEastAsia"/>
                <w:sz w:val="18"/>
                <w:szCs w:val="18"/>
              </w:rPr>
            </w:pPr>
            <w:r>
              <w:rPr>
                <w:rFonts w:asciiTheme="minorEastAsia" w:hAnsiTheme="minorEastAsia" w:hint="eastAsia"/>
                <w:sz w:val="18"/>
                <w:szCs w:val="18"/>
              </w:rPr>
              <w:t>C</w:t>
            </w:r>
          </w:p>
        </w:tc>
        <w:tc>
          <w:tcPr>
            <w:tcW w:w="844" w:type="pct"/>
          </w:tcPr>
          <w:p w14:paraId="71292152" w14:textId="77777777" w:rsidR="005203D6" w:rsidRPr="00F561BB" w:rsidRDefault="005203D6" w:rsidP="00C11757">
            <w:pPr>
              <w:rPr>
                <w:color w:val="000000" w:themeColor="text1"/>
                <w:kern w:val="24"/>
              </w:rPr>
            </w:pPr>
          </w:p>
        </w:tc>
        <w:bookmarkStart w:id="39" w:name="_GoBack"/>
        <w:bookmarkEnd w:id="39"/>
      </w:tr>
      <w:tr w:rsidR="00803A94" w:rsidRPr="00F561BB" w14:paraId="6D6B20AA" w14:textId="77777777" w:rsidTr="00803A94">
        <w:trPr>
          <w:trHeight w:val="287"/>
          <w:ins w:id="40" w:author="廖伟池" w:date="2017-08-11T16:34:00Z"/>
        </w:trPr>
        <w:tc>
          <w:tcPr>
            <w:tcW w:w="252" w:type="pct"/>
          </w:tcPr>
          <w:p w14:paraId="4CD05E81" w14:textId="77777777" w:rsidR="00803A94" w:rsidRPr="00F023C8" w:rsidRDefault="00803A94" w:rsidP="00803A94">
            <w:pPr>
              <w:pStyle w:val="a6"/>
              <w:numPr>
                <w:ilvl w:val="0"/>
                <w:numId w:val="37"/>
              </w:numPr>
              <w:ind w:firstLineChars="0"/>
              <w:rPr>
                <w:ins w:id="41" w:author="廖伟池" w:date="2017-08-11T16:34:00Z"/>
                <w:rFonts w:asciiTheme="minorEastAsia" w:hAnsiTheme="minorEastAsia"/>
                <w:sz w:val="18"/>
                <w:szCs w:val="18"/>
              </w:rPr>
            </w:pPr>
          </w:p>
        </w:tc>
        <w:tc>
          <w:tcPr>
            <w:tcW w:w="1052" w:type="pct"/>
          </w:tcPr>
          <w:p w14:paraId="70C65DD7" w14:textId="7FE74BF0" w:rsidR="00803A94" w:rsidRPr="0070338B" w:rsidRDefault="00803A94" w:rsidP="00803A94">
            <w:pPr>
              <w:tabs>
                <w:tab w:val="left" w:pos="1302"/>
              </w:tabs>
              <w:rPr>
                <w:ins w:id="42" w:author="廖伟池" w:date="2017-08-11T16:34:00Z"/>
                <w:rFonts w:asciiTheme="minorEastAsia" w:hAnsiTheme="minorEastAsia"/>
                <w:sz w:val="18"/>
                <w:szCs w:val="18"/>
                <w:highlight w:val="yellow"/>
                <w:rPrChange w:id="43" w:author="廖伟池" w:date="2017-08-11T16:51:00Z">
                  <w:rPr>
                    <w:ins w:id="44" w:author="廖伟池" w:date="2017-08-11T16:34:00Z"/>
                    <w:rFonts w:asciiTheme="minorEastAsia" w:hAnsiTheme="minorEastAsia"/>
                    <w:sz w:val="18"/>
                    <w:szCs w:val="18"/>
                  </w:rPr>
                </w:rPrChange>
              </w:rPr>
            </w:pPr>
            <w:ins w:id="45" w:author="廖伟池" w:date="2017-08-11T16:36:00Z">
              <w:r w:rsidRPr="0070338B">
                <w:rPr>
                  <w:rFonts w:asciiTheme="minorEastAsia" w:hAnsiTheme="minorEastAsia" w:hint="eastAsia"/>
                  <w:sz w:val="18"/>
                  <w:szCs w:val="18"/>
                  <w:highlight w:val="yellow"/>
                  <w:rPrChange w:id="46" w:author="廖伟池" w:date="2017-08-11T16:51:00Z">
                    <w:rPr>
                      <w:rFonts w:asciiTheme="minorEastAsia" w:hAnsiTheme="minorEastAsia" w:hint="eastAsia"/>
                      <w:sz w:val="18"/>
                      <w:szCs w:val="18"/>
                    </w:rPr>
                  </w:rPrChange>
                </w:rPr>
                <w:t>Merchant</w:t>
              </w:r>
              <w:r w:rsidRPr="0070338B">
                <w:rPr>
                  <w:rFonts w:asciiTheme="minorEastAsia" w:hAnsiTheme="minorEastAsia"/>
                  <w:sz w:val="18"/>
                  <w:szCs w:val="18"/>
                  <w:highlight w:val="yellow"/>
                  <w:rPrChange w:id="47" w:author="廖伟池" w:date="2017-08-11T16:51:00Z">
                    <w:rPr>
                      <w:rFonts w:asciiTheme="minorEastAsia" w:hAnsiTheme="minorEastAsia"/>
                      <w:sz w:val="18"/>
                      <w:szCs w:val="18"/>
                    </w:rPr>
                  </w:rPrChange>
                </w:rPr>
                <w:t>OrderNo</w:t>
              </w:r>
            </w:ins>
          </w:p>
        </w:tc>
        <w:tc>
          <w:tcPr>
            <w:tcW w:w="1660" w:type="pct"/>
          </w:tcPr>
          <w:p w14:paraId="630A1D59" w14:textId="4E4893A0" w:rsidR="00803A94" w:rsidRPr="0070338B" w:rsidRDefault="00803A94" w:rsidP="00803A94">
            <w:pPr>
              <w:jc w:val="left"/>
              <w:rPr>
                <w:ins w:id="48" w:author="廖伟池" w:date="2017-08-11T16:36:00Z"/>
                <w:rFonts w:asciiTheme="minorEastAsia" w:hAnsiTheme="minorEastAsia" w:hint="eastAsia"/>
                <w:sz w:val="18"/>
                <w:szCs w:val="18"/>
                <w:highlight w:val="yellow"/>
                <w:rPrChange w:id="49" w:author="廖伟池" w:date="2017-08-11T16:51:00Z">
                  <w:rPr>
                    <w:ins w:id="50" w:author="廖伟池" w:date="2017-08-11T16:36:00Z"/>
                    <w:rFonts w:asciiTheme="minorEastAsia" w:hAnsiTheme="minorEastAsia" w:hint="eastAsia"/>
                    <w:sz w:val="18"/>
                    <w:szCs w:val="18"/>
                  </w:rPr>
                </w:rPrChange>
              </w:rPr>
            </w:pPr>
            <w:ins w:id="51" w:author="廖伟池" w:date="2017-08-11T16:36:00Z">
              <w:r w:rsidRPr="0070338B">
                <w:rPr>
                  <w:rFonts w:asciiTheme="minorEastAsia" w:hAnsiTheme="minorEastAsia" w:hint="eastAsia"/>
                  <w:sz w:val="18"/>
                  <w:szCs w:val="18"/>
                  <w:highlight w:val="yellow"/>
                  <w:rPrChange w:id="52" w:author="廖伟池" w:date="2017-08-11T16:51:00Z">
                    <w:rPr>
                      <w:rFonts w:asciiTheme="minorEastAsia" w:hAnsiTheme="minorEastAsia" w:hint="eastAsia"/>
                      <w:sz w:val="18"/>
                      <w:szCs w:val="18"/>
                    </w:rPr>
                  </w:rPrChange>
                </w:rPr>
                <w:t>商户</w:t>
              </w:r>
              <w:r w:rsidRPr="0070338B">
                <w:rPr>
                  <w:rFonts w:asciiTheme="minorEastAsia" w:hAnsiTheme="minorEastAsia"/>
                  <w:sz w:val="18"/>
                  <w:szCs w:val="18"/>
                  <w:highlight w:val="yellow"/>
                  <w:rPrChange w:id="53" w:author="廖伟池" w:date="2017-08-11T16:51:00Z">
                    <w:rPr>
                      <w:rFonts w:asciiTheme="minorEastAsia" w:hAnsiTheme="minorEastAsia"/>
                      <w:sz w:val="18"/>
                      <w:szCs w:val="18"/>
                    </w:rPr>
                  </w:rPrChange>
                </w:rPr>
                <w:t>订单号</w:t>
              </w:r>
              <w:r w:rsidRPr="0070338B">
                <w:rPr>
                  <w:rFonts w:asciiTheme="minorEastAsia" w:hAnsiTheme="minorEastAsia" w:hint="eastAsia"/>
                  <w:sz w:val="18"/>
                  <w:szCs w:val="18"/>
                  <w:highlight w:val="yellow"/>
                  <w:rPrChange w:id="54" w:author="廖伟池" w:date="2017-08-11T16:51:00Z">
                    <w:rPr>
                      <w:rFonts w:asciiTheme="minorEastAsia" w:hAnsiTheme="minorEastAsia" w:hint="eastAsia"/>
                      <w:sz w:val="18"/>
                      <w:szCs w:val="18"/>
                    </w:rPr>
                  </w:rPrChange>
                </w:rPr>
                <w:t>。</w:t>
              </w:r>
            </w:ins>
            <w:ins w:id="55" w:author="廖伟池" w:date="2017-08-11T16:37:00Z">
              <w:r w:rsidRPr="0070338B">
                <w:rPr>
                  <w:rFonts w:asciiTheme="minorEastAsia" w:hAnsiTheme="minorEastAsia" w:hint="eastAsia"/>
                  <w:sz w:val="18"/>
                  <w:szCs w:val="18"/>
                  <w:highlight w:val="yellow"/>
                  <w:rPrChange w:id="56" w:author="廖伟池" w:date="2017-08-11T16:51:00Z">
                    <w:rPr>
                      <w:rFonts w:asciiTheme="minorEastAsia" w:hAnsiTheme="minorEastAsia" w:hint="eastAsia"/>
                      <w:sz w:val="18"/>
                      <w:szCs w:val="18"/>
                    </w:rPr>
                  </w:rPrChange>
                </w:rPr>
                <w:t>该</w:t>
              </w:r>
              <w:r w:rsidRPr="0070338B">
                <w:rPr>
                  <w:rFonts w:asciiTheme="minorEastAsia" w:hAnsiTheme="minorEastAsia"/>
                  <w:sz w:val="18"/>
                  <w:szCs w:val="18"/>
                  <w:highlight w:val="yellow"/>
                  <w:rPrChange w:id="57" w:author="廖伟池" w:date="2017-08-11T16:51:00Z">
                    <w:rPr>
                      <w:rFonts w:asciiTheme="minorEastAsia" w:hAnsiTheme="minorEastAsia"/>
                      <w:sz w:val="18"/>
                      <w:szCs w:val="18"/>
                    </w:rPr>
                  </w:rPrChange>
                </w:rPr>
                <w:t>订单</w:t>
              </w:r>
              <w:r w:rsidRPr="0070338B">
                <w:rPr>
                  <w:rFonts w:asciiTheme="minorEastAsia" w:hAnsiTheme="minorEastAsia" w:hint="eastAsia"/>
                  <w:sz w:val="18"/>
                  <w:szCs w:val="18"/>
                  <w:highlight w:val="yellow"/>
                  <w:rPrChange w:id="58" w:author="廖伟池" w:date="2017-08-11T16:51:00Z">
                    <w:rPr>
                      <w:rFonts w:asciiTheme="minorEastAsia" w:hAnsiTheme="minorEastAsia" w:hint="eastAsia"/>
                      <w:sz w:val="18"/>
                      <w:szCs w:val="18"/>
                    </w:rPr>
                  </w:rPrChange>
                </w:rPr>
                <w:t>号</w:t>
              </w:r>
              <w:r w:rsidRPr="0070338B">
                <w:rPr>
                  <w:rFonts w:asciiTheme="minorEastAsia" w:hAnsiTheme="minorEastAsia"/>
                  <w:sz w:val="18"/>
                  <w:szCs w:val="18"/>
                  <w:highlight w:val="yellow"/>
                  <w:rPrChange w:id="59" w:author="廖伟池" w:date="2017-08-11T16:51:00Z">
                    <w:rPr>
                      <w:rFonts w:asciiTheme="minorEastAsia" w:hAnsiTheme="minorEastAsia"/>
                      <w:sz w:val="18"/>
                      <w:szCs w:val="18"/>
                    </w:rPr>
                  </w:rPrChange>
                </w:rPr>
                <w:t>与支付宝、微信支付客户端</w:t>
              </w:r>
            </w:ins>
            <w:ins w:id="60" w:author="廖伟池" w:date="2017-08-11T16:39:00Z">
              <w:r w:rsidRPr="0070338B">
                <w:rPr>
                  <w:rFonts w:asciiTheme="minorEastAsia" w:hAnsiTheme="minorEastAsia" w:hint="eastAsia"/>
                  <w:sz w:val="18"/>
                  <w:szCs w:val="18"/>
                  <w:highlight w:val="yellow"/>
                  <w:rPrChange w:id="61" w:author="廖伟池" w:date="2017-08-11T16:51:00Z">
                    <w:rPr>
                      <w:rFonts w:asciiTheme="minorEastAsia" w:hAnsiTheme="minorEastAsia" w:hint="eastAsia"/>
                      <w:sz w:val="18"/>
                      <w:szCs w:val="18"/>
                    </w:rPr>
                  </w:rPrChange>
                </w:rPr>
                <w:t>账单</w:t>
              </w:r>
              <w:r w:rsidRPr="0070338B">
                <w:rPr>
                  <w:rFonts w:asciiTheme="minorEastAsia" w:hAnsiTheme="minorEastAsia"/>
                  <w:sz w:val="18"/>
                  <w:szCs w:val="18"/>
                  <w:highlight w:val="yellow"/>
                  <w:rPrChange w:id="62" w:author="廖伟池" w:date="2017-08-11T16:51:00Z">
                    <w:rPr>
                      <w:rFonts w:asciiTheme="minorEastAsia" w:hAnsiTheme="minorEastAsia"/>
                      <w:sz w:val="18"/>
                      <w:szCs w:val="18"/>
                    </w:rPr>
                  </w:rPrChange>
                </w:rPr>
                <w:t>详情显示</w:t>
              </w:r>
            </w:ins>
            <w:ins w:id="63" w:author="廖伟池" w:date="2017-08-11T16:40:00Z">
              <w:r w:rsidRPr="0070338B">
                <w:rPr>
                  <w:rFonts w:asciiTheme="minorEastAsia" w:hAnsiTheme="minorEastAsia"/>
                  <w:sz w:val="18"/>
                  <w:szCs w:val="18"/>
                  <w:highlight w:val="yellow"/>
                  <w:rPrChange w:id="64" w:author="廖伟池" w:date="2017-08-11T16:51:00Z">
                    <w:rPr>
                      <w:rFonts w:asciiTheme="minorEastAsia" w:hAnsiTheme="minorEastAsia"/>
                      <w:sz w:val="18"/>
                      <w:szCs w:val="18"/>
                    </w:rPr>
                  </w:rPrChange>
                </w:rPr>
                <w:t>的</w:t>
              </w:r>
            </w:ins>
            <w:ins w:id="65" w:author="廖伟池" w:date="2017-08-11T16:37:00Z">
              <w:r w:rsidRPr="0070338B">
                <w:rPr>
                  <w:rFonts w:asciiTheme="minorEastAsia" w:hAnsiTheme="minorEastAsia"/>
                  <w:sz w:val="18"/>
                  <w:szCs w:val="18"/>
                  <w:highlight w:val="yellow"/>
                  <w:rPrChange w:id="66" w:author="廖伟池" w:date="2017-08-11T16:51:00Z">
                    <w:rPr>
                      <w:rFonts w:asciiTheme="minorEastAsia" w:hAnsiTheme="minorEastAsia"/>
                      <w:sz w:val="18"/>
                      <w:szCs w:val="18"/>
                    </w:rPr>
                  </w:rPrChange>
                </w:rPr>
                <w:t>商户订单号一致</w:t>
              </w:r>
            </w:ins>
            <w:ins w:id="67" w:author="廖伟池" w:date="2017-08-11T16:38:00Z">
              <w:r w:rsidRPr="0070338B">
                <w:rPr>
                  <w:rFonts w:asciiTheme="minorEastAsia" w:hAnsiTheme="minorEastAsia" w:hint="eastAsia"/>
                  <w:sz w:val="18"/>
                  <w:szCs w:val="18"/>
                  <w:highlight w:val="yellow"/>
                  <w:rPrChange w:id="68" w:author="廖伟池" w:date="2017-08-11T16:51:00Z">
                    <w:rPr>
                      <w:rFonts w:asciiTheme="minorEastAsia" w:hAnsiTheme="minorEastAsia" w:hint="eastAsia"/>
                      <w:sz w:val="18"/>
                      <w:szCs w:val="18"/>
                    </w:rPr>
                  </w:rPrChange>
                </w:rPr>
                <w:t>，</w:t>
              </w:r>
              <w:r w:rsidRPr="0070338B">
                <w:rPr>
                  <w:rFonts w:asciiTheme="minorEastAsia" w:hAnsiTheme="minorEastAsia"/>
                  <w:sz w:val="18"/>
                  <w:szCs w:val="18"/>
                  <w:highlight w:val="yellow"/>
                  <w:rPrChange w:id="69" w:author="廖伟池" w:date="2017-08-11T16:51:00Z">
                    <w:rPr>
                      <w:rFonts w:asciiTheme="minorEastAsia" w:hAnsiTheme="minorEastAsia"/>
                      <w:sz w:val="18"/>
                      <w:szCs w:val="18"/>
                    </w:rPr>
                  </w:rPrChange>
                </w:rPr>
                <w:t>通过该订单后可发起扫码退款或查询交易</w:t>
              </w:r>
            </w:ins>
            <w:ins w:id="70" w:author="廖伟池" w:date="2017-08-11T16:37:00Z">
              <w:r w:rsidRPr="0070338B">
                <w:rPr>
                  <w:rFonts w:asciiTheme="minorEastAsia" w:hAnsiTheme="minorEastAsia"/>
                  <w:sz w:val="18"/>
                  <w:szCs w:val="18"/>
                  <w:highlight w:val="yellow"/>
                  <w:rPrChange w:id="71" w:author="廖伟池" w:date="2017-08-11T16:51:00Z">
                    <w:rPr>
                      <w:rFonts w:asciiTheme="minorEastAsia" w:hAnsiTheme="minorEastAsia"/>
                      <w:sz w:val="18"/>
                      <w:szCs w:val="18"/>
                    </w:rPr>
                  </w:rPrChange>
                </w:rPr>
                <w:t>。</w:t>
              </w:r>
            </w:ins>
            <w:ins w:id="72" w:author="廖伟池" w:date="2017-08-11T16:38:00Z">
              <w:r w:rsidRPr="0070338B">
                <w:rPr>
                  <w:rFonts w:asciiTheme="minorEastAsia" w:hAnsiTheme="minorEastAsia" w:hint="eastAsia"/>
                  <w:sz w:val="18"/>
                  <w:szCs w:val="18"/>
                  <w:highlight w:val="yellow"/>
                  <w:rPrChange w:id="73" w:author="廖伟池" w:date="2017-08-11T16:51:00Z">
                    <w:rPr>
                      <w:rFonts w:asciiTheme="minorEastAsia" w:hAnsiTheme="minorEastAsia" w:hint="eastAsia"/>
                      <w:sz w:val="18"/>
                      <w:szCs w:val="18"/>
                    </w:rPr>
                  </w:rPrChange>
                </w:rPr>
                <w:t>特别</w:t>
              </w:r>
              <w:r w:rsidRPr="0070338B">
                <w:rPr>
                  <w:rFonts w:asciiTheme="minorEastAsia" w:hAnsiTheme="minorEastAsia"/>
                  <w:sz w:val="18"/>
                  <w:szCs w:val="18"/>
                  <w:highlight w:val="yellow"/>
                  <w:rPrChange w:id="74" w:author="廖伟池" w:date="2017-08-11T16:51:00Z">
                    <w:rPr>
                      <w:rFonts w:asciiTheme="minorEastAsia" w:hAnsiTheme="minorEastAsia"/>
                      <w:sz w:val="18"/>
                      <w:szCs w:val="18"/>
                    </w:rPr>
                  </w:rPrChange>
                </w:rPr>
                <w:t>说明：</w:t>
              </w:r>
            </w:ins>
          </w:p>
          <w:p w14:paraId="7DC60224" w14:textId="1649266D" w:rsidR="00803A94" w:rsidRPr="0070338B" w:rsidRDefault="00803A94" w:rsidP="00803A94">
            <w:pPr>
              <w:pStyle w:val="a6"/>
              <w:numPr>
                <w:ilvl w:val="0"/>
                <w:numId w:val="104"/>
              </w:numPr>
              <w:ind w:firstLineChars="0"/>
              <w:jc w:val="left"/>
              <w:rPr>
                <w:ins w:id="75" w:author="廖伟池" w:date="2017-08-11T16:37:00Z"/>
                <w:rFonts w:asciiTheme="minorEastAsia" w:hAnsiTheme="minorEastAsia"/>
                <w:sz w:val="18"/>
                <w:szCs w:val="18"/>
                <w:highlight w:val="yellow"/>
                <w:rPrChange w:id="76" w:author="廖伟池" w:date="2017-08-11T16:51:00Z">
                  <w:rPr>
                    <w:ins w:id="77" w:author="廖伟池" w:date="2017-08-11T16:37:00Z"/>
                  </w:rPr>
                </w:rPrChange>
              </w:rPr>
              <w:pPrChange w:id="78" w:author="廖伟池" w:date="2017-08-11T16:37:00Z">
                <w:pPr>
                  <w:jc w:val="left"/>
                </w:pPr>
              </w:pPrChange>
            </w:pPr>
            <w:ins w:id="79" w:author="廖伟池" w:date="2017-08-11T16:36:00Z">
              <w:r w:rsidRPr="0070338B">
                <w:rPr>
                  <w:rFonts w:asciiTheme="minorEastAsia" w:hAnsiTheme="minorEastAsia"/>
                  <w:sz w:val="18"/>
                  <w:szCs w:val="18"/>
                  <w:highlight w:val="yellow"/>
                  <w:rPrChange w:id="80" w:author="廖伟池" w:date="2017-08-11T16:51:00Z">
                    <w:rPr/>
                  </w:rPrChange>
                </w:rPr>
                <w:t>支付宝</w:t>
              </w:r>
            </w:ins>
            <w:ins w:id="81" w:author="廖伟池" w:date="2017-08-11T16:37:00Z">
              <w:r w:rsidRPr="0070338B">
                <w:rPr>
                  <w:rFonts w:asciiTheme="minorEastAsia" w:hAnsiTheme="minorEastAsia" w:hint="eastAsia"/>
                  <w:sz w:val="18"/>
                  <w:szCs w:val="18"/>
                  <w:highlight w:val="yellow"/>
                  <w:rPrChange w:id="82" w:author="廖伟池" w:date="2017-08-11T16:51:00Z">
                    <w:rPr>
                      <w:rFonts w:hint="eastAsia"/>
                    </w:rPr>
                  </w:rPrChange>
                </w:rPr>
                <w:t>的交易与</w:t>
              </w:r>
              <w:r w:rsidRPr="0070338B">
                <w:rPr>
                  <w:rFonts w:asciiTheme="minorEastAsia" w:hAnsiTheme="minorEastAsia"/>
                  <w:sz w:val="18"/>
                  <w:szCs w:val="18"/>
                  <w:highlight w:val="yellow"/>
                  <w:rPrChange w:id="83" w:author="廖伟池" w:date="2017-08-11T16:51:00Z">
                    <w:rPr/>
                  </w:rPrChange>
                </w:rPr>
                <w:t>O</w:t>
              </w:r>
              <w:r w:rsidRPr="0070338B">
                <w:rPr>
                  <w:rFonts w:asciiTheme="minorEastAsia" w:hAnsiTheme="minorEastAsia" w:hint="eastAsia"/>
                  <w:sz w:val="18"/>
                  <w:szCs w:val="18"/>
                  <w:highlight w:val="yellow"/>
                  <w:rPrChange w:id="84" w:author="廖伟池" w:date="2017-08-11T16:51:00Z">
                    <w:rPr>
                      <w:rFonts w:hint="eastAsia"/>
                    </w:rPr>
                  </w:rPrChange>
                </w:rPr>
                <w:t>utTradeNo</w:t>
              </w:r>
              <w:r w:rsidRPr="0070338B">
                <w:rPr>
                  <w:rFonts w:asciiTheme="minorEastAsia" w:hAnsiTheme="minorEastAsia" w:hint="eastAsia"/>
                  <w:sz w:val="18"/>
                  <w:szCs w:val="18"/>
                  <w:highlight w:val="yellow"/>
                  <w:rPrChange w:id="85" w:author="廖伟池" w:date="2017-08-11T16:51:00Z">
                    <w:rPr>
                      <w:rFonts w:hint="eastAsia"/>
                    </w:rPr>
                  </w:rPrChange>
                </w:rPr>
                <w:t>一致</w:t>
              </w:r>
              <w:r w:rsidRPr="0070338B">
                <w:rPr>
                  <w:rFonts w:asciiTheme="minorEastAsia" w:hAnsiTheme="minorEastAsia"/>
                  <w:sz w:val="18"/>
                  <w:szCs w:val="18"/>
                  <w:highlight w:val="yellow"/>
                  <w:rPrChange w:id="86" w:author="廖伟池" w:date="2017-08-11T16:51:00Z">
                    <w:rPr/>
                  </w:rPrChange>
                </w:rPr>
                <w:t>。</w:t>
              </w:r>
            </w:ins>
          </w:p>
          <w:p w14:paraId="050AFF4A" w14:textId="2650F62E" w:rsidR="00803A94" w:rsidRPr="0070338B" w:rsidRDefault="00803A94" w:rsidP="00803A94">
            <w:pPr>
              <w:pStyle w:val="a6"/>
              <w:numPr>
                <w:ilvl w:val="0"/>
                <w:numId w:val="104"/>
              </w:numPr>
              <w:ind w:firstLineChars="0"/>
              <w:jc w:val="left"/>
              <w:rPr>
                <w:ins w:id="87" w:author="廖伟池" w:date="2017-08-11T16:34:00Z"/>
                <w:rFonts w:asciiTheme="minorEastAsia" w:hAnsiTheme="minorEastAsia" w:hint="eastAsia"/>
                <w:sz w:val="18"/>
                <w:szCs w:val="18"/>
                <w:highlight w:val="yellow"/>
                <w:rPrChange w:id="88" w:author="廖伟池" w:date="2017-08-11T16:51:00Z">
                  <w:rPr>
                    <w:ins w:id="89" w:author="廖伟池" w:date="2017-08-11T16:34:00Z"/>
                    <w:rFonts w:hint="eastAsia"/>
                  </w:rPr>
                </w:rPrChange>
              </w:rPr>
              <w:pPrChange w:id="90" w:author="廖伟池" w:date="2017-08-11T16:37:00Z">
                <w:pPr>
                  <w:jc w:val="left"/>
                </w:pPr>
              </w:pPrChange>
            </w:pPr>
            <w:ins w:id="91" w:author="廖伟池" w:date="2017-08-11T16:37:00Z">
              <w:r w:rsidRPr="0070338B">
                <w:rPr>
                  <w:rFonts w:asciiTheme="minorEastAsia" w:hAnsiTheme="minorEastAsia" w:hint="eastAsia"/>
                  <w:sz w:val="18"/>
                  <w:szCs w:val="18"/>
                  <w:highlight w:val="yellow"/>
                  <w:rPrChange w:id="92" w:author="廖伟池" w:date="2017-08-11T16:51:00Z">
                    <w:rPr>
                      <w:rFonts w:asciiTheme="minorEastAsia" w:hAnsiTheme="minorEastAsia" w:hint="eastAsia"/>
                      <w:sz w:val="18"/>
                      <w:szCs w:val="18"/>
                    </w:rPr>
                  </w:rPrChange>
                </w:rPr>
                <w:t>微信</w:t>
              </w:r>
              <w:r w:rsidRPr="0070338B">
                <w:rPr>
                  <w:rFonts w:asciiTheme="minorEastAsia" w:hAnsiTheme="minorEastAsia"/>
                  <w:sz w:val="18"/>
                  <w:szCs w:val="18"/>
                  <w:highlight w:val="yellow"/>
                  <w:rPrChange w:id="93" w:author="廖伟池" w:date="2017-08-11T16:51:00Z">
                    <w:rPr>
                      <w:rFonts w:asciiTheme="minorEastAsia" w:hAnsiTheme="minorEastAsia"/>
                      <w:sz w:val="18"/>
                      <w:szCs w:val="18"/>
                    </w:rPr>
                  </w:rPrChange>
                </w:rPr>
                <w:t>支付的订单</w:t>
              </w:r>
            </w:ins>
            <w:ins w:id="94" w:author="廖伟池" w:date="2017-08-11T16:38:00Z">
              <w:r w:rsidRPr="0070338B">
                <w:rPr>
                  <w:rFonts w:asciiTheme="minorEastAsia" w:hAnsiTheme="minorEastAsia" w:hint="eastAsia"/>
                  <w:sz w:val="18"/>
                  <w:szCs w:val="18"/>
                  <w:highlight w:val="yellow"/>
                  <w:rPrChange w:id="95" w:author="廖伟池" w:date="2017-08-11T16:51:00Z">
                    <w:rPr>
                      <w:rFonts w:asciiTheme="minorEastAsia" w:hAnsiTheme="minorEastAsia" w:hint="eastAsia"/>
                      <w:sz w:val="18"/>
                      <w:szCs w:val="18"/>
                    </w:rPr>
                  </w:rPrChange>
                </w:rPr>
                <w:t>号</w:t>
              </w:r>
              <w:r w:rsidRPr="0070338B">
                <w:rPr>
                  <w:rFonts w:asciiTheme="minorEastAsia" w:hAnsiTheme="minorEastAsia"/>
                  <w:sz w:val="18"/>
                  <w:szCs w:val="18"/>
                  <w:highlight w:val="yellow"/>
                  <w:rPrChange w:id="96" w:author="廖伟池" w:date="2017-08-11T16:51:00Z">
                    <w:rPr>
                      <w:rFonts w:asciiTheme="minorEastAsia" w:hAnsiTheme="minorEastAsia"/>
                      <w:sz w:val="18"/>
                      <w:szCs w:val="18"/>
                    </w:rPr>
                  </w:rPrChange>
                </w:rPr>
                <w:t>为</w:t>
              </w:r>
            </w:ins>
            <w:ins w:id="97" w:author="廖伟池" w:date="2017-08-11T16:40:00Z">
              <w:r w:rsidRPr="0070338B">
                <w:rPr>
                  <w:rFonts w:asciiTheme="minorEastAsia" w:hAnsiTheme="minorEastAsia" w:hint="eastAsia"/>
                  <w:sz w:val="18"/>
                  <w:szCs w:val="18"/>
                  <w:highlight w:val="yellow"/>
                  <w:rPrChange w:id="98" w:author="廖伟池" w:date="2017-08-11T16:51:00Z">
                    <w:rPr>
                      <w:rFonts w:asciiTheme="minorEastAsia" w:hAnsiTheme="minorEastAsia" w:hint="eastAsia"/>
                      <w:sz w:val="18"/>
                      <w:szCs w:val="18"/>
                    </w:rPr>
                  </w:rPrChange>
                </w:rPr>
                <w:t>威富通</w:t>
              </w:r>
              <w:r w:rsidRPr="0070338B">
                <w:rPr>
                  <w:rFonts w:asciiTheme="minorEastAsia" w:hAnsiTheme="minorEastAsia"/>
                  <w:sz w:val="18"/>
                  <w:szCs w:val="18"/>
                  <w:highlight w:val="yellow"/>
                  <w:rPrChange w:id="99" w:author="廖伟池" w:date="2017-08-11T16:51:00Z">
                    <w:rPr>
                      <w:rFonts w:asciiTheme="minorEastAsia" w:hAnsiTheme="minorEastAsia"/>
                      <w:sz w:val="18"/>
                      <w:szCs w:val="18"/>
                    </w:rPr>
                  </w:rPrChange>
                </w:rPr>
                <w:t>的</w:t>
              </w:r>
            </w:ins>
            <w:ins w:id="100" w:author="廖伟池" w:date="2017-08-11T16:39:00Z">
              <w:r w:rsidRPr="0070338B">
                <w:rPr>
                  <w:rFonts w:asciiTheme="minorEastAsia" w:hAnsiTheme="minorEastAsia"/>
                  <w:sz w:val="18"/>
                  <w:szCs w:val="18"/>
                  <w:highlight w:val="yellow"/>
                  <w:rPrChange w:id="101" w:author="廖伟池" w:date="2017-08-11T16:51:00Z">
                    <w:rPr>
                      <w:rFonts w:asciiTheme="minorEastAsia" w:hAnsiTheme="minorEastAsia"/>
                      <w:sz w:val="18"/>
                      <w:szCs w:val="18"/>
                    </w:rPr>
                  </w:rPrChange>
                </w:rPr>
                <w:t>订单</w:t>
              </w:r>
            </w:ins>
            <w:ins w:id="102" w:author="廖伟池" w:date="2017-08-11T16:41:00Z">
              <w:r w:rsidRPr="0070338B">
                <w:rPr>
                  <w:rFonts w:asciiTheme="minorEastAsia" w:hAnsiTheme="minorEastAsia" w:hint="eastAsia"/>
                  <w:sz w:val="18"/>
                  <w:szCs w:val="18"/>
                  <w:highlight w:val="yellow"/>
                  <w:rPrChange w:id="103" w:author="廖伟池" w:date="2017-08-11T16:51:00Z">
                    <w:rPr>
                      <w:rFonts w:asciiTheme="minorEastAsia" w:hAnsiTheme="minorEastAsia" w:hint="eastAsia"/>
                      <w:sz w:val="18"/>
                      <w:szCs w:val="18"/>
                    </w:rPr>
                  </w:rPrChange>
                </w:rPr>
                <w:t>号</w:t>
              </w:r>
            </w:ins>
            <w:ins w:id="104" w:author="廖伟池" w:date="2017-08-11T16:40:00Z">
              <w:r w:rsidRPr="0070338B">
                <w:rPr>
                  <w:rFonts w:asciiTheme="minorEastAsia" w:hAnsiTheme="minorEastAsia" w:hint="eastAsia"/>
                  <w:sz w:val="18"/>
                  <w:szCs w:val="18"/>
                  <w:highlight w:val="yellow"/>
                  <w:rPrChange w:id="105" w:author="廖伟池" w:date="2017-08-11T16:51:00Z">
                    <w:rPr>
                      <w:rFonts w:asciiTheme="minorEastAsia" w:hAnsiTheme="minorEastAsia" w:hint="eastAsia"/>
                      <w:sz w:val="18"/>
                      <w:szCs w:val="18"/>
                    </w:rPr>
                  </w:rPrChange>
                </w:rPr>
                <w:t>“</w:t>
              </w:r>
              <w:r w:rsidRPr="0070338B">
                <w:rPr>
                  <w:rFonts w:asciiTheme="minorEastAsia" w:hAnsiTheme="minorEastAsia"/>
                  <w:sz w:val="18"/>
                  <w:szCs w:val="18"/>
                  <w:highlight w:val="yellow"/>
                  <w:rPrChange w:id="106" w:author="廖伟池" w:date="2017-08-11T16:51:00Z">
                    <w:rPr>
                      <w:rFonts w:asciiTheme="minorEastAsia" w:hAnsiTheme="minorEastAsia"/>
                      <w:sz w:val="18"/>
                      <w:szCs w:val="18"/>
                    </w:rPr>
                  </w:rPrChange>
                </w:rPr>
                <w:t>transaction_id”</w:t>
              </w:r>
            </w:ins>
          </w:p>
        </w:tc>
        <w:tc>
          <w:tcPr>
            <w:tcW w:w="582" w:type="pct"/>
          </w:tcPr>
          <w:p w14:paraId="11F068DE" w14:textId="4AD61FB6" w:rsidR="00803A94" w:rsidRPr="0070338B" w:rsidRDefault="00803A94" w:rsidP="00803A94">
            <w:pPr>
              <w:rPr>
                <w:ins w:id="107" w:author="廖伟池" w:date="2017-08-11T16:34:00Z"/>
                <w:rFonts w:asciiTheme="minorEastAsia" w:hAnsiTheme="minorEastAsia"/>
                <w:sz w:val="18"/>
                <w:szCs w:val="18"/>
                <w:highlight w:val="yellow"/>
                <w:rPrChange w:id="108" w:author="廖伟池" w:date="2017-08-11T16:51:00Z">
                  <w:rPr>
                    <w:ins w:id="109" w:author="廖伟池" w:date="2017-08-11T16:34:00Z"/>
                    <w:rFonts w:asciiTheme="minorEastAsia" w:hAnsiTheme="minorEastAsia"/>
                    <w:sz w:val="18"/>
                    <w:szCs w:val="18"/>
                  </w:rPr>
                </w:rPrChange>
              </w:rPr>
            </w:pPr>
            <w:ins w:id="110" w:author="廖伟池" w:date="2017-08-11T16:39:00Z">
              <w:r w:rsidRPr="0070338B">
                <w:rPr>
                  <w:rFonts w:asciiTheme="minorEastAsia" w:hAnsiTheme="minorEastAsia"/>
                  <w:sz w:val="18"/>
                  <w:szCs w:val="18"/>
                  <w:highlight w:val="yellow"/>
                  <w:rPrChange w:id="111" w:author="廖伟池" w:date="2017-08-11T16:51:00Z">
                    <w:rPr>
                      <w:rFonts w:asciiTheme="minorEastAsia" w:hAnsiTheme="minorEastAsia"/>
                      <w:sz w:val="18"/>
                      <w:szCs w:val="18"/>
                    </w:rPr>
                  </w:rPrChange>
                </w:rPr>
                <w:t>String</w:t>
              </w:r>
            </w:ins>
          </w:p>
        </w:tc>
        <w:tc>
          <w:tcPr>
            <w:tcW w:w="293" w:type="pct"/>
          </w:tcPr>
          <w:p w14:paraId="4EF3BBDA" w14:textId="138B6B6D" w:rsidR="00803A94" w:rsidRPr="0070338B" w:rsidRDefault="00803A94" w:rsidP="00803A94">
            <w:pPr>
              <w:rPr>
                <w:ins w:id="112" w:author="廖伟池" w:date="2017-08-11T16:34:00Z"/>
                <w:rFonts w:asciiTheme="minorEastAsia" w:hAnsiTheme="minorEastAsia" w:hint="eastAsia"/>
                <w:sz w:val="18"/>
                <w:szCs w:val="18"/>
                <w:highlight w:val="yellow"/>
                <w:rPrChange w:id="113" w:author="廖伟池" w:date="2017-08-11T16:51:00Z">
                  <w:rPr>
                    <w:ins w:id="114" w:author="廖伟池" w:date="2017-08-11T16:34:00Z"/>
                    <w:rFonts w:asciiTheme="minorEastAsia" w:hAnsiTheme="minorEastAsia" w:hint="eastAsia"/>
                    <w:sz w:val="18"/>
                    <w:szCs w:val="18"/>
                  </w:rPr>
                </w:rPrChange>
              </w:rPr>
            </w:pPr>
            <w:ins w:id="115" w:author="廖伟池" w:date="2017-08-11T16:39:00Z">
              <w:r w:rsidRPr="0070338B">
                <w:rPr>
                  <w:rFonts w:asciiTheme="minorEastAsia" w:hAnsiTheme="minorEastAsia" w:hint="eastAsia"/>
                  <w:sz w:val="18"/>
                  <w:szCs w:val="18"/>
                  <w:highlight w:val="yellow"/>
                  <w:rPrChange w:id="116" w:author="廖伟池" w:date="2017-08-11T16:51:00Z">
                    <w:rPr>
                      <w:rFonts w:asciiTheme="minorEastAsia" w:hAnsiTheme="minorEastAsia" w:hint="eastAsia"/>
                      <w:sz w:val="18"/>
                      <w:szCs w:val="18"/>
                    </w:rPr>
                  </w:rPrChange>
                </w:rPr>
                <w:t>64</w:t>
              </w:r>
            </w:ins>
          </w:p>
        </w:tc>
        <w:tc>
          <w:tcPr>
            <w:tcW w:w="316" w:type="pct"/>
          </w:tcPr>
          <w:p w14:paraId="777A84AA" w14:textId="66A4F40F" w:rsidR="00803A94" w:rsidRDefault="00803A94" w:rsidP="00803A94">
            <w:pPr>
              <w:rPr>
                <w:ins w:id="117" w:author="廖伟池" w:date="2017-08-11T16:34:00Z"/>
                <w:rFonts w:asciiTheme="minorEastAsia" w:hAnsiTheme="minorEastAsia" w:hint="eastAsia"/>
                <w:sz w:val="18"/>
                <w:szCs w:val="18"/>
              </w:rPr>
            </w:pPr>
            <w:ins w:id="118" w:author="廖伟池" w:date="2017-08-11T16:39:00Z">
              <w:r w:rsidRPr="0070338B">
                <w:rPr>
                  <w:rFonts w:asciiTheme="minorEastAsia" w:hAnsiTheme="minorEastAsia" w:hint="eastAsia"/>
                  <w:sz w:val="18"/>
                  <w:szCs w:val="18"/>
                  <w:highlight w:val="yellow"/>
                  <w:rPrChange w:id="119" w:author="廖伟池" w:date="2017-08-11T16:51:00Z">
                    <w:rPr>
                      <w:rFonts w:asciiTheme="minorEastAsia" w:hAnsiTheme="minorEastAsia" w:hint="eastAsia"/>
                      <w:sz w:val="18"/>
                      <w:szCs w:val="18"/>
                    </w:rPr>
                  </w:rPrChange>
                </w:rPr>
                <w:t>C</w:t>
              </w:r>
            </w:ins>
          </w:p>
        </w:tc>
        <w:tc>
          <w:tcPr>
            <w:tcW w:w="844" w:type="pct"/>
          </w:tcPr>
          <w:p w14:paraId="3240723B" w14:textId="77777777" w:rsidR="00803A94" w:rsidRPr="00F561BB" w:rsidRDefault="00803A94" w:rsidP="00803A94">
            <w:pPr>
              <w:rPr>
                <w:ins w:id="120" w:author="廖伟池" w:date="2017-08-11T16:34:00Z"/>
                <w:color w:val="000000" w:themeColor="text1"/>
                <w:kern w:val="24"/>
              </w:rPr>
            </w:pPr>
          </w:p>
        </w:tc>
      </w:tr>
    </w:tbl>
    <w:p w14:paraId="706A07DB" w14:textId="77777777" w:rsidR="003920FD" w:rsidRDefault="003920FD" w:rsidP="00A43EF8"/>
    <w:p w14:paraId="2BA2B1F1" w14:textId="77777777" w:rsidR="003920FD" w:rsidRDefault="003920FD" w:rsidP="003920FD">
      <w:pPr>
        <w:pStyle w:val="4"/>
        <w:numPr>
          <w:ilvl w:val="0"/>
          <w:numId w:val="0"/>
        </w:numPr>
        <w:ind w:left="864" w:hanging="864"/>
      </w:pPr>
      <w:r>
        <w:rPr>
          <w:rFonts w:hint="eastAsia"/>
        </w:rPr>
        <w:t>报文返回码</w:t>
      </w:r>
    </w:p>
    <w:tbl>
      <w:tblPr>
        <w:tblStyle w:val="a9"/>
        <w:tblW w:w="0" w:type="auto"/>
        <w:tblLayout w:type="fixed"/>
        <w:tblLook w:val="04A0" w:firstRow="1" w:lastRow="0" w:firstColumn="1" w:lastColumn="0" w:noHBand="0" w:noVBand="1"/>
      </w:tblPr>
      <w:tblGrid>
        <w:gridCol w:w="4928"/>
        <w:gridCol w:w="3594"/>
      </w:tblGrid>
      <w:tr w:rsidR="003920FD" w14:paraId="248793CD" w14:textId="77777777" w:rsidTr="00A43EF8">
        <w:tc>
          <w:tcPr>
            <w:tcW w:w="4928" w:type="dxa"/>
          </w:tcPr>
          <w:p w14:paraId="0C4C2247" w14:textId="1C53DCB6" w:rsidR="003920FD" w:rsidRDefault="003920FD" w:rsidP="003920FD">
            <w:r>
              <w:rPr>
                <w:rFonts w:hint="eastAsia"/>
              </w:rPr>
              <w:t>返回</w:t>
            </w:r>
            <w:r>
              <w:t>码</w:t>
            </w:r>
          </w:p>
        </w:tc>
        <w:tc>
          <w:tcPr>
            <w:tcW w:w="3594" w:type="dxa"/>
          </w:tcPr>
          <w:p w14:paraId="5FCBB264" w14:textId="37637608" w:rsidR="003920FD" w:rsidRDefault="003920FD" w:rsidP="003920FD">
            <w:r>
              <w:rPr>
                <w:rFonts w:hint="eastAsia"/>
              </w:rPr>
              <w:t>中文</w:t>
            </w:r>
            <w:r>
              <w:t>描述</w:t>
            </w:r>
          </w:p>
        </w:tc>
      </w:tr>
      <w:tr w:rsidR="003920FD" w14:paraId="707F6990" w14:textId="77777777" w:rsidTr="00A43EF8">
        <w:tc>
          <w:tcPr>
            <w:tcW w:w="4928" w:type="dxa"/>
            <w:vAlign w:val="center"/>
          </w:tcPr>
          <w:p w14:paraId="003DE16A" w14:textId="01B43C73" w:rsidR="003920FD" w:rsidRDefault="003920FD" w:rsidP="003920FD">
            <w:r>
              <w:rPr>
                <w:rFonts w:ascii="Tahoma" w:hAnsi="Tahoma" w:cs="Tahoma"/>
                <w:color w:val="404040"/>
                <w:sz w:val="22"/>
                <w:szCs w:val="22"/>
              </w:rPr>
              <w:t>MT_BUYER_PAY_MONTH_ACCUM_AMT_MORE_THAN_LIMIT</w:t>
            </w:r>
          </w:p>
        </w:tc>
        <w:tc>
          <w:tcPr>
            <w:tcW w:w="3594" w:type="dxa"/>
            <w:vAlign w:val="center"/>
          </w:tcPr>
          <w:p w14:paraId="60FD4CFD" w14:textId="1BEDEEE2" w:rsidR="003920FD" w:rsidRDefault="003920FD" w:rsidP="003920FD">
            <w:r>
              <w:rPr>
                <w:rFonts w:ascii="Tahoma" w:hAnsi="Tahoma" w:cs="Tahoma"/>
                <w:color w:val="404040"/>
                <w:sz w:val="22"/>
                <w:szCs w:val="22"/>
              </w:rPr>
              <w:t>买家付款月累计额度超限</w:t>
            </w:r>
          </w:p>
        </w:tc>
      </w:tr>
      <w:tr w:rsidR="003920FD" w14:paraId="5B976FCA" w14:textId="77777777" w:rsidTr="00A43EF8">
        <w:tc>
          <w:tcPr>
            <w:tcW w:w="4928" w:type="dxa"/>
            <w:vAlign w:val="center"/>
          </w:tcPr>
          <w:p w14:paraId="6301B7DD" w14:textId="7A7FBEEC" w:rsidR="003920FD" w:rsidRDefault="003920FD" w:rsidP="003920FD">
            <w:r>
              <w:rPr>
                <w:rFonts w:ascii="Tahoma" w:hAnsi="Tahoma" w:cs="Tahoma"/>
                <w:color w:val="404040"/>
                <w:sz w:val="22"/>
                <w:szCs w:val="22"/>
              </w:rPr>
              <w:t>MT_AWAKE_MOBILE_CASHIER_FAIL</w:t>
            </w:r>
          </w:p>
        </w:tc>
        <w:tc>
          <w:tcPr>
            <w:tcW w:w="3594" w:type="dxa"/>
            <w:vAlign w:val="center"/>
          </w:tcPr>
          <w:p w14:paraId="53F7918B" w14:textId="11F21179" w:rsidR="003920FD" w:rsidRDefault="003920FD" w:rsidP="003920FD">
            <w:r>
              <w:rPr>
                <w:rFonts w:ascii="Tahoma" w:hAnsi="Tahoma" w:cs="Tahoma"/>
                <w:color w:val="404040"/>
                <w:sz w:val="22"/>
                <w:szCs w:val="22"/>
              </w:rPr>
              <w:t>唤起移动收银台失败</w:t>
            </w:r>
          </w:p>
        </w:tc>
      </w:tr>
      <w:tr w:rsidR="003920FD" w14:paraId="33C0BBA3" w14:textId="77777777" w:rsidTr="00A43EF8">
        <w:tc>
          <w:tcPr>
            <w:tcW w:w="4928" w:type="dxa"/>
            <w:vAlign w:val="center"/>
          </w:tcPr>
          <w:p w14:paraId="5BA8809B" w14:textId="11CC57F4" w:rsidR="003920FD" w:rsidRDefault="003920FD" w:rsidP="003920FD">
            <w:r>
              <w:rPr>
                <w:rFonts w:ascii="Tahoma" w:hAnsi="Tahoma" w:cs="Tahoma"/>
                <w:color w:val="404040"/>
                <w:sz w:val="22"/>
                <w:szCs w:val="22"/>
              </w:rPr>
              <w:t>MT_TRADE_INFO_IS_TAMPER</w:t>
            </w:r>
          </w:p>
        </w:tc>
        <w:tc>
          <w:tcPr>
            <w:tcW w:w="3594" w:type="dxa"/>
            <w:vAlign w:val="center"/>
          </w:tcPr>
          <w:p w14:paraId="6A5AAD8C" w14:textId="0E94F95F" w:rsidR="003920FD" w:rsidRDefault="003920FD" w:rsidP="003920FD">
            <w:r>
              <w:rPr>
                <w:rFonts w:ascii="Tahoma" w:hAnsi="Tahoma" w:cs="Tahoma"/>
                <w:color w:val="404040"/>
                <w:sz w:val="22"/>
                <w:szCs w:val="22"/>
              </w:rPr>
              <w:t>交易信息被篡改</w:t>
            </w:r>
          </w:p>
        </w:tc>
      </w:tr>
      <w:tr w:rsidR="003920FD" w14:paraId="549FBDCF" w14:textId="77777777" w:rsidTr="00A43EF8">
        <w:tc>
          <w:tcPr>
            <w:tcW w:w="4928" w:type="dxa"/>
            <w:vAlign w:val="center"/>
          </w:tcPr>
          <w:p w14:paraId="03EB25A6" w14:textId="6756EB8D" w:rsidR="003920FD" w:rsidRDefault="003920FD" w:rsidP="003920FD">
            <w:r>
              <w:rPr>
                <w:rFonts w:ascii="Tahoma" w:hAnsi="Tahoma" w:cs="Tahoma"/>
                <w:color w:val="404040"/>
                <w:sz w:val="22"/>
                <w:szCs w:val="22"/>
              </w:rPr>
              <w:t>MT_PAY_AUTH_CODE_IS_DISABLED</w:t>
            </w:r>
          </w:p>
        </w:tc>
        <w:tc>
          <w:tcPr>
            <w:tcW w:w="3594" w:type="dxa"/>
            <w:vAlign w:val="center"/>
          </w:tcPr>
          <w:p w14:paraId="6F100514" w14:textId="042F5DA6" w:rsidR="003920FD" w:rsidRDefault="003920FD" w:rsidP="003920FD">
            <w:r>
              <w:rPr>
                <w:rFonts w:ascii="Tahoma" w:hAnsi="Tahoma" w:cs="Tahoma"/>
                <w:color w:val="404040"/>
                <w:sz w:val="22"/>
                <w:szCs w:val="22"/>
              </w:rPr>
              <w:t>授权码无效</w:t>
            </w:r>
          </w:p>
        </w:tc>
      </w:tr>
      <w:tr w:rsidR="003920FD" w14:paraId="7264DF3C" w14:textId="77777777" w:rsidTr="00A43EF8">
        <w:tc>
          <w:tcPr>
            <w:tcW w:w="4928" w:type="dxa"/>
            <w:vAlign w:val="center"/>
          </w:tcPr>
          <w:p w14:paraId="0F419D9F" w14:textId="0C977E1B" w:rsidR="003920FD" w:rsidRDefault="003920FD" w:rsidP="003920FD">
            <w:r>
              <w:rPr>
                <w:rFonts w:ascii="Tahoma" w:hAnsi="Tahoma" w:cs="Tahoma"/>
                <w:color w:val="404040"/>
                <w:sz w:val="22"/>
                <w:szCs w:val="22"/>
              </w:rPr>
              <w:t>MT_DISCORDANT_REPEAT_REQUEST</w:t>
            </w:r>
          </w:p>
        </w:tc>
        <w:tc>
          <w:tcPr>
            <w:tcW w:w="3594" w:type="dxa"/>
            <w:vAlign w:val="center"/>
          </w:tcPr>
          <w:p w14:paraId="6348940F" w14:textId="11DE447F" w:rsidR="003920FD" w:rsidRDefault="00294A19" w:rsidP="00294A19">
            <w:r>
              <w:rPr>
                <w:rFonts w:ascii="Tahoma" w:hAnsi="Tahoma" w:cs="Tahoma"/>
                <w:color w:val="404040"/>
                <w:sz w:val="22"/>
                <w:szCs w:val="22"/>
              </w:rPr>
              <w:t>重复请求参数不一致</w:t>
            </w:r>
            <w:r>
              <w:rPr>
                <w:rFonts w:ascii="Tahoma" w:hAnsi="Tahoma" w:cs="Tahoma" w:hint="eastAsia"/>
                <w:color w:val="404040"/>
                <w:sz w:val="22"/>
                <w:szCs w:val="22"/>
              </w:rPr>
              <w:t>，</w:t>
            </w:r>
            <w:r w:rsidR="003920FD">
              <w:rPr>
                <w:rFonts w:ascii="Tahoma" w:hAnsi="Tahoma" w:cs="Tahoma"/>
                <w:color w:val="404040"/>
                <w:sz w:val="22"/>
                <w:szCs w:val="22"/>
              </w:rPr>
              <w:t>请查询支付单确认结果</w:t>
            </w:r>
          </w:p>
        </w:tc>
      </w:tr>
      <w:tr w:rsidR="003920FD" w14:paraId="10C58352" w14:textId="77777777" w:rsidTr="00A43EF8">
        <w:tc>
          <w:tcPr>
            <w:tcW w:w="4928" w:type="dxa"/>
            <w:vAlign w:val="center"/>
          </w:tcPr>
          <w:p w14:paraId="22D4EE32" w14:textId="2ACD8B48" w:rsidR="003920FD" w:rsidRDefault="003920FD" w:rsidP="003920FD">
            <w:r>
              <w:rPr>
                <w:rFonts w:ascii="Tahoma" w:hAnsi="Tahoma" w:cs="Tahoma"/>
                <w:color w:val="404040"/>
                <w:sz w:val="22"/>
                <w:szCs w:val="22"/>
              </w:rPr>
              <w:t>MT_USER_WIRELESS_PAY_CLOSED</w:t>
            </w:r>
          </w:p>
        </w:tc>
        <w:tc>
          <w:tcPr>
            <w:tcW w:w="3594" w:type="dxa"/>
            <w:vAlign w:val="center"/>
          </w:tcPr>
          <w:p w14:paraId="5DC2AF22" w14:textId="2F68173C" w:rsidR="003920FD" w:rsidRDefault="003920FD" w:rsidP="003920FD">
            <w:r>
              <w:rPr>
                <w:rFonts w:ascii="Tahoma" w:hAnsi="Tahoma" w:cs="Tahoma"/>
                <w:color w:val="404040"/>
                <w:sz w:val="22"/>
                <w:szCs w:val="22"/>
              </w:rPr>
              <w:t>用户的无线支付开关关闭</w:t>
            </w:r>
          </w:p>
        </w:tc>
      </w:tr>
      <w:tr w:rsidR="003920FD" w14:paraId="3B06487D" w14:textId="77777777" w:rsidTr="00A43EF8">
        <w:tc>
          <w:tcPr>
            <w:tcW w:w="4928" w:type="dxa"/>
            <w:vAlign w:val="center"/>
          </w:tcPr>
          <w:p w14:paraId="044B9DB6" w14:textId="2A6508D9" w:rsidR="003920FD" w:rsidRDefault="003920FD" w:rsidP="003920FD">
            <w:r>
              <w:rPr>
                <w:rFonts w:ascii="Tahoma" w:hAnsi="Tahoma" w:cs="Tahoma"/>
                <w:color w:val="404040"/>
                <w:sz w:val="22"/>
                <w:szCs w:val="22"/>
              </w:rPr>
              <w:t>MT_ORDER_AMT_MORE_THAN_LIMIT</w:t>
            </w:r>
          </w:p>
        </w:tc>
        <w:tc>
          <w:tcPr>
            <w:tcW w:w="3594" w:type="dxa"/>
            <w:vAlign w:val="center"/>
          </w:tcPr>
          <w:p w14:paraId="63EDF614" w14:textId="475028AC" w:rsidR="003920FD" w:rsidRDefault="003920FD" w:rsidP="003920FD">
            <w:r>
              <w:rPr>
                <w:rFonts w:ascii="Tahoma" w:hAnsi="Tahoma" w:cs="Tahoma"/>
                <w:color w:val="404040"/>
                <w:sz w:val="22"/>
                <w:szCs w:val="22"/>
              </w:rPr>
              <w:t>订单金额超限</w:t>
            </w:r>
          </w:p>
        </w:tc>
      </w:tr>
      <w:tr w:rsidR="003920FD" w14:paraId="04C31640" w14:textId="77777777" w:rsidTr="00A43EF8">
        <w:tc>
          <w:tcPr>
            <w:tcW w:w="4928" w:type="dxa"/>
            <w:vAlign w:val="center"/>
          </w:tcPr>
          <w:p w14:paraId="7B17BA79" w14:textId="01112F73" w:rsidR="003920FD" w:rsidRDefault="003920FD" w:rsidP="003920FD">
            <w:r>
              <w:rPr>
                <w:rFonts w:ascii="Tahoma" w:hAnsi="Tahoma" w:cs="Tahoma"/>
                <w:color w:val="404040"/>
                <w:sz w:val="22"/>
                <w:szCs w:val="22"/>
              </w:rPr>
              <w:t>MT_PAY_ORDER_NOT_EXISTS</w:t>
            </w:r>
          </w:p>
        </w:tc>
        <w:tc>
          <w:tcPr>
            <w:tcW w:w="3594" w:type="dxa"/>
            <w:vAlign w:val="center"/>
          </w:tcPr>
          <w:p w14:paraId="5859B6B5" w14:textId="69351A16" w:rsidR="003920FD" w:rsidRDefault="003920FD" w:rsidP="003920FD">
            <w:r>
              <w:rPr>
                <w:rFonts w:ascii="Tahoma" w:hAnsi="Tahoma" w:cs="Tahoma"/>
                <w:color w:val="404040"/>
                <w:sz w:val="22"/>
                <w:szCs w:val="22"/>
              </w:rPr>
              <w:t>支付单不存在，请确认支付单号重新发起调用。</w:t>
            </w:r>
          </w:p>
        </w:tc>
      </w:tr>
      <w:tr w:rsidR="003920FD" w14:paraId="2F55CDEC" w14:textId="77777777" w:rsidTr="00A43EF8">
        <w:tc>
          <w:tcPr>
            <w:tcW w:w="4928" w:type="dxa"/>
            <w:vAlign w:val="center"/>
          </w:tcPr>
          <w:p w14:paraId="4B393638" w14:textId="0B55EE40" w:rsidR="003920FD" w:rsidRDefault="003920FD" w:rsidP="003920FD">
            <w:r>
              <w:rPr>
                <w:rFonts w:ascii="Tahoma" w:hAnsi="Tahoma" w:cs="Tahoma"/>
                <w:color w:val="404040"/>
                <w:sz w:val="22"/>
                <w:szCs w:val="22"/>
              </w:rPr>
              <w:t>MT_PAY_ORDER_PAID</w:t>
            </w:r>
          </w:p>
        </w:tc>
        <w:tc>
          <w:tcPr>
            <w:tcW w:w="3594" w:type="dxa"/>
            <w:vAlign w:val="center"/>
          </w:tcPr>
          <w:p w14:paraId="6CE1D92F" w14:textId="3536A266" w:rsidR="003920FD" w:rsidRDefault="003920FD" w:rsidP="003920FD">
            <w:r>
              <w:rPr>
                <w:rFonts w:ascii="Tahoma" w:hAnsi="Tahoma" w:cs="Tahoma"/>
                <w:color w:val="404040"/>
                <w:sz w:val="22"/>
                <w:szCs w:val="22"/>
              </w:rPr>
              <w:t>订单已经支付完成，不要重复请求</w:t>
            </w:r>
          </w:p>
        </w:tc>
      </w:tr>
      <w:tr w:rsidR="003920FD" w14:paraId="3D1B2717" w14:textId="77777777" w:rsidTr="00A43EF8">
        <w:tc>
          <w:tcPr>
            <w:tcW w:w="4928" w:type="dxa"/>
            <w:vAlign w:val="center"/>
          </w:tcPr>
          <w:p w14:paraId="09C9954E" w14:textId="7AA1CBD0" w:rsidR="003920FD" w:rsidRDefault="003920FD" w:rsidP="003920FD">
            <w:r>
              <w:rPr>
                <w:rFonts w:ascii="Tahoma" w:hAnsi="Tahoma" w:cs="Tahoma"/>
                <w:color w:val="404040"/>
                <w:sz w:val="22"/>
                <w:szCs w:val="22"/>
              </w:rPr>
              <w:t>MT_BUYER_PAY_FUNCTION_IS_CLOSED</w:t>
            </w:r>
          </w:p>
        </w:tc>
        <w:tc>
          <w:tcPr>
            <w:tcW w:w="3594" w:type="dxa"/>
            <w:vAlign w:val="center"/>
          </w:tcPr>
          <w:p w14:paraId="15717827" w14:textId="0C00E5D2" w:rsidR="003920FD" w:rsidRDefault="003920FD" w:rsidP="003920FD">
            <w:r>
              <w:rPr>
                <w:rFonts w:ascii="Tahoma" w:hAnsi="Tahoma" w:cs="Tahoma"/>
                <w:color w:val="404040"/>
                <w:sz w:val="22"/>
                <w:szCs w:val="22"/>
              </w:rPr>
              <w:t>买家账户支付功能未开通或已关闭</w:t>
            </w:r>
          </w:p>
        </w:tc>
      </w:tr>
      <w:tr w:rsidR="003920FD" w14:paraId="70433F26" w14:textId="77777777" w:rsidTr="00A43EF8">
        <w:tc>
          <w:tcPr>
            <w:tcW w:w="4928" w:type="dxa"/>
            <w:vAlign w:val="center"/>
          </w:tcPr>
          <w:p w14:paraId="55B77CAA" w14:textId="2C14E99B" w:rsidR="003920FD" w:rsidRDefault="003920FD" w:rsidP="003920FD">
            <w:r>
              <w:rPr>
                <w:rFonts w:ascii="Tahoma" w:hAnsi="Tahoma" w:cs="Tahoma"/>
                <w:color w:val="404040"/>
                <w:sz w:val="22"/>
                <w:szCs w:val="22"/>
              </w:rPr>
              <w:t>MT_PAY_REQUEST_IN_PROCESS</w:t>
            </w:r>
          </w:p>
        </w:tc>
        <w:tc>
          <w:tcPr>
            <w:tcW w:w="3594" w:type="dxa"/>
            <w:vAlign w:val="center"/>
          </w:tcPr>
          <w:p w14:paraId="7B366164" w14:textId="197D56B3" w:rsidR="003920FD" w:rsidRDefault="003920FD" w:rsidP="003920FD">
            <w:r>
              <w:rPr>
                <w:rFonts w:ascii="Tahoma" w:hAnsi="Tahoma" w:cs="Tahoma"/>
                <w:color w:val="404040"/>
                <w:sz w:val="22"/>
                <w:szCs w:val="22"/>
              </w:rPr>
              <w:t>支付单处理中，请稍后使用原参数再次发起调用</w:t>
            </w:r>
            <w:r>
              <w:rPr>
                <w:rFonts w:ascii="Tahoma" w:hAnsi="Tahoma" w:cs="Tahoma"/>
                <w:color w:val="404040"/>
                <w:sz w:val="22"/>
                <w:szCs w:val="22"/>
              </w:rPr>
              <w:t>,</w:t>
            </w:r>
            <w:r>
              <w:rPr>
                <w:rFonts w:ascii="Tahoma" w:hAnsi="Tahoma" w:cs="Tahoma"/>
                <w:color w:val="404040"/>
                <w:sz w:val="22"/>
                <w:szCs w:val="22"/>
              </w:rPr>
              <w:t>或查询交易订单状态</w:t>
            </w:r>
          </w:p>
        </w:tc>
      </w:tr>
      <w:tr w:rsidR="003920FD" w14:paraId="2B72CE1E" w14:textId="77777777" w:rsidTr="00A43EF8">
        <w:tc>
          <w:tcPr>
            <w:tcW w:w="4928" w:type="dxa"/>
            <w:vAlign w:val="center"/>
          </w:tcPr>
          <w:p w14:paraId="5EDA7E87" w14:textId="3952A4EB" w:rsidR="003920FD" w:rsidRDefault="003920FD" w:rsidP="003920FD">
            <w:r>
              <w:rPr>
                <w:rFonts w:ascii="Tahoma" w:hAnsi="Tahoma" w:cs="Tahoma"/>
                <w:color w:val="404040"/>
                <w:sz w:val="22"/>
                <w:szCs w:val="22"/>
              </w:rPr>
              <w:t>MT_MERCH_ROLE_INVALID</w:t>
            </w:r>
          </w:p>
        </w:tc>
        <w:tc>
          <w:tcPr>
            <w:tcW w:w="3594" w:type="dxa"/>
            <w:vAlign w:val="center"/>
          </w:tcPr>
          <w:p w14:paraId="7F34E644" w14:textId="7873C759" w:rsidR="003920FD" w:rsidRDefault="003920FD" w:rsidP="003920FD">
            <w:r>
              <w:rPr>
                <w:rFonts w:ascii="Tahoma" w:hAnsi="Tahoma" w:cs="Tahoma"/>
                <w:color w:val="404040"/>
                <w:sz w:val="22"/>
                <w:szCs w:val="22"/>
              </w:rPr>
              <w:t>商户角色状态非法</w:t>
            </w:r>
          </w:p>
        </w:tc>
      </w:tr>
      <w:tr w:rsidR="003920FD" w14:paraId="07D8A33A" w14:textId="77777777" w:rsidTr="00A43EF8">
        <w:tc>
          <w:tcPr>
            <w:tcW w:w="4928" w:type="dxa"/>
            <w:vAlign w:val="center"/>
          </w:tcPr>
          <w:p w14:paraId="6E5A21D9" w14:textId="328D9B65" w:rsidR="003920FD" w:rsidRDefault="003920FD" w:rsidP="003920FD">
            <w:r>
              <w:rPr>
                <w:rFonts w:ascii="Tahoma" w:hAnsi="Tahoma" w:cs="Tahoma"/>
                <w:color w:val="404040"/>
                <w:sz w:val="22"/>
                <w:szCs w:val="22"/>
              </w:rPr>
              <w:lastRenderedPageBreak/>
              <w:t>MT_NOT_COMPLY_AR_CONSTRAINTN</w:t>
            </w:r>
          </w:p>
        </w:tc>
        <w:tc>
          <w:tcPr>
            <w:tcW w:w="3594" w:type="dxa"/>
            <w:vAlign w:val="center"/>
          </w:tcPr>
          <w:p w14:paraId="12D17094" w14:textId="2F30FEC7" w:rsidR="003920FD" w:rsidRDefault="003920FD" w:rsidP="00294A19">
            <w:r>
              <w:rPr>
                <w:rFonts w:ascii="Tahoma" w:hAnsi="Tahoma" w:cs="Tahoma"/>
                <w:color w:val="404040"/>
                <w:sz w:val="22"/>
                <w:szCs w:val="22"/>
              </w:rPr>
              <w:t>支付请求不符合合约约定</w:t>
            </w:r>
            <w:r>
              <w:rPr>
                <w:rFonts w:ascii="Tahoma" w:hAnsi="Tahoma" w:cs="Tahoma"/>
                <w:color w:val="404040"/>
                <w:sz w:val="22"/>
                <w:szCs w:val="22"/>
              </w:rPr>
              <w:t>,</w:t>
            </w:r>
            <w:r>
              <w:rPr>
                <w:rFonts w:ascii="Tahoma" w:hAnsi="Tahoma" w:cs="Tahoma"/>
                <w:color w:val="404040"/>
                <w:sz w:val="22"/>
                <w:szCs w:val="22"/>
              </w:rPr>
              <w:t>比如不允许</w:t>
            </w:r>
            <w:r>
              <w:rPr>
                <w:rFonts w:ascii="Tahoma" w:hAnsi="Tahoma" w:cs="Tahoma"/>
                <w:color w:val="404040"/>
                <w:sz w:val="22"/>
                <w:szCs w:val="22"/>
              </w:rPr>
              <w:t>T+0</w:t>
            </w:r>
            <w:r>
              <w:rPr>
                <w:rFonts w:ascii="Tahoma" w:hAnsi="Tahoma" w:cs="Tahoma"/>
                <w:color w:val="404040"/>
                <w:sz w:val="22"/>
                <w:szCs w:val="22"/>
              </w:rPr>
              <w:t>交易。</w:t>
            </w:r>
          </w:p>
        </w:tc>
      </w:tr>
      <w:tr w:rsidR="003920FD" w14:paraId="6485B279" w14:textId="77777777" w:rsidTr="00A43EF8">
        <w:tc>
          <w:tcPr>
            <w:tcW w:w="4928" w:type="dxa"/>
            <w:vAlign w:val="center"/>
          </w:tcPr>
          <w:p w14:paraId="1CFAAA29" w14:textId="7D8F4B3A" w:rsidR="003920FD" w:rsidRDefault="003920FD" w:rsidP="003920FD">
            <w:r>
              <w:rPr>
                <w:rFonts w:ascii="Tahoma" w:hAnsi="Tahoma" w:cs="Tahoma"/>
                <w:color w:val="404040"/>
                <w:sz w:val="22"/>
                <w:szCs w:val="22"/>
              </w:rPr>
              <w:t>MT_ACCESS_LIMITED</w:t>
            </w:r>
          </w:p>
        </w:tc>
        <w:tc>
          <w:tcPr>
            <w:tcW w:w="3594" w:type="dxa"/>
            <w:vAlign w:val="center"/>
          </w:tcPr>
          <w:p w14:paraId="575EA250" w14:textId="607FCB01" w:rsidR="003920FD" w:rsidRDefault="003920FD" w:rsidP="003920FD">
            <w:r>
              <w:rPr>
                <w:rFonts w:ascii="Tahoma" w:hAnsi="Tahoma" w:cs="Tahoma"/>
                <w:color w:val="404040"/>
                <w:sz w:val="22"/>
                <w:szCs w:val="22"/>
              </w:rPr>
              <w:t>请求被限流或被限制访问</w:t>
            </w:r>
          </w:p>
        </w:tc>
      </w:tr>
      <w:tr w:rsidR="003920FD" w14:paraId="26A5BC86" w14:textId="77777777" w:rsidTr="00A43EF8">
        <w:tc>
          <w:tcPr>
            <w:tcW w:w="4928" w:type="dxa"/>
            <w:vAlign w:val="center"/>
          </w:tcPr>
          <w:p w14:paraId="781CBCDF" w14:textId="7D45F298" w:rsidR="003920FD" w:rsidRDefault="003920FD" w:rsidP="003920FD">
            <w:r>
              <w:rPr>
                <w:rFonts w:ascii="Tahoma" w:hAnsi="Tahoma" w:cs="Tahoma"/>
                <w:color w:val="404040"/>
                <w:sz w:val="22"/>
                <w:szCs w:val="22"/>
              </w:rPr>
              <w:t>MT_BUYER_ACCOUNT_STATUS_ERROR</w:t>
            </w:r>
          </w:p>
        </w:tc>
        <w:tc>
          <w:tcPr>
            <w:tcW w:w="3594" w:type="dxa"/>
            <w:vAlign w:val="center"/>
          </w:tcPr>
          <w:p w14:paraId="0186ACF4" w14:textId="219BC1D4" w:rsidR="003920FD" w:rsidRDefault="003920FD" w:rsidP="003920FD">
            <w:r>
              <w:rPr>
                <w:rFonts w:ascii="Tahoma" w:hAnsi="Tahoma" w:cs="Tahoma"/>
                <w:color w:val="404040"/>
                <w:sz w:val="22"/>
                <w:szCs w:val="22"/>
              </w:rPr>
              <w:t>买家账户状态异常</w:t>
            </w:r>
          </w:p>
        </w:tc>
      </w:tr>
      <w:tr w:rsidR="003920FD" w14:paraId="39A59EA4" w14:textId="77777777" w:rsidTr="00A43EF8">
        <w:tc>
          <w:tcPr>
            <w:tcW w:w="4928" w:type="dxa"/>
            <w:vAlign w:val="center"/>
          </w:tcPr>
          <w:p w14:paraId="3F3E16C8" w14:textId="7F789B3D" w:rsidR="003920FD" w:rsidRDefault="003920FD" w:rsidP="003920FD">
            <w:r>
              <w:rPr>
                <w:rFonts w:ascii="Tahoma" w:hAnsi="Tahoma" w:cs="Tahoma"/>
                <w:color w:val="404040"/>
                <w:sz w:val="22"/>
                <w:szCs w:val="22"/>
              </w:rPr>
              <w:t>MT_PAY_ORDER_STATUS_ERROR</w:t>
            </w:r>
          </w:p>
        </w:tc>
        <w:tc>
          <w:tcPr>
            <w:tcW w:w="3594" w:type="dxa"/>
            <w:vAlign w:val="center"/>
          </w:tcPr>
          <w:p w14:paraId="4BFCBB2E" w14:textId="05AAF1B0" w:rsidR="003920FD" w:rsidRDefault="003920FD" w:rsidP="00294A19">
            <w:r>
              <w:rPr>
                <w:rFonts w:ascii="Tahoma" w:hAnsi="Tahoma" w:cs="Tahoma"/>
                <w:color w:val="404040"/>
                <w:sz w:val="22"/>
                <w:szCs w:val="22"/>
              </w:rPr>
              <w:t>支付单当前状态为</w:t>
            </w:r>
            <w:r>
              <w:rPr>
                <w:rFonts w:ascii="Tahoma" w:hAnsi="Tahoma" w:cs="Tahoma"/>
                <w:color w:val="404040"/>
                <w:sz w:val="22"/>
                <w:szCs w:val="22"/>
              </w:rPr>
              <w:t>,</w:t>
            </w:r>
            <w:r>
              <w:rPr>
                <w:rFonts w:ascii="Tahoma" w:hAnsi="Tahoma" w:cs="Tahoma"/>
                <w:color w:val="404040"/>
                <w:sz w:val="22"/>
                <w:szCs w:val="22"/>
              </w:rPr>
              <w:t>不允许此交易</w:t>
            </w:r>
          </w:p>
        </w:tc>
      </w:tr>
      <w:tr w:rsidR="003920FD" w14:paraId="7CE46F00" w14:textId="77777777" w:rsidTr="00A43EF8">
        <w:tc>
          <w:tcPr>
            <w:tcW w:w="4928" w:type="dxa"/>
            <w:vAlign w:val="center"/>
          </w:tcPr>
          <w:p w14:paraId="21C3C5A2" w14:textId="50E87443" w:rsidR="003920FD" w:rsidRDefault="003920FD" w:rsidP="003920FD">
            <w:r>
              <w:rPr>
                <w:rFonts w:ascii="Tahoma" w:hAnsi="Tahoma" w:cs="Tahoma"/>
                <w:color w:val="404040"/>
                <w:sz w:val="22"/>
                <w:szCs w:val="22"/>
              </w:rPr>
              <w:t>MT_NOT_AUTH</w:t>
            </w:r>
          </w:p>
        </w:tc>
        <w:tc>
          <w:tcPr>
            <w:tcW w:w="3594" w:type="dxa"/>
            <w:vAlign w:val="center"/>
          </w:tcPr>
          <w:p w14:paraId="6E819956" w14:textId="16F68545" w:rsidR="003920FD" w:rsidRDefault="003920FD" w:rsidP="003920FD">
            <w:r>
              <w:rPr>
                <w:rFonts w:ascii="Tahoma" w:hAnsi="Tahoma" w:cs="Tahoma"/>
                <w:color w:val="404040"/>
                <w:sz w:val="22"/>
                <w:szCs w:val="22"/>
              </w:rPr>
              <w:t>当前商户或</w:t>
            </w:r>
            <w:r>
              <w:rPr>
                <w:rFonts w:ascii="Tahoma" w:hAnsi="Tahoma" w:cs="Tahoma"/>
                <w:color w:val="404040"/>
                <w:sz w:val="22"/>
                <w:szCs w:val="22"/>
              </w:rPr>
              <w:t>ISV</w:t>
            </w:r>
            <w:r>
              <w:rPr>
                <w:rFonts w:ascii="Tahoma" w:hAnsi="Tahoma" w:cs="Tahoma"/>
                <w:color w:val="404040"/>
                <w:sz w:val="22"/>
                <w:szCs w:val="22"/>
              </w:rPr>
              <w:t>没有权限进行此交易</w:t>
            </w:r>
          </w:p>
        </w:tc>
      </w:tr>
      <w:tr w:rsidR="003920FD" w14:paraId="316C760A" w14:textId="77777777" w:rsidTr="00A43EF8">
        <w:tc>
          <w:tcPr>
            <w:tcW w:w="4928" w:type="dxa"/>
            <w:vAlign w:val="center"/>
          </w:tcPr>
          <w:p w14:paraId="62834F74" w14:textId="00C106FC" w:rsidR="003920FD" w:rsidRDefault="003920FD" w:rsidP="003920FD">
            <w:r>
              <w:rPr>
                <w:rFonts w:ascii="Tahoma" w:hAnsi="Tahoma" w:cs="Tahoma"/>
                <w:color w:val="404040"/>
                <w:sz w:val="22"/>
                <w:szCs w:val="22"/>
              </w:rPr>
              <w:t>MT_MERCH_RECEIVER_LIMIT_IS_MORE_THEN_LIMIT</w:t>
            </w:r>
          </w:p>
        </w:tc>
        <w:tc>
          <w:tcPr>
            <w:tcW w:w="3594" w:type="dxa"/>
            <w:vAlign w:val="center"/>
          </w:tcPr>
          <w:p w14:paraId="628C0A1A" w14:textId="26E38EB7" w:rsidR="003920FD" w:rsidRDefault="003920FD" w:rsidP="003920FD">
            <w:r>
              <w:rPr>
                <w:rFonts w:ascii="Tahoma" w:hAnsi="Tahoma" w:cs="Tahoma"/>
                <w:color w:val="404040"/>
                <w:sz w:val="22"/>
                <w:szCs w:val="22"/>
              </w:rPr>
              <w:t>商户收款额度超限</w:t>
            </w:r>
          </w:p>
        </w:tc>
      </w:tr>
      <w:tr w:rsidR="003920FD" w14:paraId="2609F232" w14:textId="77777777" w:rsidTr="00A43EF8">
        <w:tc>
          <w:tcPr>
            <w:tcW w:w="4928" w:type="dxa"/>
            <w:vAlign w:val="center"/>
          </w:tcPr>
          <w:p w14:paraId="28F93B5F" w14:textId="0835A075" w:rsidR="003920FD" w:rsidRDefault="003920FD" w:rsidP="003920FD">
            <w:r>
              <w:rPr>
                <w:rFonts w:ascii="Tahoma" w:hAnsi="Tahoma" w:cs="Tahoma"/>
                <w:color w:val="404040"/>
                <w:sz w:val="22"/>
                <w:szCs w:val="22"/>
              </w:rPr>
              <w:t>MT_BUYER_BALANCE_AMT_IS_NOT_ENOUGH</w:t>
            </w:r>
          </w:p>
        </w:tc>
        <w:tc>
          <w:tcPr>
            <w:tcW w:w="3594" w:type="dxa"/>
            <w:vAlign w:val="center"/>
          </w:tcPr>
          <w:p w14:paraId="7C6767E7" w14:textId="02E6C625" w:rsidR="003920FD" w:rsidRDefault="003920FD" w:rsidP="003920FD">
            <w:r>
              <w:rPr>
                <w:rFonts w:ascii="Tahoma" w:hAnsi="Tahoma" w:cs="Tahoma"/>
                <w:color w:val="404040"/>
                <w:sz w:val="22"/>
                <w:szCs w:val="22"/>
              </w:rPr>
              <w:t>买家余额不足</w:t>
            </w:r>
          </w:p>
        </w:tc>
      </w:tr>
      <w:tr w:rsidR="003920FD" w14:paraId="611B2D0C" w14:textId="77777777" w:rsidTr="00A43EF8">
        <w:tc>
          <w:tcPr>
            <w:tcW w:w="4928" w:type="dxa"/>
            <w:vAlign w:val="center"/>
          </w:tcPr>
          <w:p w14:paraId="669D2395" w14:textId="0C5950BF" w:rsidR="003920FD" w:rsidRDefault="003920FD" w:rsidP="003920FD">
            <w:r>
              <w:rPr>
                <w:rFonts w:ascii="Tahoma" w:hAnsi="Tahoma" w:cs="Tahoma"/>
                <w:color w:val="404040"/>
                <w:sz w:val="22"/>
                <w:szCs w:val="22"/>
              </w:rPr>
              <w:t>MT_TRADE_BUYER_IS_NOT_MATCHED</w:t>
            </w:r>
          </w:p>
        </w:tc>
        <w:tc>
          <w:tcPr>
            <w:tcW w:w="3594" w:type="dxa"/>
            <w:vAlign w:val="center"/>
          </w:tcPr>
          <w:p w14:paraId="356AE68B" w14:textId="6A4C2DBD" w:rsidR="003920FD" w:rsidRDefault="003920FD" w:rsidP="003920FD">
            <w:r>
              <w:rPr>
                <w:rFonts w:ascii="Tahoma" w:hAnsi="Tahoma" w:cs="Tahoma"/>
                <w:color w:val="404040"/>
                <w:sz w:val="22"/>
                <w:szCs w:val="22"/>
              </w:rPr>
              <w:t>交易买家不匹配</w:t>
            </w:r>
          </w:p>
        </w:tc>
      </w:tr>
      <w:tr w:rsidR="003920FD" w14:paraId="24EAAFEB" w14:textId="77777777" w:rsidTr="00A43EF8">
        <w:tc>
          <w:tcPr>
            <w:tcW w:w="4928" w:type="dxa"/>
            <w:vAlign w:val="center"/>
          </w:tcPr>
          <w:p w14:paraId="6A9C1B4B" w14:textId="597B5CC1" w:rsidR="003920FD" w:rsidRDefault="003920FD" w:rsidP="003920FD">
            <w:r>
              <w:rPr>
                <w:rFonts w:ascii="Tahoma" w:hAnsi="Tahoma" w:cs="Tahoma"/>
                <w:color w:val="404040"/>
                <w:sz w:val="22"/>
                <w:szCs w:val="22"/>
              </w:rPr>
              <w:t>MT_ISV_ORG_ID_NOT_EXIST</w:t>
            </w:r>
          </w:p>
        </w:tc>
        <w:tc>
          <w:tcPr>
            <w:tcW w:w="3594" w:type="dxa"/>
            <w:vAlign w:val="center"/>
          </w:tcPr>
          <w:p w14:paraId="01D008B5" w14:textId="0783A3A0" w:rsidR="003920FD" w:rsidRDefault="003920FD" w:rsidP="003920FD">
            <w:r>
              <w:rPr>
                <w:rFonts w:ascii="Tahoma" w:hAnsi="Tahoma" w:cs="Tahoma"/>
                <w:color w:val="404040"/>
                <w:sz w:val="22"/>
                <w:szCs w:val="22"/>
              </w:rPr>
              <w:t>ISV</w:t>
            </w:r>
            <w:r>
              <w:rPr>
                <w:rFonts w:ascii="Tahoma" w:hAnsi="Tahoma" w:cs="Tahoma"/>
                <w:color w:val="404040"/>
                <w:sz w:val="22"/>
                <w:szCs w:val="22"/>
              </w:rPr>
              <w:t>机构号不存在</w:t>
            </w:r>
          </w:p>
        </w:tc>
      </w:tr>
      <w:tr w:rsidR="003920FD" w14:paraId="1819256F" w14:textId="77777777" w:rsidTr="00A43EF8">
        <w:tc>
          <w:tcPr>
            <w:tcW w:w="4928" w:type="dxa"/>
            <w:vAlign w:val="center"/>
          </w:tcPr>
          <w:p w14:paraId="5A6B8BA2" w14:textId="6CA2447F" w:rsidR="003920FD" w:rsidRDefault="003920FD" w:rsidP="003920FD">
            <w:r>
              <w:rPr>
                <w:rFonts w:ascii="Tahoma" w:hAnsi="Tahoma" w:cs="Tahoma"/>
                <w:color w:val="404040"/>
                <w:sz w:val="22"/>
                <w:szCs w:val="22"/>
              </w:rPr>
              <w:t>MT_MERCH_STORE_ID_IS_INVALID</w:t>
            </w:r>
          </w:p>
        </w:tc>
        <w:tc>
          <w:tcPr>
            <w:tcW w:w="3594" w:type="dxa"/>
            <w:vAlign w:val="center"/>
          </w:tcPr>
          <w:p w14:paraId="6AD8BEB5" w14:textId="6028F42F" w:rsidR="003920FD" w:rsidRDefault="003920FD" w:rsidP="003920FD">
            <w:r>
              <w:rPr>
                <w:rFonts w:ascii="Tahoma" w:hAnsi="Tahoma" w:cs="Tahoma"/>
                <w:color w:val="404040"/>
                <w:sz w:val="22"/>
                <w:szCs w:val="22"/>
              </w:rPr>
              <w:t>商户门店编号无效</w:t>
            </w:r>
          </w:p>
        </w:tc>
      </w:tr>
      <w:tr w:rsidR="003920FD" w14:paraId="222B2FF8" w14:textId="77777777" w:rsidTr="00A43EF8">
        <w:tc>
          <w:tcPr>
            <w:tcW w:w="4928" w:type="dxa"/>
            <w:vAlign w:val="center"/>
          </w:tcPr>
          <w:p w14:paraId="17BDDA95" w14:textId="282A9F58" w:rsidR="003920FD" w:rsidRDefault="003920FD" w:rsidP="003920FD">
            <w:r>
              <w:rPr>
                <w:rFonts w:ascii="Tahoma" w:hAnsi="Tahoma" w:cs="Tahoma"/>
                <w:color w:val="404040"/>
                <w:sz w:val="22"/>
                <w:szCs w:val="22"/>
              </w:rPr>
              <w:t>MT_PAY_ORDER_CANCEL</w:t>
            </w:r>
          </w:p>
        </w:tc>
        <w:tc>
          <w:tcPr>
            <w:tcW w:w="3594" w:type="dxa"/>
            <w:vAlign w:val="center"/>
          </w:tcPr>
          <w:p w14:paraId="69775600" w14:textId="1E2C9EB8" w:rsidR="003920FD" w:rsidRDefault="003920FD" w:rsidP="003920FD">
            <w:r>
              <w:rPr>
                <w:rFonts w:ascii="Tahoma" w:hAnsi="Tahoma" w:cs="Tahoma"/>
                <w:color w:val="404040"/>
                <w:sz w:val="22"/>
                <w:szCs w:val="22"/>
              </w:rPr>
              <w:t>支付单已经被撤销</w:t>
            </w:r>
          </w:p>
        </w:tc>
      </w:tr>
      <w:tr w:rsidR="003920FD" w14:paraId="0BD68C2B" w14:textId="77777777" w:rsidTr="00A43EF8">
        <w:tc>
          <w:tcPr>
            <w:tcW w:w="4928" w:type="dxa"/>
            <w:vAlign w:val="center"/>
          </w:tcPr>
          <w:p w14:paraId="6DDBFB22" w14:textId="062FB955" w:rsidR="003920FD" w:rsidRDefault="003920FD" w:rsidP="003920FD">
            <w:r>
              <w:rPr>
                <w:rFonts w:ascii="Tahoma" w:hAnsi="Tahoma" w:cs="Tahoma"/>
                <w:color w:val="404040"/>
                <w:sz w:val="22"/>
                <w:szCs w:val="22"/>
              </w:rPr>
              <w:t>MT_ILLEGAL_PARAMETER</w:t>
            </w:r>
          </w:p>
        </w:tc>
        <w:tc>
          <w:tcPr>
            <w:tcW w:w="3594" w:type="dxa"/>
            <w:vAlign w:val="center"/>
          </w:tcPr>
          <w:p w14:paraId="2B3E307A" w14:textId="3987483A" w:rsidR="003920FD" w:rsidRDefault="003920FD" w:rsidP="00294A19">
            <w:r>
              <w:rPr>
                <w:rFonts w:ascii="Tahoma" w:hAnsi="Tahoma" w:cs="Tahoma"/>
                <w:color w:val="404040"/>
                <w:sz w:val="22"/>
                <w:szCs w:val="22"/>
              </w:rPr>
              <w:t>请求参数错误。</w:t>
            </w:r>
          </w:p>
        </w:tc>
      </w:tr>
      <w:tr w:rsidR="003920FD" w14:paraId="0F800E2F" w14:textId="77777777" w:rsidTr="00A43EF8">
        <w:tc>
          <w:tcPr>
            <w:tcW w:w="4928" w:type="dxa"/>
            <w:vAlign w:val="center"/>
          </w:tcPr>
          <w:p w14:paraId="40CC0AEA" w14:textId="6FE5947E" w:rsidR="003920FD" w:rsidRDefault="003920FD" w:rsidP="003920FD">
            <w:r>
              <w:rPr>
                <w:rFonts w:ascii="Tahoma" w:hAnsi="Tahoma" w:cs="Tahoma"/>
                <w:color w:val="404040"/>
                <w:sz w:val="22"/>
                <w:szCs w:val="22"/>
              </w:rPr>
              <w:t>MT_SYSTEM_CONFIG_ERROR</w:t>
            </w:r>
          </w:p>
        </w:tc>
        <w:tc>
          <w:tcPr>
            <w:tcW w:w="3594" w:type="dxa"/>
            <w:vAlign w:val="center"/>
          </w:tcPr>
          <w:p w14:paraId="6ECB7CCF" w14:textId="7A812CC8" w:rsidR="003920FD" w:rsidRDefault="003920FD" w:rsidP="003920FD">
            <w:r>
              <w:rPr>
                <w:rFonts w:ascii="Tahoma" w:hAnsi="Tahoma" w:cs="Tahoma"/>
                <w:color w:val="404040"/>
                <w:sz w:val="22"/>
                <w:szCs w:val="22"/>
              </w:rPr>
              <w:t>系统配置错误，交易失败</w:t>
            </w:r>
          </w:p>
        </w:tc>
      </w:tr>
      <w:tr w:rsidR="003920FD" w14:paraId="4F5991E4" w14:textId="77777777" w:rsidTr="00A43EF8">
        <w:tc>
          <w:tcPr>
            <w:tcW w:w="4928" w:type="dxa"/>
            <w:vAlign w:val="center"/>
          </w:tcPr>
          <w:p w14:paraId="3EACD3A7" w14:textId="557EA2D4" w:rsidR="003920FD" w:rsidRDefault="003920FD" w:rsidP="003920FD">
            <w:r>
              <w:rPr>
                <w:rFonts w:ascii="Tahoma" w:hAnsi="Tahoma" w:cs="Tahoma"/>
                <w:color w:val="404040"/>
                <w:sz w:val="22"/>
                <w:szCs w:val="22"/>
              </w:rPr>
              <w:t>MT_FORBIDDEN_TRADE_TIME</w:t>
            </w:r>
          </w:p>
        </w:tc>
        <w:tc>
          <w:tcPr>
            <w:tcW w:w="3594" w:type="dxa"/>
            <w:vAlign w:val="center"/>
          </w:tcPr>
          <w:p w14:paraId="07407873" w14:textId="489FE32D" w:rsidR="003920FD" w:rsidRDefault="003920FD" w:rsidP="003920FD">
            <w:r>
              <w:rPr>
                <w:rFonts w:ascii="Tahoma" w:hAnsi="Tahoma" w:cs="Tahoma"/>
                <w:color w:val="404040"/>
                <w:sz w:val="22"/>
                <w:szCs w:val="22"/>
              </w:rPr>
              <w:t>当前时段禁止此交易</w:t>
            </w:r>
          </w:p>
        </w:tc>
      </w:tr>
      <w:tr w:rsidR="003920FD" w14:paraId="2F7F24AA" w14:textId="77777777" w:rsidTr="00A43EF8">
        <w:tc>
          <w:tcPr>
            <w:tcW w:w="4928" w:type="dxa"/>
            <w:vAlign w:val="center"/>
          </w:tcPr>
          <w:p w14:paraId="3A3EC7EC" w14:textId="76397EFF" w:rsidR="003920FD" w:rsidRDefault="003920FD" w:rsidP="003920FD">
            <w:r>
              <w:rPr>
                <w:rFonts w:ascii="Tahoma" w:hAnsi="Tahoma" w:cs="Tahoma"/>
                <w:color w:val="404040"/>
                <w:sz w:val="22"/>
                <w:szCs w:val="22"/>
              </w:rPr>
              <w:t>MT_USER_PAYING</w:t>
            </w:r>
          </w:p>
        </w:tc>
        <w:tc>
          <w:tcPr>
            <w:tcW w:w="3594" w:type="dxa"/>
            <w:vAlign w:val="center"/>
          </w:tcPr>
          <w:p w14:paraId="15887863" w14:textId="38DB0C31" w:rsidR="003920FD" w:rsidRDefault="003920FD" w:rsidP="003920FD">
            <w:r>
              <w:rPr>
                <w:rFonts w:ascii="Tahoma" w:hAnsi="Tahoma" w:cs="Tahoma"/>
                <w:color w:val="404040"/>
                <w:sz w:val="22"/>
                <w:szCs w:val="22"/>
              </w:rPr>
              <w:t>等待用户支付</w:t>
            </w:r>
          </w:p>
        </w:tc>
      </w:tr>
      <w:tr w:rsidR="003920FD" w14:paraId="7FBDA386" w14:textId="77777777" w:rsidTr="00A43EF8">
        <w:tc>
          <w:tcPr>
            <w:tcW w:w="4928" w:type="dxa"/>
            <w:vAlign w:val="center"/>
          </w:tcPr>
          <w:p w14:paraId="3BAE582A" w14:textId="16C9F0A1" w:rsidR="003920FD" w:rsidRDefault="003920FD" w:rsidP="003920FD">
            <w:r>
              <w:rPr>
                <w:rFonts w:ascii="Tahoma" w:hAnsi="Tahoma" w:cs="Tahoma"/>
                <w:color w:val="404040"/>
                <w:sz w:val="22"/>
                <w:szCs w:val="22"/>
              </w:rPr>
              <w:t>MT_ISV_AR_INVALID</w:t>
            </w:r>
          </w:p>
        </w:tc>
        <w:tc>
          <w:tcPr>
            <w:tcW w:w="3594" w:type="dxa"/>
            <w:vAlign w:val="center"/>
          </w:tcPr>
          <w:p w14:paraId="2A7904E6" w14:textId="466F7B48" w:rsidR="003920FD" w:rsidRDefault="003920FD" w:rsidP="003920FD">
            <w:r>
              <w:rPr>
                <w:rFonts w:ascii="Tahoma" w:hAnsi="Tahoma" w:cs="Tahoma"/>
                <w:color w:val="404040"/>
                <w:sz w:val="22"/>
                <w:szCs w:val="22"/>
              </w:rPr>
              <w:t>ISV</w:t>
            </w:r>
            <w:r>
              <w:rPr>
                <w:rFonts w:ascii="Tahoma" w:hAnsi="Tahoma" w:cs="Tahoma"/>
                <w:color w:val="404040"/>
                <w:sz w:val="22"/>
                <w:szCs w:val="22"/>
              </w:rPr>
              <w:t>合约状态非法</w:t>
            </w:r>
          </w:p>
        </w:tc>
      </w:tr>
      <w:tr w:rsidR="003920FD" w14:paraId="32A022AA" w14:textId="77777777" w:rsidTr="00A43EF8">
        <w:tc>
          <w:tcPr>
            <w:tcW w:w="4928" w:type="dxa"/>
            <w:vAlign w:val="center"/>
          </w:tcPr>
          <w:p w14:paraId="29373FD2" w14:textId="5C210ADB" w:rsidR="003920FD" w:rsidRDefault="003920FD" w:rsidP="003920FD">
            <w:r>
              <w:rPr>
                <w:rFonts w:ascii="Tahoma" w:hAnsi="Tahoma" w:cs="Tahoma"/>
                <w:color w:val="404040"/>
                <w:sz w:val="22"/>
                <w:szCs w:val="22"/>
              </w:rPr>
              <w:t>MT_ORDER_INFO_CONTAINED_FORBIDDEN_WORDS</w:t>
            </w:r>
          </w:p>
        </w:tc>
        <w:tc>
          <w:tcPr>
            <w:tcW w:w="3594" w:type="dxa"/>
            <w:vAlign w:val="center"/>
          </w:tcPr>
          <w:p w14:paraId="479823BF" w14:textId="3DD95DEF" w:rsidR="003920FD" w:rsidRDefault="003920FD" w:rsidP="003920FD">
            <w:r>
              <w:rPr>
                <w:rFonts w:ascii="Tahoma" w:hAnsi="Tahoma" w:cs="Tahoma"/>
                <w:color w:val="404040"/>
                <w:sz w:val="22"/>
                <w:szCs w:val="22"/>
              </w:rPr>
              <w:t>订单信息中包含违禁词</w:t>
            </w:r>
          </w:p>
        </w:tc>
      </w:tr>
      <w:tr w:rsidR="003920FD" w14:paraId="1BD4C809" w14:textId="77777777" w:rsidTr="00A43EF8">
        <w:tc>
          <w:tcPr>
            <w:tcW w:w="4928" w:type="dxa"/>
            <w:vAlign w:val="center"/>
          </w:tcPr>
          <w:p w14:paraId="445EAA26" w14:textId="7AAA6080" w:rsidR="003920FD" w:rsidRDefault="003920FD" w:rsidP="003920FD">
            <w:r>
              <w:rPr>
                <w:rFonts w:ascii="Tahoma" w:hAnsi="Tahoma" w:cs="Tahoma"/>
                <w:color w:val="404040"/>
                <w:sz w:val="22"/>
                <w:szCs w:val="22"/>
              </w:rPr>
              <w:t>MT_MERCH_AR_INVALID</w:t>
            </w:r>
          </w:p>
        </w:tc>
        <w:tc>
          <w:tcPr>
            <w:tcW w:w="3594" w:type="dxa"/>
            <w:vAlign w:val="center"/>
          </w:tcPr>
          <w:p w14:paraId="7EB25E33" w14:textId="56F57F6D" w:rsidR="003920FD" w:rsidRDefault="003920FD" w:rsidP="003920FD">
            <w:r>
              <w:rPr>
                <w:rFonts w:ascii="Tahoma" w:hAnsi="Tahoma" w:cs="Tahoma"/>
                <w:color w:val="404040"/>
                <w:sz w:val="22"/>
                <w:szCs w:val="22"/>
              </w:rPr>
              <w:t>商户合约状态非法</w:t>
            </w:r>
          </w:p>
        </w:tc>
      </w:tr>
      <w:tr w:rsidR="003920FD" w14:paraId="73636BD7" w14:textId="77777777" w:rsidTr="00A43EF8">
        <w:tc>
          <w:tcPr>
            <w:tcW w:w="4928" w:type="dxa"/>
            <w:vAlign w:val="center"/>
          </w:tcPr>
          <w:p w14:paraId="4D0ABE56" w14:textId="754512BF" w:rsidR="003920FD" w:rsidRDefault="003920FD" w:rsidP="003920FD">
            <w:r>
              <w:rPr>
                <w:rFonts w:ascii="Tahoma" w:hAnsi="Tahoma" w:cs="Tahoma"/>
                <w:color w:val="404040"/>
                <w:sz w:val="22"/>
                <w:szCs w:val="22"/>
              </w:rPr>
              <w:t>MT_ISV_ROLE_INVALID</w:t>
            </w:r>
          </w:p>
        </w:tc>
        <w:tc>
          <w:tcPr>
            <w:tcW w:w="3594" w:type="dxa"/>
            <w:vAlign w:val="center"/>
          </w:tcPr>
          <w:p w14:paraId="3034C482" w14:textId="23265E21" w:rsidR="003920FD" w:rsidRDefault="003920FD" w:rsidP="003920FD">
            <w:r>
              <w:rPr>
                <w:rFonts w:ascii="Tahoma" w:hAnsi="Tahoma" w:cs="Tahoma"/>
                <w:color w:val="404040"/>
                <w:sz w:val="22"/>
                <w:szCs w:val="22"/>
              </w:rPr>
              <w:t>ISV</w:t>
            </w:r>
            <w:r>
              <w:rPr>
                <w:rFonts w:ascii="Tahoma" w:hAnsi="Tahoma" w:cs="Tahoma"/>
                <w:color w:val="404040"/>
                <w:sz w:val="22"/>
                <w:szCs w:val="22"/>
              </w:rPr>
              <w:t>角色状态非法</w:t>
            </w:r>
          </w:p>
        </w:tc>
      </w:tr>
      <w:tr w:rsidR="003920FD" w14:paraId="18F501DB" w14:textId="77777777" w:rsidTr="00A43EF8">
        <w:tc>
          <w:tcPr>
            <w:tcW w:w="4928" w:type="dxa"/>
            <w:vAlign w:val="center"/>
          </w:tcPr>
          <w:p w14:paraId="482D1549" w14:textId="75ED1A27" w:rsidR="003920FD" w:rsidRDefault="003920FD" w:rsidP="003920FD">
            <w:r>
              <w:rPr>
                <w:rFonts w:ascii="Tahoma" w:hAnsi="Tahoma" w:cs="Tahoma"/>
                <w:color w:val="404040"/>
                <w:sz w:val="22"/>
                <w:szCs w:val="22"/>
              </w:rPr>
              <w:t>MT_SYSTEMERROR</w:t>
            </w:r>
          </w:p>
        </w:tc>
        <w:tc>
          <w:tcPr>
            <w:tcW w:w="3594" w:type="dxa"/>
            <w:vAlign w:val="center"/>
          </w:tcPr>
          <w:p w14:paraId="049666DE" w14:textId="11F5D030" w:rsidR="003920FD" w:rsidRDefault="003920FD" w:rsidP="003920FD">
            <w:r>
              <w:rPr>
                <w:rFonts w:ascii="Tahoma" w:hAnsi="Tahoma" w:cs="Tahoma"/>
                <w:color w:val="404040"/>
                <w:sz w:val="22"/>
                <w:szCs w:val="22"/>
              </w:rPr>
              <w:t>系统未知异常，请使用原参数再次发起调用</w:t>
            </w:r>
          </w:p>
        </w:tc>
      </w:tr>
      <w:tr w:rsidR="003920FD" w14:paraId="10217EAC" w14:textId="77777777" w:rsidTr="00A43EF8">
        <w:tc>
          <w:tcPr>
            <w:tcW w:w="4928" w:type="dxa"/>
            <w:vAlign w:val="center"/>
          </w:tcPr>
          <w:p w14:paraId="0A54F2AC" w14:textId="2411323F" w:rsidR="003920FD" w:rsidRDefault="003920FD" w:rsidP="003920FD">
            <w:r>
              <w:rPr>
                <w:rFonts w:ascii="Tahoma" w:hAnsi="Tahoma" w:cs="Tahoma"/>
                <w:color w:val="404040"/>
                <w:sz w:val="22"/>
                <w:szCs w:val="22"/>
              </w:rPr>
              <w:t>MT_MERCH_ID_NOT_EXIST</w:t>
            </w:r>
          </w:p>
        </w:tc>
        <w:tc>
          <w:tcPr>
            <w:tcW w:w="3594" w:type="dxa"/>
            <w:vAlign w:val="center"/>
          </w:tcPr>
          <w:p w14:paraId="77EE683A" w14:textId="1E407DC2" w:rsidR="003920FD" w:rsidRDefault="003920FD" w:rsidP="003920FD">
            <w:r>
              <w:rPr>
                <w:rFonts w:ascii="Tahoma" w:hAnsi="Tahoma" w:cs="Tahoma"/>
                <w:color w:val="404040"/>
                <w:sz w:val="22"/>
                <w:szCs w:val="22"/>
              </w:rPr>
              <w:t>商户号不存在或不属于此</w:t>
            </w:r>
            <w:r>
              <w:rPr>
                <w:rFonts w:ascii="Tahoma" w:hAnsi="Tahoma" w:cs="Tahoma"/>
                <w:color w:val="404040"/>
                <w:sz w:val="22"/>
                <w:szCs w:val="22"/>
              </w:rPr>
              <w:t>ISV</w:t>
            </w:r>
          </w:p>
        </w:tc>
      </w:tr>
      <w:tr w:rsidR="003920FD" w14:paraId="6602429B" w14:textId="77777777" w:rsidTr="00A43EF8">
        <w:tc>
          <w:tcPr>
            <w:tcW w:w="4928" w:type="dxa"/>
            <w:vAlign w:val="center"/>
          </w:tcPr>
          <w:p w14:paraId="70053ADD" w14:textId="42C159E7" w:rsidR="003920FD" w:rsidRDefault="003920FD" w:rsidP="003920FD">
            <w:r>
              <w:rPr>
                <w:rFonts w:ascii="Tahoma" w:hAnsi="Tahoma" w:cs="Tahoma"/>
                <w:color w:val="404040"/>
                <w:sz w:val="22"/>
                <w:szCs w:val="22"/>
              </w:rPr>
              <w:t>MT_MERCH_RECEIVER_MONTH_ACCUM_AMT_MORE_THAN_LIMIT</w:t>
            </w:r>
          </w:p>
        </w:tc>
        <w:tc>
          <w:tcPr>
            <w:tcW w:w="3594" w:type="dxa"/>
            <w:vAlign w:val="center"/>
          </w:tcPr>
          <w:p w14:paraId="13B01AD6" w14:textId="2B25376C" w:rsidR="003920FD" w:rsidRDefault="003920FD" w:rsidP="003920FD">
            <w:r>
              <w:rPr>
                <w:rFonts w:ascii="Tahoma" w:hAnsi="Tahoma" w:cs="Tahoma"/>
                <w:color w:val="404040"/>
                <w:sz w:val="22"/>
                <w:szCs w:val="22"/>
              </w:rPr>
              <w:t>商户收款月累计额度超限</w:t>
            </w:r>
          </w:p>
        </w:tc>
      </w:tr>
      <w:tr w:rsidR="003920FD" w14:paraId="27D3AE97" w14:textId="77777777" w:rsidTr="00A43EF8">
        <w:tc>
          <w:tcPr>
            <w:tcW w:w="4928" w:type="dxa"/>
            <w:vAlign w:val="center"/>
          </w:tcPr>
          <w:p w14:paraId="7FC21D5B" w14:textId="0EA2C38B" w:rsidR="003920FD" w:rsidRDefault="003920FD" w:rsidP="003920FD">
            <w:r>
              <w:rPr>
                <w:rFonts w:ascii="Tahoma" w:hAnsi="Tahoma" w:cs="Tahoma"/>
                <w:color w:val="404040"/>
                <w:sz w:val="22"/>
                <w:szCs w:val="22"/>
              </w:rPr>
              <w:t>MT_AUTH_CODE_PAY_FAILURE</w:t>
            </w:r>
          </w:p>
        </w:tc>
        <w:tc>
          <w:tcPr>
            <w:tcW w:w="3594" w:type="dxa"/>
            <w:vAlign w:val="center"/>
          </w:tcPr>
          <w:p w14:paraId="54ED1F39" w14:textId="4DCBE9B3" w:rsidR="003920FD" w:rsidRDefault="003920FD" w:rsidP="003920FD">
            <w:r>
              <w:rPr>
                <w:rFonts w:ascii="Tahoma" w:hAnsi="Tahoma" w:cs="Tahoma"/>
                <w:color w:val="404040"/>
                <w:sz w:val="22"/>
                <w:szCs w:val="22"/>
              </w:rPr>
              <w:t>授权码支付失败</w:t>
            </w:r>
          </w:p>
        </w:tc>
      </w:tr>
      <w:tr w:rsidR="003920FD" w14:paraId="569E5478" w14:textId="77777777" w:rsidTr="00A43EF8">
        <w:tc>
          <w:tcPr>
            <w:tcW w:w="4928" w:type="dxa"/>
            <w:vAlign w:val="center"/>
          </w:tcPr>
          <w:p w14:paraId="7EDDAB5F" w14:textId="1534700F" w:rsidR="003920FD" w:rsidRDefault="003920FD" w:rsidP="003920FD">
            <w:r>
              <w:rPr>
                <w:rFonts w:ascii="Tahoma" w:hAnsi="Tahoma" w:cs="Tahoma"/>
                <w:color w:val="404040"/>
                <w:sz w:val="22"/>
                <w:szCs w:val="22"/>
              </w:rPr>
              <w:t>MT_BUYER_PAY_DAILY_ACCUM_AMT_MORE_THAN_LIMIT</w:t>
            </w:r>
          </w:p>
        </w:tc>
        <w:tc>
          <w:tcPr>
            <w:tcW w:w="3594" w:type="dxa"/>
            <w:vAlign w:val="center"/>
          </w:tcPr>
          <w:p w14:paraId="19045785" w14:textId="22D14C19" w:rsidR="003920FD" w:rsidRDefault="003920FD" w:rsidP="003920FD">
            <w:r>
              <w:rPr>
                <w:rFonts w:ascii="Tahoma" w:hAnsi="Tahoma" w:cs="Tahoma"/>
                <w:color w:val="404040"/>
                <w:sz w:val="22"/>
                <w:szCs w:val="22"/>
              </w:rPr>
              <w:t>买家付款日累计额度超限</w:t>
            </w:r>
          </w:p>
        </w:tc>
      </w:tr>
      <w:tr w:rsidR="00A928D2" w14:paraId="6ED5AF50" w14:textId="77777777" w:rsidTr="00A43EF8">
        <w:tc>
          <w:tcPr>
            <w:tcW w:w="4928" w:type="dxa"/>
            <w:vAlign w:val="center"/>
          </w:tcPr>
          <w:p w14:paraId="0F98A1F8" w14:textId="6476E181" w:rsidR="00A928D2" w:rsidRDefault="00A928D2" w:rsidP="003920FD">
            <w:pPr>
              <w:rPr>
                <w:rFonts w:ascii="Tahoma" w:hAnsi="Tahoma" w:cs="Tahoma"/>
                <w:color w:val="404040"/>
                <w:sz w:val="22"/>
              </w:rPr>
            </w:pPr>
            <w:r w:rsidRPr="00A928D2">
              <w:rPr>
                <w:rFonts w:ascii="Tahoma" w:hAnsi="Tahoma" w:cs="Tahoma"/>
                <w:color w:val="404040"/>
                <w:sz w:val="22"/>
              </w:rPr>
              <w:t>MT_PAY_ORDER_ACCEPT_FAILED</w:t>
            </w:r>
          </w:p>
        </w:tc>
        <w:tc>
          <w:tcPr>
            <w:tcW w:w="3594" w:type="dxa"/>
            <w:vAlign w:val="center"/>
          </w:tcPr>
          <w:p w14:paraId="6D8A546C" w14:textId="1B826E29" w:rsidR="00A928D2" w:rsidRDefault="00A928D2" w:rsidP="003920FD">
            <w:pPr>
              <w:rPr>
                <w:rFonts w:ascii="Tahoma" w:hAnsi="Tahoma" w:cs="Tahoma"/>
                <w:color w:val="404040"/>
                <w:sz w:val="22"/>
              </w:rPr>
            </w:pPr>
            <w:r w:rsidRPr="00A928D2">
              <w:rPr>
                <w:rFonts w:ascii="Tahoma" w:hAnsi="Tahoma" w:cs="Tahoma" w:hint="eastAsia"/>
                <w:color w:val="404040"/>
                <w:sz w:val="22"/>
              </w:rPr>
              <w:t>支</w:t>
            </w:r>
            <w:r>
              <w:rPr>
                <w:rFonts w:ascii="Tahoma" w:hAnsi="Tahoma" w:cs="Tahoma" w:hint="eastAsia"/>
                <w:color w:val="404040"/>
                <w:sz w:val="22"/>
              </w:rPr>
              <w:t>付单受理失败，请换单重试</w:t>
            </w:r>
          </w:p>
        </w:tc>
      </w:tr>
    </w:tbl>
    <w:p w14:paraId="468D0918" w14:textId="77777777" w:rsidR="003920FD" w:rsidRPr="003920FD" w:rsidRDefault="003920FD" w:rsidP="00A43EF8"/>
    <w:p w14:paraId="39D4EDBE" w14:textId="77777777" w:rsidR="008906B4" w:rsidRDefault="008906B4" w:rsidP="008906B4">
      <w:pPr>
        <w:pStyle w:val="3"/>
        <w:jc w:val="left"/>
        <w:rPr>
          <w:sz w:val="18"/>
        </w:rPr>
      </w:pPr>
      <w:r w:rsidRPr="008906B4">
        <w:rPr>
          <w:rFonts w:hint="eastAsia"/>
        </w:rPr>
        <w:t>H5</w:t>
      </w:r>
      <w:r>
        <w:t>支付（主扫）创建订单接</w:t>
      </w:r>
      <w:r w:rsidR="00D753AB">
        <w:rPr>
          <w:rFonts w:hint="eastAsia"/>
        </w:rPr>
        <w:t>口</w:t>
      </w:r>
      <w:r w:rsidRPr="00D753AB">
        <w:rPr>
          <w:sz w:val="18"/>
        </w:rPr>
        <w:t>&lt;ant.mybank.bkmerchanttrade.prePay&gt;</w:t>
      </w:r>
    </w:p>
    <w:p w14:paraId="38B1528A" w14:textId="77777777" w:rsidR="00D753AB" w:rsidRDefault="00D753AB" w:rsidP="00D753AB">
      <w:pPr>
        <w:ind w:firstLine="432"/>
        <w:rPr>
          <w:sz w:val="24"/>
        </w:rPr>
      </w:pPr>
      <w:r w:rsidRPr="00216A34">
        <w:rPr>
          <w:rFonts w:hint="eastAsia"/>
          <w:sz w:val="24"/>
        </w:rPr>
        <w:t>本</w:t>
      </w:r>
      <w:r w:rsidRPr="00216A34">
        <w:rPr>
          <w:sz w:val="24"/>
        </w:rPr>
        <w:t>接口主要针对合作方商户</w:t>
      </w:r>
      <w:r w:rsidRPr="00216A34">
        <w:rPr>
          <w:rFonts w:hint="eastAsia"/>
          <w:sz w:val="24"/>
        </w:rPr>
        <w:t>“</w:t>
      </w:r>
      <w:r w:rsidRPr="00216A34">
        <w:rPr>
          <w:sz w:val="24"/>
        </w:rPr>
        <w:t>一码多</w:t>
      </w:r>
      <w:r w:rsidRPr="00216A34">
        <w:rPr>
          <w:rFonts w:hint="eastAsia"/>
          <w:sz w:val="24"/>
        </w:rPr>
        <w:t>扫”</w:t>
      </w:r>
      <w:r w:rsidRPr="00216A34">
        <w:rPr>
          <w:sz w:val="24"/>
        </w:rPr>
        <w:t>交易场景。</w:t>
      </w:r>
      <w:r>
        <w:rPr>
          <w:rFonts w:hint="eastAsia"/>
          <w:sz w:val="24"/>
        </w:rPr>
        <w:t>合作方</w:t>
      </w:r>
      <w:r>
        <w:rPr>
          <w:sz w:val="24"/>
        </w:rPr>
        <w:t>为商户提供一固定</w:t>
      </w:r>
      <w:r>
        <w:rPr>
          <w:rFonts w:hint="eastAsia"/>
          <w:sz w:val="24"/>
        </w:rPr>
        <w:t>或</w:t>
      </w:r>
      <w:r>
        <w:rPr>
          <w:sz w:val="24"/>
        </w:rPr>
        <w:t>可变二维码</w:t>
      </w:r>
      <w:r>
        <w:rPr>
          <w:rFonts w:hint="eastAsia"/>
          <w:sz w:val="24"/>
        </w:rPr>
        <w:t>，</w:t>
      </w:r>
      <w:r>
        <w:rPr>
          <w:sz w:val="24"/>
        </w:rPr>
        <w:t>买家通过支付宝或微信客户端进行</w:t>
      </w:r>
      <w:r>
        <w:rPr>
          <w:rFonts w:hint="eastAsia"/>
          <w:sz w:val="24"/>
        </w:rPr>
        <w:t>主动</w:t>
      </w:r>
      <w:r>
        <w:rPr>
          <w:sz w:val="24"/>
        </w:rPr>
        <w:t>扫码，</w:t>
      </w:r>
      <w:r>
        <w:rPr>
          <w:rFonts w:hint="eastAsia"/>
          <w:sz w:val="24"/>
        </w:rPr>
        <w:t>扫码</w:t>
      </w:r>
      <w:r>
        <w:rPr>
          <w:sz w:val="24"/>
        </w:rPr>
        <w:t>后跳转商户结算</w:t>
      </w:r>
      <w:r>
        <w:rPr>
          <w:rFonts w:hint="eastAsia"/>
          <w:sz w:val="24"/>
        </w:rPr>
        <w:t>H5</w:t>
      </w:r>
      <w:r>
        <w:rPr>
          <w:rFonts w:hint="eastAsia"/>
          <w:sz w:val="24"/>
        </w:rPr>
        <w:t>页面，</w:t>
      </w:r>
      <w:r>
        <w:rPr>
          <w:sz w:val="24"/>
        </w:rPr>
        <w:t>填写订单</w:t>
      </w:r>
      <w:r>
        <w:rPr>
          <w:rFonts w:hint="eastAsia"/>
          <w:sz w:val="24"/>
        </w:rPr>
        <w:t>信息</w:t>
      </w:r>
      <w:r>
        <w:rPr>
          <w:sz w:val="24"/>
        </w:rPr>
        <w:t>后调用</w:t>
      </w:r>
      <w:r>
        <w:rPr>
          <w:rFonts w:hint="eastAsia"/>
          <w:sz w:val="24"/>
        </w:rPr>
        <w:t>本接口</w:t>
      </w:r>
      <w:r>
        <w:rPr>
          <w:sz w:val="24"/>
        </w:rPr>
        <w:t>完成下单流程。</w:t>
      </w:r>
    </w:p>
    <w:p w14:paraId="05B83AAC" w14:textId="77777777" w:rsidR="00D753AB" w:rsidRDefault="00D753AB" w:rsidP="00D753AB">
      <w:pPr>
        <w:ind w:firstLine="432"/>
        <w:rPr>
          <w:color w:val="FF0000"/>
          <w:sz w:val="24"/>
        </w:rPr>
      </w:pPr>
      <w:r w:rsidRPr="00313408">
        <w:rPr>
          <w:rFonts w:hint="eastAsia"/>
          <w:color w:val="FF0000"/>
          <w:sz w:val="24"/>
        </w:rPr>
        <w:t>重要</w:t>
      </w:r>
      <w:r w:rsidRPr="00313408">
        <w:rPr>
          <w:color w:val="FF0000"/>
          <w:sz w:val="24"/>
        </w:rPr>
        <w:t>：</w:t>
      </w:r>
    </w:p>
    <w:p w14:paraId="07AF975A" w14:textId="77777777" w:rsidR="00D753AB" w:rsidRPr="00313408" w:rsidRDefault="00D753AB" w:rsidP="006A0DBC">
      <w:pPr>
        <w:pStyle w:val="a6"/>
        <w:numPr>
          <w:ilvl w:val="0"/>
          <w:numId w:val="40"/>
        </w:numPr>
        <w:ind w:firstLineChars="0"/>
        <w:rPr>
          <w:color w:val="FF0000"/>
          <w:sz w:val="24"/>
        </w:rPr>
      </w:pPr>
      <w:r w:rsidRPr="00313408">
        <w:rPr>
          <w:rFonts w:hint="eastAsia"/>
          <w:color w:val="FF0000"/>
          <w:sz w:val="24"/>
        </w:rPr>
        <w:t>本</w:t>
      </w:r>
      <w:r w:rsidRPr="00313408">
        <w:rPr>
          <w:color w:val="FF0000"/>
          <w:sz w:val="24"/>
        </w:rPr>
        <w:t>接口仅完成订单</w:t>
      </w:r>
      <w:r w:rsidRPr="00313408">
        <w:rPr>
          <w:rFonts w:hint="eastAsia"/>
          <w:color w:val="FF0000"/>
          <w:sz w:val="24"/>
        </w:rPr>
        <w:t>创建</w:t>
      </w:r>
      <w:r w:rsidRPr="00313408">
        <w:rPr>
          <w:color w:val="FF0000"/>
          <w:sz w:val="24"/>
        </w:rPr>
        <w:t>，客户支付</w:t>
      </w:r>
      <w:r w:rsidRPr="00313408">
        <w:rPr>
          <w:rFonts w:hint="eastAsia"/>
          <w:color w:val="FF0000"/>
          <w:sz w:val="24"/>
        </w:rPr>
        <w:t>动作</w:t>
      </w:r>
      <w:r w:rsidRPr="00313408">
        <w:rPr>
          <w:color w:val="FF0000"/>
          <w:sz w:val="24"/>
        </w:rPr>
        <w:t>须</w:t>
      </w:r>
      <w:r w:rsidRPr="00313408">
        <w:rPr>
          <w:rFonts w:hint="eastAsia"/>
          <w:color w:val="FF0000"/>
          <w:sz w:val="24"/>
        </w:rPr>
        <w:t>由</w:t>
      </w:r>
      <w:r w:rsidRPr="00313408">
        <w:rPr>
          <w:color w:val="FF0000"/>
          <w:sz w:val="24"/>
        </w:rPr>
        <w:t>商户端</w:t>
      </w:r>
      <w:r w:rsidRPr="00313408">
        <w:rPr>
          <w:rFonts w:hint="eastAsia"/>
          <w:color w:val="FF0000"/>
          <w:sz w:val="24"/>
        </w:rPr>
        <w:t>H5</w:t>
      </w:r>
      <w:r w:rsidRPr="00313408">
        <w:rPr>
          <w:rFonts w:hint="eastAsia"/>
          <w:color w:val="FF0000"/>
          <w:sz w:val="24"/>
        </w:rPr>
        <w:t>页面根据</w:t>
      </w:r>
      <w:r w:rsidRPr="00313408">
        <w:rPr>
          <w:color w:val="FF0000"/>
          <w:sz w:val="24"/>
        </w:rPr>
        <w:t>支付宝及微信支付标准的</w:t>
      </w:r>
      <w:r w:rsidRPr="00313408">
        <w:rPr>
          <w:rFonts w:hint="eastAsia"/>
          <w:color w:val="FF0000"/>
          <w:sz w:val="24"/>
        </w:rPr>
        <w:t>JS</w:t>
      </w:r>
      <w:r w:rsidRPr="00313408">
        <w:rPr>
          <w:color w:val="FF0000"/>
          <w:sz w:val="24"/>
        </w:rPr>
        <w:t>支付</w:t>
      </w:r>
      <w:r w:rsidRPr="00313408">
        <w:rPr>
          <w:rFonts w:hint="eastAsia"/>
          <w:color w:val="FF0000"/>
          <w:sz w:val="24"/>
        </w:rPr>
        <w:t>API</w:t>
      </w:r>
      <w:r w:rsidRPr="00313408">
        <w:rPr>
          <w:rFonts w:hint="eastAsia"/>
          <w:color w:val="FF0000"/>
          <w:sz w:val="24"/>
        </w:rPr>
        <w:t>完成</w:t>
      </w:r>
      <w:r w:rsidRPr="00313408">
        <w:rPr>
          <w:color w:val="FF0000"/>
          <w:sz w:val="24"/>
        </w:rPr>
        <w:t>。</w:t>
      </w:r>
    </w:p>
    <w:p w14:paraId="764E1A61" w14:textId="77777777" w:rsidR="00D753AB" w:rsidRDefault="00D753AB" w:rsidP="006A0DBC">
      <w:pPr>
        <w:pStyle w:val="a6"/>
        <w:numPr>
          <w:ilvl w:val="0"/>
          <w:numId w:val="40"/>
        </w:numPr>
        <w:ind w:firstLineChars="0"/>
        <w:rPr>
          <w:color w:val="FF0000"/>
          <w:sz w:val="24"/>
        </w:rPr>
      </w:pPr>
      <w:r>
        <w:rPr>
          <w:rFonts w:hint="eastAsia"/>
          <w:color w:val="FF0000"/>
          <w:sz w:val="24"/>
        </w:rPr>
        <w:t>客户</w:t>
      </w:r>
      <w:r>
        <w:rPr>
          <w:color w:val="FF0000"/>
          <w:sz w:val="24"/>
        </w:rPr>
        <w:t>完成支付后，</w:t>
      </w:r>
      <w:r>
        <w:rPr>
          <w:rFonts w:hint="eastAsia"/>
          <w:color w:val="FF0000"/>
          <w:sz w:val="24"/>
        </w:rPr>
        <w:t>网商</w:t>
      </w:r>
      <w:r>
        <w:rPr>
          <w:color w:val="FF0000"/>
          <w:sz w:val="24"/>
        </w:rPr>
        <w:t>银行会将客户支付</w:t>
      </w:r>
      <w:r>
        <w:rPr>
          <w:rFonts w:hint="eastAsia"/>
          <w:color w:val="FF0000"/>
          <w:sz w:val="24"/>
        </w:rPr>
        <w:t>结果</w:t>
      </w:r>
      <w:r>
        <w:rPr>
          <w:color w:val="FF0000"/>
          <w:sz w:val="24"/>
        </w:rPr>
        <w:t>主动回调</w:t>
      </w:r>
      <w:r>
        <w:rPr>
          <w:rFonts w:hint="eastAsia"/>
          <w:color w:val="FF0000"/>
          <w:sz w:val="24"/>
        </w:rPr>
        <w:t>合作方</w:t>
      </w:r>
      <w:r>
        <w:rPr>
          <w:color w:val="FF0000"/>
          <w:sz w:val="24"/>
        </w:rPr>
        <w:t>预留的</w:t>
      </w:r>
      <w:r>
        <w:rPr>
          <w:rFonts w:hint="eastAsia"/>
          <w:color w:val="FF0000"/>
          <w:sz w:val="24"/>
        </w:rPr>
        <w:lastRenderedPageBreak/>
        <w:t>URL</w:t>
      </w:r>
      <w:r>
        <w:rPr>
          <w:rFonts w:hint="eastAsia"/>
          <w:color w:val="FF0000"/>
          <w:sz w:val="24"/>
        </w:rPr>
        <w:t>地址。</w:t>
      </w:r>
      <w:r>
        <w:rPr>
          <w:color w:val="FF0000"/>
          <w:sz w:val="24"/>
        </w:rPr>
        <w:t>若</w:t>
      </w:r>
      <w:r>
        <w:rPr>
          <w:rFonts w:hint="eastAsia"/>
          <w:color w:val="FF0000"/>
          <w:sz w:val="24"/>
        </w:rPr>
        <w:t>合作方</w:t>
      </w:r>
      <w:r>
        <w:rPr>
          <w:color w:val="FF0000"/>
          <w:sz w:val="24"/>
        </w:rPr>
        <w:t>仍收不到</w:t>
      </w:r>
      <w:r>
        <w:rPr>
          <w:rFonts w:hint="eastAsia"/>
          <w:color w:val="FF0000"/>
          <w:sz w:val="24"/>
        </w:rPr>
        <w:t>结果</w:t>
      </w:r>
      <w:r>
        <w:rPr>
          <w:color w:val="FF0000"/>
          <w:sz w:val="24"/>
        </w:rPr>
        <w:t>，可通过</w:t>
      </w:r>
      <w:r>
        <w:rPr>
          <w:rFonts w:hint="eastAsia"/>
          <w:color w:val="FF0000"/>
          <w:sz w:val="24"/>
        </w:rPr>
        <w:t>【订单</w:t>
      </w:r>
      <w:r>
        <w:rPr>
          <w:color w:val="FF0000"/>
          <w:sz w:val="24"/>
        </w:rPr>
        <w:t>查</w:t>
      </w:r>
      <w:r>
        <w:rPr>
          <w:rFonts w:hint="eastAsia"/>
          <w:color w:val="FF0000"/>
          <w:sz w:val="24"/>
        </w:rPr>
        <w:t>询</w:t>
      </w:r>
      <w:r>
        <w:rPr>
          <w:color w:val="FF0000"/>
          <w:sz w:val="24"/>
        </w:rPr>
        <w:t>接口</w:t>
      </w:r>
      <w:r>
        <w:rPr>
          <w:rFonts w:hint="eastAsia"/>
          <w:color w:val="FF0000"/>
          <w:sz w:val="24"/>
        </w:rPr>
        <w:t>】回查</w:t>
      </w:r>
      <w:r>
        <w:rPr>
          <w:color w:val="FF0000"/>
          <w:sz w:val="24"/>
        </w:rPr>
        <w:t>交易结果。</w:t>
      </w:r>
    </w:p>
    <w:p w14:paraId="5257AF0D" w14:textId="77777777" w:rsidR="00C02617" w:rsidRPr="00D753AB" w:rsidRDefault="00C02617" w:rsidP="006A0DBC">
      <w:pPr>
        <w:pStyle w:val="a6"/>
        <w:numPr>
          <w:ilvl w:val="0"/>
          <w:numId w:val="40"/>
        </w:numPr>
        <w:ind w:firstLineChars="0"/>
        <w:rPr>
          <w:color w:val="FF0000"/>
          <w:sz w:val="24"/>
        </w:rPr>
      </w:pPr>
    </w:p>
    <w:p w14:paraId="2D56EE68" w14:textId="77777777" w:rsidR="00D753AB" w:rsidRDefault="00D753AB" w:rsidP="00D753AB">
      <w:pPr>
        <w:pStyle w:val="4"/>
        <w:numPr>
          <w:ilvl w:val="0"/>
          <w:numId w:val="0"/>
        </w:numPr>
        <w:ind w:left="864" w:hanging="864"/>
      </w:pPr>
      <w:r>
        <w:rPr>
          <w:rFonts w:hint="eastAsia"/>
        </w:rPr>
        <w:t>请求</w:t>
      </w:r>
      <w:r>
        <w:t>报文</w:t>
      </w:r>
    </w:p>
    <w:tbl>
      <w:tblPr>
        <w:tblStyle w:val="a9"/>
        <w:tblW w:w="4952" w:type="pct"/>
        <w:tblLayout w:type="fixed"/>
        <w:tblLook w:val="04A0" w:firstRow="1" w:lastRow="0" w:firstColumn="1" w:lastColumn="0" w:noHBand="0" w:noVBand="1"/>
      </w:tblPr>
      <w:tblGrid>
        <w:gridCol w:w="418"/>
        <w:gridCol w:w="1278"/>
        <w:gridCol w:w="2835"/>
        <w:gridCol w:w="992"/>
        <w:gridCol w:w="569"/>
        <w:gridCol w:w="519"/>
        <w:gridCol w:w="1605"/>
      </w:tblGrid>
      <w:tr w:rsidR="00D753AB" w:rsidRPr="003D09B9" w14:paraId="23B6A99E" w14:textId="77777777" w:rsidTr="00C11757">
        <w:trPr>
          <w:trHeight w:val="310"/>
        </w:trPr>
        <w:tc>
          <w:tcPr>
            <w:tcW w:w="2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04C64C" w14:textId="77777777" w:rsidR="00D753AB" w:rsidRPr="003D09B9"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77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84C7F"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参数名</w:t>
            </w:r>
          </w:p>
        </w:tc>
        <w:tc>
          <w:tcPr>
            <w:tcW w:w="172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B536A"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参数描述</w:t>
            </w:r>
          </w:p>
        </w:tc>
        <w:tc>
          <w:tcPr>
            <w:tcW w:w="60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1BFAF3"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数据类型</w:t>
            </w:r>
          </w:p>
        </w:tc>
        <w:tc>
          <w:tcPr>
            <w:tcW w:w="3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721BC"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长度</w:t>
            </w:r>
          </w:p>
        </w:tc>
        <w:tc>
          <w:tcPr>
            <w:tcW w:w="3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5DA87"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出现要求</w:t>
            </w:r>
          </w:p>
        </w:tc>
        <w:tc>
          <w:tcPr>
            <w:tcW w:w="97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AD2D7C"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示例</w:t>
            </w:r>
          </w:p>
        </w:tc>
      </w:tr>
      <w:tr w:rsidR="00D753AB" w:rsidRPr="003D09B9" w14:paraId="24F65BDD" w14:textId="77777777" w:rsidTr="00C11757">
        <w:trPr>
          <w:trHeight w:val="287"/>
        </w:trPr>
        <w:tc>
          <w:tcPr>
            <w:tcW w:w="254" w:type="pct"/>
          </w:tcPr>
          <w:p w14:paraId="3195D563"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5C27F946" w14:textId="77777777" w:rsidR="00D753AB" w:rsidRPr="00F75FFB" w:rsidRDefault="00D753AB" w:rsidP="00C11757">
            <w:pPr>
              <w:rPr>
                <w:rFonts w:asciiTheme="minorHAnsi" w:eastAsiaTheme="minorEastAsia" w:hAnsiTheme="minorHAnsi"/>
                <w:bCs/>
                <w:sz w:val="18"/>
                <w:szCs w:val="18"/>
              </w:rPr>
            </w:pPr>
            <w:r w:rsidRPr="00F75FFB">
              <w:rPr>
                <w:rFonts w:asciiTheme="minorHAnsi" w:eastAsiaTheme="minorEastAsia" w:hAnsiTheme="minorHAnsi"/>
                <w:sz w:val="18"/>
                <w:szCs w:val="18"/>
              </w:rPr>
              <w:t>OutTradeNo</w:t>
            </w:r>
          </w:p>
        </w:tc>
        <w:tc>
          <w:tcPr>
            <w:tcW w:w="1725" w:type="pct"/>
            <w:shd w:val="clear" w:color="auto" w:fill="auto"/>
          </w:tcPr>
          <w:p w14:paraId="0492E91F"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外部交易号。由</w:t>
            </w:r>
            <w:r>
              <w:rPr>
                <w:rFonts w:asciiTheme="minorEastAsia" w:eastAsiaTheme="minorEastAsia" w:hAnsiTheme="minorEastAsia" w:hint="eastAsia"/>
                <w:sz w:val="18"/>
                <w:szCs w:val="18"/>
              </w:rPr>
              <w:t>合作</w:t>
            </w:r>
            <w:r>
              <w:rPr>
                <w:rFonts w:asciiTheme="minorEastAsia" w:eastAsiaTheme="minorEastAsia" w:hAnsiTheme="minorEastAsia"/>
                <w:sz w:val="18"/>
                <w:szCs w:val="18"/>
              </w:rPr>
              <w:t>方系统</w:t>
            </w:r>
            <w:r w:rsidRPr="003D09B9">
              <w:rPr>
                <w:rFonts w:asciiTheme="minorEastAsia" w:eastAsiaTheme="minorEastAsia" w:hAnsiTheme="minorEastAsia" w:hint="eastAsia"/>
                <w:sz w:val="18"/>
                <w:szCs w:val="18"/>
              </w:rPr>
              <w:t>生成，只能包含字母、数字、下划线；</w:t>
            </w:r>
            <w:r>
              <w:rPr>
                <w:rFonts w:asciiTheme="minorEastAsia" w:eastAsiaTheme="minorEastAsia" w:hAnsiTheme="minorEastAsia" w:hint="eastAsia"/>
                <w:color w:val="FF0000"/>
                <w:sz w:val="18"/>
                <w:szCs w:val="18"/>
              </w:rPr>
              <w:t>需保证</w:t>
            </w:r>
            <w:r w:rsidRPr="00B67332">
              <w:rPr>
                <w:rFonts w:asciiTheme="minorEastAsia" w:eastAsiaTheme="minorEastAsia" w:hAnsiTheme="minorEastAsia" w:hint="eastAsia"/>
                <w:color w:val="FF0000"/>
                <w:sz w:val="18"/>
                <w:szCs w:val="18"/>
              </w:rPr>
              <w:t>合作方</w:t>
            </w:r>
            <w:r w:rsidRPr="00B67332">
              <w:rPr>
                <w:rFonts w:asciiTheme="minorEastAsia" w:eastAsiaTheme="minorEastAsia" w:hAnsiTheme="minorEastAsia"/>
                <w:color w:val="FF0000"/>
                <w:sz w:val="18"/>
                <w:szCs w:val="18"/>
              </w:rPr>
              <w:t>系统</w:t>
            </w:r>
            <w:r w:rsidRPr="00B67332">
              <w:rPr>
                <w:rFonts w:asciiTheme="minorEastAsia" w:eastAsiaTheme="minorEastAsia" w:hAnsiTheme="minorEastAsia" w:hint="eastAsia"/>
                <w:color w:val="FF0000"/>
                <w:sz w:val="18"/>
                <w:szCs w:val="18"/>
              </w:rPr>
              <w:t>不重复</w:t>
            </w:r>
            <w:r w:rsidRPr="003D09B9">
              <w:rPr>
                <w:rFonts w:asciiTheme="minorEastAsia" w:eastAsiaTheme="minorEastAsia" w:hAnsiTheme="minorEastAsia" w:hint="eastAsia"/>
                <w:sz w:val="18"/>
                <w:szCs w:val="18"/>
              </w:rPr>
              <w:t>。</w:t>
            </w:r>
          </w:p>
        </w:tc>
        <w:tc>
          <w:tcPr>
            <w:tcW w:w="604" w:type="pct"/>
            <w:shd w:val="clear" w:color="auto" w:fill="auto"/>
          </w:tcPr>
          <w:p w14:paraId="1305F2F3"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66461FF4"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316" w:type="pct"/>
            <w:shd w:val="clear" w:color="auto" w:fill="auto"/>
          </w:tcPr>
          <w:p w14:paraId="2B44BF04"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977" w:type="pct"/>
            <w:tcBorders>
              <w:top w:val="single" w:sz="4" w:space="0" w:color="auto"/>
              <w:left w:val="single" w:sz="4" w:space="0" w:color="auto"/>
              <w:bottom w:val="single" w:sz="4" w:space="0" w:color="auto"/>
              <w:right w:val="single" w:sz="4" w:space="0" w:color="auto"/>
            </w:tcBorders>
          </w:tcPr>
          <w:p w14:paraId="0760BB19" w14:textId="77777777" w:rsidR="00D753AB" w:rsidRPr="003D09B9" w:rsidRDefault="00D753AB" w:rsidP="00C11757">
            <w:pPr>
              <w:rPr>
                <w:rFonts w:asciiTheme="minorEastAsia" w:eastAsiaTheme="minorEastAsia" w:hAnsiTheme="minorEastAsia"/>
                <w:bCs/>
                <w:sz w:val="18"/>
                <w:szCs w:val="18"/>
              </w:rPr>
            </w:pPr>
            <w:r w:rsidRPr="00123A3A">
              <w:rPr>
                <w:rFonts w:asciiTheme="minorHAnsi" w:eastAsiaTheme="minorEastAsia" w:hAnsiTheme="minorHAnsi" w:hint="eastAsia"/>
                <w:sz w:val="18"/>
                <w:szCs w:val="18"/>
              </w:rPr>
              <w:t>20151229113030000000000000000001</w:t>
            </w:r>
          </w:p>
        </w:tc>
      </w:tr>
      <w:tr w:rsidR="00D753AB" w:rsidRPr="003D09B9" w14:paraId="127D2B5F" w14:textId="77777777" w:rsidTr="00C11757">
        <w:trPr>
          <w:trHeight w:val="287"/>
        </w:trPr>
        <w:tc>
          <w:tcPr>
            <w:tcW w:w="254" w:type="pct"/>
          </w:tcPr>
          <w:p w14:paraId="1A2F0674"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19174977" w14:textId="77777777" w:rsidR="00D753AB" w:rsidRPr="00F75FFB" w:rsidRDefault="00D753AB" w:rsidP="00C11757">
            <w:pPr>
              <w:rPr>
                <w:rFonts w:asciiTheme="minorHAnsi" w:eastAsiaTheme="minorEastAsia" w:hAnsiTheme="minorHAnsi"/>
                <w:bCs/>
                <w:sz w:val="18"/>
                <w:szCs w:val="18"/>
              </w:rPr>
            </w:pPr>
            <w:r w:rsidRPr="00F75FFB">
              <w:rPr>
                <w:rFonts w:asciiTheme="minorHAnsi" w:eastAsiaTheme="minorEastAsia" w:hAnsiTheme="minorHAnsi"/>
                <w:sz w:val="18"/>
                <w:szCs w:val="18"/>
              </w:rPr>
              <w:t>Body</w:t>
            </w:r>
          </w:p>
        </w:tc>
        <w:tc>
          <w:tcPr>
            <w:tcW w:w="1725" w:type="pct"/>
            <w:shd w:val="clear" w:color="auto" w:fill="auto"/>
          </w:tcPr>
          <w:p w14:paraId="2D6A0BFC" w14:textId="77777777" w:rsidR="00D753AB" w:rsidRPr="005A6256" w:rsidRDefault="00D753AB" w:rsidP="00C11757">
            <w:pPr>
              <w:widowControl/>
              <w:jc w:val="left"/>
              <w:rPr>
                <w:rFonts w:ascii="宋体" w:hAnsi="宋体" w:cs="宋体"/>
                <w:color w:val="000000"/>
                <w:sz w:val="18"/>
                <w:szCs w:val="18"/>
              </w:rPr>
            </w:pPr>
            <w:r w:rsidRPr="005A6256">
              <w:rPr>
                <w:rFonts w:ascii="宋体" w:hAnsi="宋体" w:cs="宋体" w:hint="eastAsia"/>
                <w:color w:val="000000"/>
                <w:sz w:val="18"/>
                <w:szCs w:val="18"/>
              </w:rPr>
              <w:t>商品描述。该信息将透传至第三方支付公司系统，并在客户端明细中展示。</w:t>
            </w:r>
            <w:r w:rsidRPr="005A6256">
              <w:rPr>
                <w:rFonts w:ascii="宋体" w:hAnsi="宋体" w:cs="宋体" w:hint="eastAsia"/>
                <w:color w:val="FF0000"/>
                <w:sz w:val="18"/>
                <w:szCs w:val="18"/>
              </w:rPr>
              <w:t>格式要求：店名-销售商品类目</w:t>
            </w:r>
          </w:p>
        </w:tc>
        <w:tc>
          <w:tcPr>
            <w:tcW w:w="604" w:type="pct"/>
            <w:shd w:val="clear" w:color="auto" w:fill="auto"/>
          </w:tcPr>
          <w:p w14:paraId="585A8D66"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24EF6D81"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128</w:t>
            </w:r>
          </w:p>
        </w:tc>
        <w:tc>
          <w:tcPr>
            <w:tcW w:w="316" w:type="pct"/>
            <w:shd w:val="clear" w:color="auto" w:fill="auto"/>
          </w:tcPr>
          <w:p w14:paraId="1048B37A"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977" w:type="pct"/>
            <w:tcBorders>
              <w:top w:val="single" w:sz="4" w:space="0" w:color="auto"/>
              <w:left w:val="single" w:sz="4" w:space="0" w:color="auto"/>
              <w:bottom w:val="single" w:sz="4" w:space="0" w:color="auto"/>
              <w:right w:val="single" w:sz="4" w:space="0" w:color="auto"/>
            </w:tcBorders>
          </w:tcPr>
          <w:p w14:paraId="5019F8FB" w14:textId="77777777" w:rsidR="00D753AB" w:rsidRPr="005A6256" w:rsidRDefault="00D753AB" w:rsidP="00C11757">
            <w:pPr>
              <w:widowControl/>
              <w:jc w:val="left"/>
              <w:rPr>
                <w:rFonts w:ascii="宋体" w:hAnsi="宋体" w:cs="宋体"/>
                <w:color w:val="000000"/>
                <w:sz w:val="18"/>
                <w:szCs w:val="18"/>
              </w:rPr>
            </w:pPr>
            <w:r w:rsidRPr="005A6256">
              <w:rPr>
                <w:rFonts w:ascii="宋体" w:hAnsi="宋体" w:cs="宋体" w:hint="eastAsia"/>
                <w:color w:val="000000"/>
                <w:sz w:val="18"/>
                <w:szCs w:val="18"/>
              </w:rPr>
              <w:t>网商小店—咖啡</w:t>
            </w:r>
          </w:p>
          <w:p w14:paraId="0F718EBA" w14:textId="77777777" w:rsidR="00D753AB" w:rsidRPr="003D09B9" w:rsidRDefault="00D753AB" w:rsidP="00C11757">
            <w:pPr>
              <w:rPr>
                <w:rFonts w:asciiTheme="minorEastAsia" w:eastAsiaTheme="minorEastAsia" w:hAnsiTheme="minorEastAsia"/>
                <w:bCs/>
                <w:sz w:val="18"/>
                <w:szCs w:val="18"/>
              </w:rPr>
            </w:pPr>
          </w:p>
        </w:tc>
      </w:tr>
      <w:tr w:rsidR="00D753AB" w:rsidRPr="003D09B9" w14:paraId="5C706012" w14:textId="77777777" w:rsidTr="00C11757">
        <w:trPr>
          <w:trHeight w:val="287"/>
        </w:trPr>
        <w:tc>
          <w:tcPr>
            <w:tcW w:w="254" w:type="pct"/>
          </w:tcPr>
          <w:p w14:paraId="66F59F05"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77E275E7" w14:textId="77777777" w:rsidR="00D753AB" w:rsidRPr="00F75FFB" w:rsidRDefault="00D753AB" w:rsidP="00C11757">
            <w:pPr>
              <w:rPr>
                <w:rFonts w:asciiTheme="minorHAnsi" w:eastAsiaTheme="minorEastAsia" w:hAnsiTheme="minorHAnsi"/>
                <w:bCs/>
                <w:sz w:val="18"/>
                <w:szCs w:val="18"/>
              </w:rPr>
            </w:pPr>
            <w:r w:rsidRPr="00F75FFB">
              <w:rPr>
                <w:rFonts w:asciiTheme="minorHAnsi" w:eastAsiaTheme="minorEastAsia" w:hAnsiTheme="minorHAnsi"/>
                <w:sz w:val="18"/>
                <w:szCs w:val="18"/>
              </w:rPr>
              <w:t>GoodsTag</w:t>
            </w:r>
          </w:p>
        </w:tc>
        <w:tc>
          <w:tcPr>
            <w:tcW w:w="1725" w:type="pct"/>
            <w:shd w:val="clear" w:color="auto" w:fill="auto"/>
          </w:tcPr>
          <w:p w14:paraId="45D21F1F" w14:textId="77777777" w:rsidR="00D753AB" w:rsidRPr="003D09B9" w:rsidRDefault="00D753AB" w:rsidP="00C11757">
            <w:pPr>
              <w:rPr>
                <w:rFonts w:asciiTheme="minorEastAsia" w:eastAsiaTheme="minorEastAsia" w:hAnsiTheme="minorEastAsia"/>
                <w:bCs/>
                <w:sz w:val="18"/>
                <w:szCs w:val="18"/>
              </w:rPr>
            </w:pPr>
            <w:r>
              <w:rPr>
                <w:rFonts w:hint="eastAsia"/>
                <w:color w:val="000000"/>
                <w:sz w:val="18"/>
                <w:szCs w:val="18"/>
              </w:rPr>
              <w:t>商品标记。微信支付代金券或立减优惠功能的参数。</w:t>
            </w:r>
          </w:p>
        </w:tc>
        <w:tc>
          <w:tcPr>
            <w:tcW w:w="604" w:type="pct"/>
            <w:shd w:val="clear" w:color="auto" w:fill="auto"/>
          </w:tcPr>
          <w:p w14:paraId="2900BA03"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1BECBF16"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316" w:type="pct"/>
            <w:shd w:val="clear" w:color="auto" w:fill="auto"/>
          </w:tcPr>
          <w:p w14:paraId="646B7918"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0A118036"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1234</w:t>
            </w:r>
          </w:p>
        </w:tc>
      </w:tr>
      <w:tr w:rsidR="00D753AB" w:rsidRPr="003D09B9" w14:paraId="7C45E61C" w14:textId="77777777" w:rsidTr="00C11757">
        <w:trPr>
          <w:trHeight w:val="287"/>
        </w:trPr>
        <w:tc>
          <w:tcPr>
            <w:tcW w:w="254" w:type="pct"/>
          </w:tcPr>
          <w:p w14:paraId="5E22852E"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6D5C0C1A"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GoodsDetail</w:t>
            </w:r>
          </w:p>
        </w:tc>
        <w:tc>
          <w:tcPr>
            <w:tcW w:w="1725" w:type="pct"/>
            <w:shd w:val="clear" w:color="auto" w:fill="auto"/>
          </w:tcPr>
          <w:p w14:paraId="7F492BD7" w14:textId="5486BA8D" w:rsidR="00D753AB" w:rsidRPr="003D09B9" w:rsidRDefault="00D753AB" w:rsidP="000C26F0">
            <w:pPr>
              <w:rPr>
                <w:rFonts w:asciiTheme="minorEastAsia" w:eastAsiaTheme="minorEastAsia" w:hAnsiTheme="minorEastAsia"/>
                <w:bCs/>
                <w:sz w:val="18"/>
                <w:szCs w:val="18"/>
              </w:rPr>
            </w:pPr>
            <w:r>
              <w:rPr>
                <w:rFonts w:hint="eastAsia"/>
                <w:sz w:val="18"/>
                <w:szCs w:val="18"/>
              </w:rPr>
              <w:t>商品详情列表。</w:t>
            </w:r>
            <w:r w:rsidR="00DF714D">
              <w:rPr>
                <w:rFonts w:hint="eastAsia"/>
                <w:sz w:val="18"/>
                <w:szCs w:val="18"/>
              </w:rPr>
              <w:t>支付宝</w:t>
            </w:r>
            <w:hyperlink r:id="rId42" w:history="1">
              <w:r>
                <w:rPr>
                  <w:rStyle w:val="ae"/>
                  <w:rFonts w:hint="eastAsia"/>
                </w:rPr>
                <w:t>单品优惠功能字段</w:t>
              </w:r>
            </w:hyperlink>
            <w:r>
              <w:rPr>
                <w:rFonts w:hint="eastAsia"/>
                <w:sz w:val="18"/>
                <w:szCs w:val="18"/>
              </w:rPr>
              <w:t>，</w:t>
            </w:r>
            <w:r>
              <w:rPr>
                <w:rFonts w:hint="eastAsia"/>
                <w:sz w:val="18"/>
                <w:szCs w:val="18"/>
              </w:rPr>
              <w:t>JSON</w:t>
            </w:r>
            <w:r>
              <w:rPr>
                <w:rFonts w:hint="eastAsia"/>
                <w:sz w:val="18"/>
                <w:szCs w:val="18"/>
              </w:rPr>
              <w:t>格式，会透传至第三方支付。</w:t>
            </w:r>
          </w:p>
        </w:tc>
        <w:tc>
          <w:tcPr>
            <w:tcW w:w="604" w:type="pct"/>
            <w:shd w:val="clear" w:color="auto" w:fill="auto"/>
          </w:tcPr>
          <w:p w14:paraId="3523D49D"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3AA0481A"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 </w:t>
            </w:r>
          </w:p>
        </w:tc>
        <w:tc>
          <w:tcPr>
            <w:tcW w:w="316" w:type="pct"/>
            <w:shd w:val="clear" w:color="auto" w:fill="auto"/>
          </w:tcPr>
          <w:p w14:paraId="31FAE8B6"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01BE4ABD" w14:textId="77777777" w:rsidR="00D753AB" w:rsidRPr="003D09B9" w:rsidRDefault="00D753AB" w:rsidP="00C11757">
            <w:pPr>
              <w:rPr>
                <w:rFonts w:asciiTheme="minorEastAsia" w:eastAsiaTheme="minorEastAsia" w:hAnsiTheme="minorEastAsia"/>
                <w:bCs/>
                <w:sz w:val="18"/>
                <w:szCs w:val="18"/>
              </w:rPr>
            </w:pPr>
            <w:r>
              <w:rPr>
                <w:rFonts w:hint="eastAsia"/>
                <w:i/>
                <w:iCs/>
                <w:sz w:val="18"/>
                <w:szCs w:val="18"/>
              </w:rPr>
              <w:t> </w:t>
            </w:r>
          </w:p>
        </w:tc>
      </w:tr>
      <w:tr w:rsidR="00D753AB" w:rsidRPr="003D09B9" w14:paraId="0B207D51" w14:textId="77777777" w:rsidTr="00C11757">
        <w:trPr>
          <w:trHeight w:val="287"/>
        </w:trPr>
        <w:tc>
          <w:tcPr>
            <w:tcW w:w="254" w:type="pct"/>
          </w:tcPr>
          <w:p w14:paraId="2099BBE2"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44C9934F"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TotalAmount</w:t>
            </w:r>
          </w:p>
        </w:tc>
        <w:tc>
          <w:tcPr>
            <w:tcW w:w="1725" w:type="pct"/>
            <w:shd w:val="clear" w:color="auto" w:fill="auto"/>
          </w:tcPr>
          <w:p w14:paraId="04251F1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交易总额度。货币最小单位，人民币：分</w:t>
            </w:r>
          </w:p>
        </w:tc>
        <w:tc>
          <w:tcPr>
            <w:tcW w:w="604" w:type="pct"/>
            <w:shd w:val="clear" w:color="auto" w:fill="auto"/>
          </w:tcPr>
          <w:p w14:paraId="1F272DB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Number</w:t>
            </w:r>
          </w:p>
        </w:tc>
        <w:tc>
          <w:tcPr>
            <w:tcW w:w="346" w:type="pct"/>
            <w:tcBorders>
              <w:top w:val="single" w:sz="4" w:space="0" w:color="auto"/>
              <w:left w:val="single" w:sz="4" w:space="0" w:color="auto"/>
              <w:bottom w:val="single" w:sz="4" w:space="0" w:color="auto"/>
              <w:right w:val="single" w:sz="4" w:space="0" w:color="auto"/>
            </w:tcBorders>
          </w:tcPr>
          <w:p w14:paraId="3D12B12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 </w:t>
            </w:r>
          </w:p>
        </w:tc>
        <w:tc>
          <w:tcPr>
            <w:tcW w:w="316" w:type="pct"/>
            <w:shd w:val="clear" w:color="auto" w:fill="auto"/>
          </w:tcPr>
          <w:p w14:paraId="112425C7"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977" w:type="pct"/>
            <w:tcBorders>
              <w:top w:val="single" w:sz="4" w:space="0" w:color="auto"/>
              <w:left w:val="single" w:sz="4" w:space="0" w:color="auto"/>
              <w:bottom w:val="single" w:sz="4" w:space="0" w:color="auto"/>
              <w:right w:val="single" w:sz="4" w:space="0" w:color="auto"/>
            </w:tcBorders>
          </w:tcPr>
          <w:p w14:paraId="32CA04A2"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10000</w:t>
            </w:r>
          </w:p>
        </w:tc>
      </w:tr>
      <w:tr w:rsidR="00D753AB" w:rsidRPr="003D09B9" w14:paraId="22B4D1BA" w14:textId="77777777" w:rsidTr="00C11757">
        <w:trPr>
          <w:trHeight w:val="287"/>
        </w:trPr>
        <w:tc>
          <w:tcPr>
            <w:tcW w:w="254" w:type="pct"/>
          </w:tcPr>
          <w:p w14:paraId="78744452"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1F6DEAF6"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Currency</w:t>
            </w:r>
          </w:p>
        </w:tc>
        <w:tc>
          <w:tcPr>
            <w:tcW w:w="1725" w:type="pct"/>
            <w:shd w:val="clear" w:color="auto" w:fill="auto"/>
          </w:tcPr>
          <w:p w14:paraId="56DBABDE"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币种。默认</w:t>
            </w:r>
            <w:r>
              <w:rPr>
                <w:rFonts w:hint="eastAsia"/>
                <w:sz w:val="18"/>
                <w:szCs w:val="18"/>
              </w:rPr>
              <w:t>CNY</w:t>
            </w:r>
            <w:r>
              <w:rPr>
                <w:rFonts w:hint="eastAsia"/>
                <w:sz w:val="18"/>
                <w:szCs w:val="18"/>
              </w:rPr>
              <w:t>。</w:t>
            </w:r>
          </w:p>
        </w:tc>
        <w:tc>
          <w:tcPr>
            <w:tcW w:w="604" w:type="pct"/>
            <w:shd w:val="clear" w:color="auto" w:fill="auto"/>
          </w:tcPr>
          <w:p w14:paraId="445D4EF2"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4AAA77F3" w14:textId="77777777" w:rsidR="00D753AB" w:rsidRPr="003D09B9" w:rsidRDefault="00D753AB" w:rsidP="00C11757">
            <w:pPr>
              <w:rPr>
                <w:rFonts w:asciiTheme="minorEastAsia" w:eastAsiaTheme="minorEastAsia" w:hAnsiTheme="minorEastAsia"/>
                <w:bCs/>
                <w:sz w:val="18"/>
                <w:szCs w:val="18"/>
              </w:rPr>
            </w:pPr>
          </w:p>
        </w:tc>
        <w:tc>
          <w:tcPr>
            <w:tcW w:w="316" w:type="pct"/>
            <w:shd w:val="clear" w:color="auto" w:fill="auto"/>
          </w:tcPr>
          <w:p w14:paraId="08C87D8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977" w:type="pct"/>
            <w:tcBorders>
              <w:top w:val="single" w:sz="4" w:space="0" w:color="auto"/>
              <w:left w:val="single" w:sz="4" w:space="0" w:color="auto"/>
              <w:bottom w:val="single" w:sz="4" w:space="0" w:color="auto"/>
              <w:right w:val="single" w:sz="4" w:space="0" w:color="auto"/>
            </w:tcBorders>
          </w:tcPr>
          <w:p w14:paraId="0E85164A" w14:textId="77777777" w:rsidR="00D753AB" w:rsidRPr="003D09B9" w:rsidRDefault="00D753AB" w:rsidP="00C11757">
            <w:pPr>
              <w:rPr>
                <w:rFonts w:asciiTheme="minorEastAsia" w:eastAsiaTheme="minorEastAsia" w:hAnsiTheme="minorEastAsia"/>
                <w:bCs/>
                <w:sz w:val="18"/>
                <w:szCs w:val="18"/>
              </w:rPr>
            </w:pPr>
          </w:p>
        </w:tc>
      </w:tr>
      <w:tr w:rsidR="00D753AB" w:rsidRPr="003D09B9" w14:paraId="7C229B15" w14:textId="77777777" w:rsidTr="00C11757">
        <w:trPr>
          <w:trHeight w:val="287"/>
        </w:trPr>
        <w:tc>
          <w:tcPr>
            <w:tcW w:w="254" w:type="pct"/>
          </w:tcPr>
          <w:p w14:paraId="0DDE92EE"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2EB77D71"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MerchantId</w:t>
            </w:r>
          </w:p>
        </w:tc>
        <w:tc>
          <w:tcPr>
            <w:tcW w:w="1725" w:type="pct"/>
            <w:shd w:val="clear" w:color="auto" w:fill="auto"/>
          </w:tcPr>
          <w:p w14:paraId="50542EBE" w14:textId="1D1831C8" w:rsidR="00D753AB" w:rsidRPr="003D09B9" w:rsidRDefault="00D753AB" w:rsidP="00C11757">
            <w:pPr>
              <w:rPr>
                <w:rFonts w:asciiTheme="minorEastAsia" w:eastAsiaTheme="minorEastAsia" w:hAnsiTheme="minorEastAsia"/>
                <w:bCs/>
                <w:sz w:val="18"/>
                <w:szCs w:val="18"/>
              </w:rPr>
            </w:pPr>
            <w:r>
              <w:rPr>
                <w:rFonts w:hint="eastAsia"/>
                <w:color w:val="000000"/>
                <w:sz w:val="18"/>
                <w:szCs w:val="18"/>
              </w:rPr>
              <w:t>商户号。</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604" w:type="pct"/>
            <w:shd w:val="clear" w:color="auto" w:fill="auto"/>
          </w:tcPr>
          <w:p w14:paraId="48920EEE"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2653AD7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64</w:t>
            </w:r>
          </w:p>
        </w:tc>
        <w:tc>
          <w:tcPr>
            <w:tcW w:w="316" w:type="pct"/>
            <w:shd w:val="clear" w:color="auto" w:fill="auto"/>
          </w:tcPr>
          <w:p w14:paraId="73332C89"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977" w:type="pct"/>
            <w:tcBorders>
              <w:top w:val="single" w:sz="4" w:space="0" w:color="auto"/>
              <w:left w:val="single" w:sz="4" w:space="0" w:color="auto"/>
              <w:bottom w:val="single" w:sz="4" w:space="0" w:color="auto"/>
              <w:right w:val="single" w:sz="4" w:space="0" w:color="auto"/>
            </w:tcBorders>
          </w:tcPr>
          <w:p w14:paraId="0D407058" w14:textId="77777777" w:rsidR="00D753AB" w:rsidRPr="003D09B9" w:rsidRDefault="00D753AB" w:rsidP="00C11757">
            <w:pPr>
              <w:rPr>
                <w:rFonts w:asciiTheme="minorEastAsia" w:eastAsiaTheme="minorEastAsia" w:hAnsiTheme="minorEastAsia"/>
                <w:bCs/>
                <w:sz w:val="18"/>
                <w:szCs w:val="18"/>
              </w:rPr>
            </w:pPr>
          </w:p>
        </w:tc>
      </w:tr>
      <w:tr w:rsidR="00D753AB" w:rsidRPr="003D09B9" w14:paraId="02653D71" w14:textId="77777777" w:rsidTr="00C11757">
        <w:trPr>
          <w:trHeight w:val="287"/>
        </w:trPr>
        <w:tc>
          <w:tcPr>
            <w:tcW w:w="254" w:type="pct"/>
          </w:tcPr>
          <w:p w14:paraId="56A480E5"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7FF1AC3A"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IsvOrgId</w:t>
            </w:r>
          </w:p>
        </w:tc>
        <w:tc>
          <w:tcPr>
            <w:tcW w:w="1725" w:type="pct"/>
            <w:shd w:val="clear" w:color="auto" w:fill="auto"/>
          </w:tcPr>
          <w:p w14:paraId="75692182" w14:textId="77777777" w:rsidR="00D753AB" w:rsidRPr="003D09B9" w:rsidRDefault="00D753AB" w:rsidP="00C11757">
            <w:pPr>
              <w:rPr>
                <w:rFonts w:asciiTheme="minorEastAsia" w:eastAsiaTheme="minorEastAsia" w:hAnsiTheme="minorEastAsia"/>
                <w:bCs/>
                <w:sz w:val="18"/>
                <w:szCs w:val="18"/>
              </w:rPr>
            </w:pPr>
            <w:r>
              <w:rPr>
                <w:rFonts w:hint="eastAsia"/>
                <w:color w:val="000000"/>
                <w:sz w:val="18"/>
                <w:szCs w:val="18"/>
              </w:rPr>
              <w:t>合作方机构号（网商银行分配）</w:t>
            </w:r>
          </w:p>
        </w:tc>
        <w:tc>
          <w:tcPr>
            <w:tcW w:w="604" w:type="pct"/>
            <w:shd w:val="clear" w:color="auto" w:fill="auto"/>
          </w:tcPr>
          <w:p w14:paraId="5D375C8E"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2FE695D1"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64</w:t>
            </w:r>
          </w:p>
        </w:tc>
        <w:tc>
          <w:tcPr>
            <w:tcW w:w="316" w:type="pct"/>
            <w:shd w:val="clear" w:color="auto" w:fill="auto"/>
          </w:tcPr>
          <w:p w14:paraId="3C0E51C9"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977" w:type="pct"/>
            <w:tcBorders>
              <w:top w:val="single" w:sz="4" w:space="0" w:color="auto"/>
              <w:left w:val="single" w:sz="4" w:space="0" w:color="auto"/>
              <w:bottom w:val="single" w:sz="4" w:space="0" w:color="auto"/>
              <w:right w:val="single" w:sz="4" w:space="0" w:color="auto"/>
            </w:tcBorders>
          </w:tcPr>
          <w:p w14:paraId="0C646437" w14:textId="77777777" w:rsidR="00D753AB" w:rsidRPr="003D09B9" w:rsidRDefault="00D753AB" w:rsidP="00C11757">
            <w:pPr>
              <w:rPr>
                <w:rFonts w:asciiTheme="minorEastAsia" w:eastAsiaTheme="minorEastAsia" w:hAnsiTheme="minorEastAsia"/>
                <w:bCs/>
                <w:sz w:val="18"/>
                <w:szCs w:val="18"/>
              </w:rPr>
            </w:pPr>
          </w:p>
        </w:tc>
      </w:tr>
      <w:tr w:rsidR="00D753AB" w:rsidRPr="003D09B9" w14:paraId="34412923" w14:textId="77777777" w:rsidTr="00C11757">
        <w:trPr>
          <w:trHeight w:val="287"/>
        </w:trPr>
        <w:tc>
          <w:tcPr>
            <w:tcW w:w="254" w:type="pct"/>
          </w:tcPr>
          <w:p w14:paraId="00F2D905"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7F7C346F"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ChannelType</w:t>
            </w:r>
          </w:p>
        </w:tc>
        <w:tc>
          <w:tcPr>
            <w:tcW w:w="1725" w:type="pct"/>
            <w:shd w:val="clear" w:color="auto" w:fill="auto"/>
          </w:tcPr>
          <w:p w14:paraId="5AF4902F" w14:textId="77777777" w:rsidR="00D753AB" w:rsidRDefault="00D753AB" w:rsidP="00C11757">
            <w:pPr>
              <w:pStyle w:val="aa"/>
              <w:spacing w:before="0" w:beforeAutospacing="0" w:after="0" w:afterAutospacing="0"/>
              <w:rPr>
                <w:sz w:val="18"/>
                <w:szCs w:val="18"/>
              </w:rPr>
            </w:pPr>
            <w:r>
              <w:rPr>
                <w:rFonts w:hint="eastAsia"/>
                <w:sz w:val="18"/>
                <w:szCs w:val="18"/>
              </w:rPr>
              <w:t>支付渠道类型。该笔支付走的第三方支付渠道。可选值：</w:t>
            </w:r>
          </w:p>
          <w:p w14:paraId="734C50A2" w14:textId="77777777" w:rsidR="00D753AB" w:rsidRDefault="00D753AB" w:rsidP="00C11757">
            <w:pPr>
              <w:pStyle w:val="aa"/>
              <w:spacing w:before="0" w:beforeAutospacing="0" w:after="0" w:afterAutospacing="0"/>
              <w:rPr>
                <w:color w:val="000000"/>
                <w:sz w:val="18"/>
                <w:szCs w:val="18"/>
              </w:rPr>
            </w:pPr>
            <w:r>
              <w:rPr>
                <w:rFonts w:hint="eastAsia"/>
                <w:color w:val="000000"/>
                <w:sz w:val="18"/>
                <w:szCs w:val="18"/>
              </w:rPr>
              <w:t>WX：微信支付</w:t>
            </w:r>
          </w:p>
          <w:p w14:paraId="51BE56D4" w14:textId="77777777" w:rsidR="00D753AB" w:rsidRDefault="00D753AB" w:rsidP="00C11757">
            <w:pPr>
              <w:pStyle w:val="aa"/>
              <w:spacing w:before="0" w:beforeAutospacing="0" w:after="0" w:afterAutospacing="0"/>
              <w:rPr>
                <w:color w:val="000000"/>
                <w:sz w:val="18"/>
                <w:szCs w:val="18"/>
              </w:rPr>
            </w:pPr>
            <w:r>
              <w:rPr>
                <w:rFonts w:hint="eastAsia"/>
                <w:color w:val="000000"/>
                <w:sz w:val="18"/>
                <w:szCs w:val="18"/>
              </w:rPr>
              <w:t>ALI：支付宝</w:t>
            </w:r>
          </w:p>
          <w:p w14:paraId="0E15E626" w14:textId="77777777" w:rsidR="00D753AB" w:rsidRDefault="00D753AB" w:rsidP="00C11757">
            <w:pPr>
              <w:pStyle w:val="aa"/>
              <w:spacing w:before="0" w:beforeAutospacing="0" w:after="0" w:afterAutospacing="0"/>
              <w:rPr>
                <w:color w:val="000000"/>
                <w:sz w:val="18"/>
                <w:szCs w:val="18"/>
              </w:rPr>
            </w:pPr>
            <w:r>
              <w:rPr>
                <w:rFonts w:hint="eastAsia"/>
                <w:color w:val="000000"/>
                <w:sz w:val="18"/>
                <w:szCs w:val="18"/>
              </w:rPr>
              <w:t>QQ：手机QQ（暂未开放）</w:t>
            </w:r>
          </w:p>
          <w:p w14:paraId="792AFF31" w14:textId="77777777" w:rsidR="00D753AB" w:rsidRPr="003D09B9" w:rsidRDefault="00D753AB" w:rsidP="00C11757">
            <w:pPr>
              <w:rPr>
                <w:rFonts w:asciiTheme="minorEastAsia" w:eastAsiaTheme="minorEastAsia" w:hAnsiTheme="minorEastAsia"/>
                <w:bCs/>
                <w:sz w:val="18"/>
                <w:szCs w:val="18"/>
              </w:rPr>
            </w:pPr>
            <w:r>
              <w:rPr>
                <w:rFonts w:hint="eastAsia"/>
                <w:color w:val="000000"/>
                <w:sz w:val="18"/>
                <w:szCs w:val="18"/>
              </w:rPr>
              <w:t>JD</w:t>
            </w:r>
            <w:r>
              <w:rPr>
                <w:rFonts w:hint="eastAsia"/>
                <w:color w:val="000000"/>
                <w:sz w:val="18"/>
                <w:szCs w:val="18"/>
              </w:rPr>
              <w:t>：京东钱包（暂未开放）</w:t>
            </w:r>
          </w:p>
        </w:tc>
        <w:tc>
          <w:tcPr>
            <w:tcW w:w="604" w:type="pct"/>
            <w:shd w:val="clear" w:color="auto" w:fill="auto"/>
          </w:tcPr>
          <w:p w14:paraId="018CEE45"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169D7D19"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64</w:t>
            </w:r>
          </w:p>
        </w:tc>
        <w:tc>
          <w:tcPr>
            <w:tcW w:w="316" w:type="pct"/>
            <w:shd w:val="clear" w:color="auto" w:fill="auto"/>
          </w:tcPr>
          <w:p w14:paraId="32D4EC1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977" w:type="pct"/>
            <w:tcBorders>
              <w:top w:val="single" w:sz="4" w:space="0" w:color="auto"/>
              <w:left w:val="single" w:sz="4" w:space="0" w:color="auto"/>
              <w:bottom w:val="single" w:sz="4" w:space="0" w:color="auto"/>
              <w:right w:val="single" w:sz="4" w:space="0" w:color="auto"/>
            </w:tcBorders>
          </w:tcPr>
          <w:p w14:paraId="2D731D8B" w14:textId="77777777" w:rsidR="00D753AB" w:rsidRPr="003D09B9" w:rsidRDefault="00D753AB" w:rsidP="00C11757">
            <w:pPr>
              <w:rPr>
                <w:rFonts w:asciiTheme="minorEastAsia" w:eastAsiaTheme="minorEastAsia" w:hAnsiTheme="minorEastAsia"/>
                <w:bCs/>
                <w:sz w:val="18"/>
                <w:szCs w:val="18"/>
              </w:rPr>
            </w:pPr>
          </w:p>
        </w:tc>
      </w:tr>
      <w:tr w:rsidR="00D753AB" w:rsidRPr="003D09B9" w14:paraId="199BDA68" w14:textId="77777777" w:rsidTr="00C11757">
        <w:trPr>
          <w:trHeight w:val="287"/>
        </w:trPr>
        <w:tc>
          <w:tcPr>
            <w:tcW w:w="254" w:type="pct"/>
          </w:tcPr>
          <w:p w14:paraId="42D3F86C"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58EE1B1E" w14:textId="77777777" w:rsidR="00D753AB" w:rsidRPr="00F75FFB" w:rsidRDefault="00D753AB" w:rsidP="00C11757">
            <w:pPr>
              <w:rPr>
                <w:rFonts w:asciiTheme="minorHAnsi" w:eastAsiaTheme="minorEastAsia" w:hAnsiTheme="minorHAnsi"/>
                <w:bCs/>
                <w:sz w:val="18"/>
                <w:szCs w:val="18"/>
              </w:rPr>
            </w:pPr>
            <w:r w:rsidRPr="00F75FFB">
              <w:rPr>
                <w:rFonts w:asciiTheme="minorHAnsi" w:eastAsiaTheme="minorEastAsia" w:hAnsiTheme="minorHAnsi"/>
                <w:sz w:val="18"/>
                <w:szCs w:val="18"/>
              </w:rPr>
              <w:t>OpenId</w:t>
            </w:r>
          </w:p>
        </w:tc>
        <w:tc>
          <w:tcPr>
            <w:tcW w:w="1725" w:type="pct"/>
            <w:shd w:val="clear" w:color="auto" w:fill="auto"/>
          </w:tcPr>
          <w:p w14:paraId="419321D1" w14:textId="77777777" w:rsidR="00D753AB" w:rsidRDefault="00D753AB" w:rsidP="00C11757">
            <w:pPr>
              <w:autoSpaceDE w:val="0"/>
              <w:autoSpaceDN w:val="0"/>
              <w:adjustRightInd w:val="0"/>
              <w:spacing w:line="333" w:lineRule="exact"/>
              <w:jc w:val="left"/>
              <w:rPr>
                <w:rFonts w:asciiTheme="minorEastAsia" w:eastAsiaTheme="minorEastAsia" w:hAnsiTheme="minorEastAsia"/>
                <w:sz w:val="18"/>
                <w:szCs w:val="18"/>
              </w:rPr>
            </w:pPr>
            <w:r>
              <w:rPr>
                <w:rFonts w:asciiTheme="minorEastAsia" w:eastAsiaTheme="minorEastAsia" w:hAnsiTheme="minorEastAsia" w:hint="eastAsia"/>
                <w:sz w:val="18"/>
                <w:szCs w:val="18"/>
              </w:rPr>
              <w:t>消费者</w:t>
            </w:r>
            <w:r>
              <w:rPr>
                <w:rFonts w:asciiTheme="minorEastAsia" w:eastAsiaTheme="minorEastAsia" w:hAnsiTheme="minorEastAsia"/>
                <w:sz w:val="18"/>
                <w:szCs w:val="18"/>
              </w:rPr>
              <w:t>用户标识。</w:t>
            </w:r>
          </w:p>
          <w:p w14:paraId="4485398C" w14:textId="443A7D1A" w:rsidR="00D753AB" w:rsidRDefault="00D753AB" w:rsidP="00C11757">
            <w:pPr>
              <w:autoSpaceDE w:val="0"/>
              <w:autoSpaceDN w:val="0"/>
              <w:adjustRightInd w:val="0"/>
              <w:spacing w:line="333" w:lineRule="exact"/>
              <w:jc w:val="left"/>
              <w:rPr>
                <w:rFonts w:ascii="宋体" w:hAnsi="宋体"/>
                <w:szCs w:val="21"/>
              </w:rPr>
            </w:pPr>
            <w:r>
              <w:rPr>
                <w:rFonts w:asciiTheme="minorEastAsia" w:eastAsiaTheme="minorEastAsia" w:hAnsiTheme="minorEastAsia" w:hint="eastAsia"/>
                <w:sz w:val="18"/>
                <w:szCs w:val="18"/>
              </w:rPr>
              <w:t>备注</w:t>
            </w:r>
            <w:r>
              <w:rPr>
                <w:rFonts w:asciiTheme="minorEastAsia" w:eastAsiaTheme="minorEastAsia" w:hAnsiTheme="minorEastAsia"/>
                <w:sz w:val="18"/>
                <w:szCs w:val="18"/>
              </w:rPr>
              <w:t>：</w:t>
            </w:r>
            <w:r>
              <w:rPr>
                <w:rFonts w:ascii="宋体" w:hAnsi="宋体" w:hint="eastAsia"/>
                <w:szCs w:val="21"/>
              </w:rPr>
              <w:t>1.支付宝支付时，要求上送用户在支付宝唯一用户号user_id，获取流程请参考：</w:t>
            </w:r>
          </w:p>
          <w:bookmarkStart w:id="121" w:name="OLE_LINK37"/>
          <w:p w14:paraId="45FD9BE8" w14:textId="77777777" w:rsidR="00D753AB" w:rsidRPr="00DE4070" w:rsidRDefault="00D753AB" w:rsidP="00C11757">
            <w:pPr>
              <w:autoSpaceDE w:val="0"/>
              <w:autoSpaceDN w:val="0"/>
              <w:adjustRightInd w:val="0"/>
              <w:spacing w:line="333" w:lineRule="exact"/>
              <w:jc w:val="left"/>
              <w:rPr>
                <w:rFonts w:ascii="宋体" w:hAnsi="宋体"/>
                <w:sz w:val="18"/>
                <w:szCs w:val="21"/>
              </w:rPr>
            </w:pPr>
            <w:r w:rsidRPr="00DE4070">
              <w:rPr>
                <w:rFonts w:ascii="宋体" w:hAnsi="宋体" w:hint="eastAsia"/>
                <w:sz w:val="16"/>
                <w:szCs w:val="21"/>
              </w:rPr>
              <w:fldChar w:fldCharType="begin"/>
            </w:r>
            <w:r w:rsidRPr="00DE4070">
              <w:rPr>
                <w:rFonts w:ascii="宋体" w:hAnsi="宋体" w:hint="eastAsia"/>
                <w:sz w:val="16"/>
                <w:szCs w:val="21"/>
              </w:rPr>
              <w:instrText xml:space="preserve"> HYPERLINK "https://doc.open.alipay.com/docs/doc.htm?treeId=220&amp;articleId=105337&amp;docType=1#s5" </w:instrText>
            </w:r>
            <w:r w:rsidRPr="00DE4070">
              <w:rPr>
                <w:rFonts w:ascii="宋体" w:hAnsi="宋体" w:hint="eastAsia"/>
                <w:sz w:val="16"/>
                <w:szCs w:val="21"/>
              </w:rPr>
              <w:fldChar w:fldCharType="separate"/>
            </w:r>
            <w:r w:rsidRPr="00DE4070">
              <w:rPr>
                <w:rStyle w:val="ae"/>
                <w:rFonts w:ascii="宋体" w:hAnsi="宋体" w:hint="eastAsia"/>
                <w:sz w:val="16"/>
                <w:szCs w:val="21"/>
              </w:rPr>
              <w:t>https://doc.open.alipay.com/docs/doc.htm?treeId=220&amp;articleId=105337&amp;docType=1#s5</w:t>
            </w:r>
            <w:r w:rsidRPr="00DE4070">
              <w:rPr>
                <w:rFonts w:ascii="宋体" w:hAnsi="宋体" w:hint="eastAsia"/>
                <w:sz w:val="16"/>
                <w:szCs w:val="21"/>
              </w:rPr>
              <w:fldChar w:fldCharType="end"/>
            </w:r>
            <w:r w:rsidRPr="00DE4070">
              <w:rPr>
                <w:rFonts w:ascii="宋体" w:hAnsi="宋体" w:hint="eastAsia"/>
                <w:sz w:val="18"/>
                <w:szCs w:val="21"/>
              </w:rPr>
              <w:t xml:space="preserve"> </w:t>
            </w:r>
          </w:p>
          <w:bookmarkEnd w:id="121"/>
          <w:p w14:paraId="2D52EA46" w14:textId="77777777" w:rsidR="00D753AB" w:rsidRDefault="00D753AB" w:rsidP="00C11757">
            <w:pPr>
              <w:autoSpaceDE w:val="0"/>
              <w:autoSpaceDN w:val="0"/>
              <w:adjustRightInd w:val="0"/>
              <w:spacing w:line="333" w:lineRule="exact"/>
              <w:jc w:val="left"/>
              <w:rPr>
                <w:rFonts w:ascii="宋体" w:hAnsi="宋体"/>
                <w:szCs w:val="21"/>
              </w:rPr>
            </w:pPr>
            <w:r>
              <w:rPr>
                <w:rFonts w:ascii="宋体" w:hAnsi="宋体" w:hint="eastAsia"/>
                <w:szCs w:val="21"/>
              </w:rPr>
              <w:lastRenderedPageBreak/>
              <w:t>2.微信支付时，要求上送用户在合作方subAppid下唯一标识openid，获取流程请参考：</w:t>
            </w:r>
          </w:p>
          <w:bookmarkStart w:id="122" w:name="OLE_LINK36"/>
          <w:p w14:paraId="60F254D9" w14:textId="77777777" w:rsidR="00D753AB" w:rsidRPr="00DE4070" w:rsidRDefault="00D753AB" w:rsidP="00C11757">
            <w:pPr>
              <w:autoSpaceDE w:val="0"/>
              <w:autoSpaceDN w:val="0"/>
              <w:adjustRightInd w:val="0"/>
              <w:spacing w:line="333" w:lineRule="exact"/>
              <w:jc w:val="left"/>
              <w:rPr>
                <w:rFonts w:ascii="宋体" w:hAnsi="宋体"/>
                <w:szCs w:val="21"/>
              </w:rPr>
            </w:pPr>
            <w:r w:rsidRPr="00DE4070">
              <w:rPr>
                <w:rFonts w:ascii="宋体" w:hAnsi="宋体" w:hint="eastAsia"/>
                <w:sz w:val="16"/>
                <w:szCs w:val="21"/>
              </w:rPr>
              <w:fldChar w:fldCharType="begin"/>
            </w:r>
            <w:r w:rsidRPr="00DE4070">
              <w:rPr>
                <w:rFonts w:ascii="宋体" w:hAnsi="宋体" w:hint="eastAsia"/>
                <w:sz w:val="16"/>
                <w:szCs w:val="21"/>
              </w:rPr>
              <w:instrText xml:space="preserve"> HYPERLINK "http://mp.weixin.qq.com/wiki/17/c0f37d5704f0b64713d5d2c37b468d75.html" </w:instrText>
            </w:r>
            <w:r w:rsidRPr="00DE4070">
              <w:rPr>
                <w:rFonts w:ascii="宋体" w:hAnsi="宋体" w:hint="eastAsia"/>
                <w:sz w:val="16"/>
                <w:szCs w:val="21"/>
              </w:rPr>
              <w:fldChar w:fldCharType="separate"/>
            </w:r>
            <w:r w:rsidRPr="00DE4070">
              <w:rPr>
                <w:rStyle w:val="ae"/>
                <w:rFonts w:ascii="宋体" w:hAnsi="宋体" w:hint="eastAsia"/>
                <w:sz w:val="16"/>
                <w:szCs w:val="21"/>
              </w:rPr>
              <w:t>http://mp.weixin.qq.com/wiki/17/c0f37d5704f0b64713d5d2c37b468d75.html</w:t>
            </w:r>
            <w:r w:rsidRPr="00DE4070">
              <w:rPr>
                <w:rFonts w:ascii="宋体" w:hAnsi="宋体" w:hint="eastAsia"/>
                <w:sz w:val="16"/>
                <w:szCs w:val="21"/>
              </w:rPr>
              <w:fldChar w:fldCharType="end"/>
            </w:r>
            <w:bookmarkEnd w:id="122"/>
          </w:p>
        </w:tc>
        <w:tc>
          <w:tcPr>
            <w:tcW w:w="604" w:type="pct"/>
            <w:shd w:val="clear" w:color="auto" w:fill="auto"/>
          </w:tcPr>
          <w:p w14:paraId="4BADE55E"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lastRenderedPageBreak/>
              <w:t>String</w:t>
            </w:r>
          </w:p>
        </w:tc>
        <w:tc>
          <w:tcPr>
            <w:tcW w:w="346" w:type="pct"/>
            <w:tcBorders>
              <w:top w:val="single" w:sz="4" w:space="0" w:color="auto"/>
              <w:left w:val="single" w:sz="4" w:space="0" w:color="auto"/>
              <w:bottom w:val="single" w:sz="4" w:space="0" w:color="auto"/>
              <w:right w:val="single" w:sz="4" w:space="0" w:color="auto"/>
            </w:tcBorders>
          </w:tcPr>
          <w:p w14:paraId="69452D80"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128</w:t>
            </w:r>
          </w:p>
        </w:tc>
        <w:tc>
          <w:tcPr>
            <w:tcW w:w="316" w:type="pct"/>
            <w:shd w:val="clear" w:color="auto" w:fill="auto"/>
          </w:tcPr>
          <w:p w14:paraId="1DEF65FD"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977" w:type="pct"/>
            <w:tcBorders>
              <w:top w:val="single" w:sz="4" w:space="0" w:color="auto"/>
              <w:left w:val="single" w:sz="4" w:space="0" w:color="auto"/>
              <w:bottom w:val="single" w:sz="4" w:space="0" w:color="auto"/>
              <w:right w:val="single" w:sz="4" w:space="0" w:color="auto"/>
            </w:tcBorders>
          </w:tcPr>
          <w:p w14:paraId="04285043" w14:textId="77777777" w:rsidR="00D753AB" w:rsidRPr="003D09B9" w:rsidRDefault="00D753AB" w:rsidP="00C11757">
            <w:pPr>
              <w:rPr>
                <w:rFonts w:asciiTheme="minorEastAsia" w:eastAsiaTheme="minorEastAsia" w:hAnsiTheme="minorEastAsia"/>
                <w:bCs/>
                <w:sz w:val="18"/>
                <w:szCs w:val="18"/>
              </w:rPr>
            </w:pPr>
          </w:p>
        </w:tc>
      </w:tr>
      <w:tr w:rsidR="00D753AB" w:rsidRPr="003D09B9" w14:paraId="58523AC6" w14:textId="77777777" w:rsidTr="00C11757">
        <w:trPr>
          <w:trHeight w:val="287"/>
        </w:trPr>
        <w:tc>
          <w:tcPr>
            <w:tcW w:w="254" w:type="pct"/>
          </w:tcPr>
          <w:p w14:paraId="0B1686E0"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7A40F09A"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OperatorId</w:t>
            </w:r>
          </w:p>
        </w:tc>
        <w:tc>
          <w:tcPr>
            <w:tcW w:w="1725" w:type="pct"/>
            <w:shd w:val="clear" w:color="auto" w:fill="auto"/>
          </w:tcPr>
          <w:p w14:paraId="285B2AC0"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操作员</w:t>
            </w:r>
            <w:r>
              <w:rPr>
                <w:rFonts w:hint="eastAsia"/>
                <w:sz w:val="18"/>
                <w:szCs w:val="18"/>
              </w:rPr>
              <w:t>ID</w:t>
            </w:r>
            <w:r>
              <w:rPr>
                <w:rFonts w:hint="eastAsia"/>
                <w:sz w:val="18"/>
                <w:szCs w:val="18"/>
              </w:rPr>
              <w:t>。门店操作员</w:t>
            </w:r>
            <w:r>
              <w:rPr>
                <w:rFonts w:hint="eastAsia"/>
                <w:sz w:val="18"/>
                <w:szCs w:val="18"/>
              </w:rPr>
              <w:t>ID</w:t>
            </w:r>
          </w:p>
        </w:tc>
        <w:tc>
          <w:tcPr>
            <w:tcW w:w="604" w:type="pct"/>
            <w:shd w:val="clear" w:color="auto" w:fill="auto"/>
          </w:tcPr>
          <w:p w14:paraId="4C83C351"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75E8E3C6"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32</w:t>
            </w:r>
          </w:p>
        </w:tc>
        <w:tc>
          <w:tcPr>
            <w:tcW w:w="316" w:type="pct"/>
            <w:shd w:val="clear" w:color="auto" w:fill="auto"/>
          </w:tcPr>
          <w:p w14:paraId="02770B9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2C0509B5" w14:textId="77777777" w:rsidR="00D753AB" w:rsidRPr="003D09B9" w:rsidRDefault="00D753AB" w:rsidP="00C11757">
            <w:pPr>
              <w:rPr>
                <w:rFonts w:asciiTheme="minorEastAsia" w:eastAsiaTheme="minorEastAsia" w:hAnsiTheme="minorEastAsia"/>
                <w:bCs/>
                <w:sz w:val="18"/>
                <w:szCs w:val="18"/>
              </w:rPr>
            </w:pPr>
          </w:p>
        </w:tc>
      </w:tr>
      <w:tr w:rsidR="00D753AB" w:rsidRPr="003D09B9" w14:paraId="32B6F9B9" w14:textId="77777777" w:rsidTr="00C11757">
        <w:trPr>
          <w:trHeight w:val="287"/>
        </w:trPr>
        <w:tc>
          <w:tcPr>
            <w:tcW w:w="254" w:type="pct"/>
          </w:tcPr>
          <w:p w14:paraId="65A59C7D"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1D714A18"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StoreId</w:t>
            </w:r>
          </w:p>
        </w:tc>
        <w:tc>
          <w:tcPr>
            <w:tcW w:w="1725" w:type="pct"/>
            <w:shd w:val="clear" w:color="auto" w:fill="auto"/>
          </w:tcPr>
          <w:p w14:paraId="1E3436AA"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门店</w:t>
            </w:r>
            <w:r>
              <w:rPr>
                <w:rFonts w:hint="eastAsia"/>
                <w:sz w:val="18"/>
                <w:szCs w:val="18"/>
              </w:rPr>
              <w:t>ID</w:t>
            </w:r>
            <w:r>
              <w:rPr>
                <w:rFonts w:hint="eastAsia"/>
                <w:sz w:val="18"/>
                <w:szCs w:val="18"/>
              </w:rPr>
              <w:t>。门店</w:t>
            </w:r>
            <w:r>
              <w:rPr>
                <w:rFonts w:hint="eastAsia"/>
                <w:sz w:val="18"/>
                <w:szCs w:val="18"/>
              </w:rPr>
              <w:t>ID</w:t>
            </w:r>
          </w:p>
        </w:tc>
        <w:tc>
          <w:tcPr>
            <w:tcW w:w="604" w:type="pct"/>
            <w:shd w:val="clear" w:color="auto" w:fill="auto"/>
          </w:tcPr>
          <w:p w14:paraId="5421D739"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314A79C7"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32</w:t>
            </w:r>
          </w:p>
        </w:tc>
        <w:tc>
          <w:tcPr>
            <w:tcW w:w="316" w:type="pct"/>
            <w:shd w:val="clear" w:color="auto" w:fill="auto"/>
          </w:tcPr>
          <w:p w14:paraId="112E997E"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43C33437" w14:textId="77777777" w:rsidR="00D753AB" w:rsidRPr="003D09B9" w:rsidRDefault="00D753AB" w:rsidP="00C11757">
            <w:pPr>
              <w:rPr>
                <w:rFonts w:asciiTheme="minorEastAsia" w:eastAsiaTheme="minorEastAsia" w:hAnsiTheme="minorEastAsia"/>
                <w:bCs/>
                <w:sz w:val="18"/>
                <w:szCs w:val="18"/>
              </w:rPr>
            </w:pPr>
          </w:p>
        </w:tc>
      </w:tr>
      <w:tr w:rsidR="00D753AB" w:rsidRPr="003D09B9" w14:paraId="0928FD60" w14:textId="77777777" w:rsidTr="00C11757">
        <w:trPr>
          <w:trHeight w:val="287"/>
        </w:trPr>
        <w:tc>
          <w:tcPr>
            <w:tcW w:w="254" w:type="pct"/>
          </w:tcPr>
          <w:p w14:paraId="3096FC95"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2B64B9D2"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DeviceId</w:t>
            </w:r>
          </w:p>
        </w:tc>
        <w:tc>
          <w:tcPr>
            <w:tcW w:w="1725" w:type="pct"/>
            <w:shd w:val="clear" w:color="auto" w:fill="auto"/>
          </w:tcPr>
          <w:p w14:paraId="52397106"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终端设备号。门店收银设备</w:t>
            </w:r>
            <w:r>
              <w:rPr>
                <w:rFonts w:hint="eastAsia"/>
                <w:sz w:val="18"/>
                <w:szCs w:val="18"/>
              </w:rPr>
              <w:t>ID</w:t>
            </w:r>
          </w:p>
        </w:tc>
        <w:tc>
          <w:tcPr>
            <w:tcW w:w="604" w:type="pct"/>
            <w:shd w:val="clear" w:color="auto" w:fill="auto"/>
          </w:tcPr>
          <w:p w14:paraId="00B1D4D1"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413DFD0A"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32</w:t>
            </w:r>
          </w:p>
        </w:tc>
        <w:tc>
          <w:tcPr>
            <w:tcW w:w="316" w:type="pct"/>
            <w:shd w:val="clear" w:color="auto" w:fill="auto"/>
          </w:tcPr>
          <w:p w14:paraId="02213B6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4FF1C540" w14:textId="77777777" w:rsidR="00D753AB" w:rsidRPr="003D09B9" w:rsidRDefault="00D753AB" w:rsidP="00C11757">
            <w:pPr>
              <w:rPr>
                <w:rFonts w:asciiTheme="minorEastAsia" w:eastAsiaTheme="minorEastAsia" w:hAnsiTheme="minorEastAsia"/>
                <w:bCs/>
                <w:sz w:val="18"/>
                <w:szCs w:val="18"/>
              </w:rPr>
            </w:pPr>
          </w:p>
        </w:tc>
      </w:tr>
      <w:tr w:rsidR="00D753AB" w:rsidRPr="003D09B9" w14:paraId="52874F05" w14:textId="77777777" w:rsidTr="00C11757">
        <w:trPr>
          <w:trHeight w:val="287"/>
        </w:trPr>
        <w:tc>
          <w:tcPr>
            <w:tcW w:w="254" w:type="pct"/>
          </w:tcPr>
          <w:p w14:paraId="048CFD2F"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2FD9951E"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DeviceCreateIp</w:t>
            </w:r>
          </w:p>
        </w:tc>
        <w:tc>
          <w:tcPr>
            <w:tcW w:w="1725" w:type="pct"/>
            <w:shd w:val="clear" w:color="auto" w:fill="auto"/>
          </w:tcPr>
          <w:p w14:paraId="493A7DB5"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终端</w:t>
            </w:r>
            <w:r>
              <w:rPr>
                <w:rFonts w:hint="eastAsia"/>
                <w:sz w:val="18"/>
                <w:szCs w:val="18"/>
              </w:rPr>
              <w:t>IP</w:t>
            </w:r>
            <w:r>
              <w:rPr>
                <w:rFonts w:hint="eastAsia"/>
                <w:sz w:val="18"/>
                <w:szCs w:val="18"/>
              </w:rPr>
              <w:t>。订单生成的机器</w:t>
            </w:r>
            <w:r>
              <w:rPr>
                <w:rFonts w:hint="eastAsia"/>
                <w:sz w:val="18"/>
                <w:szCs w:val="18"/>
              </w:rPr>
              <w:t>IP</w:t>
            </w:r>
            <w:r>
              <w:rPr>
                <w:rFonts w:hint="eastAsia"/>
                <w:sz w:val="18"/>
                <w:szCs w:val="18"/>
              </w:rPr>
              <w:t>。</w:t>
            </w:r>
          </w:p>
        </w:tc>
        <w:tc>
          <w:tcPr>
            <w:tcW w:w="604" w:type="pct"/>
            <w:shd w:val="clear" w:color="auto" w:fill="auto"/>
          </w:tcPr>
          <w:p w14:paraId="63F5727A"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5A359779"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16</w:t>
            </w:r>
          </w:p>
        </w:tc>
        <w:tc>
          <w:tcPr>
            <w:tcW w:w="316" w:type="pct"/>
            <w:shd w:val="clear" w:color="auto" w:fill="auto"/>
          </w:tcPr>
          <w:p w14:paraId="5500DF0A" w14:textId="12DE382C" w:rsidR="00D753AB" w:rsidRPr="003D09B9" w:rsidRDefault="00353049" w:rsidP="00C11757">
            <w:pPr>
              <w:rPr>
                <w:rFonts w:asciiTheme="minorEastAsia" w:eastAsiaTheme="minorEastAsia" w:hAnsiTheme="minorEastAsia"/>
                <w:bCs/>
                <w:sz w:val="18"/>
                <w:szCs w:val="18"/>
              </w:rPr>
            </w:pPr>
            <w:r>
              <w:rPr>
                <w:sz w:val="18"/>
                <w:szCs w:val="18"/>
              </w:rPr>
              <w:t>M</w:t>
            </w:r>
          </w:p>
        </w:tc>
        <w:tc>
          <w:tcPr>
            <w:tcW w:w="977" w:type="pct"/>
            <w:tcBorders>
              <w:top w:val="single" w:sz="4" w:space="0" w:color="auto"/>
              <w:left w:val="single" w:sz="4" w:space="0" w:color="auto"/>
              <w:bottom w:val="single" w:sz="4" w:space="0" w:color="auto"/>
              <w:right w:val="single" w:sz="4" w:space="0" w:color="auto"/>
            </w:tcBorders>
          </w:tcPr>
          <w:p w14:paraId="1D79538F" w14:textId="77777777" w:rsidR="00D753AB" w:rsidRPr="003D09B9" w:rsidRDefault="00D753AB" w:rsidP="00C11757">
            <w:pPr>
              <w:rPr>
                <w:rFonts w:asciiTheme="minorEastAsia" w:eastAsiaTheme="minorEastAsia" w:hAnsiTheme="minorEastAsia"/>
                <w:bCs/>
                <w:sz w:val="18"/>
                <w:szCs w:val="18"/>
              </w:rPr>
            </w:pPr>
          </w:p>
        </w:tc>
      </w:tr>
      <w:tr w:rsidR="00D753AB" w:rsidRPr="003D09B9" w14:paraId="3B0F472F" w14:textId="77777777" w:rsidTr="00C11757">
        <w:trPr>
          <w:trHeight w:val="287"/>
        </w:trPr>
        <w:tc>
          <w:tcPr>
            <w:tcW w:w="254" w:type="pct"/>
          </w:tcPr>
          <w:p w14:paraId="2BEF43E4"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150C49D6"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ExpireExpress</w:t>
            </w:r>
          </w:p>
        </w:tc>
        <w:tc>
          <w:tcPr>
            <w:tcW w:w="1725" w:type="pct"/>
            <w:shd w:val="clear" w:color="auto" w:fill="auto"/>
          </w:tcPr>
          <w:p w14:paraId="13795F93"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订单有效期。</w:t>
            </w:r>
            <w:r>
              <w:rPr>
                <w:rFonts w:hint="eastAsia"/>
              </w:rPr>
              <w:t>指定订单的支付有效时间（以分钟计算），超过有效时间用户将无法支付。若不指定该参数则系统默认设置</w:t>
            </w:r>
            <w:r>
              <w:rPr>
                <w:rFonts w:hint="eastAsia"/>
              </w:rPr>
              <w:t>1</w:t>
            </w:r>
            <w:r>
              <w:rPr>
                <w:rFonts w:hint="eastAsia"/>
              </w:rPr>
              <w:t>小时支付有效时间。</w:t>
            </w:r>
            <w:r>
              <w:rPr>
                <w:rFonts w:hint="eastAsia"/>
                <w:color w:val="FF0000"/>
              </w:rPr>
              <w:t>参数允许设置范围：</w:t>
            </w:r>
            <w:r>
              <w:rPr>
                <w:rFonts w:hint="eastAsia"/>
                <w:color w:val="FF0000"/>
              </w:rPr>
              <w:t>1-1440</w:t>
            </w:r>
            <w:r>
              <w:rPr>
                <w:rFonts w:hint="eastAsia"/>
                <w:color w:val="FF0000"/>
              </w:rPr>
              <w:t>区间的整数值，超过范围报错。</w:t>
            </w:r>
          </w:p>
        </w:tc>
        <w:tc>
          <w:tcPr>
            <w:tcW w:w="604" w:type="pct"/>
            <w:shd w:val="clear" w:color="auto" w:fill="auto"/>
          </w:tcPr>
          <w:p w14:paraId="32545329"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68070DAE"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 </w:t>
            </w:r>
          </w:p>
        </w:tc>
        <w:tc>
          <w:tcPr>
            <w:tcW w:w="316" w:type="pct"/>
            <w:shd w:val="clear" w:color="auto" w:fill="auto"/>
          </w:tcPr>
          <w:p w14:paraId="71A4B87B"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57463294"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60</w:t>
            </w:r>
          </w:p>
        </w:tc>
      </w:tr>
      <w:tr w:rsidR="00D753AB" w:rsidRPr="003D09B9" w14:paraId="6A0574C9" w14:textId="77777777" w:rsidTr="00C11757">
        <w:trPr>
          <w:trHeight w:val="287"/>
        </w:trPr>
        <w:tc>
          <w:tcPr>
            <w:tcW w:w="254" w:type="pct"/>
          </w:tcPr>
          <w:p w14:paraId="542AB3BC"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053E0F17"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SettleType</w:t>
            </w:r>
          </w:p>
        </w:tc>
        <w:tc>
          <w:tcPr>
            <w:tcW w:w="1725" w:type="pct"/>
            <w:shd w:val="clear" w:color="auto" w:fill="auto"/>
          </w:tcPr>
          <w:p w14:paraId="38D58606" w14:textId="77777777" w:rsidR="00D753AB" w:rsidRDefault="00D753AB" w:rsidP="00C11757">
            <w:pPr>
              <w:pStyle w:val="aa"/>
              <w:spacing w:before="0" w:beforeAutospacing="0" w:after="0" w:afterAutospacing="0"/>
              <w:rPr>
                <w:sz w:val="18"/>
                <w:szCs w:val="18"/>
              </w:rPr>
            </w:pPr>
            <w:r>
              <w:rPr>
                <w:rFonts w:hint="eastAsia"/>
                <w:sz w:val="18"/>
                <w:szCs w:val="18"/>
              </w:rPr>
              <w:t>清算方式。可选值：</w:t>
            </w:r>
          </w:p>
          <w:p w14:paraId="72837582" w14:textId="77777777" w:rsidR="00D753AB" w:rsidRDefault="00D753AB" w:rsidP="00C11757">
            <w:pPr>
              <w:pStyle w:val="aa"/>
              <w:spacing w:before="0" w:beforeAutospacing="0" w:after="0" w:afterAutospacing="0"/>
              <w:rPr>
                <w:sz w:val="18"/>
                <w:szCs w:val="18"/>
              </w:rPr>
            </w:pPr>
            <w:r>
              <w:rPr>
                <w:rFonts w:hint="eastAsia"/>
                <w:sz w:val="18"/>
                <w:szCs w:val="18"/>
              </w:rPr>
              <w:t>T0：T+0清算按笔清算，目前仅之前清算到余利宝，不支持清算到银行卡。</w:t>
            </w:r>
          </w:p>
          <w:p w14:paraId="383FFA8E" w14:textId="77777777" w:rsidR="00D753AB" w:rsidRPr="006C29EE" w:rsidRDefault="00D753AB" w:rsidP="00C11757">
            <w:pPr>
              <w:pStyle w:val="aa"/>
              <w:spacing w:before="0" w:beforeAutospacing="0" w:after="0" w:afterAutospacing="0"/>
              <w:rPr>
                <w:sz w:val="18"/>
                <w:szCs w:val="18"/>
              </w:rPr>
            </w:pPr>
            <w:r>
              <w:rPr>
                <w:rFonts w:hint="eastAsia"/>
                <w:sz w:val="18"/>
                <w:szCs w:val="18"/>
              </w:rPr>
              <w:t>T1：T+1汇总清算，可支持清算到余利宝及清算到银行卡。</w:t>
            </w:r>
          </w:p>
        </w:tc>
        <w:tc>
          <w:tcPr>
            <w:tcW w:w="604" w:type="pct"/>
            <w:shd w:val="clear" w:color="auto" w:fill="auto"/>
          </w:tcPr>
          <w:p w14:paraId="097BFD05"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74A65DB7"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32</w:t>
            </w:r>
          </w:p>
        </w:tc>
        <w:tc>
          <w:tcPr>
            <w:tcW w:w="316" w:type="pct"/>
            <w:shd w:val="clear" w:color="auto" w:fill="auto"/>
          </w:tcPr>
          <w:p w14:paraId="2D661876"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977" w:type="pct"/>
            <w:tcBorders>
              <w:top w:val="single" w:sz="4" w:space="0" w:color="auto"/>
              <w:left w:val="single" w:sz="4" w:space="0" w:color="auto"/>
              <w:bottom w:val="single" w:sz="4" w:space="0" w:color="auto"/>
              <w:right w:val="single" w:sz="4" w:space="0" w:color="auto"/>
            </w:tcBorders>
          </w:tcPr>
          <w:p w14:paraId="40C53EC2" w14:textId="77777777" w:rsidR="00D753AB" w:rsidRPr="003D09B9" w:rsidRDefault="00D753AB" w:rsidP="00C11757">
            <w:pPr>
              <w:rPr>
                <w:rFonts w:asciiTheme="minorEastAsia" w:eastAsiaTheme="minorEastAsia" w:hAnsiTheme="minorEastAsia"/>
                <w:bCs/>
                <w:sz w:val="18"/>
                <w:szCs w:val="18"/>
              </w:rPr>
            </w:pPr>
            <w:r>
              <w:rPr>
                <w:color w:val="000000"/>
              </w:rPr>
              <w:t>T0</w:t>
            </w:r>
          </w:p>
        </w:tc>
      </w:tr>
      <w:tr w:rsidR="00D753AB" w:rsidRPr="003D09B9" w14:paraId="75DB2681" w14:textId="77777777" w:rsidTr="00C11757">
        <w:trPr>
          <w:trHeight w:val="287"/>
        </w:trPr>
        <w:tc>
          <w:tcPr>
            <w:tcW w:w="254" w:type="pct"/>
          </w:tcPr>
          <w:p w14:paraId="6E5E3AD4"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3003C1DD" w14:textId="77777777" w:rsidR="00D753AB" w:rsidRPr="00F75FFB" w:rsidRDefault="00D753AB" w:rsidP="00C11757">
            <w:pPr>
              <w:rPr>
                <w:rFonts w:asciiTheme="minorHAnsi" w:eastAsiaTheme="minorEastAsia" w:hAnsiTheme="minorHAnsi"/>
                <w:bCs/>
                <w:sz w:val="18"/>
                <w:szCs w:val="18"/>
              </w:rPr>
            </w:pPr>
            <w:r w:rsidRPr="00F75FFB">
              <w:rPr>
                <w:rFonts w:asciiTheme="minorHAnsi" w:hAnsiTheme="minorHAnsi"/>
                <w:sz w:val="18"/>
                <w:szCs w:val="18"/>
              </w:rPr>
              <w:t>Attach</w:t>
            </w:r>
          </w:p>
        </w:tc>
        <w:tc>
          <w:tcPr>
            <w:tcW w:w="1725" w:type="pct"/>
            <w:shd w:val="clear" w:color="auto" w:fill="auto"/>
          </w:tcPr>
          <w:p w14:paraId="1B311607"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附加信息，原样返回。</w:t>
            </w:r>
          </w:p>
        </w:tc>
        <w:tc>
          <w:tcPr>
            <w:tcW w:w="604" w:type="pct"/>
            <w:shd w:val="clear" w:color="auto" w:fill="auto"/>
          </w:tcPr>
          <w:p w14:paraId="4526BCB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7A23B9A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128</w:t>
            </w:r>
          </w:p>
        </w:tc>
        <w:tc>
          <w:tcPr>
            <w:tcW w:w="316" w:type="pct"/>
            <w:shd w:val="clear" w:color="auto" w:fill="auto"/>
          </w:tcPr>
          <w:p w14:paraId="479767A8"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16708641" w14:textId="77777777" w:rsidR="00D753AB" w:rsidRPr="003D09B9" w:rsidRDefault="00D753AB" w:rsidP="00C11757">
            <w:pPr>
              <w:rPr>
                <w:rFonts w:asciiTheme="minorEastAsia" w:eastAsiaTheme="minorEastAsia" w:hAnsiTheme="minorEastAsia"/>
                <w:bCs/>
                <w:sz w:val="18"/>
                <w:szCs w:val="18"/>
              </w:rPr>
            </w:pPr>
            <w:r>
              <w:rPr>
                <w:color w:val="000000"/>
              </w:rPr>
              <w:t> </w:t>
            </w:r>
          </w:p>
        </w:tc>
      </w:tr>
      <w:tr w:rsidR="00D753AB" w:rsidRPr="003D09B9" w14:paraId="3D1C724E" w14:textId="77777777" w:rsidTr="00C11757">
        <w:trPr>
          <w:trHeight w:val="287"/>
        </w:trPr>
        <w:tc>
          <w:tcPr>
            <w:tcW w:w="254" w:type="pct"/>
          </w:tcPr>
          <w:p w14:paraId="73611A39"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6F37E42E" w14:textId="77777777" w:rsidR="00D753AB" w:rsidRPr="00F75FFB" w:rsidRDefault="00D753AB" w:rsidP="00C11757">
            <w:pPr>
              <w:rPr>
                <w:rFonts w:asciiTheme="minorHAnsi" w:eastAsiaTheme="minorEastAsia" w:hAnsiTheme="minorHAnsi"/>
                <w:bCs/>
                <w:sz w:val="18"/>
                <w:szCs w:val="18"/>
              </w:rPr>
            </w:pPr>
            <w:r w:rsidRPr="00F75FFB">
              <w:rPr>
                <w:rFonts w:asciiTheme="minorHAnsi" w:eastAsiaTheme="minorEastAsia" w:hAnsiTheme="minorHAnsi"/>
                <w:sz w:val="18"/>
                <w:szCs w:val="18"/>
              </w:rPr>
              <w:t>NotifyUrl</w:t>
            </w:r>
          </w:p>
        </w:tc>
        <w:tc>
          <w:tcPr>
            <w:tcW w:w="1725" w:type="pct"/>
            <w:shd w:val="clear" w:color="auto" w:fill="auto"/>
          </w:tcPr>
          <w:p w14:paraId="4E39B311" w14:textId="77777777" w:rsidR="00D753AB" w:rsidRPr="003816AC" w:rsidRDefault="00D753AB" w:rsidP="00C11757">
            <w:pPr>
              <w:rPr>
                <w:rFonts w:asciiTheme="minorEastAsia" w:eastAsiaTheme="minorEastAsia" w:hAnsiTheme="minorEastAsia"/>
                <w:color w:val="FF0000"/>
                <w:sz w:val="18"/>
                <w:szCs w:val="18"/>
              </w:rPr>
            </w:pPr>
            <w:r>
              <w:rPr>
                <w:rFonts w:asciiTheme="minorEastAsia" w:eastAsiaTheme="minorEastAsia" w:hAnsiTheme="minorEastAsia" w:hint="eastAsia"/>
                <w:sz w:val="18"/>
                <w:szCs w:val="18"/>
              </w:rPr>
              <w:t>支付异步通知回调地址。</w:t>
            </w:r>
            <w:r w:rsidRPr="003D09B9">
              <w:rPr>
                <w:rFonts w:asciiTheme="minorEastAsia" w:eastAsiaTheme="minorEastAsia" w:hAnsiTheme="minorEastAsia" w:hint="eastAsia"/>
                <w:sz w:val="18"/>
                <w:szCs w:val="18"/>
              </w:rPr>
              <w:t>通知url必须为直接可访问的url，不能携带参数，支持Post。</w:t>
            </w:r>
            <w:r w:rsidRPr="00DE4070">
              <w:rPr>
                <w:rFonts w:asciiTheme="minorEastAsia" w:eastAsiaTheme="minorEastAsia" w:hAnsiTheme="minorEastAsia" w:hint="eastAsia"/>
                <w:color w:val="FF0000"/>
                <w:sz w:val="18"/>
                <w:szCs w:val="18"/>
              </w:rPr>
              <w:t>该</w:t>
            </w:r>
            <w:r w:rsidRPr="00DE4070">
              <w:rPr>
                <w:rFonts w:asciiTheme="minorEastAsia" w:eastAsiaTheme="minorEastAsia" w:hAnsiTheme="minorEastAsia"/>
                <w:color w:val="FF0000"/>
                <w:sz w:val="18"/>
                <w:szCs w:val="18"/>
              </w:rPr>
              <w:t>字段目前</w:t>
            </w:r>
            <w:r w:rsidRPr="00DE4070">
              <w:rPr>
                <w:rFonts w:asciiTheme="minorEastAsia" w:eastAsiaTheme="minorEastAsia" w:hAnsiTheme="minorEastAsia" w:hint="eastAsia"/>
                <w:color w:val="FF0000"/>
                <w:sz w:val="18"/>
                <w:szCs w:val="18"/>
              </w:rPr>
              <w:t>暂不支持</w:t>
            </w:r>
            <w:r>
              <w:rPr>
                <w:rFonts w:asciiTheme="minorEastAsia" w:eastAsiaTheme="minorEastAsia" w:hAnsiTheme="minorEastAsia" w:hint="eastAsia"/>
                <w:color w:val="FF0000"/>
                <w:sz w:val="18"/>
                <w:szCs w:val="18"/>
              </w:rPr>
              <w:t>，</w:t>
            </w:r>
            <w:r>
              <w:rPr>
                <w:rFonts w:asciiTheme="minorEastAsia" w:eastAsiaTheme="minorEastAsia" w:hAnsiTheme="minorEastAsia"/>
                <w:color w:val="FF0000"/>
                <w:sz w:val="18"/>
                <w:szCs w:val="18"/>
              </w:rPr>
              <w:t>回调地址在合作</w:t>
            </w:r>
            <w:r>
              <w:rPr>
                <w:rFonts w:asciiTheme="minorEastAsia" w:eastAsiaTheme="minorEastAsia" w:hAnsiTheme="minorEastAsia" w:hint="eastAsia"/>
                <w:color w:val="FF0000"/>
                <w:sz w:val="18"/>
                <w:szCs w:val="18"/>
              </w:rPr>
              <w:t>机构</w:t>
            </w:r>
            <w:r>
              <w:rPr>
                <w:rFonts w:asciiTheme="minorEastAsia" w:eastAsiaTheme="minorEastAsia" w:hAnsiTheme="minorEastAsia"/>
                <w:color w:val="FF0000"/>
                <w:sz w:val="18"/>
                <w:szCs w:val="18"/>
              </w:rPr>
              <w:t>进驻时</w:t>
            </w:r>
            <w:r>
              <w:rPr>
                <w:rFonts w:asciiTheme="minorEastAsia" w:eastAsiaTheme="minorEastAsia" w:hAnsiTheme="minorEastAsia" w:hint="eastAsia"/>
                <w:color w:val="FF0000"/>
                <w:sz w:val="18"/>
                <w:szCs w:val="18"/>
              </w:rPr>
              <w:t>领取PartnerId时</w:t>
            </w:r>
            <w:r>
              <w:rPr>
                <w:rFonts w:asciiTheme="minorEastAsia" w:eastAsiaTheme="minorEastAsia" w:hAnsiTheme="minorEastAsia"/>
                <w:color w:val="FF0000"/>
                <w:sz w:val="18"/>
                <w:szCs w:val="18"/>
              </w:rPr>
              <w:t>手工</w:t>
            </w:r>
            <w:r>
              <w:rPr>
                <w:rFonts w:asciiTheme="minorEastAsia" w:eastAsiaTheme="minorEastAsia" w:hAnsiTheme="minorEastAsia" w:hint="eastAsia"/>
                <w:color w:val="FF0000"/>
                <w:sz w:val="18"/>
                <w:szCs w:val="18"/>
              </w:rPr>
              <w:t>配置。</w:t>
            </w:r>
          </w:p>
        </w:tc>
        <w:tc>
          <w:tcPr>
            <w:tcW w:w="604" w:type="pct"/>
            <w:shd w:val="clear" w:color="auto" w:fill="auto"/>
          </w:tcPr>
          <w:p w14:paraId="169784D8"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4DD01B00"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256</w:t>
            </w:r>
          </w:p>
        </w:tc>
        <w:tc>
          <w:tcPr>
            <w:tcW w:w="316" w:type="pct"/>
            <w:shd w:val="clear" w:color="auto" w:fill="auto"/>
          </w:tcPr>
          <w:p w14:paraId="43A8A23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37651D29" w14:textId="77777777" w:rsidR="00D753AB" w:rsidRPr="003D09B9" w:rsidRDefault="00D753AB" w:rsidP="00C11757">
            <w:pPr>
              <w:rPr>
                <w:rFonts w:asciiTheme="minorEastAsia" w:eastAsiaTheme="minorEastAsia" w:hAnsiTheme="minorEastAsia"/>
                <w:bCs/>
                <w:sz w:val="18"/>
                <w:szCs w:val="18"/>
              </w:rPr>
            </w:pPr>
          </w:p>
        </w:tc>
      </w:tr>
      <w:tr w:rsidR="00D753AB" w:rsidRPr="003D09B9" w14:paraId="2C18E75A" w14:textId="77777777" w:rsidTr="00C11757">
        <w:trPr>
          <w:trHeight w:val="287"/>
        </w:trPr>
        <w:tc>
          <w:tcPr>
            <w:tcW w:w="254" w:type="pct"/>
          </w:tcPr>
          <w:p w14:paraId="0759EDF6"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200A9EC1" w14:textId="77777777" w:rsidR="00D753AB" w:rsidRPr="00F75FFB" w:rsidRDefault="00D753AB" w:rsidP="00C11757">
            <w:pPr>
              <w:rPr>
                <w:rFonts w:asciiTheme="minorHAnsi" w:eastAsiaTheme="minorEastAsia" w:hAnsiTheme="minorHAnsi"/>
                <w:bCs/>
                <w:sz w:val="18"/>
                <w:szCs w:val="18"/>
              </w:rPr>
            </w:pPr>
            <w:r w:rsidRPr="00F75FFB">
              <w:rPr>
                <w:rFonts w:asciiTheme="minorHAnsi" w:eastAsiaTheme="minorEastAsia" w:hAnsiTheme="minorHAnsi"/>
                <w:sz w:val="18"/>
                <w:szCs w:val="18"/>
              </w:rPr>
              <w:t>SubAppId</w:t>
            </w:r>
          </w:p>
        </w:tc>
        <w:tc>
          <w:tcPr>
            <w:tcW w:w="1725" w:type="pct"/>
            <w:shd w:val="clear" w:color="auto" w:fill="auto"/>
          </w:tcPr>
          <w:p w14:paraId="52792848"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合作方公众号。</w:t>
            </w:r>
            <w:r>
              <w:rPr>
                <w:rFonts w:ascii="宋体" w:hAnsi="宋体" w:hint="eastAsia"/>
                <w:szCs w:val="21"/>
              </w:rPr>
              <w:t>微信支付必须上送，请合作方</w:t>
            </w:r>
            <w:r>
              <w:rPr>
                <w:rFonts w:ascii="宋体" w:hAnsi="宋体"/>
                <w:szCs w:val="21"/>
              </w:rPr>
              <w:t>进驻时进行</w:t>
            </w:r>
            <w:r>
              <w:rPr>
                <w:rFonts w:ascii="宋体" w:hAnsi="宋体" w:hint="eastAsia"/>
                <w:szCs w:val="21"/>
              </w:rPr>
              <w:t>人工报备。</w:t>
            </w:r>
          </w:p>
        </w:tc>
        <w:tc>
          <w:tcPr>
            <w:tcW w:w="604" w:type="pct"/>
            <w:shd w:val="clear" w:color="auto" w:fill="auto"/>
          </w:tcPr>
          <w:p w14:paraId="0D0B27A7"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7FFCEECE"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316" w:type="pct"/>
            <w:shd w:val="clear" w:color="auto" w:fill="auto"/>
          </w:tcPr>
          <w:p w14:paraId="25625D6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49A723E5" w14:textId="77777777" w:rsidR="00D753AB" w:rsidRDefault="00D753AB" w:rsidP="00C11757">
            <w:pPr>
              <w:rPr>
                <w:rFonts w:asciiTheme="minorEastAsia" w:eastAsiaTheme="minorEastAsia" w:hAnsiTheme="minorEastAsia"/>
                <w:bCs/>
                <w:sz w:val="18"/>
                <w:szCs w:val="18"/>
              </w:rPr>
            </w:pPr>
          </w:p>
        </w:tc>
      </w:tr>
      <w:tr w:rsidR="00D753AB" w:rsidRPr="003D09B9" w14:paraId="64041EEC" w14:textId="77777777" w:rsidTr="00C11757">
        <w:trPr>
          <w:trHeight w:val="287"/>
        </w:trPr>
        <w:tc>
          <w:tcPr>
            <w:tcW w:w="254" w:type="pct"/>
          </w:tcPr>
          <w:p w14:paraId="52703565" w14:textId="77777777" w:rsidR="00D753AB" w:rsidRPr="00E6578C" w:rsidRDefault="00D753AB" w:rsidP="006A0DBC">
            <w:pPr>
              <w:pStyle w:val="a6"/>
              <w:numPr>
                <w:ilvl w:val="0"/>
                <w:numId w:val="38"/>
              </w:numPr>
              <w:ind w:firstLineChars="0"/>
              <w:rPr>
                <w:rFonts w:asciiTheme="minorEastAsia" w:eastAsiaTheme="minorEastAsia" w:hAnsiTheme="minorEastAsia"/>
                <w:sz w:val="18"/>
                <w:szCs w:val="18"/>
              </w:rPr>
            </w:pPr>
          </w:p>
        </w:tc>
        <w:tc>
          <w:tcPr>
            <w:tcW w:w="778" w:type="pct"/>
            <w:shd w:val="clear" w:color="auto" w:fill="auto"/>
          </w:tcPr>
          <w:p w14:paraId="35BD4B65" w14:textId="77777777" w:rsidR="00D753AB" w:rsidRPr="00F75FFB" w:rsidRDefault="00D753AB" w:rsidP="00C11757">
            <w:pPr>
              <w:rPr>
                <w:rFonts w:asciiTheme="minorHAnsi" w:eastAsiaTheme="minorEastAsia" w:hAnsiTheme="minorHAnsi"/>
                <w:bCs/>
                <w:sz w:val="18"/>
                <w:szCs w:val="18"/>
              </w:rPr>
            </w:pPr>
            <w:r w:rsidRPr="00F75FFB">
              <w:rPr>
                <w:rFonts w:asciiTheme="minorHAnsi" w:eastAsiaTheme="minorEastAsia" w:hAnsiTheme="minorHAnsi"/>
                <w:sz w:val="18"/>
                <w:szCs w:val="18"/>
              </w:rPr>
              <w:t>PayLimit</w:t>
            </w:r>
          </w:p>
        </w:tc>
        <w:tc>
          <w:tcPr>
            <w:tcW w:w="1725" w:type="pct"/>
            <w:shd w:val="clear" w:color="auto" w:fill="auto"/>
          </w:tcPr>
          <w:p w14:paraId="3A022427" w14:textId="77777777" w:rsidR="00D753AB" w:rsidRDefault="00D753AB" w:rsidP="00C11757">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禁用</w:t>
            </w:r>
            <w:r>
              <w:rPr>
                <w:rFonts w:asciiTheme="minorEastAsia" w:eastAsiaTheme="minorEastAsia" w:hAnsiTheme="minorEastAsia"/>
                <w:color w:val="000000"/>
                <w:sz w:val="18"/>
                <w:szCs w:val="18"/>
              </w:rPr>
              <w:t>支付方式。</w:t>
            </w:r>
            <w:r>
              <w:rPr>
                <w:rFonts w:asciiTheme="minorEastAsia" w:eastAsiaTheme="minorEastAsia" w:hAnsiTheme="minorEastAsia" w:hint="eastAsia"/>
                <w:color w:val="000000"/>
                <w:sz w:val="18"/>
                <w:szCs w:val="18"/>
              </w:rPr>
              <w:t>商户禁受理</w:t>
            </w:r>
            <w:r w:rsidRPr="00CB1278">
              <w:rPr>
                <w:rFonts w:asciiTheme="minorEastAsia" w:eastAsiaTheme="minorEastAsia" w:hAnsiTheme="minorEastAsia" w:hint="eastAsia"/>
                <w:color w:val="000000"/>
                <w:sz w:val="18"/>
                <w:szCs w:val="18"/>
              </w:rPr>
              <w:t>支付方式列表</w:t>
            </w:r>
            <w:r>
              <w:rPr>
                <w:rFonts w:asciiTheme="minorEastAsia" w:eastAsiaTheme="minorEastAsia" w:hAnsiTheme="minorEastAsia" w:hint="eastAsia"/>
                <w:color w:val="000000"/>
                <w:sz w:val="18"/>
                <w:szCs w:val="18"/>
              </w:rPr>
              <w:t>，多个用逗号隔开。</w:t>
            </w:r>
            <w:r>
              <w:rPr>
                <w:rFonts w:asciiTheme="minorEastAsia" w:eastAsiaTheme="minorEastAsia" w:hAnsiTheme="minorEastAsia"/>
                <w:color w:val="000000"/>
                <w:sz w:val="18"/>
                <w:szCs w:val="18"/>
              </w:rPr>
              <w:t>可选值</w:t>
            </w:r>
            <w:r>
              <w:rPr>
                <w:rFonts w:asciiTheme="minorEastAsia" w:eastAsiaTheme="minorEastAsia" w:hAnsiTheme="minorEastAsia" w:hint="eastAsia"/>
                <w:color w:val="000000"/>
                <w:sz w:val="18"/>
                <w:szCs w:val="18"/>
              </w:rPr>
              <w:t>：</w:t>
            </w:r>
          </w:p>
          <w:p w14:paraId="7F31CA6D" w14:textId="77777777" w:rsidR="00D753AB" w:rsidRDefault="00D753AB" w:rsidP="00C11757">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credit</w:t>
            </w:r>
            <w:r>
              <w:rPr>
                <w:rFonts w:asciiTheme="minorEastAsia" w:eastAsiaTheme="minorEastAsia" w:hAnsiTheme="minorEastAsia" w:hint="eastAsia"/>
                <w:color w:val="000000"/>
                <w:sz w:val="18"/>
                <w:szCs w:val="18"/>
              </w:rPr>
              <w:t>：</w:t>
            </w:r>
            <w:r w:rsidRPr="00621F09">
              <w:rPr>
                <w:rFonts w:asciiTheme="minorEastAsia" w:eastAsiaTheme="minorEastAsia" w:hAnsiTheme="minorEastAsia" w:hint="eastAsia"/>
                <w:color w:val="000000"/>
                <w:sz w:val="18"/>
                <w:szCs w:val="18"/>
              </w:rPr>
              <w:t>信用卡</w:t>
            </w:r>
          </w:p>
          <w:p w14:paraId="342FA4C5" w14:textId="77777777" w:rsidR="00D753AB" w:rsidRPr="00D625E8" w:rsidRDefault="00D753AB" w:rsidP="00C11757">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pcredit</w:t>
            </w:r>
            <w:r>
              <w:rPr>
                <w:rFonts w:asciiTheme="minorEastAsia" w:eastAsiaTheme="minorEastAsia" w:hAnsiTheme="minorEastAsia" w:hint="eastAsia"/>
                <w:color w:val="000000"/>
                <w:sz w:val="18"/>
                <w:szCs w:val="18"/>
              </w:rPr>
              <w:t>：</w:t>
            </w:r>
            <w:r w:rsidRPr="00621F09">
              <w:rPr>
                <w:rFonts w:asciiTheme="minorEastAsia" w:eastAsiaTheme="minorEastAsia" w:hAnsiTheme="minorEastAsia" w:hint="eastAsia"/>
                <w:color w:val="000000"/>
                <w:sz w:val="18"/>
                <w:szCs w:val="18"/>
              </w:rPr>
              <w:t>花呗</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仅支付宝）</w:t>
            </w:r>
          </w:p>
        </w:tc>
        <w:tc>
          <w:tcPr>
            <w:tcW w:w="604" w:type="pct"/>
            <w:shd w:val="clear" w:color="auto" w:fill="auto"/>
          </w:tcPr>
          <w:p w14:paraId="22D0E612"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346" w:type="pct"/>
            <w:tcBorders>
              <w:top w:val="single" w:sz="4" w:space="0" w:color="auto"/>
              <w:left w:val="single" w:sz="4" w:space="0" w:color="auto"/>
              <w:bottom w:val="single" w:sz="4" w:space="0" w:color="auto"/>
              <w:right w:val="single" w:sz="4" w:space="0" w:color="auto"/>
            </w:tcBorders>
          </w:tcPr>
          <w:p w14:paraId="43170579"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316" w:type="pct"/>
            <w:shd w:val="clear" w:color="auto" w:fill="auto"/>
          </w:tcPr>
          <w:p w14:paraId="6539D0FD"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w:t>
            </w:r>
          </w:p>
        </w:tc>
        <w:tc>
          <w:tcPr>
            <w:tcW w:w="977" w:type="pct"/>
            <w:tcBorders>
              <w:top w:val="single" w:sz="4" w:space="0" w:color="auto"/>
              <w:left w:val="single" w:sz="4" w:space="0" w:color="auto"/>
              <w:bottom w:val="single" w:sz="4" w:space="0" w:color="auto"/>
              <w:right w:val="single" w:sz="4" w:space="0" w:color="auto"/>
            </w:tcBorders>
          </w:tcPr>
          <w:p w14:paraId="76137889" w14:textId="77777777" w:rsidR="00D753AB" w:rsidRDefault="00D753AB" w:rsidP="00C11757">
            <w:pPr>
              <w:rPr>
                <w:rFonts w:asciiTheme="minorEastAsia" w:eastAsiaTheme="minorEastAsia" w:hAnsiTheme="minorEastAsia"/>
                <w:bCs/>
                <w:sz w:val="18"/>
                <w:szCs w:val="18"/>
              </w:rPr>
            </w:pPr>
          </w:p>
        </w:tc>
      </w:tr>
    </w:tbl>
    <w:p w14:paraId="0D232705" w14:textId="77777777" w:rsidR="00D753AB" w:rsidRPr="00943B12" w:rsidRDefault="00D753AB" w:rsidP="00D753AB"/>
    <w:p w14:paraId="189C91C8" w14:textId="77777777" w:rsidR="00D753AB" w:rsidRDefault="00D753AB" w:rsidP="00D753AB">
      <w:pPr>
        <w:pStyle w:val="4"/>
        <w:numPr>
          <w:ilvl w:val="0"/>
          <w:numId w:val="0"/>
        </w:numPr>
        <w:ind w:left="864" w:hanging="864"/>
      </w:pPr>
      <w:r>
        <w:rPr>
          <w:rFonts w:hint="eastAsia"/>
        </w:rPr>
        <w:t>应答</w:t>
      </w:r>
      <w:r>
        <w:t>报文</w:t>
      </w:r>
    </w:p>
    <w:tbl>
      <w:tblPr>
        <w:tblStyle w:val="a9"/>
        <w:tblW w:w="5000" w:type="pct"/>
        <w:tblLook w:val="04A0" w:firstRow="1" w:lastRow="0" w:firstColumn="1" w:lastColumn="0" w:noHBand="0" w:noVBand="1"/>
      </w:tblPr>
      <w:tblGrid>
        <w:gridCol w:w="417"/>
        <w:gridCol w:w="1126"/>
        <w:gridCol w:w="1478"/>
        <w:gridCol w:w="757"/>
        <w:gridCol w:w="576"/>
        <w:gridCol w:w="486"/>
        <w:gridCol w:w="3456"/>
      </w:tblGrid>
      <w:tr w:rsidR="00D753AB" w:rsidRPr="00F561BB" w14:paraId="0503ADCB" w14:textId="77777777" w:rsidTr="00C11757">
        <w:trPr>
          <w:trHeight w:val="270"/>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916A84" w14:textId="77777777" w:rsidR="00D753AB" w:rsidRPr="00A25896"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67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B02104"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参数名</w:t>
            </w:r>
          </w:p>
        </w:tc>
        <w:tc>
          <w:tcPr>
            <w:tcW w:w="8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EF9935"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参数描述</w:t>
            </w:r>
          </w:p>
        </w:tc>
        <w:tc>
          <w:tcPr>
            <w:tcW w:w="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D5384E"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数据类型</w:t>
            </w:r>
          </w:p>
        </w:tc>
        <w:tc>
          <w:tcPr>
            <w:tcW w:w="3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DDEF11"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长度</w:t>
            </w:r>
          </w:p>
        </w:tc>
        <w:tc>
          <w:tcPr>
            <w:tcW w:w="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292AC8"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出现</w:t>
            </w:r>
            <w:r w:rsidRPr="00A25896">
              <w:rPr>
                <w:rFonts w:asciiTheme="minorEastAsia" w:eastAsiaTheme="minorEastAsia" w:hAnsiTheme="minorEastAsia" w:hint="eastAsia"/>
                <w:b/>
                <w:sz w:val="21"/>
              </w:rPr>
              <w:lastRenderedPageBreak/>
              <w:t>要求</w:t>
            </w:r>
          </w:p>
        </w:tc>
        <w:tc>
          <w:tcPr>
            <w:tcW w:w="20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5AF8B2"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lastRenderedPageBreak/>
              <w:t>示例</w:t>
            </w:r>
          </w:p>
        </w:tc>
      </w:tr>
      <w:tr w:rsidR="00D753AB" w:rsidRPr="00A25896" w14:paraId="0F54AD38" w14:textId="77777777" w:rsidTr="00C11757">
        <w:trPr>
          <w:trHeight w:val="287"/>
        </w:trPr>
        <w:tc>
          <w:tcPr>
            <w:tcW w:w="251" w:type="pct"/>
          </w:tcPr>
          <w:p w14:paraId="792EF226" w14:textId="77777777" w:rsidR="00D753AB" w:rsidRPr="00615338" w:rsidRDefault="00D753AB" w:rsidP="006A0DBC">
            <w:pPr>
              <w:pStyle w:val="a6"/>
              <w:numPr>
                <w:ilvl w:val="0"/>
                <w:numId w:val="39"/>
              </w:numPr>
              <w:ind w:firstLineChars="0"/>
              <w:rPr>
                <w:rFonts w:asciiTheme="minorEastAsia" w:eastAsiaTheme="minorEastAsia" w:hAnsiTheme="minorEastAsia"/>
                <w:color w:val="000000"/>
                <w:sz w:val="18"/>
                <w:szCs w:val="18"/>
              </w:rPr>
            </w:pPr>
          </w:p>
        </w:tc>
        <w:tc>
          <w:tcPr>
            <w:tcW w:w="679" w:type="pct"/>
            <w:shd w:val="clear" w:color="auto" w:fill="auto"/>
          </w:tcPr>
          <w:p w14:paraId="190C9EDB" w14:textId="77777777" w:rsidR="00D753AB" w:rsidRPr="004A0EC7" w:rsidRDefault="00D753AB" w:rsidP="00C11757">
            <w:pPr>
              <w:rPr>
                <w:rFonts w:asciiTheme="minorEastAsia" w:eastAsiaTheme="minorEastAsia" w:hAnsiTheme="minorEastAsia"/>
                <w:bCs/>
                <w:sz w:val="18"/>
                <w:szCs w:val="18"/>
              </w:rPr>
            </w:pPr>
            <w:r>
              <w:rPr>
                <w:rFonts w:ascii="宋体" w:hAnsi="宋体"/>
              </w:rPr>
              <w:t>R</w:t>
            </w:r>
            <w:r w:rsidRPr="00F561BB">
              <w:rPr>
                <w:rFonts w:ascii="宋体" w:hAnsi="宋体"/>
              </w:rPr>
              <w:t>espInfo</w:t>
            </w:r>
          </w:p>
        </w:tc>
        <w:tc>
          <w:tcPr>
            <w:tcW w:w="891" w:type="pct"/>
            <w:shd w:val="clear" w:color="auto" w:fill="auto"/>
          </w:tcPr>
          <w:p w14:paraId="14370590"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返回码组件</w:t>
            </w:r>
          </w:p>
        </w:tc>
        <w:tc>
          <w:tcPr>
            <w:tcW w:w="456" w:type="pct"/>
            <w:tcBorders>
              <w:top w:val="single" w:sz="4" w:space="0" w:color="auto"/>
              <w:left w:val="single" w:sz="4" w:space="0" w:color="auto"/>
              <w:bottom w:val="single" w:sz="4" w:space="0" w:color="auto"/>
              <w:right w:val="single" w:sz="4" w:space="0" w:color="auto"/>
            </w:tcBorders>
          </w:tcPr>
          <w:p w14:paraId="1DDD1C2A"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[返回码]对象</w:t>
            </w:r>
          </w:p>
        </w:tc>
        <w:tc>
          <w:tcPr>
            <w:tcW w:w="347" w:type="pct"/>
            <w:tcBorders>
              <w:top w:val="single" w:sz="4" w:space="0" w:color="auto"/>
              <w:left w:val="single" w:sz="4" w:space="0" w:color="auto"/>
              <w:bottom w:val="single" w:sz="4" w:space="0" w:color="auto"/>
              <w:right w:val="single" w:sz="4" w:space="0" w:color="auto"/>
            </w:tcBorders>
          </w:tcPr>
          <w:p w14:paraId="468E293C" w14:textId="77777777" w:rsidR="00D753AB" w:rsidRDefault="00D753AB" w:rsidP="00C11757">
            <w:pPr>
              <w:rPr>
                <w:rFonts w:asciiTheme="minorEastAsia" w:eastAsiaTheme="minorEastAsia" w:hAnsiTheme="minorEastAsia"/>
                <w:bCs/>
                <w:sz w:val="18"/>
                <w:szCs w:val="18"/>
              </w:rPr>
            </w:pPr>
          </w:p>
        </w:tc>
        <w:tc>
          <w:tcPr>
            <w:tcW w:w="293" w:type="pct"/>
            <w:tcBorders>
              <w:top w:val="single" w:sz="4" w:space="0" w:color="auto"/>
              <w:left w:val="single" w:sz="4" w:space="0" w:color="auto"/>
              <w:bottom w:val="single" w:sz="4" w:space="0" w:color="auto"/>
              <w:right w:val="single" w:sz="4" w:space="0" w:color="auto"/>
            </w:tcBorders>
          </w:tcPr>
          <w:p w14:paraId="56D0C28E"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2083" w:type="pct"/>
            <w:tcBorders>
              <w:top w:val="single" w:sz="4" w:space="0" w:color="auto"/>
              <w:left w:val="single" w:sz="4" w:space="0" w:color="auto"/>
              <w:bottom w:val="single" w:sz="4" w:space="0" w:color="auto"/>
              <w:right w:val="single" w:sz="4" w:space="0" w:color="auto"/>
            </w:tcBorders>
          </w:tcPr>
          <w:p w14:paraId="21C4A0AC" w14:textId="7BF6CF50" w:rsidR="0032289F" w:rsidRDefault="0032289F" w:rsidP="00C11757">
            <w:pPr>
              <w:rPr>
                <w:rFonts w:asciiTheme="minorHAnsi" w:eastAsiaTheme="minorEastAsia" w:hAnsiTheme="minorHAnsi"/>
                <w:sz w:val="18"/>
                <w:szCs w:val="18"/>
              </w:rPr>
            </w:pPr>
          </w:p>
          <w:p w14:paraId="467C2267" w14:textId="2340AA74" w:rsidR="0032289F" w:rsidRDefault="0032289F" w:rsidP="0032289F">
            <w:pPr>
              <w:rPr>
                <w:rFonts w:asciiTheme="minorHAnsi" w:eastAsiaTheme="minorEastAsia" w:hAnsiTheme="minorHAnsi"/>
                <w:sz w:val="18"/>
                <w:szCs w:val="18"/>
              </w:rPr>
            </w:pPr>
          </w:p>
          <w:p w14:paraId="02D7E03D" w14:textId="2EC22B33" w:rsidR="00D753AB" w:rsidRPr="0032289F" w:rsidRDefault="0032289F" w:rsidP="00901E5D">
            <w:pPr>
              <w:tabs>
                <w:tab w:val="left" w:pos="2328"/>
              </w:tabs>
              <w:rPr>
                <w:rFonts w:asciiTheme="minorHAnsi" w:eastAsiaTheme="minorEastAsia" w:hAnsiTheme="minorHAnsi" w:cstheme="minorBidi"/>
                <w:kern w:val="2"/>
                <w:sz w:val="18"/>
                <w:szCs w:val="18"/>
              </w:rPr>
            </w:pPr>
            <w:r>
              <w:rPr>
                <w:rFonts w:asciiTheme="minorHAnsi" w:eastAsiaTheme="minorEastAsia" w:hAnsiTheme="minorHAnsi"/>
                <w:sz w:val="18"/>
                <w:szCs w:val="18"/>
              </w:rPr>
              <w:tab/>
            </w:r>
          </w:p>
        </w:tc>
      </w:tr>
      <w:tr w:rsidR="00D753AB" w:rsidRPr="00A25896" w14:paraId="39F599FF" w14:textId="77777777" w:rsidTr="00C11757">
        <w:trPr>
          <w:trHeight w:val="287"/>
        </w:trPr>
        <w:tc>
          <w:tcPr>
            <w:tcW w:w="251" w:type="pct"/>
          </w:tcPr>
          <w:p w14:paraId="3E8602CD" w14:textId="77777777" w:rsidR="00D753AB" w:rsidRPr="00615338" w:rsidRDefault="00D753AB" w:rsidP="006A0DBC">
            <w:pPr>
              <w:pStyle w:val="a6"/>
              <w:numPr>
                <w:ilvl w:val="0"/>
                <w:numId w:val="39"/>
              </w:numPr>
              <w:ind w:firstLineChars="0"/>
              <w:rPr>
                <w:rFonts w:asciiTheme="minorEastAsia" w:eastAsiaTheme="minorEastAsia" w:hAnsiTheme="minorEastAsia"/>
                <w:color w:val="000000"/>
                <w:sz w:val="18"/>
                <w:szCs w:val="18"/>
              </w:rPr>
            </w:pPr>
          </w:p>
        </w:tc>
        <w:tc>
          <w:tcPr>
            <w:tcW w:w="679" w:type="pct"/>
            <w:shd w:val="clear" w:color="auto" w:fill="auto"/>
          </w:tcPr>
          <w:p w14:paraId="36265AEC" w14:textId="77777777" w:rsidR="00D753AB" w:rsidRDefault="00D753AB" w:rsidP="00C11757">
            <w:pPr>
              <w:rPr>
                <w:rFonts w:asciiTheme="minorEastAsia" w:eastAsiaTheme="minorEastAsia" w:hAnsiTheme="minorEastAsia"/>
                <w:bCs/>
                <w:color w:val="000000"/>
                <w:sz w:val="18"/>
                <w:szCs w:val="18"/>
              </w:rPr>
            </w:pPr>
            <w:r>
              <w:rPr>
                <w:rFonts w:hint="eastAsia"/>
                <w:sz w:val="18"/>
                <w:szCs w:val="18"/>
              </w:rPr>
              <w:t>OutTradeNo</w:t>
            </w:r>
          </w:p>
        </w:tc>
        <w:tc>
          <w:tcPr>
            <w:tcW w:w="891" w:type="pct"/>
            <w:shd w:val="clear" w:color="auto" w:fill="auto"/>
          </w:tcPr>
          <w:p w14:paraId="787AF183" w14:textId="77777777" w:rsidR="00D753AB" w:rsidRDefault="00D753AB" w:rsidP="00C11757">
            <w:pPr>
              <w:rPr>
                <w:rFonts w:asciiTheme="minorEastAsia" w:eastAsiaTheme="minorEastAsia" w:hAnsiTheme="minorEastAsia"/>
                <w:bCs/>
                <w:color w:val="000000"/>
                <w:sz w:val="18"/>
                <w:szCs w:val="18"/>
              </w:rPr>
            </w:pPr>
            <w:r>
              <w:rPr>
                <w:rFonts w:hint="eastAsia"/>
                <w:sz w:val="18"/>
                <w:szCs w:val="18"/>
              </w:rPr>
              <w:t>外部交易号。由合作方系统生成，只能包含字母、数字、下划线；</w:t>
            </w:r>
            <w:r>
              <w:rPr>
                <w:rFonts w:hint="eastAsia"/>
                <w:color w:val="FF0000"/>
                <w:sz w:val="18"/>
                <w:szCs w:val="18"/>
              </w:rPr>
              <w:t>需保证合作方系统不重复</w:t>
            </w:r>
            <w:r>
              <w:rPr>
                <w:rFonts w:hint="eastAsia"/>
                <w:sz w:val="18"/>
                <w:szCs w:val="18"/>
              </w:rPr>
              <w:t>。</w:t>
            </w:r>
          </w:p>
        </w:tc>
        <w:tc>
          <w:tcPr>
            <w:tcW w:w="456" w:type="pct"/>
            <w:tcBorders>
              <w:top w:val="single" w:sz="4" w:space="0" w:color="auto"/>
              <w:left w:val="single" w:sz="4" w:space="0" w:color="auto"/>
              <w:bottom w:val="single" w:sz="4" w:space="0" w:color="auto"/>
              <w:right w:val="single" w:sz="4" w:space="0" w:color="auto"/>
            </w:tcBorders>
          </w:tcPr>
          <w:p w14:paraId="1F90305E" w14:textId="77777777" w:rsidR="00D753AB" w:rsidRPr="00A25896" w:rsidRDefault="00D753AB" w:rsidP="00C11757">
            <w:pPr>
              <w:rPr>
                <w:rFonts w:asciiTheme="minorEastAsia" w:eastAsiaTheme="minorEastAsia" w:hAnsiTheme="minorEastAsia"/>
                <w:bCs/>
                <w:color w:val="000000"/>
                <w:sz w:val="18"/>
                <w:szCs w:val="18"/>
              </w:rPr>
            </w:pPr>
            <w:r>
              <w:rPr>
                <w:rFonts w:hint="eastAsia"/>
                <w:sz w:val="18"/>
                <w:szCs w:val="18"/>
              </w:rPr>
              <w:t>String</w:t>
            </w:r>
          </w:p>
        </w:tc>
        <w:tc>
          <w:tcPr>
            <w:tcW w:w="347" w:type="pct"/>
            <w:tcBorders>
              <w:top w:val="single" w:sz="4" w:space="0" w:color="auto"/>
              <w:left w:val="single" w:sz="4" w:space="0" w:color="auto"/>
              <w:bottom w:val="single" w:sz="4" w:space="0" w:color="auto"/>
              <w:right w:val="single" w:sz="4" w:space="0" w:color="auto"/>
            </w:tcBorders>
          </w:tcPr>
          <w:p w14:paraId="799C50B3" w14:textId="77777777" w:rsidR="00D753AB" w:rsidRDefault="00D753AB" w:rsidP="00C11757">
            <w:pPr>
              <w:rPr>
                <w:rFonts w:asciiTheme="minorEastAsia" w:eastAsiaTheme="minorEastAsia" w:hAnsiTheme="minorEastAsia"/>
                <w:bCs/>
                <w:color w:val="000000"/>
                <w:sz w:val="18"/>
                <w:szCs w:val="18"/>
              </w:rPr>
            </w:pPr>
            <w:r>
              <w:rPr>
                <w:rFonts w:hint="eastAsia"/>
                <w:sz w:val="18"/>
                <w:szCs w:val="18"/>
              </w:rPr>
              <w:t>64</w:t>
            </w:r>
          </w:p>
        </w:tc>
        <w:tc>
          <w:tcPr>
            <w:tcW w:w="293" w:type="pct"/>
            <w:tcBorders>
              <w:top w:val="single" w:sz="4" w:space="0" w:color="auto"/>
              <w:left w:val="single" w:sz="4" w:space="0" w:color="auto"/>
              <w:bottom w:val="single" w:sz="4" w:space="0" w:color="auto"/>
              <w:right w:val="single" w:sz="4" w:space="0" w:color="auto"/>
            </w:tcBorders>
          </w:tcPr>
          <w:p w14:paraId="7CD0D8F6" w14:textId="77777777" w:rsidR="00D753AB" w:rsidRPr="00A25896" w:rsidRDefault="00D753AB" w:rsidP="00C11757">
            <w:pPr>
              <w:rPr>
                <w:rFonts w:asciiTheme="minorEastAsia" w:eastAsiaTheme="minorEastAsia" w:hAnsiTheme="minorEastAsia"/>
                <w:bCs/>
                <w:color w:val="000000"/>
                <w:sz w:val="18"/>
                <w:szCs w:val="18"/>
              </w:rPr>
            </w:pPr>
            <w:r>
              <w:rPr>
                <w:rFonts w:hint="eastAsia"/>
                <w:sz w:val="18"/>
                <w:szCs w:val="18"/>
              </w:rPr>
              <w:t>ME</w:t>
            </w:r>
          </w:p>
        </w:tc>
        <w:tc>
          <w:tcPr>
            <w:tcW w:w="2083" w:type="pct"/>
            <w:tcBorders>
              <w:top w:val="single" w:sz="4" w:space="0" w:color="auto"/>
              <w:left w:val="single" w:sz="4" w:space="0" w:color="auto"/>
              <w:bottom w:val="single" w:sz="4" w:space="0" w:color="auto"/>
              <w:right w:val="single" w:sz="4" w:space="0" w:color="auto"/>
            </w:tcBorders>
          </w:tcPr>
          <w:p w14:paraId="732051F8" w14:textId="77777777" w:rsidR="00D753AB" w:rsidRPr="00A25896" w:rsidRDefault="00D753AB" w:rsidP="00C11757">
            <w:pPr>
              <w:rPr>
                <w:rFonts w:asciiTheme="minorEastAsia" w:eastAsiaTheme="minorEastAsia" w:hAnsiTheme="minorEastAsia"/>
                <w:bCs/>
                <w:color w:val="000000"/>
                <w:sz w:val="18"/>
                <w:szCs w:val="18"/>
              </w:rPr>
            </w:pPr>
            <w:r>
              <w:rPr>
                <w:rFonts w:hint="eastAsia"/>
                <w:sz w:val="18"/>
                <w:szCs w:val="18"/>
              </w:rPr>
              <w:t> </w:t>
            </w:r>
          </w:p>
        </w:tc>
      </w:tr>
      <w:tr w:rsidR="00D753AB" w:rsidRPr="00A25896" w14:paraId="07F9377C" w14:textId="77777777" w:rsidTr="00C11757">
        <w:trPr>
          <w:trHeight w:val="287"/>
        </w:trPr>
        <w:tc>
          <w:tcPr>
            <w:tcW w:w="5000" w:type="pct"/>
            <w:gridSpan w:val="7"/>
            <w:tcBorders>
              <w:right w:val="single" w:sz="4" w:space="0" w:color="auto"/>
            </w:tcBorders>
          </w:tcPr>
          <w:p w14:paraId="1E218BB4" w14:textId="77777777" w:rsidR="00D753AB" w:rsidRDefault="00D753AB" w:rsidP="00C11757">
            <w:pPr>
              <w:jc w:val="center"/>
              <w:rPr>
                <w:sz w:val="18"/>
                <w:szCs w:val="18"/>
              </w:rPr>
            </w:pPr>
            <w:r w:rsidRPr="00F73FE5">
              <w:rPr>
                <w:rFonts w:hint="eastAsia"/>
                <w:sz w:val="18"/>
                <w:szCs w:val="18"/>
              </w:rPr>
              <w:t>下面的参数仅</w:t>
            </w:r>
            <w:r w:rsidRPr="00F73FE5">
              <w:rPr>
                <w:rFonts w:hint="eastAsia"/>
                <w:sz w:val="18"/>
                <w:szCs w:val="18"/>
              </w:rPr>
              <w:t>ResultStatus=S</w:t>
            </w:r>
            <w:r>
              <w:rPr>
                <w:rFonts w:hint="eastAsia"/>
                <w:sz w:val="18"/>
                <w:szCs w:val="18"/>
              </w:rPr>
              <w:t>才返回</w:t>
            </w:r>
          </w:p>
        </w:tc>
      </w:tr>
      <w:tr w:rsidR="00D753AB" w:rsidRPr="00A25896" w14:paraId="112FCDB5" w14:textId="77777777" w:rsidTr="00C11757">
        <w:trPr>
          <w:trHeight w:val="287"/>
        </w:trPr>
        <w:tc>
          <w:tcPr>
            <w:tcW w:w="251" w:type="pct"/>
          </w:tcPr>
          <w:p w14:paraId="7ED24145" w14:textId="77777777" w:rsidR="00D753AB" w:rsidRPr="00615338" w:rsidRDefault="00D753AB" w:rsidP="006A0DBC">
            <w:pPr>
              <w:pStyle w:val="a6"/>
              <w:numPr>
                <w:ilvl w:val="0"/>
                <w:numId w:val="39"/>
              </w:numPr>
              <w:ind w:firstLineChars="0"/>
              <w:rPr>
                <w:rFonts w:asciiTheme="minorEastAsia" w:eastAsiaTheme="minorEastAsia" w:hAnsiTheme="minorEastAsia"/>
                <w:color w:val="000000"/>
                <w:sz w:val="18"/>
                <w:szCs w:val="18"/>
              </w:rPr>
            </w:pPr>
          </w:p>
        </w:tc>
        <w:tc>
          <w:tcPr>
            <w:tcW w:w="679" w:type="pct"/>
            <w:shd w:val="clear" w:color="auto" w:fill="auto"/>
          </w:tcPr>
          <w:p w14:paraId="631F013B"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r>
              <w:rPr>
                <w:rFonts w:asciiTheme="minorEastAsia" w:eastAsiaTheme="minorEastAsia" w:hAnsiTheme="minorEastAsia" w:hint="eastAsia"/>
                <w:color w:val="000000"/>
                <w:sz w:val="18"/>
                <w:szCs w:val="18"/>
              </w:rPr>
              <w:t>rderN</w:t>
            </w:r>
            <w:r w:rsidRPr="00C34C7D">
              <w:rPr>
                <w:rFonts w:asciiTheme="minorEastAsia" w:eastAsiaTheme="minorEastAsia" w:hAnsiTheme="minorEastAsia" w:hint="eastAsia"/>
                <w:color w:val="000000"/>
                <w:sz w:val="18"/>
                <w:szCs w:val="18"/>
              </w:rPr>
              <w:t>o</w:t>
            </w:r>
          </w:p>
        </w:tc>
        <w:tc>
          <w:tcPr>
            <w:tcW w:w="891" w:type="pct"/>
            <w:shd w:val="clear" w:color="auto" w:fill="auto"/>
          </w:tcPr>
          <w:p w14:paraId="377F165E" w14:textId="0EF157FD" w:rsidR="00D753AB" w:rsidRPr="00A25896" w:rsidRDefault="00B11B5E" w:rsidP="00004DAD">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网商</w:t>
            </w:r>
            <w:r w:rsidR="00D753AB">
              <w:rPr>
                <w:rFonts w:asciiTheme="minorEastAsia" w:eastAsiaTheme="minorEastAsia" w:hAnsiTheme="minorEastAsia" w:hint="eastAsia"/>
                <w:color w:val="000000"/>
                <w:sz w:val="18"/>
                <w:szCs w:val="18"/>
              </w:rPr>
              <w:t>支付</w:t>
            </w:r>
            <w:r w:rsidR="00D753AB" w:rsidRPr="00C34C7D">
              <w:rPr>
                <w:rFonts w:asciiTheme="minorEastAsia" w:eastAsiaTheme="minorEastAsia" w:hAnsiTheme="minorEastAsia" w:hint="eastAsia"/>
                <w:color w:val="000000"/>
                <w:sz w:val="18"/>
                <w:szCs w:val="18"/>
              </w:rPr>
              <w:t>订单号</w:t>
            </w:r>
          </w:p>
        </w:tc>
        <w:tc>
          <w:tcPr>
            <w:tcW w:w="456" w:type="pct"/>
            <w:tcBorders>
              <w:top w:val="single" w:sz="4" w:space="0" w:color="auto"/>
              <w:left w:val="single" w:sz="4" w:space="0" w:color="auto"/>
              <w:bottom w:val="single" w:sz="4" w:space="0" w:color="auto"/>
              <w:right w:val="single" w:sz="4" w:space="0" w:color="auto"/>
            </w:tcBorders>
          </w:tcPr>
          <w:p w14:paraId="2189D723"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7" w:type="pct"/>
            <w:tcBorders>
              <w:top w:val="single" w:sz="4" w:space="0" w:color="auto"/>
              <w:left w:val="single" w:sz="4" w:space="0" w:color="auto"/>
              <w:bottom w:val="single" w:sz="4" w:space="0" w:color="auto"/>
              <w:right w:val="single" w:sz="4" w:space="0" w:color="auto"/>
            </w:tcBorders>
          </w:tcPr>
          <w:p w14:paraId="400F1C07"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293" w:type="pct"/>
            <w:tcBorders>
              <w:top w:val="single" w:sz="4" w:space="0" w:color="auto"/>
              <w:left w:val="single" w:sz="4" w:space="0" w:color="auto"/>
              <w:bottom w:val="single" w:sz="4" w:space="0" w:color="auto"/>
              <w:right w:val="single" w:sz="4" w:space="0" w:color="auto"/>
            </w:tcBorders>
          </w:tcPr>
          <w:p w14:paraId="1EB308DE" w14:textId="77777777" w:rsidR="00D753AB" w:rsidRPr="00A25896" w:rsidRDefault="00D753AB" w:rsidP="00C11757">
            <w:pPr>
              <w:rPr>
                <w:rFonts w:asciiTheme="minorEastAsia" w:eastAsiaTheme="minorEastAsia" w:hAnsiTheme="minorEastAsia"/>
                <w:bCs/>
                <w:color w:val="000000"/>
                <w:sz w:val="18"/>
                <w:szCs w:val="18"/>
              </w:rPr>
            </w:pPr>
            <w:r w:rsidRPr="00A25896">
              <w:rPr>
                <w:rFonts w:asciiTheme="minorEastAsia" w:eastAsiaTheme="minorEastAsia" w:hAnsiTheme="minorEastAsia" w:hint="eastAsia"/>
                <w:color w:val="000000"/>
                <w:sz w:val="18"/>
                <w:szCs w:val="18"/>
              </w:rPr>
              <w:t>M</w:t>
            </w:r>
          </w:p>
        </w:tc>
        <w:tc>
          <w:tcPr>
            <w:tcW w:w="2083" w:type="pct"/>
            <w:tcBorders>
              <w:top w:val="single" w:sz="4" w:space="0" w:color="auto"/>
              <w:left w:val="single" w:sz="4" w:space="0" w:color="auto"/>
              <w:bottom w:val="single" w:sz="4" w:space="0" w:color="auto"/>
              <w:right w:val="single" w:sz="4" w:space="0" w:color="auto"/>
            </w:tcBorders>
          </w:tcPr>
          <w:p w14:paraId="5567FBB2" w14:textId="77777777" w:rsidR="00D753AB" w:rsidRPr="00A25896" w:rsidRDefault="00D753AB" w:rsidP="00C11757">
            <w:pPr>
              <w:rPr>
                <w:rFonts w:asciiTheme="minorEastAsia" w:eastAsiaTheme="minorEastAsia" w:hAnsiTheme="minorEastAsia"/>
                <w:bCs/>
                <w:color w:val="000000"/>
                <w:sz w:val="18"/>
                <w:szCs w:val="18"/>
              </w:rPr>
            </w:pPr>
          </w:p>
        </w:tc>
      </w:tr>
      <w:tr w:rsidR="00D753AB" w:rsidRPr="00A25896" w14:paraId="743FB340" w14:textId="77777777" w:rsidTr="00C11757">
        <w:trPr>
          <w:trHeight w:val="287"/>
        </w:trPr>
        <w:tc>
          <w:tcPr>
            <w:tcW w:w="251" w:type="pct"/>
          </w:tcPr>
          <w:p w14:paraId="71F35DC3" w14:textId="77777777" w:rsidR="00D753AB" w:rsidRPr="00615338" w:rsidRDefault="00D753AB" w:rsidP="006A0DBC">
            <w:pPr>
              <w:pStyle w:val="a6"/>
              <w:numPr>
                <w:ilvl w:val="0"/>
                <w:numId w:val="39"/>
              </w:numPr>
              <w:ind w:firstLineChars="0"/>
              <w:rPr>
                <w:rFonts w:asciiTheme="minorEastAsia" w:eastAsiaTheme="minorEastAsia" w:hAnsiTheme="minorEastAsia"/>
                <w:color w:val="000000"/>
                <w:sz w:val="18"/>
                <w:szCs w:val="18"/>
              </w:rPr>
            </w:pPr>
          </w:p>
        </w:tc>
        <w:tc>
          <w:tcPr>
            <w:tcW w:w="679" w:type="pct"/>
            <w:shd w:val="clear" w:color="auto" w:fill="auto"/>
          </w:tcPr>
          <w:p w14:paraId="2060E6D8"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P</w:t>
            </w:r>
            <w:r>
              <w:rPr>
                <w:rFonts w:asciiTheme="minorEastAsia" w:eastAsiaTheme="minorEastAsia" w:hAnsiTheme="minorEastAsia" w:hint="eastAsia"/>
                <w:color w:val="000000"/>
                <w:sz w:val="18"/>
                <w:szCs w:val="18"/>
              </w:rPr>
              <w:t>rePayI</w:t>
            </w:r>
            <w:r w:rsidRPr="00C34C7D">
              <w:rPr>
                <w:rFonts w:asciiTheme="minorEastAsia" w:eastAsiaTheme="minorEastAsia" w:hAnsiTheme="minorEastAsia" w:hint="eastAsia"/>
                <w:color w:val="000000"/>
                <w:sz w:val="18"/>
                <w:szCs w:val="18"/>
              </w:rPr>
              <w:t>d</w:t>
            </w:r>
          </w:p>
        </w:tc>
        <w:tc>
          <w:tcPr>
            <w:tcW w:w="891" w:type="pct"/>
            <w:shd w:val="clear" w:color="auto" w:fill="auto"/>
          </w:tcPr>
          <w:p w14:paraId="4084C09D" w14:textId="5C4121D8"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第三方支付</w:t>
            </w:r>
            <w:r w:rsidRPr="00C34C7D">
              <w:rPr>
                <w:rFonts w:asciiTheme="minorEastAsia" w:eastAsiaTheme="minorEastAsia" w:hAnsiTheme="minorEastAsia" w:hint="eastAsia"/>
                <w:color w:val="000000"/>
                <w:sz w:val="18"/>
                <w:szCs w:val="18"/>
              </w:rPr>
              <w:t>返回的预付单信息。</w:t>
            </w:r>
            <w:r w:rsidR="008C652B">
              <w:rPr>
                <w:rFonts w:asciiTheme="minorEastAsia" w:eastAsiaTheme="minorEastAsia" w:hAnsiTheme="minorEastAsia" w:hint="eastAsia"/>
                <w:color w:val="000000"/>
                <w:sz w:val="18"/>
                <w:szCs w:val="18"/>
              </w:rPr>
              <w:t>备注</w:t>
            </w:r>
            <w:r w:rsidR="008C652B">
              <w:rPr>
                <w:rFonts w:asciiTheme="minorEastAsia" w:eastAsiaTheme="minorEastAsia" w:hAnsiTheme="minorEastAsia"/>
                <w:color w:val="000000"/>
                <w:sz w:val="18"/>
                <w:szCs w:val="18"/>
              </w:rPr>
              <w:t>：</w:t>
            </w:r>
            <w:r w:rsidR="008C652B">
              <w:rPr>
                <w:rFonts w:asciiTheme="minorEastAsia" w:eastAsiaTheme="minorEastAsia" w:hAnsiTheme="minorEastAsia" w:hint="eastAsia"/>
                <w:color w:val="000000"/>
                <w:sz w:val="18"/>
                <w:szCs w:val="18"/>
              </w:rPr>
              <w:t>若</w:t>
            </w:r>
            <w:r w:rsidR="008C652B">
              <w:rPr>
                <w:rFonts w:asciiTheme="minorEastAsia" w:eastAsiaTheme="minorEastAsia" w:hAnsiTheme="minorEastAsia"/>
                <w:color w:val="000000"/>
                <w:sz w:val="18"/>
                <w:szCs w:val="18"/>
              </w:rPr>
              <w:t>使用</w:t>
            </w:r>
            <w:r w:rsidR="00004DAD">
              <w:rPr>
                <w:rFonts w:asciiTheme="minorEastAsia" w:eastAsiaTheme="minorEastAsia" w:hAnsiTheme="minorEastAsia"/>
                <w:color w:val="000000"/>
                <w:sz w:val="18"/>
                <w:szCs w:val="18"/>
              </w:rPr>
              <w:t>支付宝</w:t>
            </w:r>
            <w:r w:rsidR="008C652B">
              <w:rPr>
                <w:rFonts w:asciiTheme="minorEastAsia" w:eastAsiaTheme="minorEastAsia" w:hAnsiTheme="minorEastAsia" w:hint="eastAsia"/>
                <w:color w:val="000000"/>
                <w:sz w:val="18"/>
                <w:szCs w:val="18"/>
              </w:rPr>
              <w:t>交易</w:t>
            </w:r>
            <w:r w:rsidR="008C652B">
              <w:rPr>
                <w:rFonts w:asciiTheme="minorEastAsia" w:eastAsiaTheme="minorEastAsia" w:hAnsiTheme="minorEastAsia"/>
                <w:color w:val="000000"/>
                <w:sz w:val="18"/>
                <w:szCs w:val="18"/>
              </w:rPr>
              <w:t>，</w:t>
            </w:r>
            <w:r w:rsidR="008C652B">
              <w:rPr>
                <w:rFonts w:asciiTheme="minorEastAsia" w:eastAsiaTheme="minorEastAsia" w:hAnsiTheme="minorEastAsia" w:hint="eastAsia"/>
                <w:color w:val="000000"/>
                <w:sz w:val="18"/>
                <w:szCs w:val="18"/>
              </w:rPr>
              <w:t>本</w:t>
            </w:r>
            <w:r w:rsidR="008C652B">
              <w:rPr>
                <w:rFonts w:asciiTheme="minorEastAsia" w:eastAsiaTheme="minorEastAsia" w:hAnsiTheme="minorEastAsia"/>
                <w:color w:val="000000"/>
                <w:sz w:val="18"/>
                <w:szCs w:val="18"/>
              </w:rPr>
              <w:t>字段返回的</w:t>
            </w:r>
            <w:r w:rsidR="008C652B">
              <w:rPr>
                <w:rFonts w:asciiTheme="minorEastAsia" w:eastAsiaTheme="minorEastAsia" w:hAnsiTheme="minorEastAsia" w:hint="eastAsia"/>
                <w:color w:val="000000"/>
                <w:sz w:val="18"/>
                <w:szCs w:val="18"/>
              </w:rPr>
              <w:t>值</w:t>
            </w:r>
            <w:r w:rsidR="00004DAD">
              <w:rPr>
                <w:rFonts w:asciiTheme="minorEastAsia" w:eastAsiaTheme="minorEastAsia" w:hAnsiTheme="minorEastAsia"/>
                <w:color w:val="000000"/>
                <w:sz w:val="18"/>
                <w:szCs w:val="18"/>
              </w:rPr>
              <w:t>回填至</w:t>
            </w:r>
            <w:r w:rsidR="00004DAD">
              <w:rPr>
                <w:rFonts w:asciiTheme="minorEastAsia" w:eastAsiaTheme="minorEastAsia" w:hAnsiTheme="minorEastAsia" w:hint="eastAsia"/>
                <w:color w:val="000000"/>
                <w:sz w:val="18"/>
                <w:szCs w:val="18"/>
              </w:rPr>
              <w:t>JSAPI中</w:t>
            </w:r>
            <w:r w:rsidR="00004DAD">
              <w:rPr>
                <w:rFonts w:asciiTheme="minorEastAsia" w:eastAsiaTheme="minorEastAsia" w:hAnsiTheme="minorEastAsia"/>
                <w:color w:val="000000"/>
                <w:sz w:val="18"/>
                <w:szCs w:val="18"/>
              </w:rPr>
              <w:t>的tradeNo字段</w:t>
            </w:r>
          </w:p>
        </w:tc>
        <w:tc>
          <w:tcPr>
            <w:tcW w:w="456" w:type="pct"/>
            <w:tcBorders>
              <w:top w:val="single" w:sz="4" w:space="0" w:color="auto"/>
              <w:left w:val="single" w:sz="4" w:space="0" w:color="auto"/>
              <w:bottom w:val="single" w:sz="4" w:space="0" w:color="auto"/>
              <w:right w:val="single" w:sz="4" w:space="0" w:color="auto"/>
            </w:tcBorders>
          </w:tcPr>
          <w:p w14:paraId="3FDE2033"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7" w:type="pct"/>
            <w:tcBorders>
              <w:top w:val="single" w:sz="4" w:space="0" w:color="auto"/>
              <w:left w:val="single" w:sz="4" w:space="0" w:color="auto"/>
              <w:bottom w:val="single" w:sz="4" w:space="0" w:color="auto"/>
              <w:right w:val="single" w:sz="4" w:space="0" w:color="auto"/>
            </w:tcBorders>
          </w:tcPr>
          <w:p w14:paraId="47862436"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1024</w:t>
            </w:r>
          </w:p>
        </w:tc>
        <w:tc>
          <w:tcPr>
            <w:tcW w:w="293" w:type="pct"/>
            <w:tcBorders>
              <w:top w:val="single" w:sz="4" w:space="0" w:color="auto"/>
              <w:left w:val="single" w:sz="4" w:space="0" w:color="auto"/>
              <w:bottom w:val="single" w:sz="4" w:space="0" w:color="auto"/>
              <w:right w:val="single" w:sz="4" w:space="0" w:color="auto"/>
            </w:tcBorders>
          </w:tcPr>
          <w:p w14:paraId="002803BD"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2083" w:type="pct"/>
            <w:tcBorders>
              <w:top w:val="single" w:sz="4" w:space="0" w:color="auto"/>
              <w:left w:val="single" w:sz="4" w:space="0" w:color="auto"/>
              <w:bottom w:val="single" w:sz="4" w:space="0" w:color="auto"/>
              <w:right w:val="single" w:sz="4" w:space="0" w:color="auto"/>
            </w:tcBorders>
          </w:tcPr>
          <w:p w14:paraId="1A240E27" w14:textId="77777777" w:rsidR="00D753AB" w:rsidRPr="00A25896" w:rsidRDefault="00D753AB" w:rsidP="00C11757">
            <w:pPr>
              <w:rPr>
                <w:rFonts w:asciiTheme="minorEastAsia" w:eastAsiaTheme="minorEastAsia" w:hAnsiTheme="minorEastAsia"/>
                <w:bCs/>
                <w:color w:val="000000"/>
                <w:sz w:val="18"/>
                <w:szCs w:val="18"/>
              </w:rPr>
            </w:pPr>
            <w:r w:rsidRPr="004F5E84">
              <w:rPr>
                <w:rFonts w:asciiTheme="minorEastAsia" w:eastAsiaTheme="minorEastAsia" w:hAnsiTheme="minorEastAsia"/>
                <w:bCs/>
                <w:color w:val="000000"/>
                <w:sz w:val="18"/>
                <w:szCs w:val="18"/>
              </w:rPr>
              <w:t>wx201410272009395522657a690389285100</w:t>
            </w:r>
          </w:p>
        </w:tc>
      </w:tr>
      <w:tr w:rsidR="00D753AB" w:rsidRPr="00A25896" w14:paraId="3CD98DBA" w14:textId="77777777" w:rsidTr="00C11757">
        <w:trPr>
          <w:trHeight w:val="287"/>
        </w:trPr>
        <w:tc>
          <w:tcPr>
            <w:tcW w:w="251" w:type="pct"/>
          </w:tcPr>
          <w:p w14:paraId="4ACC9897" w14:textId="77777777" w:rsidR="00D753AB" w:rsidRPr="00615338" w:rsidRDefault="00D753AB" w:rsidP="006A0DBC">
            <w:pPr>
              <w:pStyle w:val="a6"/>
              <w:numPr>
                <w:ilvl w:val="0"/>
                <w:numId w:val="39"/>
              </w:numPr>
              <w:ind w:firstLineChars="0"/>
              <w:rPr>
                <w:rFonts w:asciiTheme="minorEastAsia" w:eastAsiaTheme="minorEastAsia" w:hAnsiTheme="minorEastAsia"/>
                <w:color w:val="000000"/>
                <w:sz w:val="18"/>
                <w:szCs w:val="18"/>
              </w:rPr>
            </w:pPr>
          </w:p>
        </w:tc>
        <w:tc>
          <w:tcPr>
            <w:tcW w:w="679" w:type="pct"/>
            <w:shd w:val="clear" w:color="auto" w:fill="auto"/>
          </w:tcPr>
          <w:p w14:paraId="2606ABF4" w14:textId="77777777" w:rsidR="00D753AB"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P</w:t>
            </w:r>
            <w:r>
              <w:rPr>
                <w:rFonts w:asciiTheme="minorEastAsia" w:eastAsiaTheme="minorEastAsia" w:hAnsiTheme="minorEastAsia" w:hint="eastAsia"/>
                <w:color w:val="000000"/>
                <w:sz w:val="18"/>
                <w:szCs w:val="18"/>
              </w:rPr>
              <w:t>ayInfo</w:t>
            </w:r>
          </w:p>
        </w:tc>
        <w:tc>
          <w:tcPr>
            <w:tcW w:w="891" w:type="pct"/>
            <w:shd w:val="clear" w:color="auto" w:fill="auto"/>
          </w:tcPr>
          <w:p w14:paraId="68FF73F9" w14:textId="77777777" w:rsidR="00D753AB" w:rsidRPr="00980AD4" w:rsidRDefault="00D753AB" w:rsidP="00C11757">
            <w:pPr>
              <w:rPr>
                <w:rFonts w:ascii="微软雅黑" w:eastAsia="微软雅黑" w:hAnsi="微软雅黑" w:cs="宋体"/>
                <w:bCs/>
                <w:color w:val="333333"/>
              </w:rPr>
            </w:pPr>
            <w:r w:rsidRPr="004F5E84">
              <w:rPr>
                <w:rFonts w:asciiTheme="minorEastAsia" w:eastAsiaTheme="minorEastAsia" w:hAnsiTheme="minorEastAsia" w:hint="eastAsia"/>
                <w:color w:val="000000"/>
                <w:sz w:val="18"/>
                <w:szCs w:val="18"/>
              </w:rPr>
              <w:t>原生态js支付信息</w:t>
            </w:r>
            <w:r>
              <w:rPr>
                <w:rFonts w:asciiTheme="minorEastAsia" w:eastAsiaTheme="minorEastAsia" w:hAnsiTheme="minorEastAsia" w:hint="eastAsia"/>
                <w:color w:val="000000"/>
                <w:sz w:val="18"/>
                <w:szCs w:val="18"/>
              </w:rPr>
              <w:t>。仅微信，用于H5唤醒微信App完成支付。</w:t>
            </w:r>
          </w:p>
        </w:tc>
        <w:tc>
          <w:tcPr>
            <w:tcW w:w="456" w:type="pct"/>
            <w:tcBorders>
              <w:top w:val="single" w:sz="4" w:space="0" w:color="auto"/>
              <w:left w:val="single" w:sz="4" w:space="0" w:color="auto"/>
              <w:bottom w:val="single" w:sz="4" w:space="0" w:color="auto"/>
              <w:right w:val="single" w:sz="4" w:space="0" w:color="auto"/>
            </w:tcBorders>
          </w:tcPr>
          <w:p w14:paraId="2B110A79"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String</w:t>
            </w:r>
          </w:p>
        </w:tc>
        <w:tc>
          <w:tcPr>
            <w:tcW w:w="347" w:type="pct"/>
            <w:tcBorders>
              <w:top w:val="single" w:sz="4" w:space="0" w:color="auto"/>
              <w:left w:val="single" w:sz="4" w:space="0" w:color="auto"/>
              <w:bottom w:val="single" w:sz="4" w:space="0" w:color="auto"/>
              <w:right w:val="single" w:sz="4" w:space="0" w:color="auto"/>
            </w:tcBorders>
          </w:tcPr>
          <w:p w14:paraId="47CB96D4" w14:textId="77777777" w:rsidR="00D753AB"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512</w:t>
            </w:r>
          </w:p>
        </w:tc>
        <w:tc>
          <w:tcPr>
            <w:tcW w:w="293" w:type="pct"/>
            <w:tcBorders>
              <w:top w:val="single" w:sz="4" w:space="0" w:color="auto"/>
              <w:left w:val="single" w:sz="4" w:space="0" w:color="auto"/>
              <w:bottom w:val="single" w:sz="4" w:space="0" w:color="auto"/>
              <w:right w:val="single" w:sz="4" w:space="0" w:color="auto"/>
            </w:tcBorders>
          </w:tcPr>
          <w:p w14:paraId="686618CE" w14:textId="77777777" w:rsidR="00D753AB"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p>
        </w:tc>
        <w:tc>
          <w:tcPr>
            <w:tcW w:w="2083" w:type="pct"/>
            <w:tcBorders>
              <w:top w:val="single" w:sz="4" w:space="0" w:color="auto"/>
              <w:left w:val="single" w:sz="4" w:space="0" w:color="auto"/>
              <w:bottom w:val="single" w:sz="4" w:space="0" w:color="auto"/>
              <w:right w:val="single" w:sz="4" w:space="0" w:color="auto"/>
            </w:tcBorders>
          </w:tcPr>
          <w:p w14:paraId="2FD29637" w14:textId="77777777" w:rsidR="00D753AB" w:rsidRPr="00A25896" w:rsidRDefault="00D753AB" w:rsidP="00C11757">
            <w:pPr>
              <w:rPr>
                <w:rFonts w:asciiTheme="minorEastAsia" w:eastAsiaTheme="minorEastAsia" w:hAnsiTheme="minorEastAsia"/>
                <w:bCs/>
                <w:color w:val="000000"/>
                <w:sz w:val="18"/>
                <w:szCs w:val="18"/>
              </w:rPr>
            </w:pPr>
          </w:p>
        </w:tc>
      </w:tr>
    </w:tbl>
    <w:p w14:paraId="011EF8EF" w14:textId="77777777" w:rsidR="00D753AB" w:rsidRDefault="00D753AB" w:rsidP="00D753AB"/>
    <w:p w14:paraId="54684AC1" w14:textId="77777777" w:rsidR="00294A19" w:rsidRDefault="00294A19" w:rsidP="00294A19">
      <w:pPr>
        <w:pStyle w:val="4"/>
        <w:numPr>
          <w:ilvl w:val="0"/>
          <w:numId w:val="0"/>
        </w:numPr>
        <w:ind w:left="864" w:hanging="864"/>
      </w:pPr>
      <w:r>
        <w:rPr>
          <w:rFonts w:hint="eastAsia"/>
        </w:rPr>
        <w:t>报文返回码</w:t>
      </w:r>
    </w:p>
    <w:tbl>
      <w:tblPr>
        <w:tblStyle w:val="a9"/>
        <w:tblW w:w="0" w:type="auto"/>
        <w:tblLayout w:type="fixed"/>
        <w:tblLook w:val="04A0" w:firstRow="1" w:lastRow="0" w:firstColumn="1" w:lastColumn="0" w:noHBand="0" w:noVBand="1"/>
      </w:tblPr>
      <w:tblGrid>
        <w:gridCol w:w="4219"/>
        <w:gridCol w:w="4303"/>
      </w:tblGrid>
      <w:tr w:rsidR="00294A19" w14:paraId="481E938F" w14:textId="77777777" w:rsidTr="00A43EF8">
        <w:tc>
          <w:tcPr>
            <w:tcW w:w="4219" w:type="dxa"/>
          </w:tcPr>
          <w:p w14:paraId="144F4A91" w14:textId="05FB5FC5" w:rsidR="00294A19" w:rsidRDefault="00294A19" w:rsidP="00294A19">
            <w:r>
              <w:rPr>
                <w:rFonts w:hint="eastAsia"/>
              </w:rPr>
              <w:t>返回</w:t>
            </w:r>
            <w:r>
              <w:t>码</w:t>
            </w:r>
          </w:p>
        </w:tc>
        <w:tc>
          <w:tcPr>
            <w:tcW w:w="4303" w:type="dxa"/>
          </w:tcPr>
          <w:p w14:paraId="40EC6655" w14:textId="1795B2AE" w:rsidR="00294A19" w:rsidRDefault="00294A19" w:rsidP="00294A19">
            <w:r>
              <w:rPr>
                <w:rFonts w:hint="eastAsia"/>
              </w:rPr>
              <w:t>中文</w:t>
            </w:r>
            <w:r>
              <w:t>描述</w:t>
            </w:r>
          </w:p>
        </w:tc>
      </w:tr>
      <w:tr w:rsidR="00294A19" w:rsidRPr="00294A19" w14:paraId="7B8241D0" w14:textId="77777777" w:rsidTr="00A43EF8">
        <w:trPr>
          <w:trHeight w:val="300"/>
        </w:trPr>
        <w:tc>
          <w:tcPr>
            <w:tcW w:w="4219" w:type="dxa"/>
            <w:hideMark/>
          </w:tcPr>
          <w:p w14:paraId="0B461D29"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MT_BUYER_PAY_MONTH_ACCUM_AMT_MORE_THAN_LIMIT</w:t>
            </w:r>
          </w:p>
        </w:tc>
        <w:tc>
          <w:tcPr>
            <w:tcW w:w="4303" w:type="dxa"/>
            <w:hideMark/>
          </w:tcPr>
          <w:p w14:paraId="1BD95443"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买家付款月累计额度超限</w:t>
            </w:r>
          </w:p>
        </w:tc>
      </w:tr>
      <w:tr w:rsidR="00294A19" w:rsidRPr="00294A19" w14:paraId="0E6C8C6D" w14:textId="77777777" w:rsidTr="00A43EF8">
        <w:trPr>
          <w:trHeight w:val="300"/>
        </w:trPr>
        <w:tc>
          <w:tcPr>
            <w:tcW w:w="4219" w:type="dxa"/>
            <w:hideMark/>
          </w:tcPr>
          <w:p w14:paraId="4F23C099"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MT_TRADE_INFO_IS_TAMPER</w:t>
            </w:r>
          </w:p>
        </w:tc>
        <w:tc>
          <w:tcPr>
            <w:tcW w:w="4303" w:type="dxa"/>
            <w:hideMark/>
          </w:tcPr>
          <w:p w14:paraId="29A0871F"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交易信息被篡改</w:t>
            </w:r>
          </w:p>
        </w:tc>
      </w:tr>
      <w:tr w:rsidR="00294A19" w:rsidRPr="00294A19" w14:paraId="5BDBF464" w14:textId="77777777" w:rsidTr="00A43EF8">
        <w:trPr>
          <w:trHeight w:val="564"/>
        </w:trPr>
        <w:tc>
          <w:tcPr>
            <w:tcW w:w="4219" w:type="dxa"/>
            <w:hideMark/>
          </w:tcPr>
          <w:p w14:paraId="7553F51B"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MT_DISCORDANT_REPEAT_REQUEST</w:t>
            </w:r>
          </w:p>
        </w:tc>
        <w:tc>
          <w:tcPr>
            <w:tcW w:w="4303" w:type="dxa"/>
            <w:hideMark/>
          </w:tcPr>
          <w:p w14:paraId="30EEFFE6" w14:textId="1D68ED3E" w:rsidR="00294A19" w:rsidRPr="00294A19" w:rsidRDefault="00294A19" w:rsidP="00294A19">
            <w:pPr>
              <w:widowControl/>
              <w:jc w:val="left"/>
              <w:rPr>
                <w:rFonts w:ascii="Tahoma" w:hAnsi="Tahoma" w:cs="Tahoma"/>
                <w:color w:val="404040"/>
                <w:sz w:val="22"/>
              </w:rPr>
            </w:pPr>
            <w:r>
              <w:rPr>
                <w:rFonts w:ascii="Tahoma" w:hAnsi="Tahoma" w:cs="Tahoma"/>
                <w:color w:val="404040"/>
                <w:sz w:val="22"/>
              </w:rPr>
              <w:t>重复请求参数不一致</w:t>
            </w:r>
            <w:r>
              <w:rPr>
                <w:rFonts w:ascii="Tahoma" w:hAnsi="Tahoma" w:cs="Tahoma" w:hint="eastAsia"/>
                <w:color w:val="404040"/>
                <w:sz w:val="22"/>
              </w:rPr>
              <w:t>，</w:t>
            </w:r>
            <w:r w:rsidRPr="00294A19">
              <w:rPr>
                <w:rFonts w:ascii="Tahoma" w:hAnsi="Tahoma" w:cs="Tahoma"/>
                <w:color w:val="404040"/>
                <w:sz w:val="22"/>
              </w:rPr>
              <w:t>请查询支付单确认结果</w:t>
            </w:r>
          </w:p>
        </w:tc>
      </w:tr>
      <w:tr w:rsidR="00294A19" w:rsidRPr="00294A19" w14:paraId="23A6E993" w14:textId="77777777" w:rsidTr="00A43EF8">
        <w:trPr>
          <w:trHeight w:val="300"/>
        </w:trPr>
        <w:tc>
          <w:tcPr>
            <w:tcW w:w="4219" w:type="dxa"/>
            <w:hideMark/>
          </w:tcPr>
          <w:p w14:paraId="203B985E"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MT_ORDER_AMT_MORE_THAN_LIMIT</w:t>
            </w:r>
          </w:p>
        </w:tc>
        <w:tc>
          <w:tcPr>
            <w:tcW w:w="4303" w:type="dxa"/>
            <w:hideMark/>
          </w:tcPr>
          <w:p w14:paraId="2951012D"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订单金额超限</w:t>
            </w:r>
          </w:p>
        </w:tc>
      </w:tr>
      <w:tr w:rsidR="00294A19" w:rsidRPr="00294A19" w14:paraId="4F58F61C" w14:textId="77777777" w:rsidTr="00A43EF8">
        <w:trPr>
          <w:trHeight w:val="300"/>
        </w:trPr>
        <w:tc>
          <w:tcPr>
            <w:tcW w:w="4219" w:type="dxa"/>
            <w:hideMark/>
          </w:tcPr>
          <w:p w14:paraId="555B7827"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MT_PAY_ORDER_NOT_EXISTS</w:t>
            </w:r>
          </w:p>
        </w:tc>
        <w:tc>
          <w:tcPr>
            <w:tcW w:w="4303" w:type="dxa"/>
            <w:hideMark/>
          </w:tcPr>
          <w:p w14:paraId="311D6283"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支付单不存在，请确认支付单号重新发起调用。</w:t>
            </w:r>
          </w:p>
        </w:tc>
      </w:tr>
      <w:tr w:rsidR="00294A19" w:rsidRPr="00294A19" w14:paraId="6AB7A1FD" w14:textId="77777777" w:rsidTr="00A43EF8">
        <w:trPr>
          <w:trHeight w:val="300"/>
        </w:trPr>
        <w:tc>
          <w:tcPr>
            <w:tcW w:w="4219" w:type="dxa"/>
            <w:hideMark/>
          </w:tcPr>
          <w:p w14:paraId="22E664B1"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MT_PAY_ORDER_PAID</w:t>
            </w:r>
          </w:p>
        </w:tc>
        <w:tc>
          <w:tcPr>
            <w:tcW w:w="4303" w:type="dxa"/>
            <w:hideMark/>
          </w:tcPr>
          <w:p w14:paraId="7BB1AFF1"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订单已经支付完成，不要重复请求</w:t>
            </w:r>
          </w:p>
        </w:tc>
      </w:tr>
      <w:tr w:rsidR="00294A19" w:rsidRPr="00294A19" w14:paraId="7BC09334" w14:textId="77777777" w:rsidTr="00A43EF8">
        <w:trPr>
          <w:trHeight w:val="300"/>
        </w:trPr>
        <w:tc>
          <w:tcPr>
            <w:tcW w:w="4219" w:type="dxa"/>
            <w:hideMark/>
          </w:tcPr>
          <w:p w14:paraId="21CE676A"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MT_BUYER_PAY_FUNCTION_IS_CLOSED</w:t>
            </w:r>
          </w:p>
        </w:tc>
        <w:tc>
          <w:tcPr>
            <w:tcW w:w="4303" w:type="dxa"/>
            <w:hideMark/>
          </w:tcPr>
          <w:p w14:paraId="066214B2"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买家账户支付功能未开通或已关闭</w:t>
            </w:r>
          </w:p>
        </w:tc>
      </w:tr>
      <w:tr w:rsidR="00294A19" w:rsidRPr="00294A19" w14:paraId="5179C27A" w14:textId="77777777" w:rsidTr="00A43EF8">
        <w:trPr>
          <w:trHeight w:val="300"/>
        </w:trPr>
        <w:tc>
          <w:tcPr>
            <w:tcW w:w="4219" w:type="dxa"/>
            <w:hideMark/>
          </w:tcPr>
          <w:p w14:paraId="25DC27FB"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MT_PAY_REQUEST_IN_PROCESS</w:t>
            </w:r>
          </w:p>
        </w:tc>
        <w:tc>
          <w:tcPr>
            <w:tcW w:w="4303" w:type="dxa"/>
            <w:hideMark/>
          </w:tcPr>
          <w:p w14:paraId="09F685DA"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支付单处理中，请稍后使用原参数再次发起调用</w:t>
            </w:r>
            <w:r w:rsidRPr="00294A19">
              <w:rPr>
                <w:rFonts w:ascii="Tahoma" w:hAnsi="Tahoma" w:cs="Tahoma"/>
                <w:color w:val="404040"/>
                <w:sz w:val="22"/>
              </w:rPr>
              <w:t>,</w:t>
            </w:r>
            <w:r w:rsidRPr="00294A19">
              <w:rPr>
                <w:rFonts w:ascii="Tahoma" w:hAnsi="Tahoma" w:cs="Tahoma"/>
                <w:color w:val="404040"/>
                <w:sz w:val="22"/>
              </w:rPr>
              <w:t>或查询交易订单状态</w:t>
            </w:r>
          </w:p>
        </w:tc>
      </w:tr>
      <w:tr w:rsidR="00294A19" w:rsidRPr="00294A19" w14:paraId="1562ACDB" w14:textId="77777777" w:rsidTr="00A43EF8">
        <w:trPr>
          <w:trHeight w:val="300"/>
        </w:trPr>
        <w:tc>
          <w:tcPr>
            <w:tcW w:w="4219" w:type="dxa"/>
            <w:hideMark/>
          </w:tcPr>
          <w:p w14:paraId="4726AAB2"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MT_MERCH_ROLE_INVALID</w:t>
            </w:r>
          </w:p>
        </w:tc>
        <w:tc>
          <w:tcPr>
            <w:tcW w:w="4303" w:type="dxa"/>
            <w:hideMark/>
          </w:tcPr>
          <w:p w14:paraId="316F497A"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商户角色状态非法</w:t>
            </w:r>
          </w:p>
        </w:tc>
      </w:tr>
      <w:tr w:rsidR="00294A19" w:rsidRPr="00294A19" w14:paraId="012556D1" w14:textId="77777777" w:rsidTr="00A43EF8">
        <w:trPr>
          <w:trHeight w:val="300"/>
        </w:trPr>
        <w:tc>
          <w:tcPr>
            <w:tcW w:w="4219" w:type="dxa"/>
            <w:hideMark/>
          </w:tcPr>
          <w:p w14:paraId="058E17BE"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lastRenderedPageBreak/>
              <w:t>MT_NOT_COMPLY_AR_CONSTRAINTN</w:t>
            </w:r>
          </w:p>
        </w:tc>
        <w:tc>
          <w:tcPr>
            <w:tcW w:w="4303" w:type="dxa"/>
            <w:hideMark/>
          </w:tcPr>
          <w:p w14:paraId="373180C2" w14:textId="192FD49F"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支付请求不符合合约约定</w:t>
            </w:r>
            <w:r w:rsidRPr="00294A19">
              <w:rPr>
                <w:rFonts w:ascii="Tahoma" w:hAnsi="Tahoma" w:cs="Tahoma"/>
                <w:color w:val="404040"/>
                <w:sz w:val="22"/>
              </w:rPr>
              <w:t>,</w:t>
            </w:r>
            <w:r w:rsidRPr="00294A19">
              <w:rPr>
                <w:rFonts w:ascii="Tahoma" w:hAnsi="Tahoma" w:cs="Tahoma"/>
                <w:color w:val="404040"/>
                <w:sz w:val="22"/>
              </w:rPr>
              <w:t>比如不允许</w:t>
            </w:r>
            <w:r w:rsidRPr="00294A19">
              <w:rPr>
                <w:rFonts w:ascii="Tahoma" w:hAnsi="Tahoma" w:cs="Tahoma"/>
                <w:color w:val="404040"/>
                <w:sz w:val="22"/>
              </w:rPr>
              <w:t>T+0</w:t>
            </w:r>
            <w:r w:rsidRPr="00294A19">
              <w:rPr>
                <w:rFonts w:ascii="Tahoma" w:hAnsi="Tahoma" w:cs="Tahoma"/>
                <w:color w:val="404040"/>
                <w:sz w:val="22"/>
              </w:rPr>
              <w:t>交易。</w:t>
            </w:r>
          </w:p>
        </w:tc>
      </w:tr>
      <w:tr w:rsidR="00294A19" w:rsidRPr="00294A19" w14:paraId="78BCC27D" w14:textId="77777777" w:rsidTr="00A43EF8">
        <w:trPr>
          <w:trHeight w:val="300"/>
        </w:trPr>
        <w:tc>
          <w:tcPr>
            <w:tcW w:w="4219" w:type="dxa"/>
            <w:hideMark/>
          </w:tcPr>
          <w:p w14:paraId="10803638"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MT_ACCESS_LIMITED</w:t>
            </w:r>
          </w:p>
        </w:tc>
        <w:tc>
          <w:tcPr>
            <w:tcW w:w="4303" w:type="dxa"/>
            <w:hideMark/>
          </w:tcPr>
          <w:p w14:paraId="21ACAEDB"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请求被限流或被限制访问</w:t>
            </w:r>
          </w:p>
        </w:tc>
      </w:tr>
      <w:tr w:rsidR="00294A19" w:rsidRPr="00294A19" w14:paraId="409186F6" w14:textId="77777777" w:rsidTr="00A43EF8">
        <w:trPr>
          <w:trHeight w:val="300"/>
        </w:trPr>
        <w:tc>
          <w:tcPr>
            <w:tcW w:w="4219" w:type="dxa"/>
            <w:hideMark/>
          </w:tcPr>
          <w:p w14:paraId="7C7E1D12"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MT_BUYER_ACCOUNT_STATUS_ERROR</w:t>
            </w:r>
          </w:p>
        </w:tc>
        <w:tc>
          <w:tcPr>
            <w:tcW w:w="4303" w:type="dxa"/>
            <w:hideMark/>
          </w:tcPr>
          <w:p w14:paraId="0D2E341A"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买家账户状态异常</w:t>
            </w:r>
          </w:p>
        </w:tc>
      </w:tr>
      <w:tr w:rsidR="00294A19" w:rsidRPr="00294A19" w14:paraId="03130762" w14:textId="77777777" w:rsidTr="00A43EF8">
        <w:trPr>
          <w:trHeight w:val="300"/>
        </w:trPr>
        <w:tc>
          <w:tcPr>
            <w:tcW w:w="4219" w:type="dxa"/>
            <w:hideMark/>
          </w:tcPr>
          <w:p w14:paraId="29F36A14"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MT_PAY_ORDER_CLOSED</w:t>
            </w:r>
          </w:p>
        </w:tc>
        <w:tc>
          <w:tcPr>
            <w:tcW w:w="4303" w:type="dxa"/>
            <w:hideMark/>
          </w:tcPr>
          <w:p w14:paraId="7A394B84"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支付单已经被关闭</w:t>
            </w:r>
          </w:p>
        </w:tc>
      </w:tr>
      <w:tr w:rsidR="00294A19" w:rsidRPr="00294A19" w14:paraId="6F8D7AC3" w14:textId="77777777" w:rsidTr="00A43EF8">
        <w:trPr>
          <w:trHeight w:val="300"/>
        </w:trPr>
        <w:tc>
          <w:tcPr>
            <w:tcW w:w="4219" w:type="dxa"/>
            <w:hideMark/>
          </w:tcPr>
          <w:p w14:paraId="0C0EFAF8"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MT_PAY_ORDER_STATUS_ERROR</w:t>
            </w:r>
          </w:p>
        </w:tc>
        <w:tc>
          <w:tcPr>
            <w:tcW w:w="4303" w:type="dxa"/>
            <w:hideMark/>
          </w:tcPr>
          <w:p w14:paraId="35BEB0B2" w14:textId="2581F451"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支付单当前状态不允许此交易</w:t>
            </w:r>
          </w:p>
        </w:tc>
      </w:tr>
      <w:tr w:rsidR="00294A19" w:rsidRPr="00294A19" w14:paraId="03151DD1" w14:textId="77777777" w:rsidTr="00A43EF8">
        <w:trPr>
          <w:trHeight w:val="300"/>
        </w:trPr>
        <w:tc>
          <w:tcPr>
            <w:tcW w:w="4219" w:type="dxa"/>
            <w:hideMark/>
          </w:tcPr>
          <w:p w14:paraId="21AB8127"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MT_NOT_AUTH</w:t>
            </w:r>
          </w:p>
        </w:tc>
        <w:tc>
          <w:tcPr>
            <w:tcW w:w="4303" w:type="dxa"/>
            <w:hideMark/>
          </w:tcPr>
          <w:p w14:paraId="4B8687D0" w14:textId="05869056"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当前商户或</w:t>
            </w:r>
            <w:r w:rsidRPr="00294A19">
              <w:rPr>
                <w:rFonts w:ascii="Tahoma" w:hAnsi="Tahoma" w:cs="Tahoma"/>
                <w:color w:val="404040"/>
                <w:sz w:val="22"/>
              </w:rPr>
              <w:t>ISV</w:t>
            </w:r>
            <w:r w:rsidRPr="00294A19">
              <w:rPr>
                <w:rFonts w:ascii="Tahoma" w:hAnsi="Tahoma" w:cs="Tahoma"/>
                <w:color w:val="404040"/>
                <w:sz w:val="22"/>
              </w:rPr>
              <w:t>没有权限进行此交易</w:t>
            </w:r>
          </w:p>
        </w:tc>
      </w:tr>
      <w:tr w:rsidR="00294A19" w:rsidRPr="00294A19" w14:paraId="01A830EA" w14:textId="77777777" w:rsidTr="00A43EF8">
        <w:trPr>
          <w:trHeight w:val="300"/>
        </w:trPr>
        <w:tc>
          <w:tcPr>
            <w:tcW w:w="4219" w:type="dxa"/>
            <w:hideMark/>
          </w:tcPr>
          <w:p w14:paraId="5C2599F0"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MT_MERCH_RECEIVER_LIMIT_IS_MORE_THEN_LIMIT</w:t>
            </w:r>
          </w:p>
        </w:tc>
        <w:tc>
          <w:tcPr>
            <w:tcW w:w="4303" w:type="dxa"/>
            <w:hideMark/>
          </w:tcPr>
          <w:p w14:paraId="298F832D"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商户收款额度超限</w:t>
            </w:r>
          </w:p>
        </w:tc>
      </w:tr>
      <w:tr w:rsidR="00294A19" w:rsidRPr="00294A19" w14:paraId="33BEE7B4" w14:textId="77777777" w:rsidTr="00A43EF8">
        <w:trPr>
          <w:trHeight w:val="300"/>
        </w:trPr>
        <w:tc>
          <w:tcPr>
            <w:tcW w:w="4219" w:type="dxa"/>
            <w:hideMark/>
          </w:tcPr>
          <w:p w14:paraId="2C693323"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MT_BUYER_BALANCE_AMT_IS_NOT_ENOUGH</w:t>
            </w:r>
          </w:p>
        </w:tc>
        <w:tc>
          <w:tcPr>
            <w:tcW w:w="4303" w:type="dxa"/>
            <w:hideMark/>
          </w:tcPr>
          <w:p w14:paraId="5ADB8D0C"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买家余额不足</w:t>
            </w:r>
          </w:p>
        </w:tc>
      </w:tr>
      <w:tr w:rsidR="00294A19" w:rsidRPr="00294A19" w14:paraId="3FC9338E" w14:textId="77777777" w:rsidTr="00A43EF8">
        <w:trPr>
          <w:trHeight w:val="300"/>
        </w:trPr>
        <w:tc>
          <w:tcPr>
            <w:tcW w:w="4219" w:type="dxa"/>
            <w:hideMark/>
          </w:tcPr>
          <w:p w14:paraId="3DCBBA8F"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MT_TRADE_BUYER_IS_NOT_MATCHED</w:t>
            </w:r>
          </w:p>
        </w:tc>
        <w:tc>
          <w:tcPr>
            <w:tcW w:w="4303" w:type="dxa"/>
            <w:hideMark/>
          </w:tcPr>
          <w:p w14:paraId="4BC0D571"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交易买家不匹配</w:t>
            </w:r>
          </w:p>
        </w:tc>
      </w:tr>
      <w:tr w:rsidR="00294A19" w:rsidRPr="00294A19" w14:paraId="1E359736" w14:textId="77777777" w:rsidTr="00A43EF8">
        <w:trPr>
          <w:trHeight w:val="300"/>
        </w:trPr>
        <w:tc>
          <w:tcPr>
            <w:tcW w:w="4219" w:type="dxa"/>
            <w:hideMark/>
          </w:tcPr>
          <w:p w14:paraId="24CBB0D2"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MT_ISV_ORG_ID_NOT_EXIST</w:t>
            </w:r>
          </w:p>
        </w:tc>
        <w:tc>
          <w:tcPr>
            <w:tcW w:w="4303" w:type="dxa"/>
            <w:hideMark/>
          </w:tcPr>
          <w:p w14:paraId="354B20C9"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ISV</w:t>
            </w:r>
            <w:r w:rsidRPr="00294A19">
              <w:rPr>
                <w:rFonts w:ascii="Tahoma" w:hAnsi="Tahoma" w:cs="Tahoma"/>
                <w:color w:val="404040"/>
                <w:sz w:val="22"/>
              </w:rPr>
              <w:t>机构号不存在</w:t>
            </w:r>
          </w:p>
        </w:tc>
      </w:tr>
      <w:tr w:rsidR="00294A19" w:rsidRPr="00294A19" w14:paraId="516A336F" w14:textId="77777777" w:rsidTr="00A43EF8">
        <w:trPr>
          <w:trHeight w:val="300"/>
        </w:trPr>
        <w:tc>
          <w:tcPr>
            <w:tcW w:w="4219" w:type="dxa"/>
            <w:hideMark/>
          </w:tcPr>
          <w:p w14:paraId="08F6C471"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MT_MERCH_STORE_ID_IS_INVALID</w:t>
            </w:r>
          </w:p>
        </w:tc>
        <w:tc>
          <w:tcPr>
            <w:tcW w:w="4303" w:type="dxa"/>
            <w:hideMark/>
          </w:tcPr>
          <w:p w14:paraId="7DDAE403"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商户门店编号无效</w:t>
            </w:r>
          </w:p>
        </w:tc>
      </w:tr>
      <w:tr w:rsidR="00294A19" w:rsidRPr="00294A19" w14:paraId="2E520644" w14:textId="77777777" w:rsidTr="00A43EF8">
        <w:trPr>
          <w:trHeight w:val="300"/>
        </w:trPr>
        <w:tc>
          <w:tcPr>
            <w:tcW w:w="4219" w:type="dxa"/>
            <w:hideMark/>
          </w:tcPr>
          <w:p w14:paraId="72441C56"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MT_ILLEGAL_PARAMETER</w:t>
            </w:r>
          </w:p>
        </w:tc>
        <w:tc>
          <w:tcPr>
            <w:tcW w:w="4303" w:type="dxa"/>
            <w:hideMark/>
          </w:tcPr>
          <w:p w14:paraId="3A00087A" w14:textId="5D2AE3F9"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请求参数错误。</w:t>
            </w:r>
          </w:p>
        </w:tc>
      </w:tr>
      <w:tr w:rsidR="00294A19" w:rsidRPr="00294A19" w14:paraId="76022BDB" w14:textId="77777777" w:rsidTr="00A43EF8">
        <w:trPr>
          <w:trHeight w:val="300"/>
        </w:trPr>
        <w:tc>
          <w:tcPr>
            <w:tcW w:w="4219" w:type="dxa"/>
            <w:hideMark/>
          </w:tcPr>
          <w:p w14:paraId="1BC71F4B"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MT_SYSTEM_CONFIG_ERROR</w:t>
            </w:r>
          </w:p>
        </w:tc>
        <w:tc>
          <w:tcPr>
            <w:tcW w:w="4303" w:type="dxa"/>
            <w:hideMark/>
          </w:tcPr>
          <w:p w14:paraId="410849C0"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系统配置错误，交易失败</w:t>
            </w:r>
          </w:p>
        </w:tc>
      </w:tr>
      <w:tr w:rsidR="00294A19" w:rsidRPr="00294A19" w14:paraId="4D302E17" w14:textId="77777777" w:rsidTr="00A43EF8">
        <w:trPr>
          <w:trHeight w:val="300"/>
        </w:trPr>
        <w:tc>
          <w:tcPr>
            <w:tcW w:w="4219" w:type="dxa"/>
            <w:hideMark/>
          </w:tcPr>
          <w:p w14:paraId="4C5959FB"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MT_FORBIDDEN_TRADE_TIME</w:t>
            </w:r>
          </w:p>
        </w:tc>
        <w:tc>
          <w:tcPr>
            <w:tcW w:w="4303" w:type="dxa"/>
            <w:hideMark/>
          </w:tcPr>
          <w:p w14:paraId="1ADDE1E7"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当前时段禁止此交易</w:t>
            </w:r>
          </w:p>
        </w:tc>
      </w:tr>
      <w:tr w:rsidR="00294A19" w:rsidRPr="00294A19" w14:paraId="6FB3F157" w14:textId="77777777" w:rsidTr="00A43EF8">
        <w:trPr>
          <w:trHeight w:val="300"/>
        </w:trPr>
        <w:tc>
          <w:tcPr>
            <w:tcW w:w="4219" w:type="dxa"/>
            <w:hideMark/>
          </w:tcPr>
          <w:p w14:paraId="4C64F3A8"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MT_MERCH_APPID_IS_NOT_MATCH_WITH_OPENID</w:t>
            </w:r>
          </w:p>
        </w:tc>
        <w:tc>
          <w:tcPr>
            <w:tcW w:w="4303" w:type="dxa"/>
            <w:hideMark/>
          </w:tcPr>
          <w:p w14:paraId="57E462ED"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商户公众号</w:t>
            </w:r>
            <w:r w:rsidRPr="00294A19">
              <w:rPr>
                <w:rFonts w:ascii="Tahoma" w:hAnsi="Tahoma" w:cs="Tahoma"/>
                <w:color w:val="404040"/>
                <w:sz w:val="22"/>
              </w:rPr>
              <w:t>appid</w:t>
            </w:r>
            <w:r w:rsidRPr="00294A19">
              <w:rPr>
                <w:rFonts w:ascii="Tahoma" w:hAnsi="Tahoma" w:cs="Tahoma"/>
                <w:color w:val="404040"/>
                <w:sz w:val="22"/>
              </w:rPr>
              <w:t>和用户</w:t>
            </w:r>
            <w:r w:rsidRPr="00294A19">
              <w:rPr>
                <w:rFonts w:ascii="Tahoma" w:hAnsi="Tahoma" w:cs="Tahoma"/>
                <w:color w:val="404040"/>
                <w:sz w:val="22"/>
              </w:rPr>
              <w:t>openid</w:t>
            </w:r>
            <w:r w:rsidRPr="00294A19">
              <w:rPr>
                <w:rFonts w:ascii="Tahoma" w:hAnsi="Tahoma" w:cs="Tahoma"/>
                <w:color w:val="404040"/>
                <w:sz w:val="22"/>
              </w:rPr>
              <w:t>不匹配</w:t>
            </w:r>
          </w:p>
        </w:tc>
      </w:tr>
      <w:tr w:rsidR="00294A19" w:rsidRPr="00294A19" w14:paraId="16FEC130" w14:textId="77777777" w:rsidTr="00A43EF8">
        <w:trPr>
          <w:trHeight w:val="300"/>
        </w:trPr>
        <w:tc>
          <w:tcPr>
            <w:tcW w:w="4219" w:type="dxa"/>
            <w:hideMark/>
          </w:tcPr>
          <w:p w14:paraId="653E8F3D"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MT_ISV_AR_INVALID</w:t>
            </w:r>
          </w:p>
        </w:tc>
        <w:tc>
          <w:tcPr>
            <w:tcW w:w="4303" w:type="dxa"/>
            <w:hideMark/>
          </w:tcPr>
          <w:p w14:paraId="2C0A0216"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ISV</w:t>
            </w:r>
            <w:r w:rsidRPr="00294A19">
              <w:rPr>
                <w:rFonts w:ascii="Tahoma" w:hAnsi="Tahoma" w:cs="Tahoma"/>
                <w:color w:val="404040"/>
                <w:sz w:val="22"/>
              </w:rPr>
              <w:t>合约状态非法</w:t>
            </w:r>
          </w:p>
        </w:tc>
      </w:tr>
      <w:tr w:rsidR="00294A19" w:rsidRPr="00294A19" w14:paraId="1BA8DFD5" w14:textId="77777777" w:rsidTr="00A43EF8">
        <w:trPr>
          <w:trHeight w:val="300"/>
        </w:trPr>
        <w:tc>
          <w:tcPr>
            <w:tcW w:w="4219" w:type="dxa"/>
            <w:hideMark/>
          </w:tcPr>
          <w:p w14:paraId="464614F2"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MT_ORDER_INFO_CONTAINED_FORBIDDEN_WORDS</w:t>
            </w:r>
          </w:p>
        </w:tc>
        <w:tc>
          <w:tcPr>
            <w:tcW w:w="4303" w:type="dxa"/>
            <w:hideMark/>
          </w:tcPr>
          <w:p w14:paraId="099E5ED6"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订单信息中包含违禁词</w:t>
            </w:r>
          </w:p>
        </w:tc>
      </w:tr>
      <w:tr w:rsidR="00294A19" w:rsidRPr="00294A19" w14:paraId="6215F4DF" w14:textId="77777777" w:rsidTr="00A43EF8">
        <w:trPr>
          <w:trHeight w:val="300"/>
        </w:trPr>
        <w:tc>
          <w:tcPr>
            <w:tcW w:w="4219" w:type="dxa"/>
            <w:hideMark/>
          </w:tcPr>
          <w:p w14:paraId="389FA8AD"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MT_MERCH_AR_INVALID</w:t>
            </w:r>
          </w:p>
        </w:tc>
        <w:tc>
          <w:tcPr>
            <w:tcW w:w="4303" w:type="dxa"/>
            <w:hideMark/>
          </w:tcPr>
          <w:p w14:paraId="6016B476"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商户合约状态非法</w:t>
            </w:r>
          </w:p>
        </w:tc>
      </w:tr>
      <w:tr w:rsidR="00294A19" w:rsidRPr="00294A19" w14:paraId="5E356963" w14:textId="77777777" w:rsidTr="00A43EF8">
        <w:trPr>
          <w:trHeight w:val="300"/>
        </w:trPr>
        <w:tc>
          <w:tcPr>
            <w:tcW w:w="4219" w:type="dxa"/>
            <w:hideMark/>
          </w:tcPr>
          <w:p w14:paraId="7F5FFF53"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MT_ISV_ROLE_INVALID</w:t>
            </w:r>
          </w:p>
        </w:tc>
        <w:tc>
          <w:tcPr>
            <w:tcW w:w="4303" w:type="dxa"/>
            <w:hideMark/>
          </w:tcPr>
          <w:p w14:paraId="20D31E12"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ISV</w:t>
            </w:r>
            <w:r w:rsidRPr="00294A19">
              <w:rPr>
                <w:rFonts w:ascii="Tahoma" w:hAnsi="Tahoma" w:cs="Tahoma"/>
                <w:color w:val="404040"/>
                <w:sz w:val="22"/>
              </w:rPr>
              <w:t>角色状态非法</w:t>
            </w:r>
          </w:p>
        </w:tc>
      </w:tr>
      <w:tr w:rsidR="00294A19" w:rsidRPr="00294A19" w14:paraId="34C1A72A" w14:textId="77777777" w:rsidTr="00A43EF8">
        <w:trPr>
          <w:trHeight w:val="300"/>
        </w:trPr>
        <w:tc>
          <w:tcPr>
            <w:tcW w:w="4219" w:type="dxa"/>
            <w:hideMark/>
          </w:tcPr>
          <w:p w14:paraId="4218D46E"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MT_SYSTEMERROR</w:t>
            </w:r>
          </w:p>
        </w:tc>
        <w:tc>
          <w:tcPr>
            <w:tcW w:w="4303" w:type="dxa"/>
            <w:hideMark/>
          </w:tcPr>
          <w:p w14:paraId="4D9A5527"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系统未知异常，请使用原参数再次发起调用</w:t>
            </w:r>
          </w:p>
        </w:tc>
      </w:tr>
      <w:tr w:rsidR="00294A19" w:rsidRPr="00294A19" w14:paraId="52A4F12F" w14:textId="77777777" w:rsidTr="00A43EF8">
        <w:trPr>
          <w:trHeight w:val="300"/>
        </w:trPr>
        <w:tc>
          <w:tcPr>
            <w:tcW w:w="4219" w:type="dxa"/>
            <w:hideMark/>
          </w:tcPr>
          <w:p w14:paraId="0436C29D"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MT_MERCH_ID_NOT_EXIST</w:t>
            </w:r>
          </w:p>
        </w:tc>
        <w:tc>
          <w:tcPr>
            <w:tcW w:w="4303" w:type="dxa"/>
            <w:hideMark/>
          </w:tcPr>
          <w:p w14:paraId="43D4B808"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商户号不存在或不属于此</w:t>
            </w:r>
            <w:r w:rsidRPr="00294A19">
              <w:rPr>
                <w:rFonts w:ascii="Tahoma" w:hAnsi="Tahoma" w:cs="Tahoma"/>
                <w:color w:val="404040"/>
                <w:sz w:val="22"/>
              </w:rPr>
              <w:t>ISV</w:t>
            </w:r>
          </w:p>
        </w:tc>
      </w:tr>
      <w:tr w:rsidR="00294A19" w:rsidRPr="00294A19" w14:paraId="6703ECFD" w14:textId="77777777" w:rsidTr="00A43EF8">
        <w:trPr>
          <w:trHeight w:val="300"/>
        </w:trPr>
        <w:tc>
          <w:tcPr>
            <w:tcW w:w="4219" w:type="dxa"/>
            <w:hideMark/>
          </w:tcPr>
          <w:p w14:paraId="1CC56F98"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MT_MERCH_RECEIVER_MONTH_ACCUM_AMT_MORE_THAN_LIMIT</w:t>
            </w:r>
          </w:p>
        </w:tc>
        <w:tc>
          <w:tcPr>
            <w:tcW w:w="4303" w:type="dxa"/>
            <w:hideMark/>
          </w:tcPr>
          <w:p w14:paraId="5D56D3B0"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商户收款月累计额度超限</w:t>
            </w:r>
          </w:p>
        </w:tc>
      </w:tr>
      <w:tr w:rsidR="00294A19" w:rsidRPr="00294A19" w14:paraId="1278288A" w14:textId="77777777" w:rsidTr="00A43EF8">
        <w:trPr>
          <w:trHeight w:val="300"/>
        </w:trPr>
        <w:tc>
          <w:tcPr>
            <w:tcW w:w="4219" w:type="dxa"/>
            <w:hideMark/>
          </w:tcPr>
          <w:p w14:paraId="1CA78EE3"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MT_VALUD_OF_SUB_OPENID_DISABLED</w:t>
            </w:r>
          </w:p>
        </w:tc>
        <w:tc>
          <w:tcPr>
            <w:tcW w:w="4303" w:type="dxa"/>
            <w:hideMark/>
          </w:tcPr>
          <w:p w14:paraId="6321604C"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sub_openid</w:t>
            </w:r>
            <w:r w:rsidRPr="00294A19">
              <w:rPr>
                <w:rFonts w:ascii="Tahoma" w:hAnsi="Tahoma" w:cs="Tahoma"/>
                <w:color w:val="404040"/>
                <w:sz w:val="22"/>
              </w:rPr>
              <w:t>参数的值无效</w:t>
            </w:r>
          </w:p>
        </w:tc>
      </w:tr>
      <w:tr w:rsidR="00294A19" w:rsidRPr="00294A19" w14:paraId="1B6F04DC" w14:textId="77777777" w:rsidTr="00A43EF8">
        <w:trPr>
          <w:trHeight w:val="300"/>
        </w:trPr>
        <w:tc>
          <w:tcPr>
            <w:tcW w:w="4219" w:type="dxa"/>
            <w:hideMark/>
          </w:tcPr>
          <w:p w14:paraId="26B80350"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MT_BUYER_PAY_DAILY_ACCUM_AMT_MORE_THAN_LIMIT</w:t>
            </w:r>
          </w:p>
        </w:tc>
        <w:tc>
          <w:tcPr>
            <w:tcW w:w="4303" w:type="dxa"/>
            <w:hideMark/>
          </w:tcPr>
          <w:p w14:paraId="7C63CAFB" w14:textId="77777777" w:rsidR="00294A19" w:rsidRPr="00294A19" w:rsidRDefault="00294A19" w:rsidP="00294A19">
            <w:pPr>
              <w:widowControl/>
              <w:jc w:val="left"/>
              <w:rPr>
                <w:rFonts w:ascii="Tahoma" w:hAnsi="Tahoma" w:cs="Tahoma"/>
                <w:color w:val="404040"/>
                <w:sz w:val="22"/>
              </w:rPr>
            </w:pPr>
            <w:r w:rsidRPr="00294A19">
              <w:rPr>
                <w:rFonts w:ascii="Tahoma" w:hAnsi="Tahoma" w:cs="Tahoma"/>
                <w:color w:val="404040"/>
                <w:sz w:val="22"/>
              </w:rPr>
              <w:t>买家付款日累计额度超限</w:t>
            </w:r>
          </w:p>
        </w:tc>
      </w:tr>
      <w:tr w:rsidR="00A928D2" w:rsidRPr="00294A19" w14:paraId="07937669" w14:textId="77777777" w:rsidTr="00A43EF8">
        <w:trPr>
          <w:trHeight w:val="300"/>
        </w:trPr>
        <w:tc>
          <w:tcPr>
            <w:tcW w:w="4219" w:type="dxa"/>
          </w:tcPr>
          <w:p w14:paraId="29007E33" w14:textId="517FD87D" w:rsidR="00A928D2" w:rsidRPr="00294A19" w:rsidRDefault="00A928D2" w:rsidP="00294A19">
            <w:pPr>
              <w:widowControl/>
              <w:jc w:val="left"/>
              <w:rPr>
                <w:rFonts w:ascii="Tahoma" w:hAnsi="Tahoma" w:cs="Tahoma"/>
                <w:color w:val="404040"/>
                <w:sz w:val="22"/>
              </w:rPr>
            </w:pPr>
            <w:r w:rsidRPr="00A928D2">
              <w:rPr>
                <w:rFonts w:ascii="Tahoma" w:hAnsi="Tahoma" w:cs="Tahoma"/>
                <w:color w:val="404040"/>
                <w:sz w:val="22"/>
              </w:rPr>
              <w:t>MT_PAY_ORDER_ACCEPT_FAILED</w:t>
            </w:r>
          </w:p>
        </w:tc>
        <w:tc>
          <w:tcPr>
            <w:tcW w:w="4303" w:type="dxa"/>
          </w:tcPr>
          <w:p w14:paraId="12F6226D" w14:textId="0106D74A" w:rsidR="00A928D2" w:rsidRPr="00294A19" w:rsidRDefault="00A928D2" w:rsidP="00294A19">
            <w:pPr>
              <w:widowControl/>
              <w:jc w:val="left"/>
              <w:rPr>
                <w:rFonts w:ascii="Tahoma" w:hAnsi="Tahoma" w:cs="Tahoma"/>
                <w:color w:val="404040"/>
                <w:sz w:val="22"/>
              </w:rPr>
            </w:pPr>
            <w:r w:rsidRPr="00A928D2">
              <w:rPr>
                <w:rFonts w:ascii="Tahoma" w:hAnsi="Tahoma" w:cs="Tahoma" w:hint="eastAsia"/>
                <w:color w:val="404040"/>
                <w:sz w:val="22"/>
              </w:rPr>
              <w:t>支付单受理失败，请换单重试。</w:t>
            </w:r>
          </w:p>
        </w:tc>
      </w:tr>
    </w:tbl>
    <w:p w14:paraId="1C408C91" w14:textId="77777777" w:rsidR="008906B4" w:rsidRDefault="00D753AB" w:rsidP="008906B4">
      <w:pPr>
        <w:pStyle w:val="3"/>
        <w:rPr>
          <w:rFonts w:ascii="宋体" w:hAnsi="宋体"/>
          <w:sz w:val="21"/>
          <w:szCs w:val="21"/>
        </w:rPr>
      </w:pPr>
      <w:r>
        <w:rPr>
          <w:rFonts w:hint="eastAsia"/>
        </w:rPr>
        <w:t>创建</w:t>
      </w:r>
      <w:r>
        <w:t>订单结果通知</w:t>
      </w:r>
      <w:r w:rsidRPr="00F561BB">
        <w:rPr>
          <w:rFonts w:ascii="宋体" w:hAnsi="宋体"/>
          <w:sz w:val="21"/>
          <w:szCs w:val="21"/>
        </w:rPr>
        <w:t>&lt;ant.</w:t>
      </w:r>
      <w:r>
        <w:rPr>
          <w:rFonts w:ascii="宋体" w:hAnsi="宋体"/>
          <w:sz w:val="21"/>
          <w:szCs w:val="21"/>
        </w:rPr>
        <w:t>mybank</w:t>
      </w:r>
      <w:r w:rsidRPr="00F561BB">
        <w:rPr>
          <w:rFonts w:ascii="宋体" w:hAnsi="宋体" w:hint="eastAsia"/>
          <w:sz w:val="21"/>
          <w:szCs w:val="21"/>
        </w:rPr>
        <w:t>.</w:t>
      </w:r>
      <w:r w:rsidRPr="009A2507">
        <w:rPr>
          <w:rFonts w:ascii="宋体" w:hAnsi="宋体"/>
          <w:b w:val="0"/>
          <w:sz w:val="21"/>
          <w:szCs w:val="21"/>
        </w:rPr>
        <w:t>bkmerchanttrade</w:t>
      </w:r>
      <w:r w:rsidRPr="00F561BB">
        <w:rPr>
          <w:rFonts w:ascii="宋体" w:hAnsi="宋体" w:hint="eastAsia"/>
          <w:sz w:val="21"/>
          <w:szCs w:val="21"/>
        </w:rPr>
        <w:t>.</w:t>
      </w:r>
      <w:r w:rsidRPr="0016507D">
        <w:rPr>
          <w:rFonts w:ascii="宋体" w:hAnsi="宋体"/>
          <w:sz w:val="21"/>
          <w:szCs w:val="21"/>
        </w:rPr>
        <w:t>prePayNotice</w:t>
      </w:r>
      <w:r w:rsidRPr="00F561BB">
        <w:rPr>
          <w:rFonts w:ascii="宋体" w:hAnsi="宋体"/>
          <w:sz w:val="21"/>
          <w:szCs w:val="21"/>
        </w:rPr>
        <w:t>&gt;</w:t>
      </w:r>
    </w:p>
    <w:p w14:paraId="735D62CD" w14:textId="77777777" w:rsidR="00D753AB" w:rsidRDefault="00D753AB" w:rsidP="00D753AB">
      <w:pPr>
        <w:spacing w:line="360" w:lineRule="auto"/>
        <w:ind w:firstLine="420"/>
        <w:rPr>
          <w:sz w:val="24"/>
        </w:rPr>
      </w:pPr>
      <w:r>
        <w:rPr>
          <w:rFonts w:hint="eastAsia"/>
          <w:sz w:val="24"/>
        </w:rPr>
        <w:t>针对</w:t>
      </w:r>
      <w:r>
        <w:rPr>
          <w:sz w:val="24"/>
        </w:rPr>
        <w:t>客户</w:t>
      </w:r>
      <w:r>
        <w:rPr>
          <w:rFonts w:hint="eastAsia"/>
          <w:sz w:val="24"/>
        </w:rPr>
        <w:t>主扫</w:t>
      </w:r>
      <w:r>
        <w:rPr>
          <w:sz w:val="24"/>
        </w:rPr>
        <w:t>支付，网商</w:t>
      </w:r>
      <w:r>
        <w:rPr>
          <w:rFonts w:hint="eastAsia"/>
          <w:sz w:val="24"/>
        </w:rPr>
        <w:t>银行在获知</w:t>
      </w:r>
      <w:r>
        <w:rPr>
          <w:sz w:val="24"/>
        </w:rPr>
        <w:t>客户交易结果后，</w:t>
      </w:r>
      <w:r>
        <w:rPr>
          <w:rFonts w:hint="eastAsia"/>
          <w:sz w:val="24"/>
        </w:rPr>
        <w:t>会</w:t>
      </w:r>
      <w:r>
        <w:rPr>
          <w:sz w:val="24"/>
        </w:rPr>
        <w:t>主动</w:t>
      </w:r>
      <w:r>
        <w:rPr>
          <w:rFonts w:hint="eastAsia"/>
          <w:sz w:val="24"/>
        </w:rPr>
        <w:t>将</w:t>
      </w:r>
      <w:r>
        <w:rPr>
          <w:sz w:val="24"/>
        </w:rPr>
        <w:t>结果</w:t>
      </w:r>
      <w:r w:rsidRPr="000A0FB2">
        <w:rPr>
          <w:rFonts w:hint="eastAsia"/>
          <w:sz w:val="24"/>
        </w:rPr>
        <w:t>通知</w:t>
      </w:r>
      <w:r>
        <w:rPr>
          <w:rFonts w:hint="eastAsia"/>
          <w:sz w:val="24"/>
        </w:rPr>
        <w:t>合作方。通知消息只包括主要业务数据，如果需要查询完整业务数据，需要调用【</w:t>
      </w:r>
      <w:r>
        <w:rPr>
          <w:sz w:val="24"/>
        </w:rPr>
        <w:t>订单</w:t>
      </w:r>
      <w:r>
        <w:rPr>
          <w:rFonts w:hint="eastAsia"/>
          <w:sz w:val="24"/>
        </w:rPr>
        <w:t>查询】</w:t>
      </w:r>
      <w:r w:rsidRPr="000A0FB2">
        <w:rPr>
          <w:rFonts w:hint="eastAsia"/>
          <w:sz w:val="24"/>
        </w:rPr>
        <w:t>接口。</w:t>
      </w:r>
      <w:r>
        <w:rPr>
          <w:rFonts w:hint="eastAsia"/>
          <w:sz w:val="24"/>
        </w:rPr>
        <w:t>在</w:t>
      </w:r>
      <w:r>
        <w:rPr>
          <w:sz w:val="24"/>
        </w:rPr>
        <w:t>收到网商银行的结果通知后，</w:t>
      </w:r>
      <w:r>
        <w:rPr>
          <w:rFonts w:hint="eastAsia"/>
          <w:sz w:val="24"/>
        </w:rPr>
        <w:t>合作方须做出应答</w:t>
      </w:r>
      <w:r>
        <w:rPr>
          <w:sz w:val="24"/>
        </w:rPr>
        <w:t>。</w:t>
      </w:r>
      <w:r w:rsidRPr="000A0FB2">
        <w:rPr>
          <w:rFonts w:hint="eastAsia"/>
          <w:sz w:val="24"/>
        </w:rPr>
        <w:t>如果收到的</w:t>
      </w:r>
      <w:r>
        <w:rPr>
          <w:rFonts w:hint="eastAsia"/>
          <w:sz w:val="24"/>
        </w:rPr>
        <w:t>合作方</w:t>
      </w:r>
      <w:r w:rsidRPr="000A0FB2">
        <w:rPr>
          <w:rFonts w:hint="eastAsia"/>
          <w:sz w:val="24"/>
        </w:rPr>
        <w:t>应答不是成功或超时，网商系统认为通知失败，通过一定的策略定期重新</w:t>
      </w:r>
      <w:r w:rsidRPr="000A0FB2">
        <w:rPr>
          <w:rFonts w:hint="eastAsia"/>
          <w:sz w:val="24"/>
        </w:rPr>
        <w:lastRenderedPageBreak/>
        <w:t>发起通知，尽可能提高通知的成功率，但不保证通知最终能成功。</w:t>
      </w:r>
      <w:r w:rsidRPr="000A0FB2">
        <w:rPr>
          <w:rFonts w:hint="eastAsia"/>
          <w:sz w:val="24"/>
        </w:rPr>
        <w:t>(</w:t>
      </w:r>
      <w:r w:rsidRPr="000A0FB2">
        <w:rPr>
          <w:rFonts w:hint="eastAsia"/>
          <w:sz w:val="24"/>
        </w:rPr>
        <w:t>通知频率为</w:t>
      </w:r>
      <w:r w:rsidRPr="000A0FB2">
        <w:rPr>
          <w:rFonts w:hint="eastAsia"/>
          <w:sz w:val="24"/>
        </w:rPr>
        <w:t>15/15/30/180/1800/1800/1800/1800/3600</w:t>
      </w:r>
      <w:r w:rsidRPr="000A0FB2">
        <w:rPr>
          <w:rFonts w:hint="eastAsia"/>
          <w:sz w:val="24"/>
        </w:rPr>
        <w:t>，单位：秒）</w:t>
      </w:r>
    </w:p>
    <w:p w14:paraId="64482599" w14:textId="283025B4" w:rsidR="00DC4831" w:rsidRDefault="00DC4831" w:rsidP="00D753AB">
      <w:pPr>
        <w:spacing w:line="360" w:lineRule="auto"/>
        <w:ind w:firstLine="420"/>
        <w:rPr>
          <w:sz w:val="24"/>
        </w:rPr>
      </w:pPr>
      <w:r>
        <w:rPr>
          <w:rFonts w:hint="eastAsia"/>
          <w:sz w:val="24"/>
        </w:rPr>
        <w:t>仅</w:t>
      </w:r>
      <w:r>
        <w:rPr>
          <w:sz w:val="24"/>
        </w:rPr>
        <w:t>当主扫的订单成功后才进行</w:t>
      </w:r>
      <w:r>
        <w:rPr>
          <w:rFonts w:hint="eastAsia"/>
          <w:sz w:val="24"/>
        </w:rPr>
        <w:t>结果</w:t>
      </w:r>
      <w:r>
        <w:rPr>
          <w:sz w:val="24"/>
        </w:rPr>
        <w:t>通知，失败和处理中均不通知。</w:t>
      </w:r>
    </w:p>
    <w:p w14:paraId="60A44CCB" w14:textId="77777777" w:rsidR="00D753AB" w:rsidRDefault="00D753AB" w:rsidP="00D753AB">
      <w:pPr>
        <w:pStyle w:val="4"/>
        <w:numPr>
          <w:ilvl w:val="0"/>
          <w:numId w:val="0"/>
        </w:numPr>
        <w:ind w:left="864" w:hanging="864"/>
      </w:pPr>
      <w:r>
        <w:rPr>
          <w:rFonts w:hint="eastAsia"/>
        </w:rPr>
        <w:t>请求</w:t>
      </w:r>
      <w:r>
        <w:t>报文</w:t>
      </w:r>
    </w:p>
    <w:tbl>
      <w:tblPr>
        <w:tblStyle w:val="a9"/>
        <w:tblW w:w="6040" w:type="pct"/>
        <w:tblLayout w:type="fixed"/>
        <w:tblLook w:val="04A0" w:firstRow="1" w:lastRow="0" w:firstColumn="1" w:lastColumn="0" w:noHBand="0" w:noVBand="1"/>
      </w:tblPr>
      <w:tblGrid>
        <w:gridCol w:w="407"/>
        <w:gridCol w:w="1437"/>
        <w:gridCol w:w="2263"/>
        <w:gridCol w:w="992"/>
        <w:gridCol w:w="525"/>
        <w:gridCol w:w="830"/>
        <w:gridCol w:w="3568"/>
      </w:tblGrid>
      <w:tr w:rsidR="00D753AB" w:rsidRPr="003D09B9" w14:paraId="446A8739" w14:textId="77777777" w:rsidTr="00C11757">
        <w:trPr>
          <w:trHeight w:val="324"/>
        </w:trPr>
        <w:tc>
          <w:tcPr>
            <w:tcW w:w="20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22E2C9" w14:textId="77777777" w:rsidR="00D753AB" w:rsidRPr="003D09B9"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71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630718"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参数名</w:t>
            </w:r>
          </w:p>
        </w:tc>
        <w:tc>
          <w:tcPr>
            <w:tcW w:w="11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1407E6"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参数描述</w:t>
            </w:r>
          </w:p>
        </w:tc>
        <w:tc>
          <w:tcPr>
            <w:tcW w:w="49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7FD6C6"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数据类型</w:t>
            </w:r>
          </w:p>
        </w:tc>
        <w:tc>
          <w:tcPr>
            <w:tcW w:w="26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5F4A0F"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长度</w:t>
            </w:r>
          </w:p>
        </w:tc>
        <w:tc>
          <w:tcPr>
            <w:tcW w:w="4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A92361"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出现要求</w:t>
            </w:r>
          </w:p>
        </w:tc>
        <w:tc>
          <w:tcPr>
            <w:tcW w:w="17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BEF283"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示例</w:t>
            </w:r>
          </w:p>
        </w:tc>
      </w:tr>
      <w:tr w:rsidR="00D753AB" w:rsidRPr="003D09B9" w14:paraId="518F8F45" w14:textId="77777777" w:rsidTr="00C11757">
        <w:trPr>
          <w:trHeight w:val="287"/>
        </w:trPr>
        <w:tc>
          <w:tcPr>
            <w:tcW w:w="203" w:type="pct"/>
          </w:tcPr>
          <w:p w14:paraId="45D26475" w14:textId="77777777" w:rsidR="00D753AB" w:rsidRPr="00F17376"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3364B2A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OutTradeNo</w:t>
            </w:r>
          </w:p>
        </w:tc>
        <w:tc>
          <w:tcPr>
            <w:tcW w:w="1129" w:type="pct"/>
            <w:shd w:val="clear" w:color="auto" w:fill="auto"/>
          </w:tcPr>
          <w:p w14:paraId="392745FA"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外部交易号。由合作方系统生成。</w:t>
            </w:r>
          </w:p>
        </w:tc>
        <w:tc>
          <w:tcPr>
            <w:tcW w:w="495" w:type="pct"/>
            <w:shd w:val="clear" w:color="auto" w:fill="auto"/>
          </w:tcPr>
          <w:p w14:paraId="32B46B54"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262" w:type="pct"/>
            <w:tcBorders>
              <w:top w:val="single" w:sz="4" w:space="0" w:color="auto"/>
              <w:left w:val="single" w:sz="4" w:space="0" w:color="auto"/>
              <w:bottom w:val="single" w:sz="4" w:space="0" w:color="auto"/>
              <w:right w:val="single" w:sz="4" w:space="0" w:color="auto"/>
            </w:tcBorders>
          </w:tcPr>
          <w:p w14:paraId="4E863162"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64</w:t>
            </w:r>
          </w:p>
        </w:tc>
        <w:tc>
          <w:tcPr>
            <w:tcW w:w="414" w:type="pct"/>
            <w:shd w:val="clear" w:color="auto" w:fill="auto"/>
          </w:tcPr>
          <w:p w14:paraId="0D215B77"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ME</w:t>
            </w:r>
          </w:p>
        </w:tc>
        <w:tc>
          <w:tcPr>
            <w:tcW w:w="1780" w:type="pct"/>
            <w:tcBorders>
              <w:top w:val="single" w:sz="4" w:space="0" w:color="auto"/>
              <w:left w:val="single" w:sz="4" w:space="0" w:color="auto"/>
              <w:bottom w:val="single" w:sz="4" w:space="0" w:color="auto"/>
              <w:right w:val="single" w:sz="4" w:space="0" w:color="auto"/>
            </w:tcBorders>
          </w:tcPr>
          <w:p w14:paraId="53BE960F" w14:textId="77777777" w:rsidR="00D753AB" w:rsidRPr="003D09B9" w:rsidRDefault="00D753AB" w:rsidP="00C11757">
            <w:pPr>
              <w:rPr>
                <w:rFonts w:asciiTheme="minorEastAsia" w:eastAsiaTheme="minorEastAsia" w:hAnsiTheme="minorEastAsia"/>
                <w:bCs/>
                <w:sz w:val="18"/>
                <w:szCs w:val="18"/>
              </w:rPr>
            </w:pPr>
            <w:r w:rsidRPr="00123A3A">
              <w:rPr>
                <w:rFonts w:asciiTheme="minorHAnsi" w:eastAsiaTheme="minorEastAsia" w:hAnsiTheme="minorHAnsi" w:hint="eastAsia"/>
                <w:sz w:val="18"/>
                <w:szCs w:val="18"/>
              </w:rPr>
              <w:t>20151229113030000000000000000001</w:t>
            </w:r>
          </w:p>
        </w:tc>
      </w:tr>
      <w:tr w:rsidR="00D753AB" w:rsidRPr="003D09B9" w14:paraId="2DEBBAAF" w14:textId="77777777" w:rsidTr="00C11757">
        <w:trPr>
          <w:trHeight w:val="287"/>
        </w:trPr>
        <w:tc>
          <w:tcPr>
            <w:tcW w:w="203" w:type="pct"/>
          </w:tcPr>
          <w:p w14:paraId="37E18CE3" w14:textId="77777777" w:rsidR="00D753AB" w:rsidRPr="00226545"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62E6AC4A"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C</w:t>
            </w:r>
            <w:r w:rsidRPr="00EE677B">
              <w:rPr>
                <w:rFonts w:asciiTheme="minorEastAsia" w:eastAsiaTheme="minorEastAsia" w:hAnsiTheme="minorEastAsia" w:hint="eastAsia"/>
                <w:sz w:val="18"/>
                <w:szCs w:val="18"/>
              </w:rPr>
              <w:t>hannelType</w:t>
            </w:r>
          </w:p>
        </w:tc>
        <w:tc>
          <w:tcPr>
            <w:tcW w:w="1129" w:type="pct"/>
            <w:shd w:val="clear" w:color="auto" w:fill="auto"/>
          </w:tcPr>
          <w:p w14:paraId="466C8C31" w14:textId="77777777" w:rsidR="00D753AB" w:rsidRDefault="00D753AB" w:rsidP="00C11757">
            <w:pPr>
              <w:pStyle w:val="aa"/>
              <w:spacing w:before="0" w:beforeAutospacing="0" w:after="0" w:afterAutospacing="0"/>
              <w:rPr>
                <w:sz w:val="18"/>
                <w:szCs w:val="18"/>
              </w:rPr>
            </w:pPr>
            <w:r>
              <w:rPr>
                <w:rFonts w:hint="eastAsia"/>
                <w:sz w:val="18"/>
                <w:szCs w:val="18"/>
              </w:rPr>
              <w:t>支付渠道类型。该笔支付走的第三方支付渠道。可选值：</w:t>
            </w:r>
          </w:p>
          <w:p w14:paraId="4D4B1090" w14:textId="77777777" w:rsidR="00D753AB" w:rsidRDefault="00D753AB" w:rsidP="00C11757">
            <w:pPr>
              <w:pStyle w:val="aa"/>
              <w:spacing w:before="0" w:beforeAutospacing="0" w:after="0" w:afterAutospacing="0"/>
              <w:rPr>
                <w:color w:val="000000"/>
                <w:sz w:val="18"/>
                <w:szCs w:val="18"/>
              </w:rPr>
            </w:pPr>
            <w:r>
              <w:rPr>
                <w:rFonts w:hint="eastAsia"/>
                <w:color w:val="000000"/>
                <w:sz w:val="18"/>
                <w:szCs w:val="18"/>
              </w:rPr>
              <w:t>ALI：支付宝</w:t>
            </w:r>
          </w:p>
          <w:p w14:paraId="53C73935" w14:textId="77777777" w:rsidR="00D753AB" w:rsidRDefault="00D753AB" w:rsidP="00C11757">
            <w:pPr>
              <w:pStyle w:val="aa"/>
              <w:spacing w:before="0" w:beforeAutospacing="0" w:after="0" w:afterAutospacing="0"/>
              <w:rPr>
                <w:color w:val="000000"/>
                <w:sz w:val="18"/>
                <w:szCs w:val="18"/>
              </w:rPr>
            </w:pPr>
            <w:r>
              <w:rPr>
                <w:rFonts w:hint="eastAsia"/>
                <w:color w:val="000000"/>
                <w:sz w:val="18"/>
                <w:szCs w:val="18"/>
              </w:rPr>
              <w:t>WX：微信支付</w:t>
            </w:r>
          </w:p>
          <w:p w14:paraId="1CEA7861" w14:textId="77777777" w:rsidR="00D753AB" w:rsidRDefault="00D753AB" w:rsidP="00C11757">
            <w:pPr>
              <w:pStyle w:val="aa"/>
              <w:spacing w:before="0" w:beforeAutospacing="0" w:after="0" w:afterAutospacing="0"/>
              <w:rPr>
                <w:color w:val="000000"/>
                <w:sz w:val="18"/>
                <w:szCs w:val="18"/>
              </w:rPr>
            </w:pPr>
            <w:r>
              <w:rPr>
                <w:rFonts w:hint="eastAsia"/>
                <w:color w:val="000000"/>
                <w:sz w:val="18"/>
                <w:szCs w:val="18"/>
              </w:rPr>
              <w:t>QQ：手机QQ（暂未开放）</w:t>
            </w:r>
          </w:p>
          <w:p w14:paraId="6A18D7B5" w14:textId="77777777" w:rsidR="00D753AB" w:rsidRPr="003D09B9" w:rsidRDefault="00D753AB" w:rsidP="00C11757">
            <w:pPr>
              <w:rPr>
                <w:rFonts w:asciiTheme="minorEastAsia" w:eastAsiaTheme="minorEastAsia" w:hAnsiTheme="minorEastAsia"/>
                <w:bCs/>
                <w:sz w:val="18"/>
                <w:szCs w:val="18"/>
              </w:rPr>
            </w:pPr>
            <w:r>
              <w:rPr>
                <w:rFonts w:hint="eastAsia"/>
                <w:color w:val="000000"/>
                <w:sz w:val="18"/>
                <w:szCs w:val="18"/>
              </w:rPr>
              <w:t>JD</w:t>
            </w:r>
            <w:r>
              <w:rPr>
                <w:rFonts w:hint="eastAsia"/>
                <w:color w:val="000000"/>
                <w:sz w:val="18"/>
                <w:szCs w:val="18"/>
              </w:rPr>
              <w:t>：京东钱包（暂未开放）</w:t>
            </w:r>
          </w:p>
        </w:tc>
        <w:tc>
          <w:tcPr>
            <w:tcW w:w="495" w:type="pct"/>
          </w:tcPr>
          <w:p w14:paraId="56183CFA"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262" w:type="pct"/>
            <w:tcBorders>
              <w:top w:val="single" w:sz="4" w:space="0" w:color="auto"/>
              <w:left w:val="single" w:sz="4" w:space="0" w:color="auto"/>
              <w:bottom w:val="single" w:sz="4" w:space="0" w:color="auto"/>
              <w:right w:val="single" w:sz="4" w:space="0" w:color="auto"/>
            </w:tcBorders>
          </w:tcPr>
          <w:p w14:paraId="7AE8372E"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64</w:t>
            </w:r>
          </w:p>
        </w:tc>
        <w:tc>
          <w:tcPr>
            <w:tcW w:w="414" w:type="pct"/>
            <w:shd w:val="clear" w:color="auto" w:fill="auto"/>
          </w:tcPr>
          <w:p w14:paraId="3999E349"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1780" w:type="pct"/>
            <w:tcBorders>
              <w:top w:val="single" w:sz="4" w:space="0" w:color="auto"/>
              <w:left w:val="single" w:sz="4" w:space="0" w:color="auto"/>
              <w:bottom w:val="single" w:sz="4" w:space="0" w:color="auto"/>
              <w:right w:val="single" w:sz="4" w:space="0" w:color="auto"/>
            </w:tcBorders>
          </w:tcPr>
          <w:p w14:paraId="5FB13FD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 </w:t>
            </w:r>
          </w:p>
        </w:tc>
      </w:tr>
      <w:tr w:rsidR="00D753AB" w:rsidRPr="003D09B9" w14:paraId="2941E52B" w14:textId="77777777" w:rsidTr="00C11757">
        <w:trPr>
          <w:trHeight w:val="287"/>
        </w:trPr>
        <w:tc>
          <w:tcPr>
            <w:tcW w:w="203" w:type="pct"/>
          </w:tcPr>
          <w:p w14:paraId="4765844B" w14:textId="77777777" w:rsidR="00D753AB" w:rsidRPr="00226545"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1C911E58"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TotalAmount</w:t>
            </w:r>
          </w:p>
        </w:tc>
        <w:tc>
          <w:tcPr>
            <w:tcW w:w="1129" w:type="pct"/>
            <w:shd w:val="clear" w:color="auto" w:fill="auto"/>
          </w:tcPr>
          <w:p w14:paraId="0645DB6E" w14:textId="77777777" w:rsidR="00D753AB" w:rsidRPr="00B6478F" w:rsidRDefault="00D753AB" w:rsidP="00C11757">
            <w:pPr>
              <w:rPr>
                <w:rFonts w:asciiTheme="minorEastAsia" w:eastAsiaTheme="minorEastAsia" w:hAnsiTheme="minorEastAsia"/>
                <w:bCs/>
                <w:sz w:val="18"/>
                <w:szCs w:val="18"/>
              </w:rPr>
            </w:pPr>
            <w:r>
              <w:rPr>
                <w:rFonts w:hint="eastAsia"/>
                <w:sz w:val="18"/>
                <w:szCs w:val="18"/>
              </w:rPr>
              <w:t>交易总额度。货币最小单位，人民币：分</w:t>
            </w:r>
          </w:p>
        </w:tc>
        <w:tc>
          <w:tcPr>
            <w:tcW w:w="495" w:type="pct"/>
          </w:tcPr>
          <w:p w14:paraId="40FFCD0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Number</w:t>
            </w:r>
          </w:p>
        </w:tc>
        <w:tc>
          <w:tcPr>
            <w:tcW w:w="262" w:type="pct"/>
            <w:tcBorders>
              <w:top w:val="single" w:sz="4" w:space="0" w:color="auto"/>
              <w:left w:val="single" w:sz="4" w:space="0" w:color="auto"/>
              <w:bottom w:val="single" w:sz="4" w:space="0" w:color="auto"/>
              <w:right w:val="single" w:sz="4" w:space="0" w:color="auto"/>
            </w:tcBorders>
          </w:tcPr>
          <w:p w14:paraId="306A2724"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 </w:t>
            </w:r>
          </w:p>
        </w:tc>
        <w:tc>
          <w:tcPr>
            <w:tcW w:w="414" w:type="pct"/>
            <w:shd w:val="clear" w:color="auto" w:fill="auto"/>
          </w:tcPr>
          <w:p w14:paraId="736C6B7D"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1780" w:type="pct"/>
            <w:tcBorders>
              <w:top w:val="single" w:sz="4" w:space="0" w:color="auto"/>
              <w:left w:val="single" w:sz="4" w:space="0" w:color="auto"/>
              <w:bottom w:val="single" w:sz="4" w:space="0" w:color="auto"/>
              <w:right w:val="single" w:sz="4" w:space="0" w:color="auto"/>
            </w:tcBorders>
          </w:tcPr>
          <w:p w14:paraId="21648B54"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10000</w:t>
            </w:r>
          </w:p>
        </w:tc>
      </w:tr>
      <w:tr w:rsidR="00D753AB" w:rsidRPr="003D09B9" w14:paraId="3E52BA3E" w14:textId="77777777" w:rsidTr="00C11757">
        <w:trPr>
          <w:trHeight w:val="287"/>
        </w:trPr>
        <w:tc>
          <w:tcPr>
            <w:tcW w:w="203" w:type="pct"/>
          </w:tcPr>
          <w:p w14:paraId="60015951" w14:textId="77777777" w:rsidR="00D753AB" w:rsidRPr="00226545"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2ECC6932"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Currency</w:t>
            </w:r>
          </w:p>
        </w:tc>
        <w:tc>
          <w:tcPr>
            <w:tcW w:w="1129" w:type="pct"/>
            <w:shd w:val="clear" w:color="auto" w:fill="auto"/>
          </w:tcPr>
          <w:p w14:paraId="72EC64C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币种。默认</w:t>
            </w:r>
            <w:r>
              <w:rPr>
                <w:rFonts w:hint="eastAsia"/>
                <w:sz w:val="18"/>
                <w:szCs w:val="18"/>
              </w:rPr>
              <w:t>CNY</w:t>
            </w:r>
            <w:r>
              <w:rPr>
                <w:rFonts w:hint="eastAsia"/>
                <w:sz w:val="18"/>
                <w:szCs w:val="18"/>
              </w:rPr>
              <w:t>。</w:t>
            </w:r>
          </w:p>
        </w:tc>
        <w:tc>
          <w:tcPr>
            <w:tcW w:w="495" w:type="pct"/>
          </w:tcPr>
          <w:p w14:paraId="71E3EACE"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262" w:type="pct"/>
            <w:tcBorders>
              <w:top w:val="single" w:sz="4" w:space="0" w:color="auto"/>
              <w:left w:val="single" w:sz="4" w:space="0" w:color="auto"/>
              <w:bottom w:val="single" w:sz="4" w:space="0" w:color="auto"/>
              <w:right w:val="single" w:sz="4" w:space="0" w:color="auto"/>
            </w:tcBorders>
          </w:tcPr>
          <w:p w14:paraId="4FB3D50D"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 </w:t>
            </w:r>
          </w:p>
        </w:tc>
        <w:tc>
          <w:tcPr>
            <w:tcW w:w="414" w:type="pct"/>
            <w:shd w:val="clear" w:color="auto" w:fill="auto"/>
          </w:tcPr>
          <w:p w14:paraId="41012312"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1780" w:type="pct"/>
            <w:tcBorders>
              <w:top w:val="single" w:sz="4" w:space="0" w:color="auto"/>
              <w:left w:val="single" w:sz="4" w:space="0" w:color="auto"/>
              <w:bottom w:val="single" w:sz="4" w:space="0" w:color="auto"/>
              <w:right w:val="single" w:sz="4" w:space="0" w:color="auto"/>
            </w:tcBorders>
          </w:tcPr>
          <w:p w14:paraId="63AB5117"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 </w:t>
            </w:r>
          </w:p>
        </w:tc>
      </w:tr>
      <w:tr w:rsidR="00D753AB" w:rsidRPr="003D09B9" w14:paraId="31C9FE0A" w14:textId="77777777" w:rsidTr="00C11757">
        <w:trPr>
          <w:trHeight w:val="287"/>
        </w:trPr>
        <w:tc>
          <w:tcPr>
            <w:tcW w:w="203" w:type="pct"/>
          </w:tcPr>
          <w:p w14:paraId="06BFC307" w14:textId="77777777" w:rsidR="00D753AB" w:rsidRPr="00226545"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05A9A99B"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MerchantId</w:t>
            </w:r>
          </w:p>
        </w:tc>
        <w:tc>
          <w:tcPr>
            <w:tcW w:w="1129" w:type="pct"/>
            <w:shd w:val="clear" w:color="auto" w:fill="auto"/>
          </w:tcPr>
          <w:p w14:paraId="58DC4C6A" w14:textId="1A021D5C" w:rsidR="00D753AB" w:rsidRPr="003D09B9" w:rsidRDefault="00D753AB" w:rsidP="00C11757">
            <w:pPr>
              <w:rPr>
                <w:rFonts w:asciiTheme="minorEastAsia" w:eastAsiaTheme="minorEastAsia" w:hAnsiTheme="minorEastAsia"/>
                <w:bCs/>
                <w:sz w:val="18"/>
                <w:szCs w:val="18"/>
              </w:rPr>
            </w:pPr>
            <w:r>
              <w:rPr>
                <w:rFonts w:hint="eastAsia"/>
                <w:color w:val="000000"/>
                <w:sz w:val="18"/>
                <w:szCs w:val="18"/>
              </w:rPr>
              <w:t>商户号。</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495" w:type="pct"/>
          </w:tcPr>
          <w:p w14:paraId="166C65B0"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262" w:type="pct"/>
            <w:tcBorders>
              <w:top w:val="single" w:sz="4" w:space="0" w:color="auto"/>
              <w:left w:val="single" w:sz="4" w:space="0" w:color="auto"/>
              <w:bottom w:val="single" w:sz="4" w:space="0" w:color="auto"/>
              <w:right w:val="single" w:sz="4" w:space="0" w:color="auto"/>
            </w:tcBorders>
          </w:tcPr>
          <w:p w14:paraId="5785C8F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64</w:t>
            </w:r>
          </w:p>
        </w:tc>
        <w:tc>
          <w:tcPr>
            <w:tcW w:w="414" w:type="pct"/>
            <w:shd w:val="clear" w:color="auto" w:fill="auto"/>
          </w:tcPr>
          <w:p w14:paraId="427C404A"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1780" w:type="pct"/>
            <w:tcBorders>
              <w:top w:val="single" w:sz="4" w:space="0" w:color="auto"/>
              <w:left w:val="single" w:sz="4" w:space="0" w:color="auto"/>
              <w:bottom w:val="single" w:sz="4" w:space="0" w:color="auto"/>
              <w:right w:val="single" w:sz="4" w:space="0" w:color="auto"/>
            </w:tcBorders>
          </w:tcPr>
          <w:p w14:paraId="33BB416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 </w:t>
            </w:r>
          </w:p>
        </w:tc>
      </w:tr>
      <w:tr w:rsidR="00D753AB" w:rsidRPr="003D09B9" w14:paraId="259D1507" w14:textId="77777777" w:rsidTr="00C11757">
        <w:trPr>
          <w:trHeight w:val="287"/>
        </w:trPr>
        <w:tc>
          <w:tcPr>
            <w:tcW w:w="203" w:type="pct"/>
          </w:tcPr>
          <w:p w14:paraId="2D23A0BF" w14:textId="77777777" w:rsidR="00D753AB" w:rsidRPr="00226545"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4ADA946E"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IsvOrgId</w:t>
            </w:r>
          </w:p>
        </w:tc>
        <w:tc>
          <w:tcPr>
            <w:tcW w:w="1129" w:type="pct"/>
            <w:shd w:val="clear" w:color="auto" w:fill="auto"/>
          </w:tcPr>
          <w:p w14:paraId="3E7D2005" w14:textId="77777777" w:rsidR="00D753AB" w:rsidRPr="003D09B9" w:rsidRDefault="00D753AB" w:rsidP="00C11757">
            <w:pPr>
              <w:rPr>
                <w:rFonts w:asciiTheme="minorEastAsia" w:eastAsiaTheme="minorEastAsia" w:hAnsiTheme="minorEastAsia"/>
                <w:bCs/>
                <w:sz w:val="18"/>
                <w:szCs w:val="18"/>
              </w:rPr>
            </w:pPr>
            <w:r>
              <w:rPr>
                <w:rFonts w:hint="eastAsia"/>
                <w:color w:val="000000"/>
                <w:sz w:val="18"/>
                <w:szCs w:val="18"/>
              </w:rPr>
              <w:t>合作方机构号（网商银行分配）</w:t>
            </w:r>
          </w:p>
        </w:tc>
        <w:tc>
          <w:tcPr>
            <w:tcW w:w="495" w:type="pct"/>
          </w:tcPr>
          <w:p w14:paraId="61423469"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262" w:type="pct"/>
            <w:tcBorders>
              <w:top w:val="single" w:sz="4" w:space="0" w:color="auto"/>
              <w:left w:val="single" w:sz="4" w:space="0" w:color="auto"/>
              <w:bottom w:val="single" w:sz="4" w:space="0" w:color="auto"/>
              <w:right w:val="single" w:sz="4" w:space="0" w:color="auto"/>
            </w:tcBorders>
          </w:tcPr>
          <w:p w14:paraId="43E17CC2"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64</w:t>
            </w:r>
          </w:p>
        </w:tc>
        <w:tc>
          <w:tcPr>
            <w:tcW w:w="414" w:type="pct"/>
            <w:shd w:val="clear" w:color="auto" w:fill="auto"/>
          </w:tcPr>
          <w:p w14:paraId="3C7BE56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w:t>
            </w:r>
          </w:p>
        </w:tc>
        <w:tc>
          <w:tcPr>
            <w:tcW w:w="1780" w:type="pct"/>
            <w:tcBorders>
              <w:top w:val="single" w:sz="4" w:space="0" w:color="auto"/>
              <w:left w:val="single" w:sz="4" w:space="0" w:color="auto"/>
              <w:bottom w:val="single" w:sz="4" w:space="0" w:color="auto"/>
              <w:right w:val="single" w:sz="4" w:space="0" w:color="auto"/>
            </w:tcBorders>
          </w:tcPr>
          <w:p w14:paraId="781DADAF"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IsvOrgId</w:t>
            </w:r>
          </w:p>
        </w:tc>
      </w:tr>
      <w:tr w:rsidR="00D753AB" w:rsidRPr="003D09B9" w14:paraId="63CD166F" w14:textId="77777777" w:rsidTr="00C11757">
        <w:trPr>
          <w:trHeight w:val="287"/>
        </w:trPr>
        <w:tc>
          <w:tcPr>
            <w:tcW w:w="203" w:type="pct"/>
          </w:tcPr>
          <w:p w14:paraId="163C6A2A" w14:textId="77777777" w:rsidR="00D753AB" w:rsidRPr="00226545"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26C17EB6" w14:textId="77777777" w:rsidR="00D753AB" w:rsidRPr="00B6478F" w:rsidRDefault="00D753AB" w:rsidP="00C11757">
            <w:pPr>
              <w:widowControl/>
              <w:jc w:val="left"/>
              <w:rPr>
                <w:rFonts w:ascii="宋体" w:hAnsi="宋体" w:cs="宋体"/>
                <w:color w:val="000000"/>
                <w:sz w:val="18"/>
                <w:szCs w:val="18"/>
              </w:rPr>
            </w:pPr>
            <w:r w:rsidRPr="00B6478F">
              <w:rPr>
                <w:rFonts w:ascii="宋体" w:hAnsi="宋体" w:cs="宋体" w:hint="eastAsia"/>
                <w:color w:val="000000"/>
                <w:sz w:val="18"/>
                <w:szCs w:val="18"/>
              </w:rPr>
              <w:t>Attach</w:t>
            </w:r>
          </w:p>
        </w:tc>
        <w:tc>
          <w:tcPr>
            <w:tcW w:w="1129" w:type="pct"/>
            <w:shd w:val="clear" w:color="auto" w:fill="auto"/>
          </w:tcPr>
          <w:p w14:paraId="6826E175" w14:textId="77777777" w:rsidR="00D753AB" w:rsidRPr="003D09B9" w:rsidRDefault="00D753AB" w:rsidP="00C11757">
            <w:pPr>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附加信息，原样返回。</w:t>
            </w:r>
          </w:p>
        </w:tc>
        <w:tc>
          <w:tcPr>
            <w:tcW w:w="495" w:type="pct"/>
          </w:tcPr>
          <w:p w14:paraId="36A44170"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62" w:type="pct"/>
            <w:tcBorders>
              <w:top w:val="single" w:sz="4" w:space="0" w:color="auto"/>
              <w:left w:val="single" w:sz="4" w:space="0" w:color="auto"/>
              <w:bottom w:val="single" w:sz="4" w:space="0" w:color="auto"/>
              <w:right w:val="single" w:sz="4" w:space="0" w:color="auto"/>
            </w:tcBorders>
          </w:tcPr>
          <w:p w14:paraId="566F29CC"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128</w:t>
            </w:r>
          </w:p>
        </w:tc>
        <w:tc>
          <w:tcPr>
            <w:tcW w:w="414" w:type="pct"/>
            <w:shd w:val="clear" w:color="auto" w:fill="auto"/>
          </w:tcPr>
          <w:p w14:paraId="01A35539"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1780" w:type="pct"/>
            <w:tcBorders>
              <w:top w:val="single" w:sz="4" w:space="0" w:color="auto"/>
              <w:left w:val="single" w:sz="4" w:space="0" w:color="auto"/>
              <w:bottom w:val="single" w:sz="4" w:space="0" w:color="auto"/>
              <w:right w:val="single" w:sz="4" w:space="0" w:color="auto"/>
            </w:tcBorders>
          </w:tcPr>
          <w:p w14:paraId="72092493" w14:textId="77777777" w:rsidR="00D753AB" w:rsidRPr="003D09B9" w:rsidRDefault="00D753AB" w:rsidP="00C11757">
            <w:pPr>
              <w:rPr>
                <w:rFonts w:asciiTheme="minorEastAsia" w:eastAsiaTheme="minorEastAsia" w:hAnsiTheme="minorEastAsia"/>
                <w:bCs/>
                <w:sz w:val="18"/>
                <w:szCs w:val="18"/>
              </w:rPr>
            </w:pPr>
          </w:p>
        </w:tc>
      </w:tr>
      <w:tr w:rsidR="00D753AB" w:rsidRPr="003D09B9" w14:paraId="35A0BEC1" w14:textId="77777777" w:rsidTr="00C11757">
        <w:trPr>
          <w:trHeight w:val="287"/>
        </w:trPr>
        <w:tc>
          <w:tcPr>
            <w:tcW w:w="203" w:type="pct"/>
          </w:tcPr>
          <w:p w14:paraId="4DE28F71" w14:textId="77777777" w:rsidR="00D753AB" w:rsidRPr="00226545"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07A5CA34"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G</w:t>
            </w:r>
            <w:r w:rsidRPr="00EE677B">
              <w:rPr>
                <w:rFonts w:asciiTheme="minorEastAsia" w:eastAsiaTheme="minorEastAsia" w:hAnsiTheme="minorEastAsia" w:hint="eastAsia"/>
                <w:sz w:val="18"/>
                <w:szCs w:val="18"/>
              </w:rPr>
              <w:t>mtPayment</w:t>
            </w:r>
          </w:p>
        </w:tc>
        <w:tc>
          <w:tcPr>
            <w:tcW w:w="1129" w:type="pct"/>
            <w:shd w:val="clear" w:color="auto" w:fill="auto"/>
          </w:tcPr>
          <w:p w14:paraId="7E4AF2CC" w14:textId="77777777" w:rsidR="00D753AB" w:rsidRPr="003D09B9" w:rsidRDefault="00D753AB" w:rsidP="00C11757">
            <w:pPr>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支付完成时间</w:t>
            </w:r>
          </w:p>
        </w:tc>
        <w:tc>
          <w:tcPr>
            <w:tcW w:w="495" w:type="pct"/>
          </w:tcPr>
          <w:p w14:paraId="1C516802"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datetime</w:t>
            </w:r>
          </w:p>
        </w:tc>
        <w:tc>
          <w:tcPr>
            <w:tcW w:w="262" w:type="pct"/>
            <w:tcBorders>
              <w:top w:val="single" w:sz="4" w:space="0" w:color="auto"/>
              <w:left w:val="single" w:sz="4" w:space="0" w:color="auto"/>
              <w:bottom w:val="single" w:sz="4" w:space="0" w:color="auto"/>
              <w:right w:val="single" w:sz="4" w:space="0" w:color="auto"/>
            </w:tcBorders>
          </w:tcPr>
          <w:p w14:paraId="7A0FDDC7"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128</w:t>
            </w:r>
          </w:p>
        </w:tc>
        <w:tc>
          <w:tcPr>
            <w:tcW w:w="414" w:type="pct"/>
            <w:shd w:val="clear" w:color="auto" w:fill="auto"/>
          </w:tcPr>
          <w:p w14:paraId="4DBC1F51"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1780" w:type="pct"/>
            <w:tcBorders>
              <w:top w:val="single" w:sz="4" w:space="0" w:color="auto"/>
              <w:left w:val="single" w:sz="4" w:space="0" w:color="auto"/>
              <w:bottom w:val="single" w:sz="4" w:space="0" w:color="auto"/>
              <w:right w:val="single" w:sz="4" w:space="0" w:color="auto"/>
            </w:tcBorders>
          </w:tcPr>
          <w:p w14:paraId="450A425D" w14:textId="77777777" w:rsidR="00D753AB" w:rsidRPr="003D09B9" w:rsidRDefault="00D753AB" w:rsidP="00C11757">
            <w:pPr>
              <w:rPr>
                <w:rFonts w:asciiTheme="minorEastAsia" w:eastAsiaTheme="minorEastAsia" w:hAnsiTheme="minorEastAsia"/>
                <w:bCs/>
                <w:sz w:val="18"/>
                <w:szCs w:val="18"/>
              </w:rPr>
            </w:pPr>
            <w:r w:rsidRPr="009D0BE5">
              <w:rPr>
                <w:rFonts w:cstheme="minorBidi" w:hint="eastAsia"/>
                <w:color w:val="000000" w:themeColor="text1"/>
                <w:kern w:val="24"/>
              </w:rPr>
              <w:t>格式</w:t>
            </w:r>
            <w:r w:rsidRPr="009D0BE5">
              <w:rPr>
                <w:rFonts w:cstheme="minorBidi" w:hint="eastAsia"/>
                <w:color w:val="000000" w:themeColor="text1"/>
                <w:kern w:val="24"/>
              </w:rPr>
              <w:t>"yyyy-MM-dd HH:mm:ss"</w:t>
            </w:r>
          </w:p>
        </w:tc>
      </w:tr>
      <w:tr w:rsidR="00D753AB" w:rsidRPr="003D09B9" w14:paraId="76D5EEE5" w14:textId="77777777" w:rsidTr="00C11757">
        <w:trPr>
          <w:trHeight w:val="287"/>
        </w:trPr>
        <w:tc>
          <w:tcPr>
            <w:tcW w:w="203" w:type="pct"/>
          </w:tcPr>
          <w:p w14:paraId="72C2CB33" w14:textId="77777777" w:rsidR="00D753AB" w:rsidRPr="00226545"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35FA629B" w14:textId="77777777" w:rsidR="00D753AB" w:rsidRPr="00EE677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B</w:t>
            </w:r>
            <w:r w:rsidRPr="000B3B7E">
              <w:rPr>
                <w:rFonts w:asciiTheme="minorEastAsia" w:eastAsiaTheme="minorEastAsia" w:hAnsiTheme="minorEastAsia" w:hint="eastAsia"/>
                <w:sz w:val="18"/>
                <w:szCs w:val="18"/>
              </w:rPr>
              <w:t>an</w:t>
            </w:r>
            <w:r>
              <w:rPr>
                <w:rFonts w:asciiTheme="minorEastAsia" w:eastAsiaTheme="minorEastAsia" w:hAnsiTheme="minorEastAsia" w:hint="eastAsia"/>
                <w:sz w:val="18"/>
                <w:szCs w:val="18"/>
              </w:rPr>
              <w:t>kT</w:t>
            </w:r>
            <w:r w:rsidRPr="000B3B7E">
              <w:rPr>
                <w:rFonts w:asciiTheme="minorEastAsia" w:eastAsiaTheme="minorEastAsia" w:hAnsiTheme="minorEastAsia" w:hint="eastAsia"/>
                <w:sz w:val="18"/>
                <w:szCs w:val="18"/>
              </w:rPr>
              <w:t>ype</w:t>
            </w:r>
            <w:r>
              <w:rPr>
                <w:rFonts w:asciiTheme="minorEastAsia" w:eastAsiaTheme="minorEastAsia" w:hAnsiTheme="minorEastAsia"/>
                <w:sz w:val="18"/>
                <w:szCs w:val="18"/>
              </w:rPr>
              <w:tab/>
            </w:r>
          </w:p>
        </w:tc>
        <w:tc>
          <w:tcPr>
            <w:tcW w:w="1129" w:type="pct"/>
            <w:shd w:val="clear" w:color="auto" w:fill="auto"/>
          </w:tcPr>
          <w:p w14:paraId="61A5B08B" w14:textId="77777777" w:rsidR="00D753AB" w:rsidRPr="00EE677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付款</w:t>
            </w:r>
            <w:r>
              <w:rPr>
                <w:rFonts w:asciiTheme="minorEastAsia" w:eastAsiaTheme="minorEastAsia" w:hAnsiTheme="minorEastAsia"/>
                <w:sz w:val="18"/>
                <w:szCs w:val="18"/>
              </w:rPr>
              <w:t>银行。银行类型，</w:t>
            </w:r>
            <w:r>
              <w:rPr>
                <w:rFonts w:asciiTheme="minorEastAsia" w:eastAsiaTheme="minorEastAsia" w:hAnsiTheme="minorEastAsia" w:hint="eastAsia"/>
                <w:sz w:val="18"/>
                <w:szCs w:val="18"/>
              </w:rPr>
              <w:t>仅使用</w:t>
            </w:r>
            <w:r w:rsidRPr="000B3B7E">
              <w:rPr>
                <w:rFonts w:asciiTheme="minorEastAsia" w:eastAsiaTheme="minorEastAsia" w:hAnsiTheme="minorEastAsia" w:hint="eastAsia"/>
                <w:sz w:val="18"/>
                <w:szCs w:val="18"/>
              </w:rPr>
              <w:t>微信支付</w:t>
            </w:r>
            <w:r>
              <w:rPr>
                <w:rFonts w:asciiTheme="minorEastAsia" w:eastAsiaTheme="minorEastAsia" w:hAnsiTheme="minorEastAsia" w:hint="eastAsia"/>
                <w:sz w:val="18"/>
                <w:szCs w:val="18"/>
              </w:rPr>
              <w:t>时</w:t>
            </w:r>
            <w:r w:rsidRPr="000B3B7E">
              <w:rPr>
                <w:rFonts w:asciiTheme="minorEastAsia" w:eastAsiaTheme="minorEastAsia" w:hAnsiTheme="minorEastAsia" w:hint="eastAsia"/>
                <w:sz w:val="18"/>
                <w:szCs w:val="18"/>
              </w:rPr>
              <w:t>有</w:t>
            </w:r>
            <w:r>
              <w:rPr>
                <w:rFonts w:asciiTheme="minorEastAsia" w:eastAsiaTheme="minorEastAsia" w:hAnsiTheme="minorEastAsia" w:hint="eastAsia"/>
                <w:sz w:val="18"/>
                <w:szCs w:val="18"/>
              </w:rPr>
              <w:t>返回值。详细</w:t>
            </w:r>
            <w:r>
              <w:rPr>
                <w:rFonts w:asciiTheme="minorEastAsia" w:eastAsiaTheme="minorEastAsia" w:hAnsiTheme="minorEastAsia"/>
                <w:sz w:val="18"/>
                <w:szCs w:val="18"/>
              </w:rPr>
              <w:t>列表参看</w:t>
            </w:r>
            <w:hyperlink w:anchor="_银行列表（banktype）" w:history="1">
              <w:r w:rsidRPr="00216A34">
                <w:rPr>
                  <w:rStyle w:val="ae"/>
                  <w:rFonts w:asciiTheme="minorEastAsia" w:eastAsiaTheme="minorEastAsia" w:hAnsiTheme="minorEastAsia"/>
                  <w:sz w:val="18"/>
                  <w:szCs w:val="18"/>
                </w:rPr>
                <w:t>附录</w:t>
              </w:r>
              <w:r w:rsidRPr="00216A34">
                <w:rPr>
                  <w:rStyle w:val="ae"/>
                  <w:rFonts w:asciiTheme="minorEastAsia" w:eastAsiaTheme="minorEastAsia" w:hAnsiTheme="minorEastAsia" w:hint="eastAsia"/>
                  <w:sz w:val="18"/>
                  <w:szCs w:val="18"/>
                </w:rPr>
                <w:t>3</w:t>
              </w:r>
            </w:hyperlink>
            <w:r>
              <w:rPr>
                <w:rFonts w:asciiTheme="minorEastAsia" w:eastAsiaTheme="minorEastAsia" w:hAnsiTheme="minorEastAsia"/>
                <w:sz w:val="18"/>
                <w:szCs w:val="18"/>
              </w:rPr>
              <w:t>。</w:t>
            </w:r>
          </w:p>
        </w:tc>
        <w:tc>
          <w:tcPr>
            <w:tcW w:w="495" w:type="pct"/>
          </w:tcPr>
          <w:p w14:paraId="2C72B557"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62" w:type="pct"/>
            <w:tcBorders>
              <w:top w:val="single" w:sz="4" w:space="0" w:color="auto"/>
              <w:left w:val="single" w:sz="4" w:space="0" w:color="auto"/>
              <w:bottom w:val="single" w:sz="4" w:space="0" w:color="auto"/>
              <w:right w:val="single" w:sz="4" w:space="0" w:color="auto"/>
            </w:tcBorders>
          </w:tcPr>
          <w:p w14:paraId="47A39336"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16</w:t>
            </w:r>
          </w:p>
        </w:tc>
        <w:tc>
          <w:tcPr>
            <w:tcW w:w="414" w:type="pct"/>
            <w:shd w:val="clear" w:color="auto" w:fill="auto"/>
          </w:tcPr>
          <w:p w14:paraId="695358D4"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1780" w:type="pct"/>
            <w:tcBorders>
              <w:top w:val="single" w:sz="4" w:space="0" w:color="auto"/>
              <w:left w:val="single" w:sz="4" w:space="0" w:color="auto"/>
              <w:bottom w:val="single" w:sz="4" w:space="0" w:color="auto"/>
              <w:right w:val="single" w:sz="4" w:space="0" w:color="auto"/>
            </w:tcBorders>
          </w:tcPr>
          <w:p w14:paraId="3D83B188" w14:textId="77777777" w:rsidR="00D753AB" w:rsidRDefault="00D753AB" w:rsidP="00C11757">
            <w:pPr>
              <w:jc w:val="left"/>
              <w:rPr>
                <w:rFonts w:asciiTheme="minorEastAsia" w:eastAsiaTheme="minorEastAsia" w:hAnsiTheme="minorEastAsia"/>
                <w:sz w:val="18"/>
                <w:szCs w:val="18"/>
              </w:rPr>
            </w:pPr>
            <w:r>
              <w:rPr>
                <w:rFonts w:asciiTheme="minorEastAsia" w:eastAsiaTheme="minorEastAsia" w:hAnsiTheme="minorEastAsia"/>
                <w:sz w:val="18"/>
                <w:szCs w:val="18"/>
              </w:rPr>
              <w:t>CCB_Credit</w:t>
            </w:r>
          </w:p>
          <w:p w14:paraId="003E7332" w14:textId="77777777" w:rsidR="00D753AB" w:rsidRPr="00E6578C" w:rsidRDefault="00D753AB" w:rsidP="00C11757">
            <w:pPr>
              <w:jc w:val="left"/>
              <w:rPr>
                <w:rFonts w:asciiTheme="minorEastAsia" w:eastAsiaTheme="minorEastAsia" w:hAnsiTheme="minorEastAsia"/>
                <w:bCs/>
                <w:sz w:val="18"/>
                <w:szCs w:val="18"/>
              </w:rPr>
            </w:pPr>
          </w:p>
        </w:tc>
      </w:tr>
      <w:tr w:rsidR="00D753AB" w:rsidRPr="003D09B9" w14:paraId="4CEFEC6B" w14:textId="77777777" w:rsidTr="00C11757">
        <w:trPr>
          <w:trHeight w:val="287"/>
        </w:trPr>
        <w:tc>
          <w:tcPr>
            <w:tcW w:w="203" w:type="pct"/>
          </w:tcPr>
          <w:p w14:paraId="083ACE11" w14:textId="77777777" w:rsidR="00D753AB" w:rsidRPr="00226545" w:rsidRDefault="00D753AB" w:rsidP="006A0DBC">
            <w:pPr>
              <w:pStyle w:val="a6"/>
              <w:numPr>
                <w:ilvl w:val="0"/>
                <w:numId w:val="41"/>
              </w:numPr>
              <w:ind w:firstLineChars="0"/>
              <w:rPr>
                <w:rFonts w:asciiTheme="minorEastAsia" w:eastAsiaTheme="minorEastAsia" w:hAnsiTheme="minorEastAsia"/>
                <w:sz w:val="18"/>
                <w:szCs w:val="18"/>
              </w:rPr>
            </w:pPr>
          </w:p>
        </w:tc>
        <w:tc>
          <w:tcPr>
            <w:tcW w:w="717" w:type="pct"/>
            <w:shd w:val="clear" w:color="auto" w:fill="auto"/>
          </w:tcPr>
          <w:p w14:paraId="5300223D" w14:textId="77777777" w:rsidR="00D753AB" w:rsidRPr="000B3B7E"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IsS</w:t>
            </w:r>
            <w:r w:rsidRPr="00512403">
              <w:rPr>
                <w:rFonts w:asciiTheme="minorEastAsia" w:eastAsiaTheme="minorEastAsia" w:hAnsiTheme="minorEastAsia"/>
                <w:sz w:val="18"/>
                <w:szCs w:val="18"/>
              </w:rPr>
              <w:t>ubscribe</w:t>
            </w:r>
          </w:p>
        </w:tc>
        <w:tc>
          <w:tcPr>
            <w:tcW w:w="1129" w:type="pct"/>
            <w:shd w:val="clear" w:color="auto" w:fill="auto"/>
          </w:tcPr>
          <w:p w14:paraId="472E639D" w14:textId="77777777" w:rsidR="00D753AB" w:rsidRDefault="00D753AB" w:rsidP="00C11757">
            <w:pPr>
              <w:rPr>
                <w:rFonts w:asciiTheme="minorEastAsia" w:eastAsiaTheme="minorEastAsia" w:hAnsiTheme="minorEastAsia"/>
                <w:sz w:val="18"/>
                <w:szCs w:val="18"/>
              </w:rPr>
            </w:pPr>
            <w:r>
              <w:rPr>
                <w:rFonts w:asciiTheme="minorEastAsia" w:eastAsiaTheme="minorEastAsia" w:hAnsiTheme="minorEastAsia" w:hint="eastAsia"/>
                <w:sz w:val="18"/>
                <w:szCs w:val="18"/>
              </w:rPr>
              <w:t>用户是否关注商户公众号，</w:t>
            </w:r>
            <w:r>
              <w:rPr>
                <w:rFonts w:asciiTheme="minorEastAsia" w:eastAsiaTheme="minorEastAsia" w:hAnsiTheme="minorEastAsia"/>
                <w:sz w:val="18"/>
                <w:szCs w:val="18"/>
              </w:rPr>
              <w:t>仅微信</w:t>
            </w:r>
            <w:r>
              <w:rPr>
                <w:rFonts w:asciiTheme="minorEastAsia" w:eastAsiaTheme="minorEastAsia" w:hAnsiTheme="minorEastAsia" w:hint="eastAsia"/>
                <w:sz w:val="18"/>
                <w:szCs w:val="18"/>
              </w:rPr>
              <w:t>支付</w:t>
            </w:r>
            <w:r>
              <w:rPr>
                <w:rFonts w:asciiTheme="minorEastAsia" w:eastAsiaTheme="minorEastAsia" w:hAnsiTheme="minorEastAsia"/>
                <w:sz w:val="18"/>
                <w:szCs w:val="18"/>
              </w:rPr>
              <w:t>有效</w:t>
            </w:r>
            <w:r>
              <w:rPr>
                <w:rFonts w:asciiTheme="minorEastAsia" w:eastAsiaTheme="minorEastAsia" w:hAnsiTheme="minorEastAsia" w:hint="eastAsia"/>
                <w:sz w:val="18"/>
                <w:szCs w:val="18"/>
              </w:rPr>
              <w:t>。</w:t>
            </w:r>
          </w:p>
          <w:p w14:paraId="59B055A0" w14:textId="77777777" w:rsidR="00D753AB" w:rsidRDefault="00D753AB" w:rsidP="00C11757">
            <w:pPr>
              <w:rPr>
                <w:rFonts w:asciiTheme="minorEastAsia" w:eastAsiaTheme="minorEastAsia" w:hAnsiTheme="minorEastAsia"/>
                <w:sz w:val="18"/>
                <w:szCs w:val="18"/>
              </w:rPr>
            </w:pPr>
            <w:r>
              <w:rPr>
                <w:rFonts w:asciiTheme="minorEastAsia" w:eastAsiaTheme="minorEastAsia" w:hAnsiTheme="minorEastAsia"/>
                <w:sz w:val="18"/>
                <w:szCs w:val="18"/>
              </w:rPr>
              <w:t>Y：关注；</w:t>
            </w:r>
          </w:p>
          <w:p w14:paraId="5CD1C1ED" w14:textId="77777777" w:rsidR="00D753AB" w:rsidRPr="00B44B50"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N</w:t>
            </w:r>
            <w:r>
              <w:rPr>
                <w:rFonts w:asciiTheme="minorEastAsia" w:eastAsiaTheme="minorEastAsia" w:hAnsiTheme="minorEastAsia"/>
                <w:sz w:val="18"/>
                <w:szCs w:val="18"/>
              </w:rPr>
              <w:t>：未关注</w:t>
            </w:r>
          </w:p>
        </w:tc>
        <w:tc>
          <w:tcPr>
            <w:tcW w:w="495" w:type="pct"/>
          </w:tcPr>
          <w:p w14:paraId="76098307"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62" w:type="pct"/>
            <w:tcBorders>
              <w:top w:val="single" w:sz="4" w:space="0" w:color="auto"/>
              <w:left w:val="single" w:sz="4" w:space="0" w:color="auto"/>
              <w:bottom w:val="single" w:sz="4" w:space="0" w:color="auto"/>
              <w:right w:val="single" w:sz="4" w:space="0" w:color="auto"/>
            </w:tcBorders>
          </w:tcPr>
          <w:p w14:paraId="65F48CE4"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1</w:t>
            </w:r>
          </w:p>
        </w:tc>
        <w:tc>
          <w:tcPr>
            <w:tcW w:w="414" w:type="pct"/>
            <w:shd w:val="clear" w:color="auto" w:fill="auto"/>
          </w:tcPr>
          <w:p w14:paraId="71CDEFA6"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1780" w:type="pct"/>
            <w:tcBorders>
              <w:top w:val="single" w:sz="4" w:space="0" w:color="auto"/>
              <w:left w:val="single" w:sz="4" w:space="0" w:color="auto"/>
              <w:bottom w:val="single" w:sz="4" w:space="0" w:color="auto"/>
              <w:right w:val="single" w:sz="4" w:space="0" w:color="auto"/>
            </w:tcBorders>
          </w:tcPr>
          <w:p w14:paraId="046FB7EF" w14:textId="77777777" w:rsidR="00D753AB" w:rsidRPr="00E6578C"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仅微信.Y/N</w:t>
            </w:r>
          </w:p>
        </w:tc>
      </w:tr>
      <w:tr w:rsidR="00581226" w:rsidRPr="003D09B9" w14:paraId="24B26DDB" w14:textId="77777777" w:rsidTr="00C11757">
        <w:trPr>
          <w:trHeight w:val="287"/>
          <w:ins w:id="123" w:author="廖伟池" w:date="2017-08-11T16:33:00Z"/>
        </w:trPr>
        <w:tc>
          <w:tcPr>
            <w:tcW w:w="203" w:type="pct"/>
          </w:tcPr>
          <w:p w14:paraId="7BA8137A" w14:textId="77777777" w:rsidR="00581226" w:rsidRPr="00226545" w:rsidRDefault="00581226" w:rsidP="00581226">
            <w:pPr>
              <w:pStyle w:val="a6"/>
              <w:numPr>
                <w:ilvl w:val="0"/>
                <w:numId w:val="41"/>
              </w:numPr>
              <w:ind w:firstLineChars="0"/>
              <w:rPr>
                <w:ins w:id="124" w:author="廖伟池" w:date="2017-08-11T16:33:00Z"/>
                <w:rFonts w:asciiTheme="minorEastAsia" w:hAnsiTheme="minorEastAsia"/>
                <w:sz w:val="18"/>
                <w:szCs w:val="18"/>
              </w:rPr>
            </w:pPr>
          </w:p>
        </w:tc>
        <w:tc>
          <w:tcPr>
            <w:tcW w:w="717" w:type="pct"/>
            <w:shd w:val="clear" w:color="auto" w:fill="auto"/>
          </w:tcPr>
          <w:p w14:paraId="7A002B2C" w14:textId="5D0D873B" w:rsidR="00581226" w:rsidRDefault="00581226" w:rsidP="00581226">
            <w:pPr>
              <w:rPr>
                <w:ins w:id="125" w:author="廖伟池" w:date="2017-08-11T16:33:00Z"/>
                <w:rFonts w:asciiTheme="minorEastAsia" w:hAnsiTheme="minorEastAsia"/>
                <w:sz w:val="18"/>
                <w:szCs w:val="18"/>
              </w:rPr>
            </w:pPr>
            <w:ins w:id="126" w:author="廖伟池" w:date="2017-08-11T16:33:00Z">
              <w:r>
                <w:rPr>
                  <w:rFonts w:asciiTheme="minorEastAsia" w:hAnsiTheme="minorEastAsia"/>
                  <w:sz w:val="18"/>
                  <w:szCs w:val="18"/>
                </w:rPr>
                <w:t>P</w:t>
              </w:r>
              <w:r w:rsidRPr="005203D6">
                <w:rPr>
                  <w:rFonts w:asciiTheme="minorEastAsia" w:hAnsiTheme="minorEastAsia"/>
                  <w:sz w:val="18"/>
                  <w:szCs w:val="18"/>
                </w:rPr>
                <w:t xml:space="preserve">ayChannelOrderNo  </w:t>
              </w:r>
            </w:ins>
          </w:p>
        </w:tc>
        <w:tc>
          <w:tcPr>
            <w:tcW w:w="1129" w:type="pct"/>
            <w:shd w:val="clear" w:color="auto" w:fill="auto"/>
          </w:tcPr>
          <w:p w14:paraId="738540ED" w14:textId="6B09CBA1" w:rsidR="00581226" w:rsidRDefault="00581226" w:rsidP="00581226">
            <w:pPr>
              <w:rPr>
                <w:ins w:id="127" w:author="廖伟池" w:date="2017-08-11T16:33:00Z"/>
                <w:rFonts w:asciiTheme="minorEastAsia" w:hAnsiTheme="minorEastAsia" w:hint="eastAsia"/>
                <w:sz w:val="18"/>
                <w:szCs w:val="18"/>
              </w:rPr>
            </w:pPr>
            <w:ins w:id="128" w:author="廖伟池" w:date="2017-08-11T16:33:00Z">
              <w:r>
                <w:rPr>
                  <w:rFonts w:asciiTheme="minorEastAsia" w:hAnsiTheme="minorEastAsia" w:hint="eastAsia"/>
                  <w:sz w:val="18"/>
                  <w:szCs w:val="18"/>
                </w:rPr>
                <w:t>支付宝</w:t>
              </w:r>
              <w:r>
                <w:rPr>
                  <w:rFonts w:asciiTheme="minorEastAsia" w:hAnsiTheme="minorEastAsia"/>
                  <w:sz w:val="18"/>
                  <w:szCs w:val="18"/>
                </w:rPr>
                <w:t>或微信端的订单号，可用于打印小票给客户核对</w:t>
              </w:r>
            </w:ins>
          </w:p>
        </w:tc>
        <w:tc>
          <w:tcPr>
            <w:tcW w:w="495" w:type="pct"/>
          </w:tcPr>
          <w:p w14:paraId="5A18AD5F" w14:textId="71D5E096" w:rsidR="00581226" w:rsidRDefault="00581226" w:rsidP="00581226">
            <w:pPr>
              <w:rPr>
                <w:ins w:id="129" w:author="廖伟池" w:date="2017-08-11T16:33:00Z"/>
                <w:rFonts w:asciiTheme="minorEastAsia" w:hAnsiTheme="minorEastAsia" w:hint="eastAsia"/>
                <w:sz w:val="18"/>
                <w:szCs w:val="18"/>
              </w:rPr>
            </w:pPr>
            <w:ins w:id="130" w:author="廖伟池" w:date="2017-08-11T16:33:00Z">
              <w:r>
                <w:rPr>
                  <w:rFonts w:asciiTheme="minorEastAsia" w:hAnsiTheme="minorEastAsia"/>
                  <w:sz w:val="18"/>
                  <w:szCs w:val="18"/>
                </w:rPr>
                <w:t>String</w:t>
              </w:r>
            </w:ins>
          </w:p>
        </w:tc>
        <w:tc>
          <w:tcPr>
            <w:tcW w:w="262" w:type="pct"/>
            <w:tcBorders>
              <w:top w:val="single" w:sz="4" w:space="0" w:color="auto"/>
              <w:left w:val="single" w:sz="4" w:space="0" w:color="auto"/>
              <w:bottom w:val="single" w:sz="4" w:space="0" w:color="auto"/>
              <w:right w:val="single" w:sz="4" w:space="0" w:color="auto"/>
            </w:tcBorders>
          </w:tcPr>
          <w:p w14:paraId="7FBFF74A" w14:textId="3515D97F" w:rsidR="00581226" w:rsidRDefault="00581226" w:rsidP="00581226">
            <w:pPr>
              <w:rPr>
                <w:ins w:id="131" w:author="廖伟池" w:date="2017-08-11T16:33:00Z"/>
                <w:rFonts w:asciiTheme="minorEastAsia" w:hAnsiTheme="minorEastAsia" w:hint="eastAsia"/>
                <w:sz w:val="18"/>
                <w:szCs w:val="18"/>
              </w:rPr>
            </w:pPr>
            <w:ins w:id="132" w:author="廖伟池" w:date="2017-08-11T16:33:00Z">
              <w:r>
                <w:rPr>
                  <w:rFonts w:asciiTheme="minorEastAsia" w:hAnsiTheme="minorEastAsia" w:hint="eastAsia"/>
                  <w:sz w:val="18"/>
                  <w:szCs w:val="18"/>
                </w:rPr>
                <w:t>64</w:t>
              </w:r>
            </w:ins>
          </w:p>
        </w:tc>
        <w:tc>
          <w:tcPr>
            <w:tcW w:w="414" w:type="pct"/>
            <w:shd w:val="clear" w:color="auto" w:fill="auto"/>
          </w:tcPr>
          <w:p w14:paraId="027ED3AA" w14:textId="2245B27B" w:rsidR="00581226" w:rsidRDefault="00581226" w:rsidP="00581226">
            <w:pPr>
              <w:rPr>
                <w:ins w:id="133" w:author="廖伟池" w:date="2017-08-11T16:33:00Z"/>
                <w:rFonts w:asciiTheme="minorEastAsia" w:hAnsiTheme="minorEastAsia" w:hint="eastAsia"/>
                <w:sz w:val="18"/>
                <w:szCs w:val="18"/>
              </w:rPr>
            </w:pPr>
            <w:ins w:id="134" w:author="廖伟池" w:date="2017-08-11T16:33:00Z">
              <w:r>
                <w:rPr>
                  <w:rFonts w:asciiTheme="minorEastAsia" w:hAnsiTheme="minorEastAsia" w:hint="eastAsia"/>
                  <w:sz w:val="18"/>
                  <w:szCs w:val="18"/>
                </w:rPr>
                <w:t>C</w:t>
              </w:r>
            </w:ins>
          </w:p>
        </w:tc>
        <w:tc>
          <w:tcPr>
            <w:tcW w:w="1780" w:type="pct"/>
            <w:tcBorders>
              <w:top w:val="single" w:sz="4" w:space="0" w:color="auto"/>
              <w:left w:val="single" w:sz="4" w:space="0" w:color="auto"/>
              <w:bottom w:val="single" w:sz="4" w:space="0" w:color="auto"/>
              <w:right w:val="single" w:sz="4" w:space="0" w:color="auto"/>
            </w:tcBorders>
          </w:tcPr>
          <w:p w14:paraId="568AC4F2" w14:textId="77777777" w:rsidR="00581226" w:rsidRDefault="00581226" w:rsidP="00581226">
            <w:pPr>
              <w:rPr>
                <w:ins w:id="135" w:author="廖伟池" w:date="2017-08-11T16:33:00Z"/>
                <w:rFonts w:asciiTheme="minorEastAsia" w:hAnsiTheme="minorEastAsia" w:hint="eastAsia"/>
                <w:sz w:val="18"/>
                <w:szCs w:val="18"/>
              </w:rPr>
            </w:pPr>
          </w:p>
        </w:tc>
      </w:tr>
    </w:tbl>
    <w:p w14:paraId="2B4D9F3C" w14:textId="77777777" w:rsidR="00D753AB" w:rsidRPr="00B6478F" w:rsidRDefault="00D753AB" w:rsidP="00D753AB"/>
    <w:p w14:paraId="5BE29CE2" w14:textId="77777777" w:rsidR="00D753AB" w:rsidRDefault="00D753AB" w:rsidP="00D753AB">
      <w:pPr>
        <w:pStyle w:val="4"/>
        <w:numPr>
          <w:ilvl w:val="0"/>
          <w:numId w:val="0"/>
        </w:numPr>
        <w:ind w:left="864" w:hanging="864"/>
      </w:pPr>
      <w:r>
        <w:rPr>
          <w:rFonts w:hint="eastAsia"/>
        </w:rPr>
        <w:lastRenderedPageBreak/>
        <w:t>应答</w:t>
      </w:r>
      <w:r>
        <w:t>报文</w:t>
      </w:r>
    </w:p>
    <w:tbl>
      <w:tblPr>
        <w:tblStyle w:val="a9"/>
        <w:tblW w:w="5000" w:type="pct"/>
        <w:tblLook w:val="04A0" w:firstRow="1" w:lastRow="0" w:firstColumn="1" w:lastColumn="0" w:noHBand="0" w:noVBand="1"/>
        <w:tblPrChange w:id="136" w:author="廖伟池" w:date="2017-08-11T16:33:00Z">
          <w:tblPr>
            <w:tblStyle w:val="a9"/>
            <w:tblW w:w="5000" w:type="pct"/>
            <w:tblLook w:val="04A0" w:firstRow="1" w:lastRow="0" w:firstColumn="1" w:lastColumn="0" w:noHBand="0" w:noVBand="1"/>
          </w:tblPr>
        </w:tblPrChange>
      </w:tblPr>
      <w:tblGrid>
        <w:gridCol w:w="729"/>
        <w:gridCol w:w="1746"/>
        <w:gridCol w:w="1382"/>
        <w:gridCol w:w="1618"/>
        <w:gridCol w:w="758"/>
        <w:gridCol w:w="1306"/>
        <w:gridCol w:w="757"/>
        <w:tblGridChange w:id="137">
          <w:tblGrid>
            <w:gridCol w:w="730"/>
            <w:gridCol w:w="1746"/>
            <w:gridCol w:w="1382"/>
            <w:gridCol w:w="1617"/>
            <w:gridCol w:w="758"/>
            <w:gridCol w:w="1305"/>
            <w:gridCol w:w="758"/>
          </w:tblGrid>
        </w:tblGridChange>
      </w:tblGrid>
      <w:tr w:rsidR="00D753AB" w:rsidRPr="00F561BB" w14:paraId="44957ADF" w14:textId="77777777" w:rsidTr="00581226">
        <w:trPr>
          <w:trHeight w:val="353"/>
          <w:trPrChange w:id="138" w:author="廖伟池" w:date="2017-08-11T16:33:00Z">
            <w:trPr>
              <w:trHeight w:val="353"/>
            </w:trPr>
          </w:trPrChange>
        </w:trPr>
        <w:tc>
          <w:tcPr>
            <w:tcW w:w="4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Change w:id="139" w:author="廖伟池" w:date="2017-08-11T16:33:00Z">
              <w:tcPr>
                <w:tcW w:w="48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tcPrChange>
          </w:tcPr>
          <w:p w14:paraId="1FA96D02" w14:textId="77777777" w:rsidR="00D753AB" w:rsidRPr="00A25896"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105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140" w:author="廖伟池" w:date="2017-08-11T16:33:00Z">
              <w:tcPr>
                <w:tcW w:w="7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41C7B693"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参数名</w:t>
            </w:r>
          </w:p>
        </w:tc>
        <w:tc>
          <w:tcPr>
            <w:tcW w:w="83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141" w:author="廖伟池" w:date="2017-08-11T16:33:00Z">
              <w:tcPr>
                <w:tcW w:w="87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25B3FEDE"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参数描述</w:t>
            </w:r>
          </w:p>
        </w:tc>
        <w:tc>
          <w:tcPr>
            <w:tcW w:w="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142" w:author="廖伟池" w:date="2017-08-11T16:33:00Z">
              <w:tcPr>
                <w:tcW w:w="101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05455FD9"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数据类型</w:t>
            </w:r>
          </w:p>
        </w:tc>
        <w:tc>
          <w:tcPr>
            <w:tcW w:w="4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143" w:author="廖伟池" w:date="2017-08-11T16:33:00Z">
              <w:tcPr>
                <w:tcW w:w="49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517AA919"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长度</w:t>
            </w:r>
          </w:p>
        </w:tc>
        <w:tc>
          <w:tcPr>
            <w:tcW w:w="78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144" w:author="廖伟池" w:date="2017-08-11T16:33:00Z">
              <w:tcPr>
                <w:tcW w:w="8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69B616CC"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出现要求</w:t>
            </w:r>
          </w:p>
        </w:tc>
        <w:tc>
          <w:tcPr>
            <w:tcW w:w="4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145" w:author="廖伟池" w:date="2017-08-11T16:33:00Z">
              <w:tcPr>
                <w:tcW w:w="49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09956D79"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示例</w:t>
            </w:r>
          </w:p>
        </w:tc>
      </w:tr>
      <w:tr w:rsidR="00D753AB" w:rsidRPr="00A25896" w14:paraId="4706E2D2" w14:textId="77777777" w:rsidTr="00581226">
        <w:trPr>
          <w:trHeight w:val="287"/>
          <w:trPrChange w:id="146" w:author="廖伟池" w:date="2017-08-11T16:33:00Z">
            <w:trPr>
              <w:trHeight w:val="287"/>
            </w:trPr>
          </w:trPrChange>
        </w:trPr>
        <w:tc>
          <w:tcPr>
            <w:tcW w:w="440" w:type="pct"/>
            <w:tcBorders>
              <w:top w:val="single" w:sz="4" w:space="0" w:color="auto"/>
              <w:left w:val="single" w:sz="4" w:space="0" w:color="auto"/>
              <w:bottom w:val="single" w:sz="4" w:space="0" w:color="auto"/>
              <w:right w:val="single" w:sz="4" w:space="0" w:color="auto"/>
            </w:tcBorders>
            <w:tcPrChange w:id="147" w:author="廖伟池" w:date="2017-08-11T16:33:00Z">
              <w:tcPr>
                <w:tcW w:w="483" w:type="pct"/>
                <w:tcBorders>
                  <w:top w:val="single" w:sz="4" w:space="0" w:color="auto"/>
                  <w:left w:val="single" w:sz="4" w:space="0" w:color="auto"/>
                  <w:bottom w:val="single" w:sz="4" w:space="0" w:color="auto"/>
                  <w:right w:val="single" w:sz="4" w:space="0" w:color="auto"/>
                </w:tcBorders>
              </w:tcPr>
            </w:tcPrChange>
          </w:tcPr>
          <w:p w14:paraId="35979487" w14:textId="77777777" w:rsidR="00D753AB" w:rsidRPr="001C5C6B" w:rsidRDefault="00D753AB" w:rsidP="006A0DBC">
            <w:pPr>
              <w:pStyle w:val="a6"/>
              <w:numPr>
                <w:ilvl w:val="0"/>
                <w:numId w:val="42"/>
              </w:numPr>
              <w:ind w:firstLineChars="0"/>
              <w:rPr>
                <w:rFonts w:hAnsi="宋体"/>
              </w:rPr>
            </w:pPr>
          </w:p>
        </w:tc>
        <w:tc>
          <w:tcPr>
            <w:tcW w:w="1052" w:type="pct"/>
            <w:tcBorders>
              <w:top w:val="single" w:sz="4" w:space="0" w:color="auto"/>
              <w:left w:val="single" w:sz="4" w:space="0" w:color="auto"/>
              <w:bottom w:val="single" w:sz="4" w:space="0" w:color="auto"/>
              <w:right w:val="single" w:sz="4" w:space="0" w:color="auto"/>
            </w:tcBorders>
            <w:tcPrChange w:id="148" w:author="廖伟池" w:date="2017-08-11T16:33:00Z">
              <w:tcPr>
                <w:tcW w:w="797" w:type="pct"/>
                <w:tcBorders>
                  <w:top w:val="single" w:sz="4" w:space="0" w:color="auto"/>
                  <w:left w:val="single" w:sz="4" w:space="0" w:color="auto"/>
                  <w:bottom w:val="single" w:sz="4" w:space="0" w:color="auto"/>
                  <w:right w:val="single" w:sz="4" w:space="0" w:color="auto"/>
                </w:tcBorders>
              </w:tcPr>
            </w:tcPrChange>
          </w:tcPr>
          <w:p w14:paraId="1329DEE1" w14:textId="77777777" w:rsidR="00D753AB" w:rsidRPr="00A25896" w:rsidRDefault="00D753AB" w:rsidP="00C11757">
            <w:pPr>
              <w:rPr>
                <w:rFonts w:asciiTheme="minorEastAsia" w:eastAsiaTheme="minorEastAsia" w:hAnsiTheme="minorEastAsia"/>
                <w:bCs/>
                <w:color w:val="000000"/>
                <w:sz w:val="18"/>
                <w:szCs w:val="18"/>
              </w:rPr>
            </w:pPr>
            <w:r>
              <w:rPr>
                <w:rFonts w:ascii="宋体" w:hAnsi="宋体"/>
              </w:rPr>
              <w:t>R</w:t>
            </w:r>
            <w:r w:rsidRPr="00F561BB">
              <w:rPr>
                <w:rFonts w:ascii="宋体" w:hAnsi="宋体"/>
              </w:rPr>
              <w:t>espInfo</w:t>
            </w:r>
          </w:p>
        </w:tc>
        <w:tc>
          <w:tcPr>
            <w:tcW w:w="833" w:type="pct"/>
            <w:tcBorders>
              <w:top w:val="single" w:sz="4" w:space="0" w:color="auto"/>
              <w:left w:val="single" w:sz="4" w:space="0" w:color="auto"/>
              <w:bottom w:val="single" w:sz="4" w:space="0" w:color="auto"/>
              <w:right w:val="single" w:sz="4" w:space="0" w:color="auto"/>
            </w:tcBorders>
            <w:tcPrChange w:id="149" w:author="廖伟池" w:date="2017-08-11T16:33:00Z">
              <w:tcPr>
                <w:tcW w:w="876" w:type="pct"/>
                <w:tcBorders>
                  <w:top w:val="single" w:sz="4" w:space="0" w:color="auto"/>
                  <w:left w:val="single" w:sz="4" w:space="0" w:color="auto"/>
                  <w:bottom w:val="single" w:sz="4" w:space="0" w:color="auto"/>
                  <w:right w:val="single" w:sz="4" w:space="0" w:color="auto"/>
                </w:tcBorders>
              </w:tcPr>
            </w:tcPrChange>
          </w:tcPr>
          <w:p w14:paraId="48581D6D"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返回码组件</w:t>
            </w:r>
          </w:p>
        </w:tc>
        <w:tc>
          <w:tcPr>
            <w:tcW w:w="975" w:type="pct"/>
            <w:tcBorders>
              <w:top w:val="single" w:sz="4" w:space="0" w:color="auto"/>
              <w:left w:val="single" w:sz="4" w:space="0" w:color="auto"/>
              <w:bottom w:val="single" w:sz="4" w:space="0" w:color="auto"/>
              <w:right w:val="single" w:sz="4" w:space="0" w:color="auto"/>
            </w:tcBorders>
            <w:tcPrChange w:id="150" w:author="廖伟池" w:date="2017-08-11T16:33:00Z">
              <w:tcPr>
                <w:tcW w:w="1017" w:type="pct"/>
                <w:tcBorders>
                  <w:top w:val="single" w:sz="4" w:space="0" w:color="auto"/>
                  <w:left w:val="single" w:sz="4" w:space="0" w:color="auto"/>
                  <w:bottom w:val="single" w:sz="4" w:space="0" w:color="auto"/>
                  <w:right w:val="single" w:sz="4" w:space="0" w:color="auto"/>
                </w:tcBorders>
              </w:tcPr>
            </w:tcPrChange>
          </w:tcPr>
          <w:p w14:paraId="776DC792"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457" w:type="pct"/>
            <w:tcBorders>
              <w:top w:val="single" w:sz="4" w:space="0" w:color="auto"/>
              <w:left w:val="single" w:sz="4" w:space="0" w:color="auto"/>
              <w:bottom w:val="single" w:sz="4" w:space="0" w:color="auto"/>
              <w:right w:val="single" w:sz="4" w:space="0" w:color="auto"/>
            </w:tcBorders>
            <w:tcPrChange w:id="151" w:author="廖伟池" w:date="2017-08-11T16:33:00Z">
              <w:tcPr>
                <w:tcW w:w="499" w:type="pct"/>
                <w:tcBorders>
                  <w:top w:val="single" w:sz="4" w:space="0" w:color="auto"/>
                  <w:left w:val="single" w:sz="4" w:space="0" w:color="auto"/>
                  <w:bottom w:val="single" w:sz="4" w:space="0" w:color="auto"/>
                  <w:right w:val="single" w:sz="4" w:space="0" w:color="auto"/>
                </w:tcBorders>
              </w:tcPr>
            </w:tcPrChange>
          </w:tcPr>
          <w:p w14:paraId="498E183C" w14:textId="77777777" w:rsidR="00D753AB" w:rsidRPr="00A25896" w:rsidRDefault="00D753AB" w:rsidP="00C11757">
            <w:pPr>
              <w:rPr>
                <w:rFonts w:asciiTheme="minorEastAsia" w:eastAsiaTheme="minorEastAsia" w:hAnsiTheme="minorEastAsia"/>
                <w:bCs/>
                <w:color w:val="000000"/>
                <w:sz w:val="18"/>
                <w:szCs w:val="18"/>
              </w:rPr>
            </w:pPr>
          </w:p>
        </w:tc>
        <w:tc>
          <w:tcPr>
            <w:tcW w:w="787" w:type="pct"/>
            <w:tcBorders>
              <w:top w:val="single" w:sz="4" w:space="0" w:color="auto"/>
              <w:left w:val="single" w:sz="4" w:space="0" w:color="auto"/>
              <w:bottom w:val="single" w:sz="4" w:space="0" w:color="auto"/>
              <w:right w:val="single" w:sz="4" w:space="0" w:color="auto"/>
            </w:tcBorders>
            <w:tcPrChange w:id="152" w:author="廖伟池" w:date="2017-08-11T16:33:00Z">
              <w:tcPr>
                <w:tcW w:w="829" w:type="pct"/>
                <w:tcBorders>
                  <w:top w:val="single" w:sz="4" w:space="0" w:color="auto"/>
                  <w:left w:val="single" w:sz="4" w:space="0" w:color="auto"/>
                  <w:bottom w:val="single" w:sz="4" w:space="0" w:color="auto"/>
                  <w:right w:val="single" w:sz="4" w:space="0" w:color="auto"/>
                </w:tcBorders>
              </w:tcPr>
            </w:tcPrChange>
          </w:tcPr>
          <w:p w14:paraId="6B449AB9"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457" w:type="pct"/>
            <w:tcBorders>
              <w:top w:val="single" w:sz="4" w:space="0" w:color="auto"/>
              <w:left w:val="single" w:sz="4" w:space="0" w:color="auto"/>
              <w:bottom w:val="single" w:sz="4" w:space="0" w:color="auto"/>
              <w:right w:val="single" w:sz="4" w:space="0" w:color="auto"/>
            </w:tcBorders>
            <w:tcPrChange w:id="153" w:author="廖伟池" w:date="2017-08-11T16:33:00Z">
              <w:tcPr>
                <w:tcW w:w="499" w:type="pct"/>
                <w:tcBorders>
                  <w:top w:val="single" w:sz="4" w:space="0" w:color="auto"/>
                  <w:left w:val="single" w:sz="4" w:space="0" w:color="auto"/>
                  <w:bottom w:val="single" w:sz="4" w:space="0" w:color="auto"/>
                  <w:right w:val="single" w:sz="4" w:space="0" w:color="auto"/>
                </w:tcBorders>
              </w:tcPr>
            </w:tcPrChange>
          </w:tcPr>
          <w:p w14:paraId="41F09EBF" w14:textId="77777777" w:rsidR="00D753AB" w:rsidRPr="00A25896" w:rsidRDefault="00D753AB" w:rsidP="00C11757">
            <w:pPr>
              <w:rPr>
                <w:rFonts w:asciiTheme="minorEastAsia" w:eastAsiaTheme="minorEastAsia" w:hAnsiTheme="minorEastAsia"/>
                <w:bCs/>
                <w:color w:val="000000"/>
                <w:sz w:val="18"/>
                <w:szCs w:val="18"/>
              </w:rPr>
            </w:pPr>
          </w:p>
        </w:tc>
      </w:tr>
      <w:tr w:rsidR="00783252" w:rsidRPr="00F561BB" w:rsidDel="00581226" w14:paraId="42E40A22" w14:textId="7B69EBC7" w:rsidTr="00581226">
        <w:trPr>
          <w:trHeight w:val="287"/>
          <w:del w:id="154" w:author="廖伟池" w:date="2017-08-11T16:33:00Z"/>
          <w:trPrChange w:id="155" w:author="廖伟池" w:date="2017-08-11T16:33:00Z">
            <w:trPr>
              <w:trHeight w:val="287"/>
            </w:trPr>
          </w:trPrChange>
        </w:trPr>
        <w:tc>
          <w:tcPr>
            <w:tcW w:w="440" w:type="pct"/>
            <w:tcPrChange w:id="156" w:author="廖伟池" w:date="2017-08-11T16:33:00Z">
              <w:tcPr>
                <w:tcW w:w="483" w:type="pct"/>
              </w:tcPr>
            </w:tcPrChange>
          </w:tcPr>
          <w:p w14:paraId="11D66A82" w14:textId="66DCEE40" w:rsidR="00783252" w:rsidRPr="00F023C8" w:rsidDel="00581226" w:rsidRDefault="00783252" w:rsidP="00467E37">
            <w:pPr>
              <w:pStyle w:val="a6"/>
              <w:numPr>
                <w:ilvl w:val="0"/>
                <w:numId w:val="42"/>
              </w:numPr>
              <w:ind w:firstLineChars="0"/>
              <w:rPr>
                <w:del w:id="157" w:author="廖伟池" w:date="2017-08-11T16:33:00Z"/>
                <w:rFonts w:asciiTheme="minorEastAsia" w:hAnsiTheme="minorEastAsia"/>
                <w:sz w:val="18"/>
                <w:szCs w:val="18"/>
              </w:rPr>
            </w:pPr>
          </w:p>
        </w:tc>
        <w:tc>
          <w:tcPr>
            <w:tcW w:w="1052" w:type="pct"/>
            <w:tcPrChange w:id="158" w:author="廖伟池" w:date="2017-08-11T16:33:00Z">
              <w:tcPr>
                <w:tcW w:w="797" w:type="pct"/>
              </w:tcPr>
            </w:tcPrChange>
          </w:tcPr>
          <w:p w14:paraId="69C0B0DA" w14:textId="44ACF7B9" w:rsidR="00783252" w:rsidDel="00581226" w:rsidRDefault="00783252" w:rsidP="00F42138">
            <w:pPr>
              <w:tabs>
                <w:tab w:val="left" w:pos="1302"/>
              </w:tabs>
              <w:rPr>
                <w:del w:id="159" w:author="廖伟池" w:date="2017-08-11T16:33:00Z"/>
                <w:rFonts w:asciiTheme="minorEastAsia" w:hAnsiTheme="minorEastAsia"/>
                <w:sz w:val="18"/>
                <w:szCs w:val="18"/>
              </w:rPr>
            </w:pPr>
            <w:del w:id="160" w:author="廖伟池" w:date="2017-08-11T16:33:00Z">
              <w:r w:rsidDel="00581226">
                <w:rPr>
                  <w:rFonts w:asciiTheme="minorEastAsia" w:hAnsiTheme="minorEastAsia"/>
                  <w:sz w:val="18"/>
                  <w:szCs w:val="18"/>
                </w:rPr>
                <w:delText>P</w:delText>
              </w:r>
              <w:r w:rsidRPr="005203D6" w:rsidDel="00581226">
                <w:rPr>
                  <w:rFonts w:asciiTheme="minorEastAsia" w:hAnsiTheme="minorEastAsia"/>
                  <w:sz w:val="18"/>
                  <w:szCs w:val="18"/>
                </w:rPr>
                <w:delText xml:space="preserve">ayChannelOrderNo  </w:delText>
              </w:r>
            </w:del>
          </w:p>
        </w:tc>
        <w:tc>
          <w:tcPr>
            <w:tcW w:w="833" w:type="pct"/>
            <w:tcPrChange w:id="161" w:author="廖伟池" w:date="2017-08-11T16:33:00Z">
              <w:tcPr>
                <w:tcW w:w="876" w:type="pct"/>
              </w:tcPr>
            </w:tcPrChange>
          </w:tcPr>
          <w:p w14:paraId="204D7ACE" w14:textId="3AA85251" w:rsidR="00783252" w:rsidDel="00581226" w:rsidRDefault="00783252" w:rsidP="00F42138">
            <w:pPr>
              <w:jc w:val="left"/>
              <w:rPr>
                <w:del w:id="162" w:author="廖伟池" w:date="2017-08-11T16:33:00Z"/>
                <w:rFonts w:asciiTheme="minorEastAsia" w:hAnsiTheme="minorEastAsia"/>
                <w:sz w:val="18"/>
                <w:szCs w:val="18"/>
              </w:rPr>
            </w:pPr>
            <w:del w:id="163" w:author="廖伟池" w:date="2017-08-11T16:33:00Z">
              <w:r w:rsidDel="00581226">
                <w:rPr>
                  <w:rFonts w:asciiTheme="minorEastAsia" w:hAnsiTheme="minorEastAsia" w:hint="eastAsia"/>
                  <w:sz w:val="18"/>
                  <w:szCs w:val="18"/>
                </w:rPr>
                <w:delText>支付宝</w:delText>
              </w:r>
              <w:r w:rsidDel="00581226">
                <w:rPr>
                  <w:rFonts w:asciiTheme="minorEastAsia" w:hAnsiTheme="minorEastAsia"/>
                  <w:sz w:val="18"/>
                  <w:szCs w:val="18"/>
                </w:rPr>
                <w:delText>或微信端的订单号，可用于打印小票给客户核对</w:delText>
              </w:r>
            </w:del>
          </w:p>
        </w:tc>
        <w:tc>
          <w:tcPr>
            <w:tcW w:w="975" w:type="pct"/>
            <w:tcPrChange w:id="164" w:author="廖伟池" w:date="2017-08-11T16:33:00Z">
              <w:tcPr>
                <w:tcW w:w="1017" w:type="pct"/>
              </w:tcPr>
            </w:tcPrChange>
          </w:tcPr>
          <w:p w14:paraId="576D01FB" w14:textId="666ACCA8" w:rsidR="00783252" w:rsidRPr="005203D6" w:rsidDel="00581226" w:rsidRDefault="00783252" w:rsidP="00F42138">
            <w:pPr>
              <w:rPr>
                <w:del w:id="165" w:author="廖伟池" w:date="2017-08-11T16:33:00Z"/>
                <w:rFonts w:asciiTheme="minorEastAsia" w:hAnsiTheme="minorEastAsia"/>
                <w:sz w:val="18"/>
                <w:szCs w:val="18"/>
              </w:rPr>
            </w:pPr>
            <w:del w:id="166" w:author="廖伟池" w:date="2017-08-11T16:33:00Z">
              <w:r w:rsidDel="00581226">
                <w:rPr>
                  <w:rFonts w:asciiTheme="minorEastAsia" w:hAnsiTheme="minorEastAsia"/>
                  <w:sz w:val="18"/>
                  <w:szCs w:val="18"/>
                </w:rPr>
                <w:delText>String</w:delText>
              </w:r>
            </w:del>
          </w:p>
        </w:tc>
        <w:tc>
          <w:tcPr>
            <w:tcW w:w="457" w:type="pct"/>
            <w:tcPrChange w:id="167" w:author="廖伟池" w:date="2017-08-11T16:33:00Z">
              <w:tcPr>
                <w:tcW w:w="499" w:type="pct"/>
              </w:tcPr>
            </w:tcPrChange>
          </w:tcPr>
          <w:p w14:paraId="0BF1EF86" w14:textId="2A3A4411" w:rsidR="00783252" w:rsidDel="00581226" w:rsidRDefault="00783252" w:rsidP="00F42138">
            <w:pPr>
              <w:rPr>
                <w:del w:id="168" w:author="廖伟池" w:date="2017-08-11T16:33:00Z"/>
                <w:rFonts w:asciiTheme="minorEastAsia" w:hAnsiTheme="minorEastAsia"/>
                <w:sz w:val="18"/>
                <w:szCs w:val="18"/>
              </w:rPr>
            </w:pPr>
            <w:del w:id="169" w:author="廖伟池" w:date="2017-08-11T16:33:00Z">
              <w:r w:rsidDel="00581226">
                <w:rPr>
                  <w:rFonts w:asciiTheme="minorEastAsia" w:hAnsiTheme="minorEastAsia" w:hint="eastAsia"/>
                  <w:sz w:val="18"/>
                  <w:szCs w:val="18"/>
                </w:rPr>
                <w:delText>64</w:delText>
              </w:r>
            </w:del>
          </w:p>
        </w:tc>
        <w:tc>
          <w:tcPr>
            <w:tcW w:w="787" w:type="pct"/>
            <w:tcPrChange w:id="170" w:author="廖伟池" w:date="2017-08-11T16:33:00Z">
              <w:tcPr>
                <w:tcW w:w="829" w:type="pct"/>
              </w:tcPr>
            </w:tcPrChange>
          </w:tcPr>
          <w:p w14:paraId="5B7EAC63" w14:textId="1851FD65" w:rsidR="00783252" w:rsidDel="00581226" w:rsidRDefault="00783252" w:rsidP="00F42138">
            <w:pPr>
              <w:rPr>
                <w:del w:id="171" w:author="廖伟池" w:date="2017-08-11T16:33:00Z"/>
                <w:rFonts w:asciiTheme="minorEastAsia" w:hAnsiTheme="minorEastAsia"/>
                <w:sz w:val="18"/>
                <w:szCs w:val="18"/>
              </w:rPr>
            </w:pPr>
            <w:del w:id="172" w:author="廖伟池" w:date="2017-08-11T16:33:00Z">
              <w:r w:rsidDel="00581226">
                <w:rPr>
                  <w:rFonts w:asciiTheme="minorEastAsia" w:hAnsiTheme="minorEastAsia" w:hint="eastAsia"/>
                  <w:sz w:val="18"/>
                  <w:szCs w:val="18"/>
                </w:rPr>
                <w:delText>C</w:delText>
              </w:r>
            </w:del>
          </w:p>
        </w:tc>
        <w:tc>
          <w:tcPr>
            <w:tcW w:w="457" w:type="pct"/>
            <w:tcPrChange w:id="173" w:author="廖伟池" w:date="2017-08-11T16:33:00Z">
              <w:tcPr>
                <w:tcW w:w="499" w:type="pct"/>
              </w:tcPr>
            </w:tcPrChange>
          </w:tcPr>
          <w:p w14:paraId="25A84176" w14:textId="1C72CE88" w:rsidR="00783252" w:rsidRPr="00F561BB" w:rsidDel="00581226" w:rsidRDefault="00783252" w:rsidP="00F42138">
            <w:pPr>
              <w:rPr>
                <w:del w:id="174" w:author="廖伟池" w:date="2017-08-11T16:33:00Z"/>
                <w:color w:val="000000" w:themeColor="text1"/>
                <w:kern w:val="24"/>
              </w:rPr>
            </w:pPr>
          </w:p>
        </w:tc>
      </w:tr>
    </w:tbl>
    <w:p w14:paraId="08817E2B" w14:textId="77777777" w:rsidR="00D753AB" w:rsidRDefault="00D753AB" w:rsidP="00D753AB"/>
    <w:p w14:paraId="6AD1F18A" w14:textId="2D7C672E" w:rsidR="00D753AB" w:rsidRDefault="00D753AB" w:rsidP="00D753AB">
      <w:pPr>
        <w:pStyle w:val="3"/>
        <w:rPr>
          <w:b w:val="0"/>
          <w:sz w:val="21"/>
          <w:szCs w:val="21"/>
        </w:rPr>
      </w:pPr>
      <w:r>
        <w:rPr>
          <w:rFonts w:hint="eastAsia"/>
        </w:rPr>
        <w:t>订单</w:t>
      </w:r>
      <w:r>
        <w:t>查询</w:t>
      </w:r>
      <w:r>
        <w:rPr>
          <w:rFonts w:hint="eastAsia"/>
        </w:rPr>
        <w:t>接口</w:t>
      </w:r>
      <w:r w:rsidRPr="009A2507">
        <w:rPr>
          <w:b w:val="0"/>
          <w:sz w:val="21"/>
          <w:szCs w:val="21"/>
        </w:rPr>
        <w:t>&lt;ant.mybank</w:t>
      </w:r>
      <w:r w:rsidRPr="009A2507">
        <w:rPr>
          <w:rFonts w:hint="eastAsia"/>
          <w:b w:val="0"/>
          <w:sz w:val="21"/>
          <w:szCs w:val="21"/>
        </w:rPr>
        <w:t>.</w:t>
      </w:r>
      <w:r w:rsidRPr="009A2507">
        <w:rPr>
          <w:rFonts w:ascii="宋体" w:hAnsi="宋体"/>
          <w:b w:val="0"/>
          <w:sz w:val="21"/>
          <w:szCs w:val="21"/>
        </w:rPr>
        <w:t>bkmerchanttrade</w:t>
      </w:r>
      <w:r w:rsidRPr="009A2507">
        <w:rPr>
          <w:rFonts w:hint="eastAsia"/>
          <w:b w:val="0"/>
          <w:sz w:val="21"/>
          <w:szCs w:val="21"/>
        </w:rPr>
        <w:t>.</w:t>
      </w:r>
      <w:r w:rsidRPr="009A2507">
        <w:rPr>
          <w:b w:val="0"/>
          <w:sz w:val="21"/>
          <w:szCs w:val="21"/>
        </w:rPr>
        <w:t>payQuery&gt;</w:t>
      </w:r>
    </w:p>
    <w:p w14:paraId="132C24A3" w14:textId="77777777" w:rsidR="00D753AB" w:rsidRDefault="00D753AB" w:rsidP="00D753AB">
      <w:pPr>
        <w:spacing w:line="360" w:lineRule="auto"/>
        <w:ind w:firstLine="480"/>
        <w:rPr>
          <w:sz w:val="24"/>
          <w:szCs w:val="24"/>
        </w:rPr>
      </w:pPr>
      <w:r>
        <w:rPr>
          <w:rFonts w:hint="eastAsia"/>
          <w:sz w:val="24"/>
          <w:szCs w:val="24"/>
        </w:rPr>
        <w:t>本接口为所有支付订单（</w:t>
      </w:r>
      <w:r>
        <w:rPr>
          <w:sz w:val="24"/>
          <w:szCs w:val="24"/>
        </w:rPr>
        <w:t>主扫、被扫）</w:t>
      </w:r>
      <w:r>
        <w:rPr>
          <w:rFonts w:hint="eastAsia"/>
          <w:sz w:val="24"/>
          <w:szCs w:val="24"/>
        </w:rPr>
        <w:t>提供</w:t>
      </w:r>
      <w:r w:rsidRPr="009A2507">
        <w:rPr>
          <w:rFonts w:hint="eastAsia"/>
          <w:sz w:val="24"/>
          <w:szCs w:val="24"/>
        </w:rPr>
        <w:t>查询</w:t>
      </w:r>
      <w:r>
        <w:rPr>
          <w:rFonts w:hint="eastAsia"/>
          <w:sz w:val="24"/>
          <w:szCs w:val="24"/>
        </w:rPr>
        <w:t>功能</w:t>
      </w:r>
      <w:r w:rsidRPr="009A2507">
        <w:rPr>
          <w:rFonts w:hint="eastAsia"/>
          <w:sz w:val="24"/>
          <w:szCs w:val="24"/>
        </w:rPr>
        <w:t>，合作方可以通过该接口主动查询订单（</w:t>
      </w:r>
      <w:r>
        <w:rPr>
          <w:rFonts w:hint="eastAsia"/>
          <w:sz w:val="24"/>
          <w:szCs w:val="24"/>
        </w:rPr>
        <w:t>退款单交易</w:t>
      </w:r>
      <w:r>
        <w:rPr>
          <w:sz w:val="24"/>
          <w:szCs w:val="24"/>
        </w:rPr>
        <w:t>除外</w:t>
      </w:r>
      <w:r>
        <w:rPr>
          <w:rFonts w:hint="eastAsia"/>
          <w:sz w:val="24"/>
          <w:szCs w:val="24"/>
        </w:rPr>
        <w:t>）交易</w:t>
      </w:r>
      <w:r>
        <w:rPr>
          <w:sz w:val="24"/>
          <w:szCs w:val="24"/>
        </w:rPr>
        <w:t>结果</w:t>
      </w:r>
      <w:r w:rsidRPr="009A2507">
        <w:rPr>
          <w:rFonts w:hint="eastAsia"/>
          <w:sz w:val="24"/>
          <w:szCs w:val="24"/>
        </w:rPr>
        <w:t>，</w:t>
      </w:r>
      <w:r>
        <w:rPr>
          <w:rFonts w:hint="eastAsia"/>
          <w:sz w:val="24"/>
          <w:szCs w:val="24"/>
        </w:rPr>
        <w:t>明确</w:t>
      </w:r>
      <w:r>
        <w:rPr>
          <w:sz w:val="24"/>
          <w:szCs w:val="24"/>
        </w:rPr>
        <w:t>交易结果</w:t>
      </w:r>
      <w:r>
        <w:rPr>
          <w:rFonts w:hint="eastAsia"/>
          <w:sz w:val="24"/>
          <w:szCs w:val="24"/>
        </w:rPr>
        <w:t>后</w:t>
      </w:r>
      <w:r>
        <w:rPr>
          <w:sz w:val="24"/>
          <w:szCs w:val="24"/>
        </w:rPr>
        <w:t>进行</w:t>
      </w:r>
      <w:r w:rsidRPr="009A2507">
        <w:rPr>
          <w:rFonts w:hint="eastAsia"/>
          <w:sz w:val="24"/>
          <w:szCs w:val="24"/>
        </w:rPr>
        <w:t>下一步的业务逻辑。</w:t>
      </w:r>
      <w:r w:rsidRPr="009A2507">
        <w:rPr>
          <w:rFonts w:hint="eastAsia"/>
          <w:sz w:val="24"/>
          <w:szCs w:val="24"/>
        </w:rPr>
        <w:t xml:space="preserve"> </w:t>
      </w:r>
    </w:p>
    <w:p w14:paraId="1F862B1A" w14:textId="77777777" w:rsidR="00D753AB" w:rsidRDefault="00D753AB" w:rsidP="00D753AB">
      <w:pPr>
        <w:spacing w:line="360" w:lineRule="auto"/>
        <w:ind w:firstLine="480"/>
        <w:rPr>
          <w:sz w:val="24"/>
          <w:szCs w:val="24"/>
        </w:rPr>
      </w:pPr>
      <w:r>
        <w:rPr>
          <w:rFonts w:hint="eastAsia"/>
          <w:sz w:val="24"/>
          <w:szCs w:val="24"/>
        </w:rPr>
        <w:t>建议使用</w:t>
      </w:r>
      <w:r>
        <w:rPr>
          <w:sz w:val="24"/>
          <w:szCs w:val="24"/>
        </w:rPr>
        <w:t>条件</w:t>
      </w:r>
      <w:r w:rsidRPr="009A2507">
        <w:rPr>
          <w:rFonts w:hint="eastAsia"/>
          <w:sz w:val="24"/>
          <w:szCs w:val="24"/>
        </w:rPr>
        <w:t>：</w:t>
      </w:r>
      <w:r w:rsidRPr="009A2507">
        <w:rPr>
          <w:rFonts w:hint="eastAsia"/>
          <w:sz w:val="24"/>
          <w:szCs w:val="24"/>
        </w:rPr>
        <w:t xml:space="preserve"> </w:t>
      </w:r>
    </w:p>
    <w:p w14:paraId="79304C86" w14:textId="77777777" w:rsidR="00D753AB" w:rsidRDefault="00D753AB" w:rsidP="00D753AB">
      <w:pPr>
        <w:spacing w:line="360" w:lineRule="auto"/>
        <w:ind w:firstLineChars="200" w:firstLine="480"/>
        <w:rPr>
          <w:sz w:val="24"/>
          <w:szCs w:val="24"/>
        </w:rPr>
      </w:pPr>
      <w:r>
        <w:rPr>
          <w:sz w:val="24"/>
          <w:szCs w:val="24"/>
        </w:rPr>
        <w:t>1</w:t>
      </w:r>
      <w:r>
        <w:rPr>
          <w:rFonts w:hint="eastAsia"/>
          <w:sz w:val="24"/>
          <w:szCs w:val="24"/>
        </w:rPr>
        <w:t>、当合作方后台、网络、服务器等出现异常，系统未接收到网商</w:t>
      </w:r>
      <w:r>
        <w:rPr>
          <w:sz w:val="24"/>
          <w:szCs w:val="24"/>
        </w:rPr>
        <w:t>银行系统返回；</w:t>
      </w:r>
    </w:p>
    <w:p w14:paraId="4CF4A6D7" w14:textId="77777777" w:rsidR="00D753AB" w:rsidRDefault="00D753AB" w:rsidP="00D753AB">
      <w:pPr>
        <w:spacing w:line="360" w:lineRule="auto"/>
        <w:ind w:firstLine="480"/>
        <w:rPr>
          <w:sz w:val="24"/>
          <w:szCs w:val="24"/>
        </w:rPr>
      </w:pPr>
      <w:r>
        <w:rPr>
          <w:sz w:val="24"/>
          <w:szCs w:val="24"/>
        </w:rPr>
        <w:t>2</w:t>
      </w:r>
      <w:r>
        <w:rPr>
          <w:rFonts w:hint="eastAsia"/>
          <w:sz w:val="24"/>
          <w:szCs w:val="24"/>
        </w:rPr>
        <w:t>、</w:t>
      </w:r>
      <w:r w:rsidRPr="009A2507">
        <w:rPr>
          <w:rFonts w:hint="eastAsia"/>
          <w:sz w:val="24"/>
          <w:szCs w:val="24"/>
        </w:rPr>
        <w:t>调用支付接口后，返回交易状态</w:t>
      </w:r>
      <w:r>
        <w:rPr>
          <w:rFonts w:hint="eastAsia"/>
          <w:sz w:val="24"/>
          <w:szCs w:val="24"/>
        </w:rPr>
        <w:t>为</w:t>
      </w:r>
      <w:r>
        <w:rPr>
          <w:sz w:val="24"/>
          <w:szCs w:val="24"/>
        </w:rPr>
        <w:t>未知的</w:t>
      </w:r>
      <w:r w:rsidRPr="009A2507">
        <w:rPr>
          <w:rFonts w:hint="eastAsia"/>
          <w:sz w:val="24"/>
          <w:szCs w:val="24"/>
        </w:rPr>
        <w:t>情况；</w:t>
      </w:r>
      <w:r w:rsidRPr="009A2507">
        <w:rPr>
          <w:rFonts w:hint="eastAsia"/>
          <w:sz w:val="24"/>
          <w:szCs w:val="24"/>
        </w:rPr>
        <w:t xml:space="preserve"> </w:t>
      </w:r>
    </w:p>
    <w:p w14:paraId="60B1712D" w14:textId="77777777" w:rsidR="00D753AB" w:rsidRDefault="00D753AB" w:rsidP="00D753AB">
      <w:pPr>
        <w:spacing w:line="360" w:lineRule="auto"/>
        <w:ind w:firstLine="480"/>
        <w:rPr>
          <w:sz w:val="24"/>
          <w:szCs w:val="24"/>
        </w:rPr>
      </w:pPr>
      <w:r>
        <w:rPr>
          <w:sz w:val="24"/>
          <w:szCs w:val="24"/>
        </w:rPr>
        <w:t>3</w:t>
      </w:r>
      <w:r>
        <w:rPr>
          <w:rFonts w:hint="eastAsia"/>
          <w:sz w:val="24"/>
          <w:szCs w:val="24"/>
        </w:rPr>
        <w:t>、</w:t>
      </w:r>
      <w:r w:rsidRPr="009A2507">
        <w:rPr>
          <w:rFonts w:hint="eastAsia"/>
          <w:sz w:val="24"/>
          <w:szCs w:val="24"/>
        </w:rPr>
        <w:t>调用撤销交易之前，需调用交易查询确认支付状态。</w:t>
      </w:r>
    </w:p>
    <w:p w14:paraId="6A61BE03" w14:textId="785ED534" w:rsidR="00864803" w:rsidRDefault="00864803" w:rsidP="00D753AB">
      <w:pPr>
        <w:spacing w:line="360" w:lineRule="auto"/>
        <w:ind w:firstLine="480"/>
        <w:rPr>
          <w:sz w:val="24"/>
          <w:szCs w:val="24"/>
        </w:rPr>
      </w:pPr>
      <w:r>
        <w:rPr>
          <w:rFonts w:hint="eastAsia"/>
          <w:sz w:val="24"/>
          <w:szCs w:val="24"/>
        </w:rPr>
        <w:t>注意：为</w:t>
      </w:r>
      <w:r>
        <w:rPr>
          <w:sz w:val="24"/>
          <w:szCs w:val="24"/>
        </w:rPr>
        <w:t>避免资损发生，当</w:t>
      </w:r>
      <w:r>
        <w:rPr>
          <w:rFonts w:hint="eastAsia"/>
          <w:sz w:val="24"/>
          <w:szCs w:val="24"/>
        </w:rPr>
        <w:t>合作方</w:t>
      </w:r>
      <w:r>
        <w:rPr>
          <w:sz w:val="24"/>
          <w:szCs w:val="24"/>
        </w:rPr>
        <w:t>系统发起</w:t>
      </w:r>
      <w:r>
        <w:rPr>
          <w:rFonts w:hint="eastAsia"/>
          <w:sz w:val="24"/>
          <w:szCs w:val="24"/>
        </w:rPr>
        <w:t>回查订单，网商银行</w:t>
      </w:r>
      <w:r>
        <w:rPr>
          <w:sz w:val="24"/>
          <w:szCs w:val="24"/>
        </w:rPr>
        <w:t>系统反馈</w:t>
      </w:r>
      <w:r>
        <w:rPr>
          <w:rFonts w:hint="eastAsia"/>
          <w:sz w:val="24"/>
          <w:szCs w:val="24"/>
        </w:rPr>
        <w:t>订单</w:t>
      </w:r>
      <w:r>
        <w:rPr>
          <w:sz w:val="24"/>
          <w:szCs w:val="24"/>
        </w:rPr>
        <w:t>不存在后</w:t>
      </w:r>
      <w:r>
        <w:rPr>
          <w:rFonts w:hint="eastAsia"/>
          <w:sz w:val="24"/>
          <w:szCs w:val="24"/>
        </w:rPr>
        <w:t>，该</w:t>
      </w:r>
      <w:r>
        <w:rPr>
          <w:sz w:val="24"/>
          <w:szCs w:val="24"/>
        </w:rPr>
        <w:t>订单号无法</w:t>
      </w:r>
      <w:r>
        <w:rPr>
          <w:rFonts w:hint="eastAsia"/>
          <w:sz w:val="24"/>
          <w:szCs w:val="24"/>
        </w:rPr>
        <w:t>再</w:t>
      </w:r>
      <w:r>
        <w:rPr>
          <w:sz w:val="24"/>
          <w:szCs w:val="24"/>
        </w:rPr>
        <w:t>进行创建支付订单操作。</w:t>
      </w:r>
    </w:p>
    <w:p w14:paraId="124FBAD8" w14:textId="77777777" w:rsidR="00D753AB" w:rsidRDefault="00D753AB" w:rsidP="00D753AB">
      <w:pPr>
        <w:pStyle w:val="4"/>
        <w:numPr>
          <w:ilvl w:val="0"/>
          <w:numId w:val="0"/>
        </w:numPr>
        <w:ind w:left="864" w:hanging="864"/>
      </w:pPr>
      <w:r>
        <w:rPr>
          <w:rFonts w:hint="eastAsia"/>
        </w:rPr>
        <w:t>请求</w:t>
      </w:r>
      <w:r>
        <w:t>报文</w:t>
      </w:r>
    </w:p>
    <w:tbl>
      <w:tblPr>
        <w:tblStyle w:val="a9"/>
        <w:tblW w:w="5000" w:type="pct"/>
        <w:tblLook w:val="04A0" w:firstRow="1" w:lastRow="0" w:firstColumn="1" w:lastColumn="0" w:noHBand="0" w:noVBand="1"/>
      </w:tblPr>
      <w:tblGrid>
        <w:gridCol w:w="437"/>
        <w:gridCol w:w="1128"/>
        <w:gridCol w:w="3678"/>
        <w:gridCol w:w="991"/>
        <w:gridCol w:w="566"/>
        <w:gridCol w:w="708"/>
        <w:gridCol w:w="788"/>
      </w:tblGrid>
      <w:tr w:rsidR="00D753AB" w:rsidRPr="00CB1278" w14:paraId="64119EAF" w14:textId="77777777" w:rsidTr="00C11757">
        <w:trPr>
          <w:trHeight w:val="324"/>
        </w:trPr>
        <w:tc>
          <w:tcPr>
            <w:tcW w:w="2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BFAEBD" w14:textId="77777777" w:rsidR="00D753AB" w:rsidRPr="00B55BC7"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67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9F39F7"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221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7F8024"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639C86"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3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AA68"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2E1693"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47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24C11E"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D753AB" w:rsidRPr="00CB1278" w14:paraId="51EAAF43" w14:textId="77777777" w:rsidTr="00C11757">
        <w:trPr>
          <w:trHeight w:val="287"/>
        </w:trPr>
        <w:tc>
          <w:tcPr>
            <w:tcW w:w="263" w:type="pct"/>
          </w:tcPr>
          <w:p w14:paraId="13018EB2" w14:textId="77777777" w:rsidR="00D753AB" w:rsidRPr="00604784" w:rsidRDefault="00D753AB" w:rsidP="006A0DBC">
            <w:pPr>
              <w:pStyle w:val="a6"/>
              <w:numPr>
                <w:ilvl w:val="0"/>
                <w:numId w:val="43"/>
              </w:numPr>
              <w:ind w:firstLineChars="0"/>
              <w:rPr>
                <w:rFonts w:asciiTheme="minorEastAsia" w:eastAsiaTheme="minorEastAsia" w:hAnsiTheme="minorEastAsia"/>
                <w:sz w:val="18"/>
                <w:szCs w:val="18"/>
              </w:rPr>
            </w:pPr>
          </w:p>
        </w:tc>
        <w:tc>
          <w:tcPr>
            <w:tcW w:w="679" w:type="pct"/>
            <w:shd w:val="clear" w:color="auto" w:fill="auto"/>
          </w:tcPr>
          <w:p w14:paraId="3DCC0474" w14:textId="77777777" w:rsidR="00D753AB" w:rsidRPr="00BA7A82"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IsvOrgId</w:t>
            </w:r>
          </w:p>
        </w:tc>
        <w:tc>
          <w:tcPr>
            <w:tcW w:w="2217" w:type="pct"/>
            <w:shd w:val="clear" w:color="auto" w:fill="auto"/>
          </w:tcPr>
          <w:p w14:paraId="56D39C0C" w14:textId="77777777" w:rsidR="00D753AB" w:rsidRPr="0063522C" w:rsidRDefault="00D753AB" w:rsidP="00C11757">
            <w:pPr>
              <w:widowControl/>
              <w:jc w:val="left"/>
              <w:rPr>
                <w:rFonts w:ascii="宋体" w:hAnsi="宋体" w:cs="宋体"/>
                <w:color w:val="000000"/>
                <w:sz w:val="18"/>
                <w:szCs w:val="18"/>
              </w:rPr>
            </w:pPr>
            <w:r>
              <w:rPr>
                <w:rFonts w:ascii="宋体" w:hAnsi="宋体" w:cs="宋体" w:hint="eastAsia"/>
                <w:color w:val="000000"/>
                <w:sz w:val="18"/>
                <w:szCs w:val="18"/>
              </w:rPr>
              <w:t>合作方机构号（网商银行分配）</w:t>
            </w:r>
          </w:p>
        </w:tc>
        <w:tc>
          <w:tcPr>
            <w:tcW w:w="597" w:type="pct"/>
            <w:tcBorders>
              <w:top w:val="single" w:sz="4" w:space="0" w:color="auto"/>
              <w:left w:val="single" w:sz="4" w:space="0" w:color="auto"/>
              <w:bottom w:val="single" w:sz="4" w:space="0" w:color="auto"/>
              <w:right w:val="single" w:sz="4" w:space="0" w:color="auto"/>
            </w:tcBorders>
          </w:tcPr>
          <w:p w14:paraId="0F166442" w14:textId="77777777" w:rsidR="00D753AB" w:rsidRPr="00CB1278"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341" w:type="pct"/>
            <w:tcBorders>
              <w:top w:val="single" w:sz="4" w:space="0" w:color="auto"/>
              <w:left w:val="single" w:sz="4" w:space="0" w:color="auto"/>
              <w:bottom w:val="single" w:sz="4" w:space="0" w:color="auto"/>
              <w:right w:val="single" w:sz="4" w:space="0" w:color="auto"/>
            </w:tcBorders>
          </w:tcPr>
          <w:p w14:paraId="69110108" w14:textId="77777777" w:rsidR="00D753AB" w:rsidRPr="00CB1278" w:rsidRDefault="00D753AB"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64</w:t>
            </w:r>
          </w:p>
        </w:tc>
        <w:tc>
          <w:tcPr>
            <w:tcW w:w="427" w:type="pct"/>
            <w:tcBorders>
              <w:top w:val="single" w:sz="4" w:space="0" w:color="auto"/>
              <w:left w:val="single" w:sz="4" w:space="0" w:color="auto"/>
              <w:bottom w:val="single" w:sz="4" w:space="0" w:color="auto"/>
              <w:right w:val="single" w:sz="4" w:space="0" w:color="auto"/>
            </w:tcBorders>
          </w:tcPr>
          <w:p w14:paraId="4C616D91" w14:textId="77777777" w:rsidR="00D753AB" w:rsidRPr="00BA7A82" w:rsidRDefault="00D753AB"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M</w:t>
            </w:r>
          </w:p>
        </w:tc>
        <w:tc>
          <w:tcPr>
            <w:tcW w:w="475" w:type="pct"/>
            <w:tcBorders>
              <w:top w:val="single" w:sz="4" w:space="0" w:color="auto"/>
              <w:left w:val="single" w:sz="4" w:space="0" w:color="auto"/>
              <w:bottom w:val="single" w:sz="4" w:space="0" w:color="auto"/>
              <w:right w:val="single" w:sz="4" w:space="0" w:color="auto"/>
            </w:tcBorders>
          </w:tcPr>
          <w:p w14:paraId="50B52F76" w14:textId="77777777" w:rsidR="00D753AB" w:rsidRPr="00CB1278" w:rsidRDefault="00D753AB" w:rsidP="00C11757">
            <w:pPr>
              <w:rPr>
                <w:rFonts w:asciiTheme="minorEastAsia" w:eastAsiaTheme="minorEastAsia" w:hAnsiTheme="minorEastAsia"/>
                <w:bCs/>
                <w:i/>
                <w:sz w:val="18"/>
                <w:szCs w:val="18"/>
              </w:rPr>
            </w:pPr>
          </w:p>
        </w:tc>
      </w:tr>
      <w:tr w:rsidR="00D753AB" w:rsidRPr="00CB1278" w14:paraId="503B89DC" w14:textId="77777777" w:rsidTr="00C11757">
        <w:trPr>
          <w:trHeight w:val="287"/>
        </w:trPr>
        <w:tc>
          <w:tcPr>
            <w:tcW w:w="263" w:type="pct"/>
          </w:tcPr>
          <w:p w14:paraId="33527EAC" w14:textId="77777777" w:rsidR="00D753AB" w:rsidRPr="00604784" w:rsidRDefault="00D753AB" w:rsidP="006A0DBC">
            <w:pPr>
              <w:pStyle w:val="a6"/>
              <w:numPr>
                <w:ilvl w:val="0"/>
                <w:numId w:val="43"/>
              </w:numPr>
              <w:ind w:firstLineChars="0"/>
              <w:rPr>
                <w:rFonts w:asciiTheme="minorEastAsia" w:eastAsiaTheme="minorEastAsia" w:hAnsiTheme="minorEastAsia"/>
                <w:sz w:val="18"/>
                <w:szCs w:val="18"/>
              </w:rPr>
            </w:pPr>
          </w:p>
        </w:tc>
        <w:tc>
          <w:tcPr>
            <w:tcW w:w="679" w:type="pct"/>
            <w:shd w:val="clear" w:color="auto" w:fill="auto"/>
          </w:tcPr>
          <w:p w14:paraId="7ED26472" w14:textId="77777777" w:rsidR="00D753AB" w:rsidRPr="00BA7A82" w:rsidRDefault="00D753AB" w:rsidP="00C11757">
            <w:pPr>
              <w:rPr>
                <w:rFonts w:asciiTheme="minorEastAsia" w:eastAsiaTheme="minorEastAsia" w:hAnsiTheme="minorEastAsia"/>
                <w:bCs/>
                <w:color w:val="000000"/>
                <w:sz w:val="18"/>
                <w:szCs w:val="18"/>
              </w:rPr>
            </w:pPr>
            <w:r>
              <w:rPr>
                <w:rFonts w:hint="eastAsia"/>
                <w:sz w:val="18"/>
                <w:szCs w:val="18"/>
              </w:rPr>
              <w:t>MerchantId</w:t>
            </w:r>
          </w:p>
        </w:tc>
        <w:tc>
          <w:tcPr>
            <w:tcW w:w="2217" w:type="pct"/>
            <w:shd w:val="clear" w:color="auto" w:fill="auto"/>
          </w:tcPr>
          <w:p w14:paraId="6864730E" w14:textId="721DAEC6" w:rsidR="00D753AB" w:rsidRPr="00CB1278" w:rsidRDefault="00D753AB" w:rsidP="00C11757">
            <w:pPr>
              <w:rPr>
                <w:rFonts w:asciiTheme="minorEastAsia" w:eastAsiaTheme="minorEastAsia" w:hAnsiTheme="minorEastAsia"/>
                <w:bCs/>
                <w:color w:val="000000"/>
                <w:sz w:val="18"/>
                <w:szCs w:val="18"/>
              </w:rPr>
            </w:pPr>
            <w:r>
              <w:rPr>
                <w:rFonts w:hint="eastAsia"/>
                <w:color w:val="000000"/>
                <w:sz w:val="18"/>
                <w:szCs w:val="18"/>
              </w:rPr>
              <w:t>商户号。</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597" w:type="pct"/>
          </w:tcPr>
          <w:p w14:paraId="709ED3D9" w14:textId="77777777" w:rsidR="00D753AB" w:rsidRPr="00CB1278" w:rsidRDefault="00D753AB" w:rsidP="00C11757">
            <w:pPr>
              <w:rPr>
                <w:rFonts w:asciiTheme="minorEastAsia" w:eastAsiaTheme="minorEastAsia" w:hAnsiTheme="minorEastAsia"/>
                <w:bCs/>
                <w:color w:val="000000"/>
                <w:sz w:val="18"/>
                <w:szCs w:val="18"/>
              </w:rPr>
            </w:pPr>
            <w:r>
              <w:rPr>
                <w:rFonts w:hint="eastAsia"/>
                <w:sz w:val="18"/>
                <w:szCs w:val="18"/>
              </w:rPr>
              <w:t>String</w:t>
            </w:r>
          </w:p>
        </w:tc>
        <w:tc>
          <w:tcPr>
            <w:tcW w:w="341" w:type="pct"/>
            <w:tcBorders>
              <w:top w:val="single" w:sz="4" w:space="0" w:color="auto"/>
              <w:left w:val="single" w:sz="4" w:space="0" w:color="auto"/>
              <w:bottom w:val="single" w:sz="4" w:space="0" w:color="auto"/>
              <w:right w:val="single" w:sz="4" w:space="0" w:color="auto"/>
            </w:tcBorders>
          </w:tcPr>
          <w:p w14:paraId="18321E07" w14:textId="77777777" w:rsidR="00D753AB" w:rsidRPr="00CB1278" w:rsidRDefault="00D753AB" w:rsidP="00C11757">
            <w:pPr>
              <w:rPr>
                <w:rFonts w:asciiTheme="minorEastAsia" w:eastAsiaTheme="minorEastAsia" w:hAnsiTheme="minorEastAsia"/>
                <w:bCs/>
                <w:color w:val="000000"/>
                <w:sz w:val="18"/>
                <w:szCs w:val="18"/>
              </w:rPr>
            </w:pPr>
            <w:r>
              <w:rPr>
                <w:rFonts w:hint="eastAsia"/>
                <w:sz w:val="18"/>
                <w:szCs w:val="18"/>
              </w:rPr>
              <w:t>64</w:t>
            </w:r>
          </w:p>
        </w:tc>
        <w:tc>
          <w:tcPr>
            <w:tcW w:w="427" w:type="pct"/>
            <w:shd w:val="clear" w:color="auto" w:fill="auto"/>
          </w:tcPr>
          <w:p w14:paraId="55B69F20" w14:textId="77777777" w:rsidR="00D753AB" w:rsidRPr="00BA7A82" w:rsidRDefault="00D753AB" w:rsidP="00C11757">
            <w:pPr>
              <w:rPr>
                <w:rFonts w:asciiTheme="minorEastAsia" w:eastAsiaTheme="minorEastAsia" w:hAnsiTheme="minorEastAsia"/>
                <w:bCs/>
                <w:color w:val="000000"/>
                <w:sz w:val="18"/>
                <w:szCs w:val="18"/>
              </w:rPr>
            </w:pPr>
            <w:r>
              <w:rPr>
                <w:rFonts w:hint="eastAsia"/>
                <w:sz w:val="18"/>
                <w:szCs w:val="18"/>
              </w:rPr>
              <w:t>M</w:t>
            </w:r>
          </w:p>
        </w:tc>
        <w:tc>
          <w:tcPr>
            <w:tcW w:w="475" w:type="pct"/>
            <w:tcBorders>
              <w:top w:val="single" w:sz="4" w:space="0" w:color="auto"/>
              <w:left w:val="single" w:sz="4" w:space="0" w:color="auto"/>
              <w:bottom w:val="single" w:sz="4" w:space="0" w:color="auto"/>
              <w:right w:val="single" w:sz="4" w:space="0" w:color="auto"/>
            </w:tcBorders>
          </w:tcPr>
          <w:p w14:paraId="5A036B63" w14:textId="77777777" w:rsidR="00D753AB" w:rsidRPr="00CB1278" w:rsidRDefault="00D753AB" w:rsidP="00C11757">
            <w:pPr>
              <w:rPr>
                <w:rFonts w:asciiTheme="minorEastAsia" w:eastAsiaTheme="minorEastAsia" w:hAnsiTheme="minorEastAsia"/>
                <w:bCs/>
                <w:i/>
                <w:sz w:val="18"/>
                <w:szCs w:val="18"/>
              </w:rPr>
            </w:pPr>
          </w:p>
        </w:tc>
      </w:tr>
      <w:tr w:rsidR="00D753AB" w:rsidRPr="003D09B9" w14:paraId="727C8E27" w14:textId="77777777" w:rsidTr="00C11757">
        <w:trPr>
          <w:trHeight w:val="287"/>
        </w:trPr>
        <w:tc>
          <w:tcPr>
            <w:tcW w:w="263" w:type="pct"/>
          </w:tcPr>
          <w:p w14:paraId="17248F0C" w14:textId="77777777" w:rsidR="00D753AB" w:rsidRPr="00604784" w:rsidRDefault="00D753AB" w:rsidP="006A0DBC">
            <w:pPr>
              <w:pStyle w:val="a6"/>
              <w:numPr>
                <w:ilvl w:val="0"/>
                <w:numId w:val="43"/>
              </w:numPr>
              <w:ind w:firstLineChars="0"/>
              <w:rPr>
                <w:rFonts w:asciiTheme="minorEastAsia" w:eastAsiaTheme="minorEastAsia" w:hAnsiTheme="minorEastAsia"/>
                <w:sz w:val="18"/>
                <w:szCs w:val="18"/>
              </w:rPr>
            </w:pPr>
          </w:p>
        </w:tc>
        <w:tc>
          <w:tcPr>
            <w:tcW w:w="679" w:type="pct"/>
          </w:tcPr>
          <w:p w14:paraId="709075D4"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OutTradeNo</w:t>
            </w:r>
          </w:p>
        </w:tc>
        <w:tc>
          <w:tcPr>
            <w:tcW w:w="2217" w:type="pct"/>
          </w:tcPr>
          <w:p w14:paraId="7105483D"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外部交易号。支付</w:t>
            </w:r>
            <w:r>
              <w:rPr>
                <w:sz w:val="18"/>
                <w:szCs w:val="18"/>
              </w:rPr>
              <w:t>交易</w:t>
            </w:r>
            <w:r>
              <w:rPr>
                <w:rFonts w:hint="eastAsia"/>
                <w:sz w:val="18"/>
                <w:szCs w:val="18"/>
              </w:rPr>
              <w:t>合作</w:t>
            </w:r>
            <w:r>
              <w:rPr>
                <w:sz w:val="18"/>
                <w:szCs w:val="18"/>
              </w:rPr>
              <w:t>方系统提交的</w:t>
            </w:r>
            <w:r>
              <w:rPr>
                <w:rFonts w:hint="eastAsia"/>
                <w:sz w:val="18"/>
                <w:szCs w:val="18"/>
              </w:rPr>
              <w:t>交易</w:t>
            </w:r>
            <w:r>
              <w:rPr>
                <w:sz w:val="18"/>
                <w:szCs w:val="18"/>
              </w:rPr>
              <w:t>号。</w:t>
            </w:r>
          </w:p>
        </w:tc>
        <w:tc>
          <w:tcPr>
            <w:tcW w:w="597" w:type="pct"/>
          </w:tcPr>
          <w:p w14:paraId="72B140AC"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341" w:type="pct"/>
          </w:tcPr>
          <w:p w14:paraId="150AF1B6"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64</w:t>
            </w:r>
          </w:p>
        </w:tc>
        <w:tc>
          <w:tcPr>
            <w:tcW w:w="427" w:type="pct"/>
          </w:tcPr>
          <w:p w14:paraId="5FE783E5"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ME</w:t>
            </w:r>
          </w:p>
        </w:tc>
        <w:tc>
          <w:tcPr>
            <w:tcW w:w="475" w:type="pct"/>
          </w:tcPr>
          <w:p w14:paraId="4FBBCB8C" w14:textId="77777777" w:rsidR="00D753AB" w:rsidRPr="003D09B9" w:rsidRDefault="00D753AB" w:rsidP="00C11757">
            <w:pPr>
              <w:rPr>
                <w:rFonts w:asciiTheme="minorEastAsia" w:eastAsiaTheme="minorEastAsia" w:hAnsiTheme="minorEastAsia"/>
                <w:bCs/>
                <w:sz w:val="18"/>
                <w:szCs w:val="18"/>
              </w:rPr>
            </w:pPr>
          </w:p>
        </w:tc>
      </w:tr>
    </w:tbl>
    <w:p w14:paraId="2F665545" w14:textId="77777777" w:rsidR="00D753AB" w:rsidRPr="0063522C" w:rsidRDefault="00D753AB" w:rsidP="00D753AB"/>
    <w:p w14:paraId="03E20F83" w14:textId="77777777" w:rsidR="00D753AB" w:rsidRDefault="00D753AB" w:rsidP="00D753AB">
      <w:pPr>
        <w:pStyle w:val="4"/>
        <w:numPr>
          <w:ilvl w:val="0"/>
          <w:numId w:val="0"/>
        </w:numPr>
        <w:ind w:left="864" w:hanging="864"/>
      </w:pPr>
      <w:r>
        <w:rPr>
          <w:rFonts w:hint="eastAsia"/>
        </w:rPr>
        <w:lastRenderedPageBreak/>
        <w:t>应答</w:t>
      </w:r>
      <w:r>
        <w:t>报文</w:t>
      </w:r>
    </w:p>
    <w:tbl>
      <w:tblPr>
        <w:tblStyle w:val="a9"/>
        <w:tblW w:w="5000" w:type="pct"/>
        <w:tblLook w:val="04A0" w:firstRow="1" w:lastRow="0" w:firstColumn="1" w:lastColumn="0" w:noHBand="0" w:noVBand="1"/>
      </w:tblPr>
      <w:tblGrid>
        <w:gridCol w:w="417"/>
        <w:gridCol w:w="1746"/>
        <w:gridCol w:w="2986"/>
        <w:gridCol w:w="936"/>
        <w:gridCol w:w="486"/>
        <w:gridCol w:w="427"/>
        <w:gridCol w:w="1298"/>
      </w:tblGrid>
      <w:tr w:rsidR="00D753AB" w:rsidRPr="003D09B9" w14:paraId="645F24CB" w14:textId="77777777" w:rsidTr="00467E37">
        <w:trPr>
          <w:trHeight w:val="324"/>
        </w:trPr>
        <w:tc>
          <w:tcPr>
            <w:tcW w:w="24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79C718" w14:textId="77777777" w:rsidR="00D753AB" w:rsidRPr="003D09B9"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102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D7A787"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参数名</w:t>
            </w:r>
          </w:p>
        </w:tc>
        <w:tc>
          <w:tcPr>
            <w:tcW w:w="18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42CEA5"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参数描述</w:t>
            </w:r>
          </w:p>
        </w:tc>
        <w:tc>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FE594B"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数据类型</w:t>
            </w:r>
          </w:p>
        </w:tc>
        <w:tc>
          <w:tcPr>
            <w:tcW w:w="28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48BC9"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长度</w:t>
            </w:r>
          </w:p>
        </w:tc>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6342F7"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出现要求</w:t>
            </w:r>
          </w:p>
        </w:tc>
        <w:tc>
          <w:tcPr>
            <w:tcW w:w="8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0C9FE7"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示例</w:t>
            </w:r>
          </w:p>
        </w:tc>
      </w:tr>
      <w:tr w:rsidR="00D753AB" w:rsidRPr="003D09B9" w14:paraId="77B3C885" w14:textId="77777777" w:rsidTr="00467E37">
        <w:trPr>
          <w:trHeight w:val="287"/>
        </w:trPr>
        <w:tc>
          <w:tcPr>
            <w:tcW w:w="245" w:type="pct"/>
          </w:tcPr>
          <w:p w14:paraId="31136011"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4F5945F0" w14:textId="77777777" w:rsidR="00D753AB" w:rsidRDefault="00D753AB" w:rsidP="00C11757">
            <w:pPr>
              <w:rPr>
                <w:rFonts w:asciiTheme="minorEastAsia" w:eastAsiaTheme="minorEastAsia" w:hAnsiTheme="minorEastAsia"/>
                <w:bCs/>
                <w:sz w:val="18"/>
                <w:szCs w:val="18"/>
              </w:rPr>
            </w:pPr>
            <w:r>
              <w:rPr>
                <w:rFonts w:ascii="宋体" w:hAnsi="宋体"/>
              </w:rPr>
              <w:t>R</w:t>
            </w:r>
            <w:r w:rsidRPr="00F561BB">
              <w:rPr>
                <w:rFonts w:ascii="宋体" w:hAnsi="宋体"/>
              </w:rPr>
              <w:t>espInfo</w:t>
            </w:r>
          </w:p>
        </w:tc>
        <w:tc>
          <w:tcPr>
            <w:tcW w:w="1832" w:type="pct"/>
            <w:shd w:val="clear" w:color="auto" w:fill="auto"/>
          </w:tcPr>
          <w:p w14:paraId="2EDCF941"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返回码组件。</w:t>
            </w:r>
            <w:r>
              <w:rPr>
                <w:rFonts w:asciiTheme="minorEastAsia" w:eastAsiaTheme="minorEastAsia" w:hAnsiTheme="minorEastAsia"/>
                <w:color w:val="000000"/>
                <w:sz w:val="18"/>
                <w:szCs w:val="18"/>
              </w:rPr>
              <w:t>当ResultStatus=S时才有后续的参数返回。</w:t>
            </w:r>
          </w:p>
        </w:tc>
        <w:tc>
          <w:tcPr>
            <w:tcW w:w="549" w:type="pct"/>
            <w:shd w:val="clear" w:color="auto" w:fill="auto"/>
          </w:tcPr>
          <w:p w14:paraId="6E53101F"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[返回码]对象</w:t>
            </w:r>
          </w:p>
        </w:tc>
        <w:tc>
          <w:tcPr>
            <w:tcW w:w="285" w:type="pct"/>
            <w:tcBorders>
              <w:top w:val="single" w:sz="4" w:space="0" w:color="auto"/>
              <w:left w:val="single" w:sz="4" w:space="0" w:color="auto"/>
              <w:bottom w:val="single" w:sz="4" w:space="0" w:color="auto"/>
              <w:right w:val="single" w:sz="4" w:space="0" w:color="auto"/>
            </w:tcBorders>
          </w:tcPr>
          <w:p w14:paraId="039E697B" w14:textId="77777777" w:rsidR="00D753AB" w:rsidRPr="003D09B9" w:rsidRDefault="00D753AB" w:rsidP="00C11757">
            <w:pPr>
              <w:rPr>
                <w:rFonts w:asciiTheme="minorEastAsia" w:eastAsiaTheme="minorEastAsia" w:hAnsiTheme="minorEastAsia"/>
                <w:bCs/>
                <w:sz w:val="18"/>
                <w:szCs w:val="18"/>
              </w:rPr>
            </w:pPr>
          </w:p>
        </w:tc>
        <w:tc>
          <w:tcPr>
            <w:tcW w:w="251" w:type="pct"/>
            <w:shd w:val="clear" w:color="auto" w:fill="auto"/>
          </w:tcPr>
          <w:p w14:paraId="6F413CAB"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814" w:type="pct"/>
            <w:tcBorders>
              <w:top w:val="single" w:sz="4" w:space="0" w:color="auto"/>
              <w:left w:val="single" w:sz="4" w:space="0" w:color="auto"/>
              <w:bottom w:val="single" w:sz="4" w:space="0" w:color="auto"/>
              <w:right w:val="single" w:sz="4" w:space="0" w:color="auto"/>
            </w:tcBorders>
          </w:tcPr>
          <w:p w14:paraId="34C153AC" w14:textId="77777777" w:rsidR="00D753AB" w:rsidRPr="003D09B9" w:rsidRDefault="00D753AB" w:rsidP="00C11757">
            <w:pPr>
              <w:rPr>
                <w:rFonts w:asciiTheme="minorEastAsia" w:eastAsiaTheme="minorEastAsia" w:hAnsiTheme="minorEastAsia"/>
                <w:bCs/>
                <w:sz w:val="18"/>
                <w:szCs w:val="18"/>
              </w:rPr>
            </w:pPr>
          </w:p>
        </w:tc>
      </w:tr>
      <w:tr w:rsidR="00D753AB" w:rsidRPr="003D09B9" w14:paraId="798D0121" w14:textId="77777777" w:rsidTr="00467E37">
        <w:trPr>
          <w:trHeight w:val="287"/>
        </w:trPr>
        <w:tc>
          <w:tcPr>
            <w:tcW w:w="245" w:type="pct"/>
          </w:tcPr>
          <w:p w14:paraId="47208AC1"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4677F271"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utTradeN</w:t>
            </w:r>
            <w:r w:rsidRPr="003D09B9">
              <w:rPr>
                <w:rFonts w:asciiTheme="minorEastAsia" w:eastAsiaTheme="minorEastAsia" w:hAnsiTheme="minorEastAsia" w:hint="eastAsia"/>
                <w:sz w:val="18"/>
                <w:szCs w:val="18"/>
              </w:rPr>
              <w:t>o</w:t>
            </w:r>
          </w:p>
        </w:tc>
        <w:tc>
          <w:tcPr>
            <w:tcW w:w="1832" w:type="pct"/>
            <w:shd w:val="clear" w:color="auto" w:fill="auto"/>
          </w:tcPr>
          <w:p w14:paraId="029CBB36"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外部交易号。</w:t>
            </w:r>
          </w:p>
        </w:tc>
        <w:tc>
          <w:tcPr>
            <w:tcW w:w="549" w:type="pct"/>
            <w:shd w:val="clear" w:color="auto" w:fill="auto"/>
          </w:tcPr>
          <w:p w14:paraId="51C6B825"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4F933FC1"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251" w:type="pct"/>
            <w:shd w:val="clear" w:color="auto" w:fill="auto"/>
          </w:tcPr>
          <w:p w14:paraId="5F01B790"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814" w:type="pct"/>
            <w:tcBorders>
              <w:top w:val="single" w:sz="4" w:space="0" w:color="auto"/>
              <w:left w:val="single" w:sz="4" w:space="0" w:color="auto"/>
              <w:bottom w:val="single" w:sz="4" w:space="0" w:color="auto"/>
              <w:right w:val="single" w:sz="4" w:space="0" w:color="auto"/>
            </w:tcBorders>
          </w:tcPr>
          <w:p w14:paraId="5FEBF118" w14:textId="77777777" w:rsidR="00D753AB" w:rsidRPr="003D09B9" w:rsidRDefault="00D753AB" w:rsidP="00C11757">
            <w:pPr>
              <w:rPr>
                <w:rFonts w:asciiTheme="minorEastAsia" w:eastAsiaTheme="minorEastAsia" w:hAnsiTheme="minorEastAsia"/>
                <w:bCs/>
                <w:sz w:val="18"/>
                <w:szCs w:val="18"/>
              </w:rPr>
            </w:pPr>
          </w:p>
        </w:tc>
      </w:tr>
      <w:tr w:rsidR="00D753AB" w:rsidRPr="003D09B9" w14:paraId="7F0F0F8A" w14:textId="77777777" w:rsidTr="00467E37">
        <w:trPr>
          <w:trHeight w:val="287"/>
        </w:trPr>
        <w:tc>
          <w:tcPr>
            <w:tcW w:w="245" w:type="pct"/>
          </w:tcPr>
          <w:p w14:paraId="31713FE8"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60AD76EE"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sidRPr="00EE677B">
              <w:rPr>
                <w:rFonts w:asciiTheme="minorEastAsia" w:eastAsiaTheme="minorEastAsia" w:hAnsiTheme="minorEastAsia" w:hint="eastAsia"/>
                <w:sz w:val="18"/>
                <w:szCs w:val="18"/>
              </w:rPr>
              <w:t>rderNo</w:t>
            </w:r>
          </w:p>
        </w:tc>
        <w:tc>
          <w:tcPr>
            <w:tcW w:w="1832" w:type="pct"/>
            <w:shd w:val="clear" w:color="auto" w:fill="auto"/>
          </w:tcPr>
          <w:p w14:paraId="79B86585" w14:textId="51628130" w:rsidR="00D753AB" w:rsidRPr="003D09B9" w:rsidRDefault="00B11B5E"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网商</w:t>
            </w:r>
            <w:r w:rsidR="00D753AB" w:rsidRPr="00AA0874">
              <w:rPr>
                <w:rFonts w:asciiTheme="minorEastAsia" w:eastAsiaTheme="minorEastAsia" w:hAnsiTheme="minorEastAsia" w:hint="eastAsia"/>
                <w:sz w:val="18"/>
                <w:szCs w:val="18"/>
              </w:rPr>
              <w:t>支付订单号</w:t>
            </w:r>
          </w:p>
        </w:tc>
        <w:tc>
          <w:tcPr>
            <w:tcW w:w="549" w:type="pct"/>
          </w:tcPr>
          <w:p w14:paraId="321B9016"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66735DB4"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251" w:type="pct"/>
            <w:shd w:val="clear" w:color="auto" w:fill="auto"/>
          </w:tcPr>
          <w:p w14:paraId="72DEA7B1"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814" w:type="pct"/>
            <w:tcBorders>
              <w:top w:val="single" w:sz="4" w:space="0" w:color="auto"/>
              <w:left w:val="single" w:sz="4" w:space="0" w:color="auto"/>
              <w:bottom w:val="single" w:sz="4" w:space="0" w:color="auto"/>
              <w:right w:val="single" w:sz="4" w:space="0" w:color="auto"/>
            </w:tcBorders>
          </w:tcPr>
          <w:p w14:paraId="62D42151" w14:textId="77777777" w:rsidR="00D753AB" w:rsidRPr="003D09B9" w:rsidRDefault="00D753AB" w:rsidP="00C11757">
            <w:pPr>
              <w:rPr>
                <w:rFonts w:asciiTheme="minorEastAsia" w:eastAsiaTheme="minorEastAsia" w:hAnsiTheme="minorEastAsia"/>
                <w:bCs/>
                <w:sz w:val="18"/>
                <w:szCs w:val="18"/>
              </w:rPr>
            </w:pPr>
          </w:p>
        </w:tc>
      </w:tr>
      <w:tr w:rsidR="00D753AB" w:rsidRPr="003D09B9" w14:paraId="5E76B310" w14:textId="77777777" w:rsidTr="00467E37">
        <w:trPr>
          <w:trHeight w:val="287"/>
        </w:trPr>
        <w:tc>
          <w:tcPr>
            <w:tcW w:w="245" w:type="pct"/>
          </w:tcPr>
          <w:p w14:paraId="7FD42FA5"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0A34B95E" w14:textId="77777777" w:rsidR="00D753AB" w:rsidRPr="00EE677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Orde</w:t>
            </w:r>
            <w:r>
              <w:rPr>
                <w:rFonts w:asciiTheme="minorEastAsia" w:eastAsiaTheme="minorEastAsia" w:hAnsiTheme="minorEastAsia" w:hint="eastAsia"/>
                <w:sz w:val="18"/>
                <w:szCs w:val="18"/>
              </w:rPr>
              <w:t>rT</w:t>
            </w:r>
            <w:r w:rsidRPr="0057267E">
              <w:rPr>
                <w:rFonts w:asciiTheme="minorEastAsia" w:eastAsiaTheme="minorEastAsia" w:hAnsiTheme="minorEastAsia"/>
                <w:sz w:val="18"/>
                <w:szCs w:val="18"/>
              </w:rPr>
              <w:t>ype</w:t>
            </w:r>
          </w:p>
        </w:tc>
        <w:tc>
          <w:tcPr>
            <w:tcW w:w="1832" w:type="pct"/>
            <w:shd w:val="clear" w:color="auto" w:fill="auto"/>
          </w:tcPr>
          <w:p w14:paraId="23B7F855" w14:textId="77777777" w:rsidR="00D753AB" w:rsidRDefault="00D753AB" w:rsidP="00C11757">
            <w:pPr>
              <w:rPr>
                <w:rFonts w:asciiTheme="minorEastAsia" w:eastAsiaTheme="minorEastAsia" w:hAnsiTheme="minorEastAsia"/>
                <w:sz w:val="18"/>
                <w:szCs w:val="18"/>
              </w:rPr>
            </w:pPr>
            <w:r w:rsidRPr="00F300CC">
              <w:rPr>
                <w:rFonts w:asciiTheme="minorEastAsia" w:eastAsiaTheme="minorEastAsia" w:hAnsiTheme="minorEastAsia" w:hint="eastAsia"/>
                <w:sz w:val="18"/>
                <w:szCs w:val="18"/>
              </w:rPr>
              <w:t>支付单类型。</w:t>
            </w:r>
            <w:r>
              <w:rPr>
                <w:rFonts w:asciiTheme="minorEastAsia" w:eastAsiaTheme="minorEastAsia" w:hAnsiTheme="minorEastAsia" w:hint="eastAsia"/>
                <w:sz w:val="18"/>
                <w:szCs w:val="18"/>
              </w:rPr>
              <w:t>枚举值</w:t>
            </w:r>
            <w:r>
              <w:rPr>
                <w:rFonts w:asciiTheme="minorEastAsia" w:eastAsiaTheme="minorEastAsia" w:hAnsiTheme="minorEastAsia"/>
                <w:sz w:val="18"/>
                <w:szCs w:val="18"/>
              </w:rPr>
              <w:t>：</w:t>
            </w:r>
          </w:p>
          <w:p w14:paraId="63BE9CA9" w14:textId="77777777" w:rsidR="00D753AB" w:rsidRDefault="00D753AB" w:rsidP="00C11757">
            <w:pPr>
              <w:rPr>
                <w:rFonts w:asciiTheme="minorEastAsia" w:eastAsiaTheme="minorEastAsia" w:hAnsiTheme="minorEastAsia"/>
                <w:sz w:val="18"/>
                <w:szCs w:val="18"/>
              </w:rPr>
            </w:pPr>
            <w:r>
              <w:rPr>
                <w:rFonts w:asciiTheme="minorEastAsia" w:eastAsiaTheme="minorEastAsia" w:hAnsiTheme="minorEastAsia"/>
                <w:sz w:val="18"/>
                <w:szCs w:val="18"/>
              </w:rPr>
              <w:t>c</w:t>
            </w:r>
            <w:r>
              <w:rPr>
                <w:rFonts w:asciiTheme="minorEastAsia" w:eastAsiaTheme="minorEastAsia" w:hAnsiTheme="minorEastAsia" w:hint="eastAsia"/>
                <w:sz w:val="18"/>
                <w:szCs w:val="18"/>
              </w:rPr>
              <w:t>reate</w:t>
            </w:r>
            <w:r>
              <w:rPr>
                <w:rFonts w:asciiTheme="minorEastAsia" w:eastAsiaTheme="minorEastAsia" w:hAnsiTheme="minorEastAsia"/>
                <w:sz w:val="18"/>
                <w:szCs w:val="18"/>
              </w:rPr>
              <w:t>：主扫</w:t>
            </w:r>
          </w:p>
          <w:p w14:paraId="228CD9AF" w14:textId="77777777" w:rsidR="00D753AB" w:rsidRPr="00AA0874"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p</w:t>
            </w:r>
            <w:r>
              <w:rPr>
                <w:rFonts w:asciiTheme="minorEastAsia" w:eastAsiaTheme="minorEastAsia" w:hAnsiTheme="minorEastAsia" w:hint="eastAsia"/>
                <w:sz w:val="18"/>
                <w:szCs w:val="18"/>
              </w:rPr>
              <w:t>ay</w:t>
            </w:r>
            <w:r>
              <w:rPr>
                <w:rFonts w:asciiTheme="minorEastAsia" w:eastAsiaTheme="minorEastAsia" w:hAnsiTheme="minorEastAsia"/>
                <w:sz w:val="18"/>
                <w:szCs w:val="18"/>
              </w:rPr>
              <w:t>：</w:t>
            </w:r>
            <w:r>
              <w:rPr>
                <w:rFonts w:asciiTheme="minorEastAsia" w:eastAsiaTheme="minorEastAsia" w:hAnsiTheme="minorEastAsia" w:hint="eastAsia"/>
                <w:sz w:val="18"/>
                <w:szCs w:val="18"/>
              </w:rPr>
              <w:t>被扫</w:t>
            </w:r>
          </w:p>
        </w:tc>
        <w:tc>
          <w:tcPr>
            <w:tcW w:w="549" w:type="pct"/>
          </w:tcPr>
          <w:p w14:paraId="1087E3B2" w14:textId="77777777" w:rsidR="00D753AB" w:rsidRPr="00EE677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4836E454"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16</w:t>
            </w:r>
          </w:p>
        </w:tc>
        <w:tc>
          <w:tcPr>
            <w:tcW w:w="251" w:type="pct"/>
            <w:shd w:val="clear" w:color="auto" w:fill="auto"/>
          </w:tcPr>
          <w:p w14:paraId="7CE23AFC"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814" w:type="pct"/>
            <w:tcBorders>
              <w:top w:val="single" w:sz="4" w:space="0" w:color="auto"/>
              <w:left w:val="single" w:sz="4" w:space="0" w:color="auto"/>
              <w:bottom w:val="single" w:sz="4" w:space="0" w:color="auto"/>
              <w:right w:val="single" w:sz="4" w:space="0" w:color="auto"/>
            </w:tcBorders>
          </w:tcPr>
          <w:p w14:paraId="0DFDD8E6" w14:textId="77777777" w:rsidR="00D753AB" w:rsidRPr="003D09B9" w:rsidRDefault="00D753AB" w:rsidP="00C11757">
            <w:pPr>
              <w:rPr>
                <w:rFonts w:asciiTheme="minorEastAsia" w:eastAsiaTheme="minorEastAsia" w:hAnsiTheme="minorEastAsia"/>
                <w:bCs/>
                <w:sz w:val="18"/>
                <w:szCs w:val="18"/>
              </w:rPr>
            </w:pPr>
          </w:p>
        </w:tc>
      </w:tr>
      <w:tr w:rsidR="00D753AB" w:rsidRPr="003D09B9" w14:paraId="25AA6E65" w14:textId="77777777" w:rsidTr="00467E37">
        <w:trPr>
          <w:trHeight w:val="287"/>
        </w:trPr>
        <w:tc>
          <w:tcPr>
            <w:tcW w:w="245" w:type="pct"/>
          </w:tcPr>
          <w:p w14:paraId="0AC05FE8"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112BFAC3"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T</w:t>
            </w:r>
            <w:r>
              <w:rPr>
                <w:rFonts w:asciiTheme="minorEastAsia" w:eastAsiaTheme="minorEastAsia" w:hAnsiTheme="minorEastAsia" w:hint="eastAsia"/>
                <w:sz w:val="18"/>
                <w:szCs w:val="18"/>
              </w:rPr>
              <w:t>radeS</w:t>
            </w:r>
            <w:r w:rsidRPr="00025E7E">
              <w:rPr>
                <w:rFonts w:asciiTheme="minorEastAsia" w:eastAsiaTheme="minorEastAsia" w:hAnsiTheme="minorEastAsia" w:hint="eastAsia"/>
                <w:sz w:val="18"/>
                <w:szCs w:val="18"/>
              </w:rPr>
              <w:t>tatus</w:t>
            </w:r>
          </w:p>
        </w:tc>
        <w:tc>
          <w:tcPr>
            <w:tcW w:w="1832" w:type="pct"/>
            <w:shd w:val="clear" w:color="auto" w:fill="auto"/>
          </w:tcPr>
          <w:p w14:paraId="5F3FB626" w14:textId="77777777" w:rsidR="00D753AB" w:rsidRDefault="00D753AB" w:rsidP="00C11757">
            <w:pPr>
              <w:rPr>
                <w:rFonts w:asciiTheme="minorEastAsia" w:eastAsiaTheme="minorEastAsia" w:hAnsiTheme="minorEastAsia"/>
                <w:bCs/>
                <w:sz w:val="18"/>
                <w:szCs w:val="18"/>
              </w:rPr>
            </w:pPr>
            <w:r w:rsidRPr="00025E7E">
              <w:rPr>
                <w:rFonts w:asciiTheme="minorEastAsia" w:eastAsiaTheme="minorEastAsia" w:hAnsiTheme="minorEastAsia" w:hint="eastAsia"/>
                <w:sz w:val="18"/>
                <w:szCs w:val="18"/>
              </w:rPr>
              <w:t>支付状态。</w:t>
            </w:r>
            <w:r>
              <w:rPr>
                <w:rFonts w:asciiTheme="minorEastAsia" w:eastAsiaTheme="minorEastAsia" w:hAnsiTheme="minorEastAsia" w:hint="eastAsia"/>
                <w:sz w:val="18"/>
                <w:szCs w:val="18"/>
              </w:rPr>
              <w:t>枚举值</w:t>
            </w:r>
            <w:r>
              <w:rPr>
                <w:rFonts w:asciiTheme="minorEastAsia" w:eastAsiaTheme="minorEastAsia" w:hAnsiTheme="minorEastAsia"/>
                <w:sz w:val="18"/>
                <w:szCs w:val="18"/>
              </w:rPr>
              <w:t>：</w:t>
            </w:r>
          </w:p>
          <w:p w14:paraId="2A3BA932"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s</w:t>
            </w:r>
            <w:r>
              <w:rPr>
                <w:rFonts w:asciiTheme="minorEastAsia" w:eastAsiaTheme="minorEastAsia" w:hAnsiTheme="minorEastAsia" w:hint="eastAsia"/>
                <w:sz w:val="18"/>
                <w:szCs w:val="18"/>
              </w:rPr>
              <w:t>ucc</w:t>
            </w:r>
            <w:r>
              <w:rPr>
                <w:rFonts w:asciiTheme="minorEastAsia" w:eastAsiaTheme="minorEastAsia" w:hAnsiTheme="minorEastAsia"/>
                <w:sz w:val="18"/>
                <w:szCs w:val="18"/>
              </w:rPr>
              <w:t>：</w:t>
            </w:r>
            <w:r w:rsidRPr="00025E7E">
              <w:rPr>
                <w:rFonts w:asciiTheme="minorEastAsia" w:eastAsiaTheme="minorEastAsia" w:hAnsiTheme="minorEastAsia" w:hint="eastAsia"/>
                <w:sz w:val="18"/>
                <w:szCs w:val="18"/>
              </w:rPr>
              <w:t>支付成功</w:t>
            </w:r>
          </w:p>
          <w:p w14:paraId="4DD6B164"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f</w:t>
            </w:r>
            <w:r>
              <w:rPr>
                <w:rFonts w:asciiTheme="minorEastAsia" w:eastAsiaTheme="minorEastAsia" w:hAnsiTheme="minorEastAsia" w:hint="eastAsia"/>
                <w:sz w:val="18"/>
                <w:szCs w:val="18"/>
              </w:rPr>
              <w:t>ail</w:t>
            </w:r>
            <w:r>
              <w:rPr>
                <w:rFonts w:asciiTheme="minorEastAsia" w:eastAsiaTheme="minorEastAsia" w:hAnsiTheme="minorEastAsia"/>
                <w:sz w:val="18"/>
                <w:szCs w:val="18"/>
              </w:rPr>
              <w:t>：</w:t>
            </w:r>
            <w:r w:rsidRPr="00025E7E">
              <w:rPr>
                <w:rFonts w:asciiTheme="minorEastAsia" w:eastAsiaTheme="minorEastAsia" w:hAnsiTheme="minorEastAsia" w:hint="eastAsia"/>
                <w:sz w:val="18"/>
                <w:szCs w:val="18"/>
              </w:rPr>
              <w:t>失败</w:t>
            </w:r>
          </w:p>
          <w:p w14:paraId="40601515"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p</w:t>
            </w:r>
            <w:r>
              <w:rPr>
                <w:rFonts w:asciiTheme="minorEastAsia" w:eastAsiaTheme="minorEastAsia" w:hAnsiTheme="minorEastAsia" w:hint="eastAsia"/>
                <w:sz w:val="18"/>
                <w:szCs w:val="18"/>
              </w:rPr>
              <w:t>aying</w:t>
            </w:r>
            <w:r>
              <w:rPr>
                <w:rFonts w:asciiTheme="minorEastAsia" w:eastAsiaTheme="minorEastAsia" w:hAnsiTheme="minorEastAsia"/>
                <w:sz w:val="18"/>
                <w:szCs w:val="18"/>
              </w:rPr>
              <w:t>：</w:t>
            </w:r>
            <w:r w:rsidRPr="00025E7E">
              <w:rPr>
                <w:rFonts w:asciiTheme="minorEastAsia" w:eastAsiaTheme="minorEastAsia" w:hAnsiTheme="minorEastAsia" w:hint="eastAsia"/>
                <w:sz w:val="18"/>
                <w:szCs w:val="18"/>
              </w:rPr>
              <w:t>支付中</w:t>
            </w:r>
          </w:p>
          <w:p w14:paraId="4115929B"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c</w:t>
            </w:r>
            <w:r>
              <w:rPr>
                <w:rFonts w:asciiTheme="minorEastAsia" w:eastAsiaTheme="minorEastAsia" w:hAnsiTheme="minorEastAsia" w:hint="eastAsia"/>
                <w:sz w:val="18"/>
                <w:szCs w:val="18"/>
              </w:rPr>
              <w:t>losed</w:t>
            </w:r>
            <w:r>
              <w:rPr>
                <w:rFonts w:asciiTheme="minorEastAsia" w:eastAsiaTheme="minorEastAsia" w:hAnsiTheme="minorEastAsia"/>
                <w:sz w:val="18"/>
                <w:szCs w:val="18"/>
              </w:rPr>
              <w:t>：</w:t>
            </w:r>
            <w:r w:rsidRPr="00025E7E">
              <w:rPr>
                <w:rFonts w:asciiTheme="minorEastAsia" w:eastAsiaTheme="minorEastAsia" w:hAnsiTheme="minorEastAsia" w:hint="eastAsia"/>
                <w:sz w:val="18"/>
                <w:szCs w:val="18"/>
              </w:rPr>
              <w:t>已关单</w:t>
            </w:r>
          </w:p>
          <w:p w14:paraId="73A62530" w14:textId="77777777" w:rsidR="00D753AB" w:rsidRPr="00F300CC"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c</w:t>
            </w:r>
            <w:r>
              <w:rPr>
                <w:rFonts w:asciiTheme="minorEastAsia" w:eastAsiaTheme="minorEastAsia" w:hAnsiTheme="minorEastAsia" w:hint="eastAsia"/>
                <w:sz w:val="18"/>
                <w:szCs w:val="18"/>
              </w:rPr>
              <w:t>ancel</w:t>
            </w:r>
            <w:r>
              <w:rPr>
                <w:rFonts w:asciiTheme="minorEastAsia" w:eastAsiaTheme="minorEastAsia" w:hAnsiTheme="minorEastAsia"/>
                <w:sz w:val="18"/>
                <w:szCs w:val="18"/>
              </w:rPr>
              <w:t>：</w:t>
            </w:r>
            <w:r w:rsidRPr="00025E7E">
              <w:rPr>
                <w:rFonts w:asciiTheme="minorEastAsia" w:eastAsiaTheme="minorEastAsia" w:hAnsiTheme="minorEastAsia" w:hint="eastAsia"/>
                <w:sz w:val="18"/>
                <w:szCs w:val="18"/>
              </w:rPr>
              <w:t>已撤消</w:t>
            </w:r>
          </w:p>
        </w:tc>
        <w:tc>
          <w:tcPr>
            <w:tcW w:w="549" w:type="pct"/>
          </w:tcPr>
          <w:p w14:paraId="47ED9D52" w14:textId="77777777" w:rsidR="00D753AB" w:rsidRPr="00EE677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01B92870" w14:textId="77777777" w:rsidR="00D753AB" w:rsidRDefault="00D753AB" w:rsidP="00C11757">
            <w:pPr>
              <w:rPr>
                <w:rFonts w:asciiTheme="minorEastAsia" w:eastAsiaTheme="minorEastAsia" w:hAnsiTheme="minorEastAsia"/>
                <w:bCs/>
                <w:sz w:val="18"/>
                <w:szCs w:val="18"/>
              </w:rPr>
            </w:pPr>
          </w:p>
        </w:tc>
        <w:tc>
          <w:tcPr>
            <w:tcW w:w="251" w:type="pct"/>
            <w:shd w:val="clear" w:color="auto" w:fill="auto"/>
          </w:tcPr>
          <w:p w14:paraId="3750F567"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814" w:type="pct"/>
            <w:tcBorders>
              <w:top w:val="single" w:sz="4" w:space="0" w:color="auto"/>
              <w:left w:val="single" w:sz="4" w:space="0" w:color="auto"/>
              <w:bottom w:val="single" w:sz="4" w:space="0" w:color="auto"/>
              <w:right w:val="single" w:sz="4" w:space="0" w:color="auto"/>
            </w:tcBorders>
          </w:tcPr>
          <w:p w14:paraId="37E34A69" w14:textId="77777777" w:rsidR="00D753AB" w:rsidRPr="003D09B9" w:rsidRDefault="00D753AB" w:rsidP="00C11757">
            <w:pPr>
              <w:rPr>
                <w:rFonts w:asciiTheme="minorEastAsia" w:eastAsiaTheme="minorEastAsia" w:hAnsiTheme="minorEastAsia"/>
                <w:bCs/>
                <w:sz w:val="18"/>
                <w:szCs w:val="18"/>
              </w:rPr>
            </w:pPr>
          </w:p>
        </w:tc>
      </w:tr>
      <w:tr w:rsidR="00D753AB" w:rsidRPr="003D09B9" w14:paraId="1110DBBB" w14:textId="77777777" w:rsidTr="00C11757">
        <w:trPr>
          <w:trHeight w:val="287"/>
        </w:trPr>
        <w:tc>
          <w:tcPr>
            <w:tcW w:w="5000" w:type="pct"/>
            <w:gridSpan w:val="7"/>
            <w:tcBorders>
              <w:right w:val="single" w:sz="4" w:space="0" w:color="auto"/>
            </w:tcBorders>
          </w:tcPr>
          <w:p w14:paraId="1659E0C6" w14:textId="77777777" w:rsidR="00D753AB" w:rsidRPr="003D09B9" w:rsidRDefault="00D753AB" w:rsidP="00C11757">
            <w:pPr>
              <w:jc w:val="center"/>
              <w:rPr>
                <w:rFonts w:asciiTheme="minorEastAsia" w:hAnsiTheme="minorEastAsia"/>
                <w:bCs/>
                <w:sz w:val="18"/>
                <w:szCs w:val="18"/>
              </w:rPr>
            </w:pPr>
            <w:r w:rsidRPr="00F73FE5">
              <w:rPr>
                <w:rFonts w:hint="eastAsia"/>
                <w:sz w:val="18"/>
                <w:szCs w:val="18"/>
              </w:rPr>
              <w:t>下面的参数仅</w:t>
            </w:r>
            <w:r>
              <w:rPr>
                <w:rFonts w:asciiTheme="minorEastAsia" w:eastAsiaTheme="minorEastAsia" w:hAnsiTheme="minorEastAsia"/>
                <w:sz w:val="18"/>
                <w:szCs w:val="18"/>
              </w:rPr>
              <w:t>T</w:t>
            </w:r>
            <w:r>
              <w:rPr>
                <w:rFonts w:asciiTheme="minorEastAsia" w:eastAsiaTheme="minorEastAsia" w:hAnsiTheme="minorEastAsia" w:hint="eastAsia"/>
                <w:sz w:val="18"/>
                <w:szCs w:val="18"/>
              </w:rPr>
              <w:t>radeS</w:t>
            </w:r>
            <w:r w:rsidRPr="00025E7E">
              <w:rPr>
                <w:rFonts w:asciiTheme="minorEastAsia" w:eastAsiaTheme="minorEastAsia" w:hAnsiTheme="minorEastAsia" w:hint="eastAsia"/>
                <w:sz w:val="18"/>
                <w:szCs w:val="18"/>
              </w:rPr>
              <w:t>tatus</w:t>
            </w:r>
            <w:r w:rsidRPr="00F73FE5">
              <w:rPr>
                <w:rFonts w:hint="eastAsia"/>
                <w:sz w:val="18"/>
                <w:szCs w:val="18"/>
              </w:rPr>
              <w:t xml:space="preserve"> </w:t>
            </w:r>
            <w:r>
              <w:rPr>
                <w:rFonts w:hint="eastAsia"/>
                <w:sz w:val="18"/>
                <w:szCs w:val="18"/>
              </w:rPr>
              <w:t>=</w:t>
            </w:r>
            <w:r>
              <w:rPr>
                <w:sz w:val="18"/>
                <w:szCs w:val="18"/>
              </w:rPr>
              <w:t>succ</w:t>
            </w:r>
            <w:r>
              <w:rPr>
                <w:rFonts w:hint="eastAsia"/>
                <w:sz w:val="18"/>
                <w:szCs w:val="18"/>
              </w:rPr>
              <w:t>才返回</w:t>
            </w:r>
          </w:p>
        </w:tc>
      </w:tr>
      <w:tr w:rsidR="00D753AB" w:rsidRPr="003D09B9" w14:paraId="6766348F" w14:textId="77777777" w:rsidTr="00467E37">
        <w:trPr>
          <w:trHeight w:val="287"/>
        </w:trPr>
        <w:tc>
          <w:tcPr>
            <w:tcW w:w="245" w:type="pct"/>
          </w:tcPr>
          <w:p w14:paraId="4ECA5991"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43DAF833"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C</w:t>
            </w:r>
            <w:r w:rsidRPr="00EE677B">
              <w:rPr>
                <w:rFonts w:asciiTheme="minorEastAsia" w:eastAsiaTheme="minorEastAsia" w:hAnsiTheme="minorEastAsia" w:hint="eastAsia"/>
                <w:sz w:val="18"/>
                <w:szCs w:val="18"/>
              </w:rPr>
              <w:t>hannelType</w:t>
            </w:r>
          </w:p>
        </w:tc>
        <w:tc>
          <w:tcPr>
            <w:tcW w:w="1832" w:type="pct"/>
            <w:shd w:val="clear" w:color="auto" w:fill="auto"/>
          </w:tcPr>
          <w:p w14:paraId="4270A547"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支付渠道类型</w:t>
            </w:r>
          </w:p>
        </w:tc>
        <w:tc>
          <w:tcPr>
            <w:tcW w:w="549" w:type="pct"/>
          </w:tcPr>
          <w:p w14:paraId="76816C15"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5E1C52EB" w14:textId="77777777" w:rsidR="00D753AB" w:rsidRPr="003D09B9" w:rsidRDefault="00D753AB" w:rsidP="00C11757">
            <w:pPr>
              <w:rPr>
                <w:rFonts w:asciiTheme="minorEastAsia" w:eastAsiaTheme="minorEastAsia" w:hAnsiTheme="minorEastAsia"/>
                <w:bCs/>
                <w:sz w:val="18"/>
                <w:szCs w:val="18"/>
              </w:rPr>
            </w:pPr>
          </w:p>
        </w:tc>
        <w:tc>
          <w:tcPr>
            <w:tcW w:w="251" w:type="pct"/>
            <w:shd w:val="clear" w:color="auto" w:fill="auto"/>
          </w:tcPr>
          <w:p w14:paraId="7FA5F3C8"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814" w:type="pct"/>
            <w:tcBorders>
              <w:top w:val="single" w:sz="4" w:space="0" w:color="auto"/>
              <w:left w:val="single" w:sz="4" w:space="0" w:color="auto"/>
              <w:bottom w:val="single" w:sz="4" w:space="0" w:color="auto"/>
              <w:right w:val="single" w:sz="4" w:space="0" w:color="auto"/>
            </w:tcBorders>
          </w:tcPr>
          <w:p w14:paraId="1C864DDF" w14:textId="77777777" w:rsidR="00D753AB" w:rsidRPr="003D09B9" w:rsidRDefault="00D753AB" w:rsidP="00C11757">
            <w:pPr>
              <w:rPr>
                <w:rFonts w:asciiTheme="minorEastAsia" w:eastAsiaTheme="minorEastAsia" w:hAnsiTheme="minorEastAsia"/>
                <w:bCs/>
                <w:sz w:val="18"/>
                <w:szCs w:val="18"/>
              </w:rPr>
            </w:pPr>
          </w:p>
        </w:tc>
      </w:tr>
      <w:tr w:rsidR="00D753AB" w:rsidRPr="003D09B9" w14:paraId="53552B77" w14:textId="77777777" w:rsidTr="00467E37">
        <w:trPr>
          <w:trHeight w:val="287"/>
        </w:trPr>
        <w:tc>
          <w:tcPr>
            <w:tcW w:w="245" w:type="pct"/>
          </w:tcPr>
          <w:p w14:paraId="56FB35E7"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7E4FC498"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T</w:t>
            </w:r>
            <w:r w:rsidRPr="00EE677B">
              <w:rPr>
                <w:rFonts w:asciiTheme="minorEastAsia" w:eastAsiaTheme="minorEastAsia" w:hAnsiTheme="minorEastAsia" w:hint="eastAsia"/>
                <w:sz w:val="18"/>
                <w:szCs w:val="18"/>
              </w:rPr>
              <w:t>otalAmount</w:t>
            </w:r>
          </w:p>
        </w:tc>
        <w:tc>
          <w:tcPr>
            <w:tcW w:w="1832" w:type="pct"/>
            <w:shd w:val="clear" w:color="auto" w:fill="auto"/>
          </w:tcPr>
          <w:p w14:paraId="5535E7B7" w14:textId="77777777" w:rsidR="00D753AB" w:rsidRPr="003D09B9" w:rsidRDefault="00D753AB" w:rsidP="00C11757">
            <w:pPr>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交易总额度</w:t>
            </w:r>
            <w:r>
              <w:rPr>
                <w:rFonts w:asciiTheme="minorEastAsia" w:eastAsiaTheme="minorEastAsia" w:hAnsiTheme="minorEastAsia" w:hint="eastAsia"/>
                <w:sz w:val="18"/>
                <w:szCs w:val="18"/>
              </w:rPr>
              <w:t>，货币最小单位，如人民币：分</w:t>
            </w:r>
          </w:p>
        </w:tc>
        <w:tc>
          <w:tcPr>
            <w:tcW w:w="549" w:type="pct"/>
          </w:tcPr>
          <w:p w14:paraId="100731EC"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Number</w:t>
            </w:r>
          </w:p>
        </w:tc>
        <w:tc>
          <w:tcPr>
            <w:tcW w:w="285" w:type="pct"/>
            <w:tcBorders>
              <w:top w:val="single" w:sz="4" w:space="0" w:color="auto"/>
              <w:left w:val="single" w:sz="4" w:space="0" w:color="auto"/>
              <w:bottom w:val="single" w:sz="4" w:space="0" w:color="auto"/>
              <w:right w:val="single" w:sz="4" w:space="0" w:color="auto"/>
            </w:tcBorders>
          </w:tcPr>
          <w:p w14:paraId="7F12E76C" w14:textId="77777777" w:rsidR="00D753AB" w:rsidRPr="003D09B9" w:rsidRDefault="00D753AB" w:rsidP="00C11757">
            <w:pPr>
              <w:rPr>
                <w:rFonts w:asciiTheme="minorEastAsia" w:eastAsiaTheme="minorEastAsia" w:hAnsiTheme="minorEastAsia"/>
                <w:bCs/>
                <w:sz w:val="18"/>
                <w:szCs w:val="18"/>
              </w:rPr>
            </w:pPr>
          </w:p>
        </w:tc>
        <w:tc>
          <w:tcPr>
            <w:tcW w:w="251" w:type="pct"/>
            <w:shd w:val="clear" w:color="auto" w:fill="auto"/>
          </w:tcPr>
          <w:p w14:paraId="13451F63"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814" w:type="pct"/>
            <w:tcBorders>
              <w:top w:val="single" w:sz="4" w:space="0" w:color="auto"/>
              <w:left w:val="single" w:sz="4" w:space="0" w:color="auto"/>
              <w:bottom w:val="single" w:sz="4" w:space="0" w:color="auto"/>
              <w:right w:val="single" w:sz="4" w:space="0" w:color="auto"/>
            </w:tcBorders>
          </w:tcPr>
          <w:p w14:paraId="5DD1C3E6" w14:textId="77777777" w:rsidR="00D753AB" w:rsidRPr="003D09B9" w:rsidRDefault="00D753AB" w:rsidP="00C11757">
            <w:pPr>
              <w:rPr>
                <w:rFonts w:asciiTheme="minorEastAsia" w:eastAsiaTheme="minorEastAsia" w:hAnsiTheme="minorEastAsia"/>
                <w:bCs/>
                <w:sz w:val="18"/>
                <w:szCs w:val="18"/>
              </w:rPr>
            </w:pPr>
          </w:p>
        </w:tc>
      </w:tr>
      <w:tr w:rsidR="00D753AB" w:rsidRPr="003D09B9" w14:paraId="5DAC31A7" w14:textId="77777777" w:rsidTr="00467E37">
        <w:trPr>
          <w:trHeight w:val="287"/>
        </w:trPr>
        <w:tc>
          <w:tcPr>
            <w:tcW w:w="245" w:type="pct"/>
          </w:tcPr>
          <w:p w14:paraId="05715711"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6825CAB1"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C</w:t>
            </w:r>
            <w:r w:rsidRPr="00EE677B">
              <w:rPr>
                <w:rFonts w:asciiTheme="minorEastAsia" w:eastAsiaTheme="minorEastAsia" w:hAnsiTheme="minorEastAsia"/>
                <w:sz w:val="18"/>
                <w:szCs w:val="18"/>
              </w:rPr>
              <w:t>ur</w:t>
            </w:r>
            <w:r w:rsidRPr="00EE677B">
              <w:rPr>
                <w:rFonts w:asciiTheme="minorEastAsia" w:eastAsiaTheme="minorEastAsia" w:hAnsiTheme="minorEastAsia" w:hint="eastAsia"/>
                <w:sz w:val="18"/>
                <w:szCs w:val="18"/>
              </w:rPr>
              <w:t>rency</w:t>
            </w:r>
          </w:p>
        </w:tc>
        <w:tc>
          <w:tcPr>
            <w:tcW w:w="1832" w:type="pct"/>
            <w:shd w:val="clear" w:color="auto" w:fill="auto"/>
          </w:tcPr>
          <w:p w14:paraId="0CDDC5E4" w14:textId="77777777" w:rsidR="00D753AB" w:rsidRPr="003D09B9" w:rsidRDefault="00D753AB" w:rsidP="00C11757">
            <w:pPr>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币种。默认CNY。</w:t>
            </w:r>
          </w:p>
        </w:tc>
        <w:tc>
          <w:tcPr>
            <w:tcW w:w="549" w:type="pct"/>
          </w:tcPr>
          <w:p w14:paraId="32FD6A49"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3EE33DAC" w14:textId="77777777" w:rsidR="00D753AB" w:rsidRPr="003D09B9" w:rsidRDefault="00D753AB" w:rsidP="00C11757">
            <w:pPr>
              <w:rPr>
                <w:rFonts w:asciiTheme="minorEastAsia" w:eastAsiaTheme="minorEastAsia" w:hAnsiTheme="minorEastAsia"/>
                <w:bCs/>
                <w:sz w:val="18"/>
                <w:szCs w:val="18"/>
              </w:rPr>
            </w:pPr>
          </w:p>
        </w:tc>
        <w:tc>
          <w:tcPr>
            <w:tcW w:w="251" w:type="pct"/>
            <w:shd w:val="clear" w:color="auto" w:fill="auto"/>
          </w:tcPr>
          <w:p w14:paraId="2EC1D071"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814" w:type="pct"/>
            <w:tcBorders>
              <w:top w:val="single" w:sz="4" w:space="0" w:color="auto"/>
              <w:left w:val="single" w:sz="4" w:space="0" w:color="auto"/>
              <w:bottom w:val="single" w:sz="4" w:space="0" w:color="auto"/>
              <w:right w:val="single" w:sz="4" w:space="0" w:color="auto"/>
            </w:tcBorders>
          </w:tcPr>
          <w:p w14:paraId="5C665A89" w14:textId="77777777" w:rsidR="00D753AB" w:rsidRPr="003D09B9" w:rsidRDefault="00D753AB" w:rsidP="00C11757">
            <w:pPr>
              <w:rPr>
                <w:rFonts w:asciiTheme="minorEastAsia" w:eastAsiaTheme="minorEastAsia" w:hAnsiTheme="minorEastAsia"/>
                <w:bCs/>
                <w:sz w:val="18"/>
                <w:szCs w:val="18"/>
              </w:rPr>
            </w:pPr>
          </w:p>
        </w:tc>
      </w:tr>
      <w:tr w:rsidR="00D753AB" w:rsidRPr="003D09B9" w14:paraId="668EAE89" w14:textId="77777777" w:rsidTr="00467E37">
        <w:trPr>
          <w:trHeight w:val="287"/>
        </w:trPr>
        <w:tc>
          <w:tcPr>
            <w:tcW w:w="245" w:type="pct"/>
          </w:tcPr>
          <w:p w14:paraId="31F9C57C"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5619FC83"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M</w:t>
            </w:r>
            <w:r w:rsidRPr="00EE677B">
              <w:rPr>
                <w:rFonts w:asciiTheme="minorEastAsia" w:eastAsiaTheme="minorEastAsia" w:hAnsiTheme="minorEastAsia"/>
                <w:sz w:val="18"/>
                <w:szCs w:val="18"/>
              </w:rPr>
              <w:t>erchant</w:t>
            </w:r>
            <w:r w:rsidRPr="00EE677B">
              <w:rPr>
                <w:rFonts w:asciiTheme="minorEastAsia" w:eastAsiaTheme="minorEastAsia" w:hAnsiTheme="minorEastAsia" w:hint="eastAsia"/>
                <w:sz w:val="18"/>
                <w:szCs w:val="18"/>
              </w:rPr>
              <w:t>Id</w:t>
            </w:r>
          </w:p>
        </w:tc>
        <w:tc>
          <w:tcPr>
            <w:tcW w:w="1832" w:type="pct"/>
            <w:shd w:val="clear" w:color="auto" w:fill="auto"/>
          </w:tcPr>
          <w:p w14:paraId="3DF91EF5" w14:textId="43282C06" w:rsidR="00D753AB" w:rsidRPr="003D09B9" w:rsidRDefault="00D753AB" w:rsidP="00C11757">
            <w:pPr>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商户</w:t>
            </w:r>
            <w:r>
              <w:rPr>
                <w:rFonts w:asciiTheme="minorEastAsia" w:eastAsiaTheme="minorEastAsia" w:hAnsiTheme="minorEastAsia" w:hint="eastAsia"/>
                <w:sz w:val="18"/>
                <w:szCs w:val="18"/>
              </w:rPr>
              <w:t>号</w:t>
            </w:r>
            <w:r w:rsidR="0045394B">
              <w:rPr>
                <w:rFonts w:asciiTheme="minorEastAsia" w:eastAsiaTheme="minorEastAsia" w:hAnsiTheme="minorEastAsia" w:hint="eastAsia"/>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549" w:type="pct"/>
          </w:tcPr>
          <w:p w14:paraId="19257007"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4C4779E9"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251" w:type="pct"/>
            <w:shd w:val="clear" w:color="auto" w:fill="auto"/>
          </w:tcPr>
          <w:p w14:paraId="6D1CB06A"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814" w:type="pct"/>
            <w:tcBorders>
              <w:top w:val="single" w:sz="4" w:space="0" w:color="auto"/>
              <w:left w:val="single" w:sz="4" w:space="0" w:color="auto"/>
              <w:bottom w:val="single" w:sz="4" w:space="0" w:color="auto"/>
              <w:right w:val="single" w:sz="4" w:space="0" w:color="auto"/>
            </w:tcBorders>
          </w:tcPr>
          <w:p w14:paraId="00A8CB5F" w14:textId="77777777" w:rsidR="00D753AB" w:rsidRPr="003D09B9" w:rsidRDefault="00D753AB" w:rsidP="00C11757">
            <w:pPr>
              <w:rPr>
                <w:rFonts w:asciiTheme="minorEastAsia" w:eastAsiaTheme="minorEastAsia" w:hAnsiTheme="minorEastAsia"/>
                <w:bCs/>
                <w:sz w:val="18"/>
                <w:szCs w:val="18"/>
              </w:rPr>
            </w:pPr>
          </w:p>
        </w:tc>
      </w:tr>
      <w:tr w:rsidR="00D753AB" w:rsidRPr="003D09B9" w14:paraId="479ABE62" w14:textId="77777777" w:rsidTr="00467E37">
        <w:trPr>
          <w:trHeight w:val="287"/>
        </w:trPr>
        <w:tc>
          <w:tcPr>
            <w:tcW w:w="245" w:type="pct"/>
          </w:tcPr>
          <w:p w14:paraId="0ACAB25D"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shd w:val="clear" w:color="auto" w:fill="auto"/>
          </w:tcPr>
          <w:p w14:paraId="1D294AA4"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IsvOrgId</w:t>
            </w:r>
          </w:p>
        </w:tc>
        <w:tc>
          <w:tcPr>
            <w:tcW w:w="1832" w:type="pct"/>
            <w:shd w:val="clear" w:color="auto" w:fill="auto"/>
          </w:tcPr>
          <w:p w14:paraId="5421398A"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合作方机构号（网商银行分配）</w:t>
            </w:r>
          </w:p>
        </w:tc>
        <w:tc>
          <w:tcPr>
            <w:tcW w:w="549" w:type="pct"/>
          </w:tcPr>
          <w:p w14:paraId="19A9334F"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0B221ED1"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251" w:type="pct"/>
            <w:shd w:val="clear" w:color="auto" w:fill="auto"/>
          </w:tcPr>
          <w:p w14:paraId="3704E57C"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814" w:type="pct"/>
            <w:tcBorders>
              <w:top w:val="single" w:sz="4" w:space="0" w:color="auto"/>
              <w:left w:val="single" w:sz="4" w:space="0" w:color="auto"/>
              <w:bottom w:val="single" w:sz="4" w:space="0" w:color="auto"/>
              <w:right w:val="single" w:sz="4" w:space="0" w:color="auto"/>
            </w:tcBorders>
          </w:tcPr>
          <w:p w14:paraId="51E48A4E" w14:textId="77777777" w:rsidR="00D753AB" w:rsidRPr="003D09B9" w:rsidRDefault="00D753AB" w:rsidP="00C11757">
            <w:pPr>
              <w:rPr>
                <w:rFonts w:asciiTheme="minorEastAsia" w:eastAsiaTheme="minorEastAsia" w:hAnsiTheme="minorEastAsia"/>
                <w:bCs/>
                <w:sz w:val="18"/>
                <w:szCs w:val="18"/>
              </w:rPr>
            </w:pPr>
          </w:p>
        </w:tc>
      </w:tr>
      <w:tr w:rsidR="00D753AB" w:rsidRPr="00CB1278" w14:paraId="54B08F7D" w14:textId="77777777" w:rsidTr="00467E37">
        <w:trPr>
          <w:trHeight w:val="287"/>
        </w:trPr>
        <w:tc>
          <w:tcPr>
            <w:tcW w:w="245" w:type="pct"/>
          </w:tcPr>
          <w:p w14:paraId="16868C99"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42CC78A3" w14:textId="77777777" w:rsidR="00D753AB" w:rsidRPr="00CB1278" w:rsidRDefault="00D753AB" w:rsidP="00C11757">
            <w:pPr>
              <w:rPr>
                <w:rFonts w:asciiTheme="minorEastAsia" w:eastAsiaTheme="minorEastAsia" w:hAnsiTheme="minorEastAsia"/>
                <w:bCs/>
                <w:i/>
                <w:sz w:val="18"/>
                <w:szCs w:val="18"/>
              </w:rPr>
            </w:pPr>
            <w:r>
              <w:rPr>
                <w:rFonts w:asciiTheme="minorEastAsia" w:eastAsiaTheme="minorEastAsia" w:hAnsiTheme="minorEastAsia"/>
                <w:sz w:val="18"/>
                <w:szCs w:val="18"/>
              </w:rPr>
              <w:t>B</w:t>
            </w:r>
            <w:r>
              <w:rPr>
                <w:rFonts w:asciiTheme="minorEastAsia" w:eastAsiaTheme="minorEastAsia" w:hAnsiTheme="minorEastAsia" w:hint="eastAsia"/>
                <w:sz w:val="18"/>
                <w:szCs w:val="18"/>
              </w:rPr>
              <w:t>ody</w:t>
            </w:r>
          </w:p>
        </w:tc>
        <w:tc>
          <w:tcPr>
            <w:tcW w:w="1832" w:type="pct"/>
          </w:tcPr>
          <w:p w14:paraId="393CE1C1" w14:textId="77777777" w:rsidR="00D753AB" w:rsidRPr="000C4C82" w:rsidRDefault="00D753AB" w:rsidP="00C11757">
            <w:pPr>
              <w:rPr>
                <w:rFonts w:asciiTheme="minorEastAsia" w:eastAsiaTheme="minorEastAsia" w:hAnsiTheme="minorEastAsia"/>
                <w:bCs/>
                <w:i/>
                <w:sz w:val="18"/>
                <w:szCs w:val="18"/>
              </w:rPr>
            </w:pPr>
            <w:r w:rsidRPr="000C4C82">
              <w:rPr>
                <w:rFonts w:asciiTheme="minorEastAsia" w:eastAsiaTheme="minorEastAsia" w:hAnsiTheme="minorEastAsia" w:hint="eastAsia"/>
                <w:sz w:val="18"/>
                <w:szCs w:val="18"/>
              </w:rPr>
              <w:t>商品描述。该信息将透传至第三方支付公司系统，并在客户端明细中展示。格式要求：店名-销售商品类目</w:t>
            </w:r>
            <w:r>
              <w:rPr>
                <w:rFonts w:asciiTheme="minorEastAsia" w:eastAsiaTheme="minorEastAsia" w:hAnsiTheme="minorEastAsia" w:hint="eastAsia"/>
                <w:sz w:val="18"/>
                <w:szCs w:val="18"/>
              </w:rPr>
              <w:t>。</w:t>
            </w:r>
          </w:p>
        </w:tc>
        <w:tc>
          <w:tcPr>
            <w:tcW w:w="549" w:type="pct"/>
          </w:tcPr>
          <w:p w14:paraId="6FAD6919" w14:textId="77777777" w:rsidR="00D753AB" w:rsidRPr="004B5693" w:rsidRDefault="00D753AB" w:rsidP="00C11757">
            <w:pPr>
              <w:rPr>
                <w:rFonts w:asciiTheme="minorEastAsia" w:eastAsiaTheme="minorEastAsia" w:hAnsiTheme="minorEastAsia"/>
                <w:bCs/>
                <w:i/>
                <w:sz w:val="18"/>
                <w:szCs w:val="18"/>
              </w:rPr>
            </w:pPr>
            <w:r>
              <w:rPr>
                <w:rFonts w:asciiTheme="minorEastAsia" w:eastAsiaTheme="minorEastAsia" w:hAnsiTheme="minorEastAsia" w:hint="eastAsia"/>
                <w:sz w:val="18"/>
                <w:szCs w:val="18"/>
              </w:rPr>
              <w:t>String</w:t>
            </w:r>
          </w:p>
        </w:tc>
        <w:tc>
          <w:tcPr>
            <w:tcW w:w="285" w:type="pct"/>
          </w:tcPr>
          <w:p w14:paraId="6AA5E8ED" w14:textId="77777777" w:rsidR="00D753AB" w:rsidRPr="004B5693" w:rsidRDefault="00D753AB"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128</w:t>
            </w:r>
          </w:p>
        </w:tc>
        <w:tc>
          <w:tcPr>
            <w:tcW w:w="251" w:type="pct"/>
          </w:tcPr>
          <w:p w14:paraId="79E5CE3F" w14:textId="77777777" w:rsidR="00D753AB" w:rsidRPr="00CB1278" w:rsidRDefault="00D753AB"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M</w:t>
            </w:r>
          </w:p>
        </w:tc>
        <w:tc>
          <w:tcPr>
            <w:tcW w:w="814" w:type="pct"/>
          </w:tcPr>
          <w:p w14:paraId="00263449" w14:textId="77777777" w:rsidR="00D753AB" w:rsidRPr="00CB1278" w:rsidRDefault="00D753AB" w:rsidP="00C11757">
            <w:pPr>
              <w:rPr>
                <w:rFonts w:asciiTheme="minorEastAsia" w:eastAsiaTheme="minorEastAsia" w:hAnsiTheme="minorEastAsia"/>
                <w:bCs/>
                <w:i/>
                <w:sz w:val="18"/>
                <w:szCs w:val="18"/>
              </w:rPr>
            </w:pPr>
          </w:p>
        </w:tc>
      </w:tr>
      <w:tr w:rsidR="00D753AB" w:rsidRPr="00CB1278" w14:paraId="7CDD2903" w14:textId="77777777" w:rsidTr="00467E37">
        <w:trPr>
          <w:trHeight w:val="287"/>
        </w:trPr>
        <w:tc>
          <w:tcPr>
            <w:tcW w:w="245" w:type="pct"/>
          </w:tcPr>
          <w:p w14:paraId="147D8661"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2E99028B" w14:textId="77777777" w:rsidR="00D753AB" w:rsidRDefault="00D753AB" w:rsidP="00C11757">
            <w:pPr>
              <w:rPr>
                <w:rFonts w:asciiTheme="minorEastAsia" w:eastAsiaTheme="minorEastAsia" w:hAnsiTheme="minorEastAsia"/>
                <w:bCs/>
                <w:i/>
                <w:sz w:val="18"/>
                <w:szCs w:val="18"/>
              </w:rPr>
            </w:pPr>
            <w:r>
              <w:rPr>
                <w:rFonts w:asciiTheme="minorEastAsia" w:eastAsiaTheme="minorEastAsia" w:hAnsiTheme="minorEastAsia"/>
                <w:sz w:val="18"/>
                <w:szCs w:val="18"/>
              </w:rPr>
              <w:t>G</w:t>
            </w:r>
            <w:r w:rsidRPr="003D09B9">
              <w:rPr>
                <w:rFonts w:asciiTheme="minorEastAsia" w:eastAsiaTheme="minorEastAsia" w:hAnsiTheme="minorEastAsia" w:hint="eastAsia"/>
                <w:sz w:val="18"/>
                <w:szCs w:val="18"/>
              </w:rPr>
              <w:t>ood</w:t>
            </w:r>
            <w:r>
              <w:rPr>
                <w:rFonts w:asciiTheme="minorEastAsia" w:eastAsiaTheme="minorEastAsia" w:hAnsiTheme="minorEastAsia" w:hint="eastAsia"/>
                <w:sz w:val="18"/>
                <w:szCs w:val="18"/>
              </w:rPr>
              <w:t>sT</w:t>
            </w:r>
            <w:r w:rsidRPr="003D09B9">
              <w:rPr>
                <w:rFonts w:asciiTheme="minorEastAsia" w:eastAsiaTheme="minorEastAsia" w:hAnsiTheme="minorEastAsia" w:hint="eastAsia"/>
                <w:sz w:val="18"/>
                <w:szCs w:val="18"/>
              </w:rPr>
              <w:t>ag</w:t>
            </w:r>
          </w:p>
        </w:tc>
        <w:tc>
          <w:tcPr>
            <w:tcW w:w="1832" w:type="pct"/>
          </w:tcPr>
          <w:p w14:paraId="3F035707" w14:textId="77777777" w:rsidR="00D753AB" w:rsidRPr="000C4C82" w:rsidRDefault="00D753AB" w:rsidP="00C11757">
            <w:pPr>
              <w:widowControl/>
              <w:jc w:val="left"/>
              <w:rPr>
                <w:rFonts w:ascii="宋体" w:hAnsi="宋体" w:cs="宋体"/>
                <w:color w:val="000000"/>
                <w:sz w:val="18"/>
                <w:szCs w:val="18"/>
              </w:rPr>
            </w:pPr>
            <w:r w:rsidRPr="000C4C82">
              <w:rPr>
                <w:rFonts w:ascii="宋体" w:hAnsi="宋体" w:cs="宋体" w:hint="eastAsia"/>
                <w:color w:val="000000"/>
                <w:sz w:val="18"/>
                <w:szCs w:val="18"/>
              </w:rPr>
              <w:t>商品标记。微信支付代金券或立减优惠功能的参数。</w:t>
            </w:r>
          </w:p>
        </w:tc>
        <w:tc>
          <w:tcPr>
            <w:tcW w:w="549" w:type="pct"/>
          </w:tcPr>
          <w:p w14:paraId="7E2E7AC9" w14:textId="77777777" w:rsidR="00D753AB" w:rsidRPr="00CB1278" w:rsidRDefault="00D753AB" w:rsidP="00C11757">
            <w:pPr>
              <w:rPr>
                <w:rFonts w:asciiTheme="minorEastAsia" w:eastAsiaTheme="minorEastAsia" w:hAnsiTheme="minorEastAsia"/>
                <w:bCs/>
                <w:i/>
                <w:sz w:val="18"/>
                <w:szCs w:val="18"/>
              </w:rPr>
            </w:pPr>
            <w:r>
              <w:rPr>
                <w:rFonts w:asciiTheme="minorEastAsia" w:eastAsiaTheme="minorEastAsia" w:hAnsiTheme="minorEastAsia" w:hint="eastAsia"/>
                <w:sz w:val="18"/>
                <w:szCs w:val="18"/>
              </w:rPr>
              <w:t>String</w:t>
            </w:r>
          </w:p>
        </w:tc>
        <w:tc>
          <w:tcPr>
            <w:tcW w:w="285" w:type="pct"/>
          </w:tcPr>
          <w:p w14:paraId="582969A7" w14:textId="77777777" w:rsidR="00D753AB" w:rsidRPr="004B5693" w:rsidRDefault="00D753AB"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32</w:t>
            </w:r>
          </w:p>
        </w:tc>
        <w:tc>
          <w:tcPr>
            <w:tcW w:w="251" w:type="pct"/>
          </w:tcPr>
          <w:p w14:paraId="47C71697" w14:textId="77777777" w:rsidR="00D753AB" w:rsidRPr="004B5693" w:rsidRDefault="00D753AB" w:rsidP="00C11757">
            <w:pPr>
              <w:rPr>
                <w:rFonts w:asciiTheme="minorEastAsia" w:eastAsiaTheme="minorEastAsia" w:hAnsiTheme="minorEastAsia"/>
                <w:bCs/>
                <w:i/>
                <w:sz w:val="18"/>
                <w:szCs w:val="18"/>
              </w:rPr>
            </w:pPr>
            <w:r w:rsidRPr="003D09B9">
              <w:rPr>
                <w:rFonts w:asciiTheme="minorEastAsia" w:eastAsiaTheme="minorEastAsia" w:hAnsiTheme="minorEastAsia" w:hint="eastAsia"/>
                <w:sz w:val="18"/>
                <w:szCs w:val="18"/>
              </w:rPr>
              <w:t>O</w:t>
            </w:r>
          </w:p>
        </w:tc>
        <w:tc>
          <w:tcPr>
            <w:tcW w:w="814" w:type="pct"/>
          </w:tcPr>
          <w:p w14:paraId="3BBA806A" w14:textId="77777777" w:rsidR="00D753AB" w:rsidRPr="00CB1278" w:rsidRDefault="00D753AB" w:rsidP="00C11757">
            <w:pPr>
              <w:rPr>
                <w:rFonts w:asciiTheme="minorEastAsia" w:eastAsiaTheme="minorEastAsia" w:hAnsiTheme="minorEastAsia"/>
                <w:bCs/>
                <w:i/>
                <w:sz w:val="18"/>
                <w:szCs w:val="18"/>
              </w:rPr>
            </w:pPr>
          </w:p>
        </w:tc>
      </w:tr>
      <w:tr w:rsidR="00D753AB" w:rsidRPr="00CB1278" w14:paraId="546A388E" w14:textId="77777777" w:rsidTr="00467E37">
        <w:trPr>
          <w:trHeight w:val="287"/>
        </w:trPr>
        <w:tc>
          <w:tcPr>
            <w:tcW w:w="245" w:type="pct"/>
          </w:tcPr>
          <w:p w14:paraId="4B7B555F"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5586EBF6"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G</w:t>
            </w:r>
            <w:r>
              <w:rPr>
                <w:rFonts w:asciiTheme="minorEastAsia" w:eastAsiaTheme="minorEastAsia" w:hAnsiTheme="minorEastAsia" w:hint="eastAsia"/>
                <w:sz w:val="18"/>
                <w:szCs w:val="18"/>
              </w:rPr>
              <w:t>oodsD</w:t>
            </w:r>
            <w:r w:rsidRPr="003D09B9">
              <w:rPr>
                <w:rFonts w:asciiTheme="minorEastAsia" w:eastAsiaTheme="minorEastAsia" w:hAnsiTheme="minorEastAsia" w:hint="eastAsia"/>
                <w:sz w:val="18"/>
                <w:szCs w:val="18"/>
              </w:rPr>
              <w:t>etail</w:t>
            </w:r>
          </w:p>
        </w:tc>
        <w:tc>
          <w:tcPr>
            <w:tcW w:w="1832" w:type="pct"/>
          </w:tcPr>
          <w:p w14:paraId="34171D07" w14:textId="77777777" w:rsidR="00D753AB" w:rsidRPr="000C4C82" w:rsidRDefault="00D753AB" w:rsidP="00C11757">
            <w:pPr>
              <w:pStyle w:val="aa"/>
              <w:spacing w:before="0" w:beforeAutospacing="0" w:after="0" w:afterAutospacing="0"/>
              <w:rPr>
                <w:color w:val="000000"/>
                <w:sz w:val="18"/>
                <w:szCs w:val="18"/>
              </w:rPr>
            </w:pPr>
            <w:r>
              <w:rPr>
                <w:rFonts w:hint="eastAsia"/>
                <w:color w:val="000000"/>
                <w:sz w:val="18"/>
                <w:szCs w:val="18"/>
              </w:rPr>
              <w:t>商品详情列表。微信支付</w:t>
            </w:r>
            <w:hyperlink r:id="rId43" w:history="1">
              <w:r>
                <w:rPr>
                  <w:rStyle w:val="ae"/>
                  <w:rFonts w:hint="eastAsia"/>
                </w:rPr>
                <w:t>单品优惠功能字段</w:t>
              </w:r>
            </w:hyperlink>
            <w:r>
              <w:rPr>
                <w:rFonts w:hint="eastAsia"/>
                <w:color w:val="000000"/>
                <w:sz w:val="18"/>
                <w:szCs w:val="18"/>
              </w:rPr>
              <w:t>，JSON格式base64编码，会透传至第三方支付。</w:t>
            </w:r>
          </w:p>
        </w:tc>
        <w:tc>
          <w:tcPr>
            <w:tcW w:w="549" w:type="pct"/>
          </w:tcPr>
          <w:p w14:paraId="75C15527"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Pr>
          <w:p w14:paraId="14ECC18A" w14:textId="77777777" w:rsidR="00D753AB" w:rsidRPr="003D09B9" w:rsidRDefault="00D753AB" w:rsidP="00C11757">
            <w:pPr>
              <w:rPr>
                <w:rFonts w:asciiTheme="minorEastAsia" w:eastAsiaTheme="minorEastAsia" w:hAnsiTheme="minorEastAsia"/>
                <w:bCs/>
                <w:sz w:val="18"/>
                <w:szCs w:val="18"/>
              </w:rPr>
            </w:pPr>
          </w:p>
        </w:tc>
        <w:tc>
          <w:tcPr>
            <w:tcW w:w="251" w:type="pct"/>
          </w:tcPr>
          <w:p w14:paraId="59C99516"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814" w:type="pct"/>
          </w:tcPr>
          <w:p w14:paraId="2569518C" w14:textId="77777777" w:rsidR="00D753AB" w:rsidRPr="00CB1278" w:rsidRDefault="00D753AB" w:rsidP="00C11757">
            <w:pPr>
              <w:rPr>
                <w:rFonts w:asciiTheme="minorEastAsia" w:eastAsiaTheme="minorEastAsia" w:hAnsiTheme="minorEastAsia"/>
                <w:bCs/>
                <w:i/>
                <w:sz w:val="18"/>
                <w:szCs w:val="18"/>
              </w:rPr>
            </w:pPr>
          </w:p>
        </w:tc>
      </w:tr>
      <w:tr w:rsidR="00D753AB" w14:paraId="05D554C3" w14:textId="77777777" w:rsidTr="00467E37">
        <w:trPr>
          <w:trHeight w:val="287"/>
        </w:trPr>
        <w:tc>
          <w:tcPr>
            <w:tcW w:w="245" w:type="pct"/>
          </w:tcPr>
          <w:p w14:paraId="0A08917B"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05C1D2C3"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penI</w:t>
            </w:r>
            <w:r w:rsidRPr="003D09B9">
              <w:rPr>
                <w:rFonts w:asciiTheme="minorEastAsia" w:eastAsiaTheme="minorEastAsia" w:hAnsiTheme="minorEastAsia" w:hint="eastAsia"/>
                <w:sz w:val="18"/>
                <w:szCs w:val="18"/>
              </w:rPr>
              <w:t>d</w:t>
            </w:r>
          </w:p>
        </w:tc>
        <w:tc>
          <w:tcPr>
            <w:tcW w:w="1832" w:type="pct"/>
          </w:tcPr>
          <w:p w14:paraId="77BF235B"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bCs/>
                <w:sz w:val="18"/>
                <w:szCs w:val="18"/>
              </w:rPr>
              <w:t>消费</w:t>
            </w:r>
            <w:r>
              <w:rPr>
                <w:rFonts w:asciiTheme="minorEastAsia" w:eastAsiaTheme="minorEastAsia" w:hAnsiTheme="minorEastAsia"/>
                <w:bCs/>
                <w:sz w:val="18"/>
                <w:szCs w:val="18"/>
              </w:rPr>
              <w:t>者用户标识</w:t>
            </w:r>
          </w:p>
        </w:tc>
        <w:tc>
          <w:tcPr>
            <w:tcW w:w="549" w:type="pct"/>
          </w:tcPr>
          <w:p w14:paraId="7ABC53D0"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Pr>
          <w:p w14:paraId="25E85936"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128</w:t>
            </w:r>
          </w:p>
        </w:tc>
        <w:tc>
          <w:tcPr>
            <w:tcW w:w="251" w:type="pct"/>
          </w:tcPr>
          <w:p w14:paraId="5DB32FD4" w14:textId="188F2535" w:rsidR="00D753AB" w:rsidRPr="003D09B9" w:rsidRDefault="003B287F"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p>
        </w:tc>
        <w:tc>
          <w:tcPr>
            <w:tcW w:w="814" w:type="pct"/>
          </w:tcPr>
          <w:p w14:paraId="3E3EAF3C" w14:textId="77777777" w:rsidR="00D753AB" w:rsidRDefault="00D753AB" w:rsidP="00C11757">
            <w:pPr>
              <w:rPr>
                <w:rFonts w:asciiTheme="minorEastAsia" w:eastAsiaTheme="minorEastAsia" w:hAnsiTheme="minorEastAsia"/>
                <w:bCs/>
                <w:sz w:val="18"/>
                <w:szCs w:val="18"/>
              </w:rPr>
            </w:pPr>
          </w:p>
        </w:tc>
      </w:tr>
      <w:tr w:rsidR="00D753AB" w14:paraId="343D902D" w14:textId="77777777" w:rsidTr="00467E37">
        <w:trPr>
          <w:trHeight w:val="287"/>
        </w:trPr>
        <w:tc>
          <w:tcPr>
            <w:tcW w:w="245" w:type="pct"/>
          </w:tcPr>
          <w:p w14:paraId="642166A6"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706BD5C7"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Operator</w:t>
            </w:r>
            <w:r>
              <w:rPr>
                <w:rFonts w:asciiTheme="minorEastAsia" w:eastAsiaTheme="minorEastAsia" w:hAnsiTheme="minorEastAsia" w:hint="eastAsia"/>
                <w:sz w:val="18"/>
                <w:szCs w:val="18"/>
              </w:rPr>
              <w:t>I</w:t>
            </w:r>
            <w:r w:rsidRPr="003D09B9">
              <w:rPr>
                <w:rFonts w:asciiTheme="minorEastAsia" w:eastAsiaTheme="minorEastAsia" w:hAnsiTheme="minorEastAsia"/>
                <w:sz w:val="18"/>
                <w:szCs w:val="18"/>
              </w:rPr>
              <w:t>d</w:t>
            </w:r>
          </w:p>
        </w:tc>
        <w:tc>
          <w:tcPr>
            <w:tcW w:w="1832" w:type="pct"/>
          </w:tcPr>
          <w:p w14:paraId="73F52D93"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操作员ID</w:t>
            </w:r>
          </w:p>
        </w:tc>
        <w:tc>
          <w:tcPr>
            <w:tcW w:w="549" w:type="pct"/>
          </w:tcPr>
          <w:p w14:paraId="1FE24B07"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Pr>
          <w:p w14:paraId="4765114D"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51" w:type="pct"/>
          </w:tcPr>
          <w:p w14:paraId="0B5594F0" w14:textId="77777777" w:rsidR="00D753AB"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814" w:type="pct"/>
          </w:tcPr>
          <w:p w14:paraId="6D3F661E" w14:textId="77777777" w:rsidR="00D753AB" w:rsidRDefault="00D753AB" w:rsidP="00C11757">
            <w:pPr>
              <w:rPr>
                <w:rFonts w:asciiTheme="minorEastAsia" w:eastAsiaTheme="minorEastAsia" w:hAnsiTheme="minorEastAsia"/>
                <w:bCs/>
                <w:sz w:val="18"/>
                <w:szCs w:val="18"/>
              </w:rPr>
            </w:pPr>
          </w:p>
        </w:tc>
      </w:tr>
      <w:tr w:rsidR="00D753AB" w14:paraId="52B93F7C" w14:textId="77777777" w:rsidTr="00467E37">
        <w:trPr>
          <w:trHeight w:val="287"/>
        </w:trPr>
        <w:tc>
          <w:tcPr>
            <w:tcW w:w="245" w:type="pct"/>
          </w:tcPr>
          <w:p w14:paraId="38D0CAD1"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3D017DCE"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S</w:t>
            </w:r>
            <w:r>
              <w:rPr>
                <w:rFonts w:asciiTheme="minorEastAsia" w:eastAsiaTheme="minorEastAsia" w:hAnsiTheme="minorEastAsia" w:hint="eastAsia"/>
                <w:sz w:val="18"/>
                <w:szCs w:val="18"/>
              </w:rPr>
              <w:t>toreI</w:t>
            </w:r>
            <w:r w:rsidRPr="003D09B9">
              <w:rPr>
                <w:rFonts w:asciiTheme="minorEastAsia" w:eastAsiaTheme="minorEastAsia" w:hAnsiTheme="minorEastAsia" w:hint="eastAsia"/>
                <w:sz w:val="18"/>
                <w:szCs w:val="18"/>
              </w:rPr>
              <w:t>d</w:t>
            </w:r>
          </w:p>
        </w:tc>
        <w:tc>
          <w:tcPr>
            <w:tcW w:w="1832" w:type="pct"/>
          </w:tcPr>
          <w:p w14:paraId="7D44256B"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门店ID</w:t>
            </w:r>
          </w:p>
        </w:tc>
        <w:tc>
          <w:tcPr>
            <w:tcW w:w="549" w:type="pct"/>
          </w:tcPr>
          <w:p w14:paraId="3A5C750E"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Pr>
          <w:p w14:paraId="0803653E"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51" w:type="pct"/>
          </w:tcPr>
          <w:p w14:paraId="054FB61F"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814" w:type="pct"/>
          </w:tcPr>
          <w:p w14:paraId="5E0A7862" w14:textId="77777777" w:rsidR="00D753AB" w:rsidRDefault="00D753AB" w:rsidP="00C11757">
            <w:pPr>
              <w:rPr>
                <w:rFonts w:asciiTheme="minorEastAsia" w:eastAsiaTheme="minorEastAsia" w:hAnsiTheme="minorEastAsia"/>
                <w:bCs/>
                <w:sz w:val="18"/>
                <w:szCs w:val="18"/>
              </w:rPr>
            </w:pPr>
          </w:p>
        </w:tc>
      </w:tr>
      <w:tr w:rsidR="00D753AB" w14:paraId="217D196C" w14:textId="77777777" w:rsidTr="00467E37">
        <w:trPr>
          <w:trHeight w:val="287"/>
        </w:trPr>
        <w:tc>
          <w:tcPr>
            <w:tcW w:w="245" w:type="pct"/>
          </w:tcPr>
          <w:p w14:paraId="27C569DD"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5B7B19C0"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Device</w:t>
            </w:r>
            <w:r>
              <w:rPr>
                <w:rFonts w:asciiTheme="minorEastAsia" w:eastAsiaTheme="minorEastAsia" w:hAnsiTheme="minorEastAsia" w:hint="eastAsia"/>
                <w:sz w:val="18"/>
                <w:szCs w:val="18"/>
              </w:rPr>
              <w:t>I</w:t>
            </w:r>
            <w:r w:rsidRPr="003D09B9">
              <w:rPr>
                <w:rFonts w:asciiTheme="minorEastAsia" w:eastAsiaTheme="minorEastAsia" w:hAnsiTheme="minorEastAsia" w:hint="eastAsia"/>
                <w:sz w:val="18"/>
                <w:szCs w:val="18"/>
              </w:rPr>
              <w:t>d</w:t>
            </w:r>
          </w:p>
        </w:tc>
        <w:tc>
          <w:tcPr>
            <w:tcW w:w="1832" w:type="pct"/>
          </w:tcPr>
          <w:p w14:paraId="1C97CC1E"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终端设备号(门店号或收银设备ID)。</w:t>
            </w:r>
          </w:p>
        </w:tc>
        <w:tc>
          <w:tcPr>
            <w:tcW w:w="549" w:type="pct"/>
          </w:tcPr>
          <w:p w14:paraId="067E6DEC"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Pr>
          <w:p w14:paraId="3B4BB41A"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51" w:type="pct"/>
          </w:tcPr>
          <w:p w14:paraId="62491A37"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814" w:type="pct"/>
          </w:tcPr>
          <w:p w14:paraId="297FA8D7" w14:textId="77777777" w:rsidR="00D753AB" w:rsidRDefault="00D753AB" w:rsidP="00C11757">
            <w:pPr>
              <w:rPr>
                <w:rFonts w:asciiTheme="minorEastAsia" w:eastAsiaTheme="minorEastAsia" w:hAnsiTheme="minorEastAsia"/>
                <w:bCs/>
                <w:sz w:val="18"/>
                <w:szCs w:val="18"/>
              </w:rPr>
            </w:pPr>
          </w:p>
        </w:tc>
      </w:tr>
      <w:tr w:rsidR="00D753AB" w:rsidRPr="00F561BB" w14:paraId="2BDC360E" w14:textId="77777777" w:rsidTr="00467E37">
        <w:trPr>
          <w:trHeight w:val="287"/>
        </w:trPr>
        <w:tc>
          <w:tcPr>
            <w:tcW w:w="245" w:type="pct"/>
          </w:tcPr>
          <w:p w14:paraId="57450B7D"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0ED6B0A6"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SettleType</w:t>
            </w:r>
          </w:p>
        </w:tc>
        <w:tc>
          <w:tcPr>
            <w:tcW w:w="1832" w:type="pct"/>
          </w:tcPr>
          <w:p w14:paraId="5D439BE8" w14:textId="77777777" w:rsidR="00D753AB" w:rsidRPr="009D0BE5" w:rsidRDefault="00D753AB" w:rsidP="00C11757">
            <w:pPr>
              <w:widowControl/>
              <w:jc w:val="left"/>
              <w:rPr>
                <w:rFonts w:ascii="宋体" w:hAnsi="宋体" w:cs="宋体"/>
                <w:color w:val="000000"/>
                <w:sz w:val="18"/>
                <w:szCs w:val="18"/>
              </w:rPr>
            </w:pPr>
            <w:r w:rsidRPr="009D0BE5">
              <w:rPr>
                <w:rFonts w:ascii="宋体" w:hAnsi="宋体" w:cs="宋体" w:hint="eastAsia"/>
                <w:color w:val="000000"/>
                <w:sz w:val="18"/>
                <w:szCs w:val="18"/>
              </w:rPr>
              <w:t>清算方式。可选值：</w:t>
            </w:r>
          </w:p>
          <w:p w14:paraId="05C0F7B0" w14:textId="77777777" w:rsidR="00D753AB" w:rsidRPr="009D0BE5" w:rsidRDefault="00D753AB" w:rsidP="00C11757">
            <w:pPr>
              <w:widowControl/>
              <w:jc w:val="left"/>
              <w:rPr>
                <w:rFonts w:ascii="宋体" w:hAnsi="宋体" w:cs="宋体"/>
                <w:color w:val="000000"/>
                <w:sz w:val="18"/>
                <w:szCs w:val="18"/>
              </w:rPr>
            </w:pPr>
            <w:r w:rsidRPr="009D0BE5">
              <w:rPr>
                <w:rFonts w:ascii="宋体" w:hAnsi="宋体" w:cs="宋体" w:hint="eastAsia"/>
                <w:color w:val="000000"/>
                <w:sz w:val="18"/>
                <w:szCs w:val="18"/>
              </w:rPr>
              <w:t>T0：T+0清算按笔清算</w:t>
            </w:r>
          </w:p>
          <w:p w14:paraId="56EADDB3" w14:textId="77777777" w:rsidR="00D753AB" w:rsidRPr="009D0BE5" w:rsidRDefault="00D753AB" w:rsidP="00C11757">
            <w:pPr>
              <w:widowControl/>
              <w:jc w:val="left"/>
              <w:rPr>
                <w:rFonts w:ascii="宋体" w:hAnsi="宋体" w:cs="宋体"/>
                <w:color w:val="000000"/>
                <w:sz w:val="18"/>
                <w:szCs w:val="18"/>
              </w:rPr>
            </w:pPr>
            <w:r w:rsidRPr="009D0BE5">
              <w:rPr>
                <w:rFonts w:ascii="宋体" w:hAnsi="宋体" w:cs="宋体" w:hint="eastAsia"/>
                <w:color w:val="000000"/>
                <w:sz w:val="18"/>
                <w:szCs w:val="18"/>
              </w:rPr>
              <w:lastRenderedPageBreak/>
              <w:t>T1：T+1汇总清算</w:t>
            </w:r>
          </w:p>
        </w:tc>
        <w:tc>
          <w:tcPr>
            <w:tcW w:w="549" w:type="pct"/>
          </w:tcPr>
          <w:p w14:paraId="0B47EFCD"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lastRenderedPageBreak/>
              <w:t>String</w:t>
            </w:r>
          </w:p>
        </w:tc>
        <w:tc>
          <w:tcPr>
            <w:tcW w:w="285" w:type="pct"/>
          </w:tcPr>
          <w:p w14:paraId="61C741CB"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51" w:type="pct"/>
          </w:tcPr>
          <w:p w14:paraId="3433FD09"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814" w:type="pct"/>
          </w:tcPr>
          <w:p w14:paraId="497F1883" w14:textId="77777777" w:rsidR="00D753AB" w:rsidRPr="00F561BB" w:rsidRDefault="00D753AB" w:rsidP="00C11757">
            <w:pPr>
              <w:rPr>
                <w:rFonts w:cstheme="minorBidi"/>
                <w:color w:val="000000" w:themeColor="text1"/>
                <w:kern w:val="24"/>
              </w:rPr>
            </w:pPr>
          </w:p>
        </w:tc>
      </w:tr>
      <w:tr w:rsidR="00D753AB" w:rsidRPr="00F561BB" w14:paraId="5D810EC5" w14:textId="77777777" w:rsidTr="00467E37">
        <w:trPr>
          <w:trHeight w:val="287"/>
        </w:trPr>
        <w:tc>
          <w:tcPr>
            <w:tcW w:w="245" w:type="pct"/>
          </w:tcPr>
          <w:p w14:paraId="3A12701B"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70639E69"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A</w:t>
            </w:r>
            <w:r w:rsidRPr="003D09B9">
              <w:rPr>
                <w:rFonts w:asciiTheme="minorEastAsia" w:eastAsiaTheme="minorEastAsia" w:hAnsiTheme="minorEastAsia" w:hint="eastAsia"/>
                <w:sz w:val="18"/>
                <w:szCs w:val="18"/>
              </w:rPr>
              <w:t>ttach</w:t>
            </w:r>
          </w:p>
        </w:tc>
        <w:tc>
          <w:tcPr>
            <w:tcW w:w="1832" w:type="pct"/>
          </w:tcPr>
          <w:p w14:paraId="38C123D9" w14:textId="77777777" w:rsidR="00D753AB" w:rsidRPr="003D09B9" w:rsidRDefault="00D753AB" w:rsidP="00C11757">
            <w:pPr>
              <w:jc w:val="left"/>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附加信息，原样返回。</w:t>
            </w:r>
          </w:p>
        </w:tc>
        <w:tc>
          <w:tcPr>
            <w:tcW w:w="549" w:type="pct"/>
          </w:tcPr>
          <w:p w14:paraId="6488FF7E"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Pr>
          <w:p w14:paraId="76BE5F6F"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128</w:t>
            </w:r>
          </w:p>
        </w:tc>
        <w:tc>
          <w:tcPr>
            <w:tcW w:w="251" w:type="pct"/>
          </w:tcPr>
          <w:p w14:paraId="00601D4A"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814" w:type="pct"/>
          </w:tcPr>
          <w:p w14:paraId="02504C05" w14:textId="77777777" w:rsidR="00D753AB" w:rsidRPr="00F561BB" w:rsidRDefault="00D753AB" w:rsidP="00C11757">
            <w:pPr>
              <w:rPr>
                <w:rFonts w:cstheme="minorBidi"/>
                <w:color w:val="000000" w:themeColor="text1"/>
                <w:kern w:val="24"/>
              </w:rPr>
            </w:pPr>
          </w:p>
        </w:tc>
      </w:tr>
      <w:tr w:rsidR="00D753AB" w:rsidRPr="00F561BB" w14:paraId="26FAE627" w14:textId="77777777" w:rsidTr="00467E37">
        <w:trPr>
          <w:trHeight w:val="287"/>
        </w:trPr>
        <w:tc>
          <w:tcPr>
            <w:tcW w:w="245" w:type="pct"/>
          </w:tcPr>
          <w:p w14:paraId="3B207133"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66A37CAE"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G</w:t>
            </w:r>
            <w:r w:rsidRPr="00EE677B">
              <w:rPr>
                <w:rFonts w:asciiTheme="minorEastAsia" w:eastAsiaTheme="minorEastAsia" w:hAnsiTheme="minorEastAsia" w:hint="eastAsia"/>
                <w:sz w:val="18"/>
                <w:szCs w:val="18"/>
              </w:rPr>
              <w:t>mtPayment</w:t>
            </w:r>
          </w:p>
        </w:tc>
        <w:tc>
          <w:tcPr>
            <w:tcW w:w="1832" w:type="pct"/>
          </w:tcPr>
          <w:p w14:paraId="28F3002B" w14:textId="77777777" w:rsidR="00D753AB" w:rsidRPr="003D09B9" w:rsidRDefault="00D753AB" w:rsidP="00C11757">
            <w:pPr>
              <w:jc w:val="left"/>
              <w:rPr>
                <w:rFonts w:asciiTheme="minorEastAsia" w:eastAsiaTheme="minorEastAsia" w:hAnsiTheme="minorEastAsia"/>
                <w:bCs/>
                <w:sz w:val="18"/>
                <w:szCs w:val="18"/>
              </w:rPr>
            </w:pPr>
            <w:r w:rsidRPr="00EE677B">
              <w:rPr>
                <w:rFonts w:asciiTheme="minorEastAsia" w:eastAsiaTheme="minorEastAsia" w:hAnsiTheme="minorEastAsia" w:hint="eastAsia"/>
                <w:sz w:val="18"/>
                <w:szCs w:val="18"/>
              </w:rPr>
              <w:t>支付完成时间</w:t>
            </w:r>
          </w:p>
        </w:tc>
        <w:tc>
          <w:tcPr>
            <w:tcW w:w="549" w:type="pct"/>
          </w:tcPr>
          <w:p w14:paraId="0D5A4D1D"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datetime</w:t>
            </w:r>
          </w:p>
        </w:tc>
        <w:tc>
          <w:tcPr>
            <w:tcW w:w="285" w:type="pct"/>
          </w:tcPr>
          <w:p w14:paraId="5C4CFCB1"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128</w:t>
            </w:r>
          </w:p>
        </w:tc>
        <w:tc>
          <w:tcPr>
            <w:tcW w:w="251" w:type="pct"/>
          </w:tcPr>
          <w:p w14:paraId="1087041F"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M</w:t>
            </w:r>
          </w:p>
        </w:tc>
        <w:tc>
          <w:tcPr>
            <w:tcW w:w="814" w:type="pct"/>
          </w:tcPr>
          <w:p w14:paraId="26B5C95E" w14:textId="77777777" w:rsidR="00D753AB" w:rsidRPr="00F561BB" w:rsidRDefault="00D753AB" w:rsidP="00C11757">
            <w:pPr>
              <w:jc w:val="left"/>
              <w:rPr>
                <w:rFonts w:cstheme="minorBidi"/>
                <w:color w:val="000000" w:themeColor="text1"/>
                <w:kern w:val="24"/>
              </w:rPr>
            </w:pPr>
            <w:r w:rsidRPr="009D0BE5">
              <w:rPr>
                <w:rFonts w:cstheme="minorBidi" w:hint="eastAsia"/>
                <w:color w:val="000000" w:themeColor="text1"/>
                <w:kern w:val="24"/>
              </w:rPr>
              <w:t>格式</w:t>
            </w:r>
            <w:r w:rsidRPr="009D0BE5">
              <w:rPr>
                <w:rFonts w:cstheme="minorBidi" w:hint="eastAsia"/>
                <w:color w:val="000000" w:themeColor="text1"/>
                <w:kern w:val="24"/>
              </w:rPr>
              <w:t>"yyyy-MM-dd HH:mm:ss"</w:t>
            </w:r>
          </w:p>
        </w:tc>
      </w:tr>
      <w:tr w:rsidR="00D753AB" w:rsidRPr="00F561BB" w14:paraId="685F425B" w14:textId="77777777" w:rsidTr="00467E37">
        <w:trPr>
          <w:trHeight w:val="287"/>
        </w:trPr>
        <w:tc>
          <w:tcPr>
            <w:tcW w:w="245" w:type="pct"/>
          </w:tcPr>
          <w:p w14:paraId="025C3931" w14:textId="77777777" w:rsidR="00D753AB" w:rsidRPr="00F023C8" w:rsidRDefault="00D753AB" w:rsidP="006A0DBC">
            <w:pPr>
              <w:pStyle w:val="a6"/>
              <w:numPr>
                <w:ilvl w:val="0"/>
                <w:numId w:val="44"/>
              </w:numPr>
              <w:ind w:firstLineChars="0"/>
              <w:rPr>
                <w:rFonts w:asciiTheme="minorEastAsia" w:eastAsiaTheme="minorEastAsia" w:hAnsiTheme="minorEastAsia"/>
                <w:sz w:val="18"/>
                <w:szCs w:val="18"/>
              </w:rPr>
            </w:pPr>
          </w:p>
        </w:tc>
        <w:tc>
          <w:tcPr>
            <w:tcW w:w="1024" w:type="pct"/>
          </w:tcPr>
          <w:p w14:paraId="270ACA2B" w14:textId="77777777" w:rsidR="00D753AB" w:rsidRPr="00EE677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B</w:t>
            </w:r>
            <w:r>
              <w:rPr>
                <w:rFonts w:asciiTheme="minorEastAsia" w:eastAsiaTheme="minorEastAsia" w:hAnsiTheme="minorEastAsia" w:hint="eastAsia"/>
                <w:sz w:val="18"/>
                <w:szCs w:val="18"/>
              </w:rPr>
              <w:t>ankT</w:t>
            </w:r>
            <w:r w:rsidRPr="000B3B7E">
              <w:rPr>
                <w:rFonts w:asciiTheme="minorEastAsia" w:eastAsiaTheme="minorEastAsia" w:hAnsiTheme="minorEastAsia" w:hint="eastAsia"/>
                <w:sz w:val="18"/>
                <w:szCs w:val="18"/>
              </w:rPr>
              <w:t>ype</w:t>
            </w:r>
          </w:p>
        </w:tc>
        <w:tc>
          <w:tcPr>
            <w:tcW w:w="1832" w:type="pct"/>
          </w:tcPr>
          <w:p w14:paraId="63FAA465" w14:textId="77777777" w:rsidR="00D753AB" w:rsidRPr="00EE677B" w:rsidRDefault="00D753AB" w:rsidP="00C11757">
            <w:pPr>
              <w:jc w:val="left"/>
              <w:rPr>
                <w:rFonts w:asciiTheme="minorEastAsia" w:eastAsiaTheme="minorEastAsia" w:hAnsiTheme="minorEastAsia"/>
                <w:bCs/>
                <w:sz w:val="18"/>
                <w:szCs w:val="18"/>
              </w:rPr>
            </w:pPr>
            <w:r>
              <w:rPr>
                <w:rFonts w:asciiTheme="minorEastAsia" w:eastAsiaTheme="minorEastAsia" w:hAnsiTheme="minorEastAsia" w:hint="eastAsia"/>
                <w:sz w:val="18"/>
                <w:szCs w:val="18"/>
              </w:rPr>
              <w:t>付款</w:t>
            </w:r>
            <w:r>
              <w:rPr>
                <w:rFonts w:asciiTheme="minorEastAsia" w:eastAsiaTheme="minorEastAsia" w:hAnsiTheme="minorEastAsia"/>
                <w:sz w:val="18"/>
                <w:szCs w:val="18"/>
              </w:rPr>
              <w:t>银行。银行类型，</w:t>
            </w:r>
            <w:r>
              <w:rPr>
                <w:rFonts w:asciiTheme="minorEastAsia" w:eastAsiaTheme="minorEastAsia" w:hAnsiTheme="minorEastAsia" w:hint="eastAsia"/>
                <w:sz w:val="18"/>
                <w:szCs w:val="18"/>
              </w:rPr>
              <w:t>仅使用</w:t>
            </w:r>
            <w:r w:rsidRPr="000B3B7E">
              <w:rPr>
                <w:rFonts w:asciiTheme="minorEastAsia" w:eastAsiaTheme="minorEastAsia" w:hAnsiTheme="minorEastAsia" w:hint="eastAsia"/>
                <w:sz w:val="18"/>
                <w:szCs w:val="18"/>
              </w:rPr>
              <w:t>微信支付</w:t>
            </w:r>
            <w:r>
              <w:rPr>
                <w:rFonts w:asciiTheme="minorEastAsia" w:eastAsiaTheme="minorEastAsia" w:hAnsiTheme="minorEastAsia" w:hint="eastAsia"/>
                <w:sz w:val="18"/>
                <w:szCs w:val="18"/>
              </w:rPr>
              <w:t>时</w:t>
            </w:r>
            <w:r w:rsidRPr="000B3B7E">
              <w:rPr>
                <w:rFonts w:asciiTheme="minorEastAsia" w:eastAsiaTheme="minorEastAsia" w:hAnsiTheme="minorEastAsia" w:hint="eastAsia"/>
                <w:sz w:val="18"/>
                <w:szCs w:val="18"/>
              </w:rPr>
              <w:t>有</w:t>
            </w:r>
            <w:r>
              <w:rPr>
                <w:rFonts w:asciiTheme="minorEastAsia" w:eastAsiaTheme="minorEastAsia" w:hAnsiTheme="minorEastAsia" w:hint="eastAsia"/>
                <w:sz w:val="18"/>
                <w:szCs w:val="18"/>
              </w:rPr>
              <w:t>返回值。详细</w:t>
            </w:r>
            <w:r>
              <w:rPr>
                <w:rFonts w:asciiTheme="minorEastAsia" w:eastAsiaTheme="minorEastAsia" w:hAnsiTheme="minorEastAsia"/>
                <w:sz w:val="18"/>
                <w:szCs w:val="18"/>
              </w:rPr>
              <w:t>列表参看</w:t>
            </w:r>
            <w:hyperlink w:anchor="_银行列表（banktype）" w:history="1">
              <w:r w:rsidRPr="00216A34">
                <w:rPr>
                  <w:rStyle w:val="ae"/>
                  <w:rFonts w:asciiTheme="minorEastAsia" w:eastAsiaTheme="minorEastAsia" w:hAnsiTheme="minorEastAsia"/>
                  <w:sz w:val="18"/>
                  <w:szCs w:val="18"/>
                </w:rPr>
                <w:t>附录</w:t>
              </w:r>
              <w:r w:rsidRPr="00216A34">
                <w:rPr>
                  <w:rStyle w:val="ae"/>
                  <w:rFonts w:asciiTheme="minorEastAsia" w:eastAsiaTheme="minorEastAsia" w:hAnsiTheme="minorEastAsia" w:hint="eastAsia"/>
                  <w:sz w:val="18"/>
                  <w:szCs w:val="18"/>
                </w:rPr>
                <w:t>3</w:t>
              </w:r>
            </w:hyperlink>
            <w:r>
              <w:rPr>
                <w:rFonts w:asciiTheme="minorEastAsia" w:eastAsiaTheme="minorEastAsia" w:hAnsiTheme="minorEastAsia"/>
                <w:sz w:val="18"/>
                <w:szCs w:val="18"/>
              </w:rPr>
              <w:t>。</w:t>
            </w:r>
          </w:p>
        </w:tc>
        <w:tc>
          <w:tcPr>
            <w:tcW w:w="549" w:type="pct"/>
          </w:tcPr>
          <w:p w14:paraId="2181A031"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Pr>
          <w:p w14:paraId="04EB480E"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16</w:t>
            </w:r>
          </w:p>
        </w:tc>
        <w:tc>
          <w:tcPr>
            <w:tcW w:w="251" w:type="pct"/>
          </w:tcPr>
          <w:p w14:paraId="5137E2CE"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814" w:type="pct"/>
          </w:tcPr>
          <w:p w14:paraId="6804C8A2" w14:textId="77777777" w:rsidR="00D753AB" w:rsidRDefault="00D753AB" w:rsidP="00C11757">
            <w:pPr>
              <w:jc w:val="left"/>
              <w:rPr>
                <w:rFonts w:asciiTheme="minorEastAsia" w:eastAsiaTheme="minorEastAsia" w:hAnsiTheme="minorEastAsia"/>
                <w:sz w:val="18"/>
                <w:szCs w:val="18"/>
              </w:rPr>
            </w:pPr>
            <w:r>
              <w:rPr>
                <w:rFonts w:asciiTheme="minorEastAsia" w:eastAsiaTheme="minorEastAsia" w:hAnsiTheme="minorEastAsia"/>
                <w:sz w:val="18"/>
                <w:szCs w:val="18"/>
              </w:rPr>
              <w:t>CCB_Credit</w:t>
            </w:r>
          </w:p>
          <w:p w14:paraId="1A91D9DA" w14:textId="77777777" w:rsidR="00D753AB" w:rsidRPr="00F561BB" w:rsidRDefault="00D753AB" w:rsidP="00C11757">
            <w:pPr>
              <w:rPr>
                <w:rFonts w:cstheme="minorBidi"/>
                <w:color w:val="000000" w:themeColor="text1"/>
                <w:kern w:val="24"/>
              </w:rPr>
            </w:pPr>
          </w:p>
        </w:tc>
      </w:tr>
      <w:tr w:rsidR="00D753AB" w:rsidRPr="00F561BB" w14:paraId="7792287E" w14:textId="77777777" w:rsidTr="00467E37">
        <w:trPr>
          <w:trHeight w:val="287"/>
        </w:trPr>
        <w:tc>
          <w:tcPr>
            <w:tcW w:w="245" w:type="pct"/>
          </w:tcPr>
          <w:p w14:paraId="298185CF" w14:textId="77777777" w:rsidR="00D753AB" w:rsidRPr="00D2144D" w:rsidRDefault="00D753AB" w:rsidP="006A0DBC">
            <w:pPr>
              <w:pStyle w:val="a6"/>
              <w:numPr>
                <w:ilvl w:val="0"/>
                <w:numId w:val="44"/>
              </w:numPr>
              <w:ind w:firstLineChars="0"/>
              <w:rPr>
                <w:rFonts w:asciiTheme="minorEastAsia" w:hAnsiTheme="minorEastAsia"/>
                <w:sz w:val="18"/>
                <w:szCs w:val="18"/>
              </w:rPr>
            </w:pPr>
          </w:p>
        </w:tc>
        <w:tc>
          <w:tcPr>
            <w:tcW w:w="1024" w:type="pct"/>
          </w:tcPr>
          <w:p w14:paraId="68F72D7D" w14:textId="77777777" w:rsidR="00D753AB" w:rsidRPr="000B3B7E"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IsS</w:t>
            </w:r>
            <w:r w:rsidRPr="00512403">
              <w:rPr>
                <w:rFonts w:asciiTheme="minorEastAsia" w:eastAsiaTheme="minorEastAsia" w:hAnsiTheme="minorEastAsia"/>
                <w:sz w:val="18"/>
                <w:szCs w:val="18"/>
              </w:rPr>
              <w:t>ubscribe</w:t>
            </w:r>
          </w:p>
        </w:tc>
        <w:tc>
          <w:tcPr>
            <w:tcW w:w="1832" w:type="pct"/>
          </w:tcPr>
          <w:p w14:paraId="6D9905B3" w14:textId="77777777" w:rsidR="00D753AB" w:rsidRDefault="00D753AB" w:rsidP="00C11757">
            <w:pPr>
              <w:rPr>
                <w:rFonts w:asciiTheme="minorEastAsia" w:eastAsiaTheme="minorEastAsia" w:hAnsiTheme="minorEastAsia"/>
                <w:sz w:val="18"/>
                <w:szCs w:val="18"/>
              </w:rPr>
            </w:pPr>
            <w:r>
              <w:rPr>
                <w:rFonts w:asciiTheme="minorEastAsia" w:eastAsiaTheme="minorEastAsia" w:hAnsiTheme="minorEastAsia" w:hint="eastAsia"/>
                <w:sz w:val="18"/>
                <w:szCs w:val="18"/>
              </w:rPr>
              <w:t>用户是否关注商户公众号，</w:t>
            </w:r>
            <w:r>
              <w:rPr>
                <w:rFonts w:asciiTheme="minorEastAsia" w:eastAsiaTheme="minorEastAsia" w:hAnsiTheme="minorEastAsia"/>
                <w:sz w:val="18"/>
                <w:szCs w:val="18"/>
              </w:rPr>
              <w:t>仅微信</w:t>
            </w:r>
            <w:r>
              <w:rPr>
                <w:rFonts w:asciiTheme="minorEastAsia" w:eastAsiaTheme="minorEastAsia" w:hAnsiTheme="minorEastAsia" w:hint="eastAsia"/>
                <w:sz w:val="18"/>
                <w:szCs w:val="18"/>
              </w:rPr>
              <w:t>支付</w:t>
            </w:r>
            <w:r>
              <w:rPr>
                <w:rFonts w:asciiTheme="minorEastAsia" w:eastAsiaTheme="minorEastAsia" w:hAnsiTheme="minorEastAsia"/>
                <w:sz w:val="18"/>
                <w:szCs w:val="18"/>
              </w:rPr>
              <w:t>有效</w:t>
            </w:r>
            <w:r>
              <w:rPr>
                <w:rFonts w:asciiTheme="minorEastAsia" w:eastAsiaTheme="minorEastAsia" w:hAnsiTheme="minorEastAsia" w:hint="eastAsia"/>
                <w:sz w:val="18"/>
                <w:szCs w:val="18"/>
              </w:rPr>
              <w:t>。</w:t>
            </w:r>
          </w:p>
          <w:p w14:paraId="227C9672" w14:textId="77777777" w:rsidR="00D753AB" w:rsidRDefault="00D753AB" w:rsidP="00C11757">
            <w:pPr>
              <w:rPr>
                <w:rFonts w:asciiTheme="minorEastAsia" w:eastAsiaTheme="minorEastAsia" w:hAnsiTheme="minorEastAsia"/>
                <w:sz w:val="18"/>
                <w:szCs w:val="18"/>
              </w:rPr>
            </w:pPr>
            <w:r>
              <w:rPr>
                <w:rFonts w:asciiTheme="minorEastAsia" w:eastAsiaTheme="minorEastAsia" w:hAnsiTheme="minorEastAsia"/>
                <w:sz w:val="18"/>
                <w:szCs w:val="18"/>
              </w:rPr>
              <w:t>Y：关注；</w:t>
            </w:r>
          </w:p>
          <w:p w14:paraId="20A454FB" w14:textId="77777777" w:rsidR="00D753AB" w:rsidRPr="000B3B7E" w:rsidRDefault="00D753AB" w:rsidP="00C11757">
            <w:pPr>
              <w:jc w:val="left"/>
              <w:rPr>
                <w:rFonts w:asciiTheme="minorEastAsia" w:eastAsiaTheme="minorEastAsia" w:hAnsiTheme="minorEastAsia"/>
                <w:bCs/>
                <w:sz w:val="18"/>
                <w:szCs w:val="18"/>
              </w:rPr>
            </w:pPr>
            <w:r>
              <w:rPr>
                <w:rFonts w:asciiTheme="minorEastAsia" w:eastAsiaTheme="minorEastAsia" w:hAnsiTheme="minorEastAsia" w:hint="eastAsia"/>
                <w:sz w:val="18"/>
                <w:szCs w:val="18"/>
              </w:rPr>
              <w:t>N</w:t>
            </w:r>
            <w:r>
              <w:rPr>
                <w:rFonts w:asciiTheme="minorEastAsia" w:eastAsiaTheme="minorEastAsia" w:hAnsiTheme="minorEastAsia"/>
                <w:sz w:val="18"/>
                <w:szCs w:val="18"/>
              </w:rPr>
              <w:t>：未关注</w:t>
            </w:r>
          </w:p>
        </w:tc>
        <w:tc>
          <w:tcPr>
            <w:tcW w:w="549" w:type="pct"/>
          </w:tcPr>
          <w:p w14:paraId="5B5CD22F"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Pr>
          <w:p w14:paraId="12F84D56"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1</w:t>
            </w:r>
          </w:p>
        </w:tc>
        <w:tc>
          <w:tcPr>
            <w:tcW w:w="251" w:type="pct"/>
          </w:tcPr>
          <w:p w14:paraId="5ABBA42C"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814" w:type="pct"/>
          </w:tcPr>
          <w:p w14:paraId="6B961435" w14:textId="77777777" w:rsidR="00D753AB" w:rsidRPr="00F561BB" w:rsidRDefault="00D753AB" w:rsidP="00C11757">
            <w:pPr>
              <w:rPr>
                <w:rFonts w:cstheme="minorBidi"/>
                <w:color w:val="000000" w:themeColor="text1"/>
                <w:kern w:val="24"/>
              </w:rPr>
            </w:pPr>
            <w:r>
              <w:rPr>
                <w:rFonts w:asciiTheme="minorEastAsia" w:eastAsiaTheme="minorEastAsia" w:hAnsiTheme="minorEastAsia" w:hint="eastAsia"/>
                <w:sz w:val="18"/>
                <w:szCs w:val="18"/>
              </w:rPr>
              <w:t>仅微信.Y/N</w:t>
            </w:r>
          </w:p>
        </w:tc>
      </w:tr>
      <w:tr w:rsidR="00783252" w:rsidRPr="00F561BB" w14:paraId="385D6437" w14:textId="77777777" w:rsidTr="00783252">
        <w:trPr>
          <w:trHeight w:val="287"/>
        </w:trPr>
        <w:tc>
          <w:tcPr>
            <w:tcW w:w="245" w:type="pct"/>
          </w:tcPr>
          <w:p w14:paraId="2DBB1B76" w14:textId="77777777" w:rsidR="00783252" w:rsidRPr="00D2144D" w:rsidRDefault="00783252" w:rsidP="00783252">
            <w:pPr>
              <w:pStyle w:val="a6"/>
              <w:numPr>
                <w:ilvl w:val="0"/>
                <w:numId w:val="44"/>
              </w:numPr>
              <w:ind w:firstLineChars="0"/>
              <w:rPr>
                <w:rFonts w:asciiTheme="minorEastAsia" w:hAnsiTheme="minorEastAsia"/>
                <w:sz w:val="18"/>
                <w:szCs w:val="18"/>
              </w:rPr>
            </w:pPr>
          </w:p>
        </w:tc>
        <w:tc>
          <w:tcPr>
            <w:tcW w:w="1024" w:type="pct"/>
          </w:tcPr>
          <w:p w14:paraId="7E193C6E" w14:textId="21533384" w:rsidR="00783252" w:rsidRDefault="00783252" w:rsidP="00783252">
            <w:pPr>
              <w:rPr>
                <w:rFonts w:asciiTheme="minorEastAsia" w:hAnsiTheme="minorEastAsia"/>
                <w:sz w:val="18"/>
                <w:szCs w:val="18"/>
              </w:rPr>
            </w:pPr>
            <w:r>
              <w:rPr>
                <w:rFonts w:asciiTheme="minorEastAsia" w:hAnsiTheme="minorEastAsia"/>
                <w:sz w:val="18"/>
                <w:szCs w:val="18"/>
              </w:rPr>
              <w:t>P</w:t>
            </w:r>
            <w:r w:rsidRPr="005203D6">
              <w:rPr>
                <w:rFonts w:asciiTheme="minorEastAsia" w:hAnsiTheme="minorEastAsia"/>
                <w:sz w:val="18"/>
                <w:szCs w:val="18"/>
              </w:rPr>
              <w:t xml:space="preserve">ayChannelOrderNo  </w:t>
            </w:r>
          </w:p>
        </w:tc>
        <w:tc>
          <w:tcPr>
            <w:tcW w:w="1832" w:type="pct"/>
          </w:tcPr>
          <w:p w14:paraId="29305281" w14:textId="0FEC1790" w:rsidR="00783252" w:rsidRDefault="00783252" w:rsidP="00783252">
            <w:pPr>
              <w:rPr>
                <w:rFonts w:asciiTheme="minorEastAsia" w:hAnsiTheme="minorEastAsia"/>
                <w:sz w:val="18"/>
                <w:szCs w:val="18"/>
              </w:rPr>
            </w:pPr>
            <w:r>
              <w:rPr>
                <w:rFonts w:asciiTheme="minorEastAsia" w:hAnsiTheme="minorEastAsia" w:hint="eastAsia"/>
                <w:sz w:val="18"/>
                <w:szCs w:val="18"/>
              </w:rPr>
              <w:t>支付宝</w:t>
            </w:r>
            <w:r>
              <w:rPr>
                <w:rFonts w:asciiTheme="minorEastAsia" w:hAnsiTheme="minorEastAsia"/>
                <w:sz w:val="18"/>
                <w:szCs w:val="18"/>
              </w:rPr>
              <w:t>或微信端的订单号，可用于打印小票给客户核对</w:t>
            </w:r>
          </w:p>
        </w:tc>
        <w:tc>
          <w:tcPr>
            <w:tcW w:w="549" w:type="pct"/>
          </w:tcPr>
          <w:p w14:paraId="3DD9F328" w14:textId="6F50A329" w:rsidR="00783252" w:rsidRDefault="00783252" w:rsidP="00783252">
            <w:pPr>
              <w:rPr>
                <w:rFonts w:asciiTheme="minorEastAsia" w:hAnsiTheme="minorEastAsia"/>
                <w:sz w:val="18"/>
                <w:szCs w:val="18"/>
              </w:rPr>
            </w:pPr>
            <w:r>
              <w:rPr>
                <w:rFonts w:asciiTheme="minorEastAsia" w:hAnsiTheme="minorEastAsia"/>
                <w:sz w:val="18"/>
                <w:szCs w:val="18"/>
              </w:rPr>
              <w:t>String</w:t>
            </w:r>
          </w:p>
        </w:tc>
        <w:tc>
          <w:tcPr>
            <w:tcW w:w="285" w:type="pct"/>
          </w:tcPr>
          <w:p w14:paraId="6D522CA1" w14:textId="03905069" w:rsidR="00783252" w:rsidRDefault="00783252" w:rsidP="00783252">
            <w:pPr>
              <w:rPr>
                <w:rFonts w:asciiTheme="minorEastAsia" w:hAnsiTheme="minorEastAsia"/>
                <w:sz w:val="18"/>
                <w:szCs w:val="18"/>
              </w:rPr>
            </w:pPr>
            <w:r>
              <w:rPr>
                <w:rFonts w:asciiTheme="minorEastAsia" w:hAnsiTheme="minorEastAsia" w:hint="eastAsia"/>
                <w:sz w:val="18"/>
                <w:szCs w:val="18"/>
              </w:rPr>
              <w:t>64</w:t>
            </w:r>
          </w:p>
        </w:tc>
        <w:tc>
          <w:tcPr>
            <w:tcW w:w="251" w:type="pct"/>
          </w:tcPr>
          <w:p w14:paraId="04871A4C" w14:textId="52699101" w:rsidR="00783252" w:rsidRDefault="00783252" w:rsidP="00783252">
            <w:pPr>
              <w:rPr>
                <w:rFonts w:asciiTheme="minorEastAsia" w:hAnsiTheme="minorEastAsia"/>
                <w:sz w:val="18"/>
                <w:szCs w:val="18"/>
              </w:rPr>
            </w:pPr>
            <w:r>
              <w:rPr>
                <w:rFonts w:asciiTheme="minorEastAsia" w:hAnsiTheme="minorEastAsia" w:hint="eastAsia"/>
                <w:sz w:val="18"/>
                <w:szCs w:val="18"/>
              </w:rPr>
              <w:t>C</w:t>
            </w:r>
          </w:p>
        </w:tc>
        <w:tc>
          <w:tcPr>
            <w:tcW w:w="814" w:type="pct"/>
          </w:tcPr>
          <w:p w14:paraId="4E08882F" w14:textId="77777777" w:rsidR="00783252" w:rsidRDefault="00783252" w:rsidP="00783252">
            <w:pPr>
              <w:rPr>
                <w:rFonts w:asciiTheme="minorEastAsia" w:hAnsiTheme="minorEastAsia"/>
                <w:sz w:val="18"/>
                <w:szCs w:val="18"/>
              </w:rPr>
            </w:pPr>
          </w:p>
        </w:tc>
      </w:tr>
    </w:tbl>
    <w:p w14:paraId="1950F66A" w14:textId="77777777" w:rsidR="00797FC8" w:rsidRDefault="00797FC8" w:rsidP="00A43EF8"/>
    <w:p w14:paraId="2EED00B9" w14:textId="77777777" w:rsidR="00797FC8" w:rsidRDefault="00797FC8" w:rsidP="00797FC8">
      <w:pPr>
        <w:pStyle w:val="4"/>
        <w:numPr>
          <w:ilvl w:val="0"/>
          <w:numId w:val="0"/>
        </w:numPr>
        <w:ind w:left="864" w:hanging="864"/>
      </w:pPr>
      <w:r>
        <w:rPr>
          <w:rFonts w:hint="eastAsia"/>
        </w:rPr>
        <w:t>报文返回码</w:t>
      </w:r>
    </w:p>
    <w:tbl>
      <w:tblPr>
        <w:tblStyle w:val="a9"/>
        <w:tblW w:w="0" w:type="auto"/>
        <w:tblLayout w:type="fixed"/>
        <w:tblLook w:val="04A0" w:firstRow="1" w:lastRow="0" w:firstColumn="1" w:lastColumn="0" w:noHBand="0" w:noVBand="1"/>
      </w:tblPr>
      <w:tblGrid>
        <w:gridCol w:w="3510"/>
        <w:gridCol w:w="5012"/>
      </w:tblGrid>
      <w:tr w:rsidR="00797FC8" w14:paraId="42E6AFA2" w14:textId="77777777" w:rsidTr="00A43EF8">
        <w:tc>
          <w:tcPr>
            <w:tcW w:w="3510" w:type="dxa"/>
          </w:tcPr>
          <w:p w14:paraId="0AD09A9E" w14:textId="7689BFA6" w:rsidR="00797FC8" w:rsidRDefault="00797FC8" w:rsidP="00797FC8">
            <w:r>
              <w:rPr>
                <w:rFonts w:hint="eastAsia"/>
              </w:rPr>
              <w:t>返回</w:t>
            </w:r>
            <w:r>
              <w:t>码</w:t>
            </w:r>
          </w:p>
        </w:tc>
        <w:tc>
          <w:tcPr>
            <w:tcW w:w="5012" w:type="dxa"/>
          </w:tcPr>
          <w:p w14:paraId="7FC8515F" w14:textId="5A8C3826" w:rsidR="00797FC8" w:rsidRDefault="00797FC8" w:rsidP="00797FC8">
            <w:r>
              <w:rPr>
                <w:rFonts w:hint="eastAsia"/>
              </w:rPr>
              <w:t>中文</w:t>
            </w:r>
            <w:r>
              <w:t>描述</w:t>
            </w:r>
          </w:p>
        </w:tc>
      </w:tr>
      <w:tr w:rsidR="00797FC8" w14:paraId="303417FA" w14:textId="77777777" w:rsidTr="00A43EF8">
        <w:tc>
          <w:tcPr>
            <w:tcW w:w="3510" w:type="dxa"/>
            <w:vAlign w:val="center"/>
          </w:tcPr>
          <w:p w14:paraId="26ECB916" w14:textId="61912B7E" w:rsidR="00797FC8" w:rsidRDefault="00797FC8" w:rsidP="00797FC8">
            <w:r>
              <w:rPr>
                <w:rFonts w:ascii="Tahoma" w:hAnsi="Tahoma" w:cs="Tahoma"/>
                <w:color w:val="404040"/>
                <w:sz w:val="22"/>
                <w:szCs w:val="22"/>
              </w:rPr>
              <w:t>MT_ILLEGAL_PARAMETER</w:t>
            </w:r>
          </w:p>
        </w:tc>
        <w:tc>
          <w:tcPr>
            <w:tcW w:w="5012" w:type="dxa"/>
            <w:vAlign w:val="center"/>
          </w:tcPr>
          <w:p w14:paraId="628555A9" w14:textId="4F8BC58D" w:rsidR="00797FC8" w:rsidRDefault="00797FC8" w:rsidP="00797FC8">
            <w:r>
              <w:rPr>
                <w:rFonts w:ascii="Tahoma" w:hAnsi="Tahoma" w:cs="Tahoma"/>
                <w:color w:val="404040"/>
                <w:sz w:val="22"/>
                <w:szCs w:val="22"/>
              </w:rPr>
              <w:t>请求参数错误。</w:t>
            </w:r>
          </w:p>
        </w:tc>
      </w:tr>
      <w:tr w:rsidR="00797FC8" w14:paraId="2A851D22" w14:textId="77777777" w:rsidTr="00A43EF8">
        <w:tc>
          <w:tcPr>
            <w:tcW w:w="3510" w:type="dxa"/>
            <w:vAlign w:val="center"/>
          </w:tcPr>
          <w:p w14:paraId="598894A8" w14:textId="088E860E" w:rsidR="00797FC8" w:rsidRDefault="00797FC8" w:rsidP="00797FC8">
            <w:r>
              <w:rPr>
                <w:rFonts w:ascii="Tahoma" w:hAnsi="Tahoma" w:cs="Tahoma"/>
                <w:color w:val="404040"/>
                <w:sz w:val="22"/>
                <w:szCs w:val="22"/>
              </w:rPr>
              <w:t>MT_SYSTEM_CONFIG_ERROR</w:t>
            </w:r>
          </w:p>
        </w:tc>
        <w:tc>
          <w:tcPr>
            <w:tcW w:w="5012" w:type="dxa"/>
            <w:vAlign w:val="center"/>
          </w:tcPr>
          <w:p w14:paraId="67BBCBC4" w14:textId="5EB97F35" w:rsidR="00797FC8" w:rsidRDefault="00797FC8" w:rsidP="00797FC8">
            <w:r>
              <w:rPr>
                <w:rFonts w:ascii="Tahoma" w:hAnsi="Tahoma" w:cs="Tahoma"/>
                <w:color w:val="404040"/>
                <w:sz w:val="22"/>
                <w:szCs w:val="22"/>
              </w:rPr>
              <w:t>系统配置错误，交易失败</w:t>
            </w:r>
          </w:p>
        </w:tc>
      </w:tr>
      <w:tr w:rsidR="00797FC8" w14:paraId="622EC02F" w14:textId="77777777" w:rsidTr="00A43EF8">
        <w:tc>
          <w:tcPr>
            <w:tcW w:w="3510" w:type="dxa"/>
            <w:vAlign w:val="center"/>
          </w:tcPr>
          <w:p w14:paraId="4FBB6FA7" w14:textId="0D51EFF8" w:rsidR="00797FC8" w:rsidRDefault="00797FC8" w:rsidP="00797FC8">
            <w:r>
              <w:rPr>
                <w:rFonts w:ascii="Tahoma" w:hAnsi="Tahoma" w:cs="Tahoma"/>
                <w:color w:val="404040"/>
                <w:sz w:val="22"/>
                <w:szCs w:val="22"/>
              </w:rPr>
              <w:t>MT_TRADE_INFO_IS_TAMPER</w:t>
            </w:r>
          </w:p>
        </w:tc>
        <w:tc>
          <w:tcPr>
            <w:tcW w:w="5012" w:type="dxa"/>
            <w:vAlign w:val="center"/>
          </w:tcPr>
          <w:p w14:paraId="64B72C63" w14:textId="1B6FBD29" w:rsidR="00797FC8" w:rsidRDefault="00797FC8" w:rsidP="00797FC8">
            <w:r>
              <w:rPr>
                <w:rFonts w:ascii="Tahoma" w:hAnsi="Tahoma" w:cs="Tahoma"/>
                <w:color w:val="404040"/>
                <w:sz w:val="22"/>
                <w:szCs w:val="22"/>
              </w:rPr>
              <w:t>交易信息被篡改</w:t>
            </w:r>
          </w:p>
        </w:tc>
      </w:tr>
      <w:tr w:rsidR="00797FC8" w14:paraId="7B2EBDC6" w14:textId="77777777" w:rsidTr="00A43EF8">
        <w:tc>
          <w:tcPr>
            <w:tcW w:w="3510" w:type="dxa"/>
            <w:vAlign w:val="center"/>
          </w:tcPr>
          <w:p w14:paraId="368FAC55" w14:textId="28B88CFC" w:rsidR="00797FC8" w:rsidRDefault="00797FC8" w:rsidP="00797FC8">
            <w:r>
              <w:rPr>
                <w:rFonts w:ascii="Tahoma" w:hAnsi="Tahoma" w:cs="Tahoma"/>
                <w:color w:val="404040"/>
                <w:sz w:val="22"/>
                <w:szCs w:val="22"/>
              </w:rPr>
              <w:t>MT_DISCORDANT_REPEAT_REQUEST</w:t>
            </w:r>
          </w:p>
        </w:tc>
        <w:tc>
          <w:tcPr>
            <w:tcW w:w="5012" w:type="dxa"/>
            <w:vAlign w:val="center"/>
          </w:tcPr>
          <w:p w14:paraId="40D309E0" w14:textId="6957CBF2" w:rsidR="00797FC8" w:rsidRDefault="00797FC8" w:rsidP="00797FC8">
            <w:r>
              <w:rPr>
                <w:rFonts w:ascii="Tahoma" w:hAnsi="Tahoma" w:cs="Tahoma"/>
                <w:color w:val="404040"/>
                <w:sz w:val="22"/>
                <w:szCs w:val="22"/>
              </w:rPr>
              <w:t>重复请求参数不一致</w:t>
            </w:r>
            <w:r>
              <w:rPr>
                <w:rFonts w:ascii="Tahoma" w:hAnsi="Tahoma" w:cs="Tahoma" w:hint="eastAsia"/>
                <w:color w:val="404040"/>
                <w:sz w:val="22"/>
                <w:szCs w:val="22"/>
              </w:rPr>
              <w:t>，</w:t>
            </w:r>
            <w:r>
              <w:rPr>
                <w:rFonts w:ascii="Tahoma" w:hAnsi="Tahoma" w:cs="Tahoma"/>
                <w:color w:val="404040"/>
                <w:sz w:val="22"/>
                <w:szCs w:val="22"/>
              </w:rPr>
              <w:t>请查询支付单确认结果</w:t>
            </w:r>
          </w:p>
        </w:tc>
      </w:tr>
      <w:tr w:rsidR="00797FC8" w14:paraId="5E0E393F" w14:textId="77777777" w:rsidTr="00A43EF8">
        <w:tc>
          <w:tcPr>
            <w:tcW w:w="3510" w:type="dxa"/>
            <w:vAlign w:val="center"/>
          </w:tcPr>
          <w:p w14:paraId="4B33483E" w14:textId="2BB86085" w:rsidR="00797FC8" w:rsidRDefault="00797FC8" w:rsidP="00797FC8">
            <w:r>
              <w:rPr>
                <w:rFonts w:ascii="Tahoma" w:hAnsi="Tahoma" w:cs="Tahoma"/>
                <w:color w:val="404040"/>
                <w:sz w:val="22"/>
                <w:szCs w:val="22"/>
              </w:rPr>
              <w:t>MT_FORBIDDEN_TRADE_TIME</w:t>
            </w:r>
          </w:p>
        </w:tc>
        <w:tc>
          <w:tcPr>
            <w:tcW w:w="5012" w:type="dxa"/>
            <w:vAlign w:val="center"/>
          </w:tcPr>
          <w:p w14:paraId="09676159" w14:textId="5B5B89E2" w:rsidR="00797FC8" w:rsidRDefault="00797FC8" w:rsidP="00797FC8">
            <w:r>
              <w:rPr>
                <w:rFonts w:ascii="Tahoma" w:hAnsi="Tahoma" w:cs="Tahoma"/>
                <w:color w:val="404040"/>
                <w:sz w:val="22"/>
                <w:szCs w:val="22"/>
              </w:rPr>
              <w:t>当前时段禁止此交易</w:t>
            </w:r>
          </w:p>
        </w:tc>
      </w:tr>
      <w:tr w:rsidR="00797FC8" w14:paraId="0F6EA0F2" w14:textId="77777777" w:rsidTr="00A43EF8">
        <w:tc>
          <w:tcPr>
            <w:tcW w:w="3510" w:type="dxa"/>
            <w:vAlign w:val="center"/>
          </w:tcPr>
          <w:p w14:paraId="62B6FC47" w14:textId="61C58C73" w:rsidR="00797FC8" w:rsidRDefault="00797FC8" w:rsidP="00797FC8">
            <w:r>
              <w:rPr>
                <w:rFonts w:ascii="Tahoma" w:hAnsi="Tahoma" w:cs="Tahoma"/>
                <w:color w:val="404040"/>
                <w:sz w:val="22"/>
                <w:szCs w:val="22"/>
              </w:rPr>
              <w:t>MT_PAY_ORDER_NOT_EXISTS</w:t>
            </w:r>
          </w:p>
        </w:tc>
        <w:tc>
          <w:tcPr>
            <w:tcW w:w="5012" w:type="dxa"/>
            <w:vAlign w:val="center"/>
          </w:tcPr>
          <w:p w14:paraId="20F91A32" w14:textId="72AA0073" w:rsidR="00797FC8" w:rsidRDefault="00797FC8" w:rsidP="00797FC8">
            <w:r>
              <w:rPr>
                <w:rFonts w:ascii="Tahoma" w:hAnsi="Tahoma" w:cs="Tahoma"/>
                <w:color w:val="404040"/>
                <w:sz w:val="22"/>
                <w:szCs w:val="22"/>
              </w:rPr>
              <w:t>支付单不存在，请确认支付单号重新发起调用。</w:t>
            </w:r>
          </w:p>
        </w:tc>
      </w:tr>
      <w:tr w:rsidR="00797FC8" w14:paraId="2C9F4681" w14:textId="77777777" w:rsidTr="00A43EF8">
        <w:tc>
          <w:tcPr>
            <w:tcW w:w="3510" w:type="dxa"/>
            <w:vAlign w:val="center"/>
          </w:tcPr>
          <w:p w14:paraId="222120E8" w14:textId="7EE03276" w:rsidR="00797FC8" w:rsidRDefault="00797FC8" w:rsidP="00797FC8">
            <w:r>
              <w:rPr>
                <w:rFonts w:ascii="Tahoma" w:hAnsi="Tahoma" w:cs="Tahoma"/>
                <w:color w:val="404040"/>
                <w:sz w:val="22"/>
                <w:szCs w:val="22"/>
              </w:rPr>
              <w:t>MT_ISV_AR_INVALID</w:t>
            </w:r>
          </w:p>
        </w:tc>
        <w:tc>
          <w:tcPr>
            <w:tcW w:w="5012" w:type="dxa"/>
            <w:vAlign w:val="center"/>
          </w:tcPr>
          <w:p w14:paraId="6BF83893" w14:textId="79FCCE47" w:rsidR="00797FC8" w:rsidRDefault="00797FC8" w:rsidP="00797FC8">
            <w:r>
              <w:rPr>
                <w:rFonts w:ascii="Tahoma" w:hAnsi="Tahoma" w:cs="Tahoma"/>
                <w:color w:val="404040"/>
                <w:sz w:val="22"/>
                <w:szCs w:val="22"/>
              </w:rPr>
              <w:t>ISV</w:t>
            </w:r>
            <w:r>
              <w:rPr>
                <w:rFonts w:ascii="Tahoma" w:hAnsi="Tahoma" w:cs="Tahoma"/>
                <w:color w:val="404040"/>
                <w:sz w:val="22"/>
                <w:szCs w:val="22"/>
              </w:rPr>
              <w:t>合约状态非法</w:t>
            </w:r>
          </w:p>
        </w:tc>
      </w:tr>
      <w:tr w:rsidR="00797FC8" w14:paraId="77DF3DD9" w14:textId="77777777" w:rsidTr="00A43EF8">
        <w:tc>
          <w:tcPr>
            <w:tcW w:w="3510" w:type="dxa"/>
            <w:vAlign w:val="center"/>
          </w:tcPr>
          <w:p w14:paraId="75609A4D" w14:textId="72826BE8" w:rsidR="00797FC8" w:rsidRDefault="00797FC8" w:rsidP="00797FC8">
            <w:r>
              <w:rPr>
                <w:rFonts w:ascii="Tahoma" w:hAnsi="Tahoma" w:cs="Tahoma"/>
                <w:color w:val="404040"/>
                <w:sz w:val="22"/>
                <w:szCs w:val="22"/>
              </w:rPr>
              <w:t>MT_ORDER_INFO_CONTAINED_FORBIDDEN_WORDS</w:t>
            </w:r>
          </w:p>
        </w:tc>
        <w:tc>
          <w:tcPr>
            <w:tcW w:w="5012" w:type="dxa"/>
            <w:vAlign w:val="center"/>
          </w:tcPr>
          <w:p w14:paraId="160C7B34" w14:textId="107295B3" w:rsidR="00797FC8" w:rsidRDefault="00797FC8" w:rsidP="00797FC8">
            <w:r>
              <w:rPr>
                <w:rFonts w:ascii="Tahoma" w:hAnsi="Tahoma" w:cs="Tahoma"/>
                <w:color w:val="404040"/>
                <w:sz w:val="22"/>
                <w:szCs w:val="22"/>
              </w:rPr>
              <w:t>订单信息中包含违禁词</w:t>
            </w:r>
          </w:p>
        </w:tc>
      </w:tr>
      <w:tr w:rsidR="00797FC8" w14:paraId="2B0F3ACA" w14:textId="77777777" w:rsidTr="00A43EF8">
        <w:tc>
          <w:tcPr>
            <w:tcW w:w="3510" w:type="dxa"/>
            <w:vAlign w:val="center"/>
          </w:tcPr>
          <w:p w14:paraId="4A54A45E" w14:textId="16E5B598" w:rsidR="00797FC8" w:rsidRDefault="00797FC8" w:rsidP="00797FC8">
            <w:r>
              <w:rPr>
                <w:rFonts w:ascii="Tahoma" w:hAnsi="Tahoma" w:cs="Tahoma"/>
                <w:color w:val="404040"/>
                <w:sz w:val="22"/>
                <w:szCs w:val="22"/>
              </w:rPr>
              <w:t>MT_PAY_REQUEST_IN_PROCESS</w:t>
            </w:r>
          </w:p>
        </w:tc>
        <w:tc>
          <w:tcPr>
            <w:tcW w:w="5012" w:type="dxa"/>
            <w:vAlign w:val="center"/>
          </w:tcPr>
          <w:p w14:paraId="2C3291C7" w14:textId="0574393A" w:rsidR="00797FC8" w:rsidRDefault="00797FC8" w:rsidP="00797FC8">
            <w:r>
              <w:rPr>
                <w:rFonts w:ascii="Tahoma" w:hAnsi="Tahoma" w:cs="Tahoma"/>
                <w:color w:val="404040"/>
                <w:sz w:val="22"/>
                <w:szCs w:val="22"/>
              </w:rPr>
              <w:t>支付单处理中，请稍后使用原参数再次发起调用</w:t>
            </w:r>
            <w:r>
              <w:rPr>
                <w:rFonts w:ascii="Tahoma" w:hAnsi="Tahoma" w:cs="Tahoma"/>
                <w:color w:val="404040"/>
                <w:sz w:val="22"/>
                <w:szCs w:val="22"/>
              </w:rPr>
              <w:t>,</w:t>
            </w:r>
            <w:r>
              <w:rPr>
                <w:rFonts w:ascii="Tahoma" w:hAnsi="Tahoma" w:cs="Tahoma"/>
                <w:color w:val="404040"/>
                <w:sz w:val="22"/>
                <w:szCs w:val="22"/>
              </w:rPr>
              <w:t>或查询交易订单状态</w:t>
            </w:r>
          </w:p>
        </w:tc>
      </w:tr>
      <w:tr w:rsidR="00797FC8" w14:paraId="0267A726" w14:textId="77777777" w:rsidTr="00A43EF8">
        <w:tc>
          <w:tcPr>
            <w:tcW w:w="3510" w:type="dxa"/>
            <w:vAlign w:val="center"/>
          </w:tcPr>
          <w:p w14:paraId="024F1368" w14:textId="56C4119A" w:rsidR="00797FC8" w:rsidRDefault="00797FC8" w:rsidP="00797FC8">
            <w:r>
              <w:rPr>
                <w:rFonts w:ascii="Tahoma" w:hAnsi="Tahoma" w:cs="Tahoma"/>
                <w:color w:val="404040"/>
                <w:sz w:val="22"/>
                <w:szCs w:val="22"/>
              </w:rPr>
              <w:t>MT_MERCH_AR_INVALID</w:t>
            </w:r>
          </w:p>
        </w:tc>
        <w:tc>
          <w:tcPr>
            <w:tcW w:w="5012" w:type="dxa"/>
            <w:vAlign w:val="center"/>
          </w:tcPr>
          <w:p w14:paraId="2EA81CDA" w14:textId="3AE42F3E" w:rsidR="00797FC8" w:rsidRDefault="00797FC8" w:rsidP="00797FC8">
            <w:r>
              <w:rPr>
                <w:rFonts w:ascii="Tahoma" w:hAnsi="Tahoma" w:cs="Tahoma"/>
                <w:color w:val="404040"/>
                <w:sz w:val="22"/>
                <w:szCs w:val="22"/>
              </w:rPr>
              <w:t>商户合约状态非法</w:t>
            </w:r>
          </w:p>
        </w:tc>
      </w:tr>
      <w:tr w:rsidR="00797FC8" w14:paraId="46057173" w14:textId="77777777" w:rsidTr="00A43EF8">
        <w:tc>
          <w:tcPr>
            <w:tcW w:w="3510" w:type="dxa"/>
            <w:vAlign w:val="center"/>
          </w:tcPr>
          <w:p w14:paraId="5D842004" w14:textId="5EF51F62" w:rsidR="00797FC8" w:rsidRDefault="00797FC8" w:rsidP="00797FC8">
            <w:r>
              <w:rPr>
                <w:rFonts w:ascii="Tahoma" w:hAnsi="Tahoma" w:cs="Tahoma"/>
                <w:color w:val="404040"/>
                <w:sz w:val="22"/>
                <w:szCs w:val="22"/>
              </w:rPr>
              <w:t>MT_ISV_ROLE_INVALID</w:t>
            </w:r>
          </w:p>
        </w:tc>
        <w:tc>
          <w:tcPr>
            <w:tcW w:w="5012" w:type="dxa"/>
            <w:vAlign w:val="center"/>
          </w:tcPr>
          <w:p w14:paraId="30CD10AC" w14:textId="7CC1E5D6" w:rsidR="00797FC8" w:rsidRDefault="00797FC8" w:rsidP="00797FC8">
            <w:r>
              <w:rPr>
                <w:rFonts w:ascii="Tahoma" w:hAnsi="Tahoma" w:cs="Tahoma"/>
                <w:color w:val="404040"/>
                <w:sz w:val="22"/>
                <w:szCs w:val="22"/>
              </w:rPr>
              <w:t>ISV</w:t>
            </w:r>
            <w:r>
              <w:rPr>
                <w:rFonts w:ascii="Tahoma" w:hAnsi="Tahoma" w:cs="Tahoma"/>
                <w:color w:val="404040"/>
                <w:sz w:val="22"/>
                <w:szCs w:val="22"/>
              </w:rPr>
              <w:t>角色状态非法</w:t>
            </w:r>
          </w:p>
        </w:tc>
      </w:tr>
      <w:tr w:rsidR="00797FC8" w14:paraId="1DEAF844" w14:textId="77777777" w:rsidTr="00A43EF8">
        <w:tc>
          <w:tcPr>
            <w:tcW w:w="3510" w:type="dxa"/>
            <w:vAlign w:val="center"/>
          </w:tcPr>
          <w:p w14:paraId="59DE0FE2" w14:textId="359B50E2" w:rsidR="00797FC8" w:rsidRDefault="00797FC8" w:rsidP="00797FC8">
            <w:r>
              <w:rPr>
                <w:rFonts w:ascii="Tahoma" w:hAnsi="Tahoma" w:cs="Tahoma"/>
                <w:color w:val="404040"/>
                <w:sz w:val="22"/>
                <w:szCs w:val="22"/>
              </w:rPr>
              <w:t>MT_SYSTEMERROR</w:t>
            </w:r>
          </w:p>
        </w:tc>
        <w:tc>
          <w:tcPr>
            <w:tcW w:w="5012" w:type="dxa"/>
            <w:vAlign w:val="center"/>
          </w:tcPr>
          <w:p w14:paraId="37143967" w14:textId="227AB79C" w:rsidR="00797FC8" w:rsidRDefault="00797FC8" w:rsidP="00797FC8">
            <w:r>
              <w:rPr>
                <w:rFonts w:ascii="Tahoma" w:hAnsi="Tahoma" w:cs="Tahoma"/>
                <w:color w:val="404040"/>
                <w:sz w:val="22"/>
                <w:szCs w:val="22"/>
              </w:rPr>
              <w:t>系统未知异常，请使用原参数再次发起调用</w:t>
            </w:r>
          </w:p>
        </w:tc>
      </w:tr>
      <w:tr w:rsidR="00797FC8" w14:paraId="22F4B2AC" w14:textId="77777777" w:rsidTr="00A43EF8">
        <w:tc>
          <w:tcPr>
            <w:tcW w:w="3510" w:type="dxa"/>
            <w:vAlign w:val="center"/>
          </w:tcPr>
          <w:p w14:paraId="5A4305FE" w14:textId="58E2966A" w:rsidR="00797FC8" w:rsidRDefault="00797FC8" w:rsidP="00797FC8">
            <w:r>
              <w:rPr>
                <w:rFonts w:ascii="Tahoma" w:hAnsi="Tahoma" w:cs="Tahoma"/>
                <w:color w:val="404040"/>
                <w:sz w:val="22"/>
                <w:szCs w:val="22"/>
              </w:rPr>
              <w:t>MT_MERCH_ID_NOT_EXIST</w:t>
            </w:r>
          </w:p>
        </w:tc>
        <w:tc>
          <w:tcPr>
            <w:tcW w:w="5012" w:type="dxa"/>
            <w:vAlign w:val="center"/>
          </w:tcPr>
          <w:p w14:paraId="5849D171" w14:textId="07B149F0" w:rsidR="00797FC8" w:rsidRDefault="00797FC8" w:rsidP="00797FC8">
            <w:r>
              <w:rPr>
                <w:rFonts w:ascii="Tahoma" w:hAnsi="Tahoma" w:cs="Tahoma"/>
                <w:color w:val="404040"/>
                <w:sz w:val="22"/>
                <w:szCs w:val="22"/>
              </w:rPr>
              <w:t>商户号不存在或不属于此</w:t>
            </w:r>
            <w:r>
              <w:rPr>
                <w:rFonts w:ascii="Tahoma" w:hAnsi="Tahoma" w:cs="Tahoma"/>
                <w:color w:val="404040"/>
                <w:sz w:val="22"/>
                <w:szCs w:val="22"/>
              </w:rPr>
              <w:t>ISV</w:t>
            </w:r>
          </w:p>
        </w:tc>
      </w:tr>
      <w:tr w:rsidR="00797FC8" w14:paraId="40297056" w14:textId="77777777" w:rsidTr="00A43EF8">
        <w:tc>
          <w:tcPr>
            <w:tcW w:w="3510" w:type="dxa"/>
            <w:vAlign w:val="center"/>
          </w:tcPr>
          <w:p w14:paraId="20772310" w14:textId="376E1F1B" w:rsidR="00797FC8" w:rsidRDefault="00797FC8" w:rsidP="00797FC8">
            <w:r>
              <w:rPr>
                <w:rFonts w:ascii="Tahoma" w:hAnsi="Tahoma" w:cs="Tahoma"/>
                <w:color w:val="404040"/>
                <w:sz w:val="22"/>
                <w:szCs w:val="22"/>
              </w:rPr>
              <w:t>MT_MERCH_ROLE_INVALID</w:t>
            </w:r>
          </w:p>
        </w:tc>
        <w:tc>
          <w:tcPr>
            <w:tcW w:w="5012" w:type="dxa"/>
            <w:vAlign w:val="center"/>
          </w:tcPr>
          <w:p w14:paraId="1588E798" w14:textId="16AC1B03" w:rsidR="00797FC8" w:rsidRDefault="00797FC8" w:rsidP="00797FC8">
            <w:r>
              <w:rPr>
                <w:rFonts w:ascii="Tahoma" w:hAnsi="Tahoma" w:cs="Tahoma"/>
                <w:color w:val="404040"/>
                <w:sz w:val="22"/>
                <w:szCs w:val="22"/>
              </w:rPr>
              <w:t>商户角色状态非法</w:t>
            </w:r>
          </w:p>
        </w:tc>
      </w:tr>
      <w:tr w:rsidR="00797FC8" w14:paraId="6C79C4DE" w14:textId="77777777" w:rsidTr="00A43EF8">
        <w:tc>
          <w:tcPr>
            <w:tcW w:w="3510" w:type="dxa"/>
            <w:vAlign w:val="center"/>
          </w:tcPr>
          <w:p w14:paraId="10C75CFA" w14:textId="63951183" w:rsidR="00797FC8" w:rsidRDefault="00797FC8" w:rsidP="00797FC8">
            <w:r>
              <w:rPr>
                <w:rFonts w:ascii="Tahoma" w:hAnsi="Tahoma" w:cs="Tahoma"/>
                <w:color w:val="404040"/>
                <w:sz w:val="22"/>
                <w:szCs w:val="22"/>
              </w:rPr>
              <w:t>MT_ACCESS_LIMITED</w:t>
            </w:r>
          </w:p>
        </w:tc>
        <w:tc>
          <w:tcPr>
            <w:tcW w:w="5012" w:type="dxa"/>
            <w:vAlign w:val="center"/>
          </w:tcPr>
          <w:p w14:paraId="4B468C1B" w14:textId="68CDBD1B" w:rsidR="00797FC8" w:rsidRDefault="00797FC8" w:rsidP="00797FC8">
            <w:r>
              <w:rPr>
                <w:rFonts w:ascii="Tahoma" w:hAnsi="Tahoma" w:cs="Tahoma"/>
                <w:color w:val="404040"/>
                <w:sz w:val="22"/>
                <w:szCs w:val="22"/>
              </w:rPr>
              <w:t>请求被限流或被限制访问</w:t>
            </w:r>
          </w:p>
        </w:tc>
      </w:tr>
      <w:tr w:rsidR="00797FC8" w14:paraId="057E0C70" w14:textId="77777777" w:rsidTr="00A43EF8">
        <w:tc>
          <w:tcPr>
            <w:tcW w:w="3510" w:type="dxa"/>
            <w:vAlign w:val="center"/>
          </w:tcPr>
          <w:p w14:paraId="1682696B" w14:textId="37DCB1F1" w:rsidR="00797FC8" w:rsidRDefault="00797FC8" w:rsidP="00797FC8">
            <w:r>
              <w:rPr>
                <w:rFonts w:ascii="Tahoma" w:hAnsi="Tahoma" w:cs="Tahoma"/>
                <w:color w:val="404040"/>
                <w:sz w:val="22"/>
                <w:szCs w:val="22"/>
              </w:rPr>
              <w:t>MT_PAY_ORDER_STATUS_ERROR</w:t>
            </w:r>
          </w:p>
        </w:tc>
        <w:tc>
          <w:tcPr>
            <w:tcW w:w="5012" w:type="dxa"/>
            <w:vAlign w:val="center"/>
          </w:tcPr>
          <w:p w14:paraId="2412EF96" w14:textId="491AEAEF" w:rsidR="00797FC8" w:rsidRDefault="000E63D0" w:rsidP="000E63D0">
            <w:r>
              <w:rPr>
                <w:rFonts w:ascii="Tahoma" w:hAnsi="Tahoma" w:cs="Tahoma"/>
                <w:color w:val="404040"/>
                <w:sz w:val="22"/>
                <w:szCs w:val="22"/>
              </w:rPr>
              <w:t>支付单当前状态</w:t>
            </w:r>
            <w:r w:rsidR="00797FC8">
              <w:rPr>
                <w:rFonts w:ascii="Tahoma" w:hAnsi="Tahoma" w:cs="Tahoma"/>
                <w:color w:val="404040"/>
                <w:sz w:val="22"/>
                <w:szCs w:val="22"/>
              </w:rPr>
              <w:t>不允许此交易</w:t>
            </w:r>
          </w:p>
        </w:tc>
      </w:tr>
      <w:tr w:rsidR="00797FC8" w14:paraId="4768EF78" w14:textId="77777777" w:rsidTr="00A43EF8">
        <w:tc>
          <w:tcPr>
            <w:tcW w:w="3510" w:type="dxa"/>
            <w:vAlign w:val="center"/>
          </w:tcPr>
          <w:p w14:paraId="4FAFC7FA" w14:textId="16B7EDB7" w:rsidR="00797FC8" w:rsidRDefault="00797FC8" w:rsidP="00797FC8">
            <w:r>
              <w:rPr>
                <w:rFonts w:ascii="Tahoma" w:hAnsi="Tahoma" w:cs="Tahoma"/>
                <w:color w:val="404040"/>
                <w:sz w:val="22"/>
                <w:szCs w:val="22"/>
              </w:rPr>
              <w:t>MT_NOT_AUTH</w:t>
            </w:r>
          </w:p>
        </w:tc>
        <w:tc>
          <w:tcPr>
            <w:tcW w:w="5012" w:type="dxa"/>
            <w:vAlign w:val="center"/>
          </w:tcPr>
          <w:p w14:paraId="2597B0DE" w14:textId="6126871F" w:rsidR="00797FC8" w:rsidRDefault="00797FC8" w:rsidP="00797FC8">
            <w:r>
              <w:rPr>
                <w:rFonts w:ascii="Tahoma" w:hAnsi="Tahoma" w:cs="Tahoma"/>
                <w:color w:val="404040"/>
                <w:sz w:val="22"/>
                <w:szCs w:val="22"/>
              </w:rPr>
              <w:t>当前商户或</w:t>
            </w:r>
            <w:r>
              <w:rPr>
                <w:rFonts w:ascii="Tahoma" w:hAnsi="Tahoma" w:cs="Tahoma"/>
                <w:color w:val="404040"/>
                <w:sz w:val="22"/>
                <w:szCs w:val="22"/>
              </w:rPr>
              <w:t>ISV</w:t>
            </w:r>
            <w:r>
              <w:rPr>
                <w:rFonts w:ascii="Tahoma" w:hAnsi="Tahoma" w:cs="Tahoma"/>
                <w:color w:val="404040"/>
                <w:sz w:val="22"/>
                <w:szCs w:val="22"/>
              </w:rPr>
              <w:t>没有权限进行此交易</w:t>
            </w:r>
          </w:p>
        </w:tc>
      </w:tr>
      <w:tr w:rsidR="00797FC8" w14:paraId="46297819" w14:textId="77777777" w:rsidTr="00A43EF8">
        <w:tc>
          <w:tcPr>
            <w:tcW w:w="3510" w:type="dxa"/>
            <w:vAlign w:val="center"/>
          </w:tcPr>
          <w:p w14:paraId="1FB798A0" w14:textId="6275CD04" w:rsidR="00797FC8" w:rsidRDefault="00797FC8" w:rsidP="00797FC8">
            <w:r>
              <w:rPr>
                <w:rFonts w:ascii="Tahoma" w:hAnsi="Tahoma" w:cs="Tahoma"/>
                <w:color w:val="404040"/>
                <w:sz w:val="22"/>
                <w:szCs w:val="22"/>
              </w:rPr>
              <w:t>MT_ISV_ORG_ID_NOT_EXIST</w:t>
            </w:r>
          </w:p>
        </w:tc>
        <w:tc>
          <w:tcPr>
            <w:tcW w:w="5012" w:type="dxa"/>
            <w:vAlign w:val="center"/>
          </w:tcPr>
          <w:p w14:paraId="6166F748" w14:textId="5C47059E" w:rsidR="00797FC8" w:rsidRDefault="00797FC8" w:rsidP="00797FC8">
            <w:r>
              <w:rPr>
                <w:rFonts w:ascii="Tahoma" w:hAnsi="Tahoma" w:cs="Tahoma"/>
                <w:color w:val="404040"/>
                <w:sz w:val="22"/>
                <w:szCs w:val="22"/>
              </w:rPr>
              <w:t>ISV</w:t>
            </w:r>
            <w:r>
              <w:rPr>
                <w:rFonts w:ascii="Tahoma" w:hAnsi="Tahoma" w:cs="Tahoma"/>
                <w:color w:val="404040"/>
                <w:sz w:val="22"/>
                <w:szCs w:val="22"/>
              </w:rPr>
              <w:t>机构号不存在</w:t>
            </w:r>
          </w:p>
        </w:tc>
      </w:tr>
      <w:tr w:rsidR="00797FC8" w14:paraId="183D4283" w14:textId="77777777" w:rsidTr="00A43EF8">
        <w:tc>
          <w:tcPr>
            <w:tcW w:w="3510" w:type="dxa"/>
            <w:vAlign w:val="center"/>
          </w:tcPr>
          <w:p w14:paraId="3FF122FC" w14:textId="2BAF5F35" w:rsidR="00797FC8" w:rsidRDefault="00797FC8" w:rsidP="00797FC8">
            <w:r>
              <w:rPr>
                <w:rFonts w:ascii="Tahoma" w:hAnsi="Tahoma" w:cs="Tahoma"/>
                <w:color w:val="404040"/>
                <w:sz w:val="22"/>
                <w:szCs w:val="22"/>
              </w:rPr>
              <w:t>MT_MERCH_STORE_ID_IS_INVALID</w:t>
            </w:r>
          </w:p>
        </w:tc>
        <w:tc>
          <w:tcPr>
            <w:tcW w:w="5012" w:type="dxa"/>
            <w:vAlign w:val="center"/>
          </w:tcPr>
          <w:p w14:paraId="20D7F777" w14:textId="01E441CF" w:rsidR="00797FC8" w:rsidRDefault="00797FC8" w:rsidP="00797FC8">
            <w:r>
              <w:rPr>
                <w:rFonts w:ascii="Tahoma" w:hAnsi="Tahoma" w:cs="Tahoma"/>
                <w:color w:val="404040"/>
                <w:sz w:val="22"/>
                <w:szCs w:val="22"/>
              </w:rPr>
              <w:t>商户门店编号无效</w:t>
            </w:r>
          </w:p>
        </w:tc>
      </w:tr>
      <w:tr w:rsidR="00A928D2" w14:paraId="60B0F40E" w14:textId="77777777" w:rsidTr="00116F66">
        <w:tc>
          <w:tcPr>
            <w:tcW w:w="3510" w:type="dxa"/>
          </w:tcPr>
          <w:p w14:paraId="529308BA" w14:textId="1699B935" w:rsidR="00A928D2" w:rsidRDefault="00A928D2" w:rsidP="00A928D2">
            <w:pPr>
              <w:rPr>
                <w:rFonts w:ascii="Tahoma" w:hAnsi="Tahoma" w:cs="Tahoma"/>
                <w:color w:val="404040"/>
                <w:sz w:val="22"/>
              </w:rPr>
            </w:pPr>
            <w:r w:rsidRPr="00A928D2">
              <w:rPr>
                <w:rFonts w:ascii="Tahoma" w:hAnsi="Tahoma" w:cs="Tahoma"/>
                <w:color w:val="404040"/>
                <w:sz w:val="22"/>
              </w:rPr>
              <w:lastRenderedPageBreak/>
              <w:t>MT_PAY_ORDER_ACCEPT_FAILED</w:t>
            </w:r>
          </w:p>
        </w:tc>
        <w:tc>
          <w:tcPr>
            <w:tcW w:w="5012" w:type="dxa"/>
          </w:tcPr>
          <w:p w14:paraId="6DC2AE98" w14:textId="2262DAB5" w:rsidR="00A928D2" w:rsidRDefault="00A928D2" w:rsidP="00A928D2">
            <w:pPr>
              <w:rPr>
                <w:rFonts w:ascii="Tahoma" w:hAnsi="Tahoma" w:cs="Tahoma"/>
                <w:color w:val="404040"/>
                <w:sz w:val="22"/>
              </w:rPr>
            </w:pPr>
            <w:r w:rsidRPr="00A928D2">
              <w:rPr>
                <w:rFonts w:ascii="Tahoma" w:hAnsi="Tahoma" w:cs="Tahoma" w:hint="eastAsia"/>
                <w:color w:val="404040"/>
                <w:sz w:val="22"/>
              </w:rPr>
              <w:t>支付单受理失败，请换单重试。</w:t>
            </w:r>
          </w:p>
        </w:tc>
      </w:tr>
    </w:tbl>
    <w:p w14:paraId="1BB5F7B8" w14:textId="77777777" w:rsidR="00797FC8" w:rsidRDefault="00797FC8" w:rsidP="00A43EF8"/>
    <w:p w14:paraId="5541797F" w14:textId="77777777" w:rsidR="00797FC8" w:rsidRPr="00797FC8" w:rsidRDefault="00797FC8" w:rsidP="00A43EF8"/>
    <w:p w14:paraId="3D2851B3" w14:textId="77777777" w:rsidR="00D753AB" w:rsidRDefault="00D753AB" w:rsidP="00D753AB">
      <w:pPr>
        <w:pStyle w:val="3"/>
        <w:rPr>
          <w:rFonts w:ascii="宋体" w:hAnsi="宋体"/>
          <w:sz w:val="21"/>
          <w:szCs w:val="21"/>
        </w:rPr>
      </w:pPr>
      <w:r>
        <w:rPr>
          <w:rFonts w:hint="eastAsia"/>
        </w:rPr>
        <w:t>订单</w:t>
      </w:r>
      <w:r>
        <w:t>关闭</w:t>
      </w:r>
      <w:r>
        <w:rPr>
          <w:rFonts w:hint="eastAsia"/>
        </w:rPr>
        <w:t>接口</w:t>
      </w:r>
      <w:r w:rsidRPr="00F561BB">
        <w:rPr>
          <w:rFonts w:ascii="宋体" w:hAnsi="宋体"/>
          <w:sz w:val="21"/>
          <w:szCs w:val="21"/>
        </w:rPr>
        <w:t>&lt;ant.</w:t>
      </w:r>
      <w:r>
        <w:rPr>
          <w:rFonts w:ascii="宋体" w:hAnsi="宋体"/>
          <w:sz w:val="21"/>
          <w:szCs w:val="21"/>
        </w:rPr>
        <w:t>mybank</w:t>
      </w:r>
      <w:r>
        <w:rPr>
          <w:rFonts w:ascii="宋体" w:hAnsi="宋体" w:hint="eastAsia"/>
          <w:sz w:val="21"/>
          <w:szCs w:val="21"/>
        </w:rPr>
        <w:t>.</w:t>
      </w:r>
      <w:r w:rsidRPr="009A2507">
        <w:rPr>
          <w:rFonts w:ascii="宋体" w:hAnsi="宋体"/>
          <w:b w:val="0"/>
          <w:sz w:val="21"/>
          <w:szCs w:val="21"/>
        </w:rPr>
        <w:t>bkmerchanttrade</w:t>
      </w:r>
      <w:r w:rsidRPr="00F561BB">
        <w:rPr>
          <w:rFonts w:ascii="宋体" w:hAnsi="宋体" w:hint="eastAsia"/>
          <w:sz w:val="21"/>
          <w:szCs w:val="21"/>
        </w:rPr>
        <w:t>.</w:t>
      </w:r>
      <w:r w:rsidRPr="000A477D">
        <w:rPr>
          <w:rFonts w:ascii="宋体" w:hAnsi="宋体"/>
          <w:sz w:val="21"/>
          <w:szCs w:val="21"/>
        </w:rPr>
        <w:t>payClose</w:t>
      </w:r>
      <w:r w:rsidRPr="00F561BB">
        <w:rPr>
          <w:rFonts w:ascii="宋体" w:hAnsi="宋体"/>
          <w:sz w:val="21"/>
          <w:szCs w:val="21"/>
        </w:rPr>
        <w:t>&gt;</w:t>
      </w:r>
    </w:p>
    <w:p w14:paraId="4ED31778" w14:textId="77777777" w:rsidR="00D753AB" w:rsidRDefault="00D753AB" w:rsidP="00D753AB">
      <w:pPr>
        <w:spacing w:line="360" w:lineRule="auto"/>
        <w:ind w:firstLineChars="200" w:firstLine="480"/>
        <w:rPr>
          <w:sz w:val="24"/>
        </w:rPr>
      </w:pPr>
      <w:r>
        <w:rPr>
          <w:rFonts w:hint="eastAsia"/>
          <w:sz w:val="24"/>
        </w:rPr>
        <w:t>该</w:t>
      </w:r>
      <w:r>
        <w:rPr>
          <w:sz w:val="24"/>
        </w:rPr>
        <w:t>接口针对</w:t>
      </w:r>
      <w:r>
        <w:rPr>
          <w:rFonts w:hint="eastAsia"/>
          <w:sz w:val="24"/>
        </w:rPr>
        <w:t>主扫</w:t>
      </w:r>
      <w:r>
        <w:rPr>
          <w:sz w:val="24"/>
        </w:rPr>
        <w:t>模式，当</w:t>
      </w:r>
      <w:r w:rsidRPr="009D0BE5">
        <w:rPr>
          <w:rFonts w:hint="eastAsia"/>
          <w:sz w:val="24"/>
        </w:rPr>
        <w:t>订单</w:t>
      </w:r>
      <w:r>
        <w:rPr>
          <w:rFonts w:hint="eastAsia"/>
          <w:sz w:val="24"/>
        </w:rPr>
        <w:t>创建</w:t>
      </w:r>
      <w:r>
        <w:rPr>
          <w:sz w:val="24"/>
        </w:rPr>
        <w:t>后，</w:t>
      </w:r>
      <w:r>
        <w:rPr>
          <w:rFonts w:hint="eastAsia"/>
          <w:sz w:val="24"/>
        </w:rPr>
        <w:t>消费者长时间未付款，</w:t>
      </w:r>
      <w:r>
        <w:rPr>
          <w:sz w:val="24"/>
        </w:rPr>
        <w:t>合作方</w:t>
      </w:r>
      <w:r>
        <w:rPr>
          <w:rFonts w:hint="eastAsia"/>
          <w:sz w:val="24"/>
        </w:rPr>
        <w:t>可通过</w:t>
      </w:r>
      <w:r>
        <w:rPr>
          <w:sz w:val="24"/>
        </w:rPr>
        <w:t>本接口</w:t>
      </w:r>
      <w:r>
        <w:rPr>
          <w:rFonts w:hint="eastAsia"/>
          <w:sz w:val="24"/>
        </w:rPr>
        <w:t>关闭订单</w:t>
      </w:r>
      <w:r w:rsidRPr="009D0BE5">
        <w:rPr>
          <w:rFonts w:hint="eastAsia"/>
          <w:sz w:val="24"/>
        </w:rPr>
        <w:t>。</w:t>
      </w:r>
    </w:p>
    <w:p w14:paraId="13382F76" w14:textId="1F80D0EE" w:rsidR="00D753AB" w:rsidRDefault="00D753AB" w:rsidP="00D753AB">
      <w:pPr>
        <w:spacing w:line="360" w:lineRule="auto"/>
        <w:ind w:firstLineChars="200" w:firstLine="480"/>
        <w:rPr>
          <w:sz w:val="24"/>
        </w:rPr>
      </w:pPr>
      <w:r>
        <w:rPr>
          <w:rFonts w:hint="eastAsia"/>
          <w:sz w:val="24"/>
        </w:rPr>
        <w:t>如果订单未</w:t>
      </w:r>
      <w:r>
        <w:rPr>
          <w:sz w:val="24"/>
        </w:rPr>
        <w:t>支付</w:t>
      </w:r>
      <w:r w:rsidRPr="009D0BE5">
        <w:rPr>
          <w:rFonts w:hint="eastAsia"/>
          <w:sz w:val="24"/>
        </w:rPr>
        <w:t>，关闭订单；</w:t>
      </w:r>
    </w:p>
    <w:p w14:paraId="6D8185AD" w14:textId="58C18D78" w:rsidR="00D753AB" w:rsidRDefault="00D753AB" w:rsidP="00D753AB">
      <w:pPr>
        <w:ind w:firstLineChars="200" w:firstLine="480"/>
        <w:rPr>
          <w:sz w:val="24"/>
        </w:rPr>
      </w:pPr>
      <w:r>
        <w:rPr>
          <w:rFonts w:hint="eastAsia"/>
          <w:sz w:val="24"/>
        </w:rPr>
        <w:t>如果订单已经成功</w:t>
      </w:r>
      <w:r w:rsidR="00D40708">
        <w:rPr>
          <w:rFonts w:hint="eastAsia"/>
          <w:sz w:val="24"/>
        </w:rPr>
        <w:t>或</w:t>
      </w:r>
      <w:r w:rsidR="00D40708">
        <w:rPr>
          <w:sz w:val="24"/>
        </w:rPr>
        <w:t>支付失败</w:t>
      </w:r>
      <w:r>
        <w:rPr>
          <w:rFonts w:hint="eastAsia"/>
          <w:sz w:val="24"/>
        </w:rPr>
        <w:t>，</w:t>
      </w:r>
      <w:r>
        <w:rPr>
          <w:sz w:val="24"/>
        </w:rPr>
        <w:t>无法关闭，</w:t>
      </w:r>
      <w:r w:rsidRPr="009D0BE5">
        <w:rPr>
          <w:rFonts w:hint="eastAsia"/>
          <w:sz w:val="24"/>
        </w:rPr>
        <w:t>返回</w:t>
      </w:r>
      <w:r>
        <w:rPr>
          <w:rFonts w:hint="eastAsia"/>
          <w:sz w:val="24"/>
        </w:rPr>
        <w:t>订单</w:t>
      </w:r>
      <w:r w:rsidRPr="009D0BE5">
        <w:rPr>
          <w:rFonts w:hint="eastAsia"/>
          <w:sz w:val="24"/>
        </w:rPr>
        <w:t>已成功</w:t>
      </w:r>
      <w:r w:rsidR="00D40708">
        <w:rPr>
          <w:rFonts w:hint="eastAsia"/>
          <w:sz w:val="24"/>
        </w:rPr>
        <w:t>或</w:t>
      </w:r>
      <w:r w:rsidR="00D40708">
        <w:rPr>
          <w:sz w:val="24"/>
        </w:rPr>
        <w:t>已失败</w:t>
      </w:r>
      <w:r w:rsidRPr="009D0BE5">
        <w:rPr>
          <w:rFonts w:hint="eastAsia"/>
          <w:sz w:val="24"/>
        </w:rPr>
        <w:t>。</w:t>
      </w:r>
    </w:p>
    <w:p w14:paraId="1CF22673" w14:textId="77777777" w:rsidR="00D753AB" w:rsidRDefault="00D753AB" w:rsidP="00D753AB">
      <w:pPr>
        <w:pStyle w:val="4"/>
        <w:numPr>
          <w:ilvl w:val="0"/>
          <w:numId w:val="0"/>
        </w:numPr>
        <w:ind w:left="864" w:hanging="864"/>
      </w:pPr>
      <w:r>
        <w:rPr>
          <w:rFonts w:hint="eastAsia"/>
        </w:rPr>
        <w:t>请求</w:t>
      </w:r>
      <w:r>
        <w:t>报文</w:t>
      </w:r>
    </w:p>
    <w:tbl>
      <w:tblPr>
        <w:tblStyle w:val="a9"/>
        <w:tblW w:w="5000" w:type="pct"/>
        <w:tblLook w:val="04A0" w:firstRow="1" w:lastRow="0" w:firstColumn="1" w:lastColumn="0" w:noHBand="0" w:noVBand="1"/>
      </w:tblPr>
      <w:tblGrid>
        <w:gridCol w:w="438"/>
        <w:gridCol w:w="1126"/>
        <w:gridCol w:w="4343"/>
        <w:gridCol w:w="783"/>
        <w:gridCol w:w="452"/>
        <w:gridCol w:w="704"/>
        <w:gridCol w:w="450"/>
      </w:tblGrid>
      <w:tr w:rsidR="00D753AB" w:rsidRPr="00CB1278" w14:paraId="31FAC01A" w14:textId="77777777" w:rsidTr="00C11757">
        <w:trPr>
          <w:trHeight w:val="324"/>
        </w:trPr>
        <w:tc>
          <w:tcPr>
            <w:tcW w:w="26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9D323" w14:textId="77777777" w:rsidR="00D753AB" w:rsidRPr="004C0260"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E59286" w14:textId="77777777" w:rsidR="00D753AB" w:rsidRPr="004C0260" w:rsidRDefault="00D753AB" w:rsidP="00C11757">
            <w:pPr>
              <w:rPr>
                <w:rFonts w:asciiTheme="minorEastAsia" w:eastAsiaTheme="minorEastAsia" w:hAnsiTheme="minorEastAsia"/>
                <w:b/>
              </w:rPr>
            </w:pPr>
            <w:r w:rsidRPr="004C0260">
              <w:rPr>
                <w:rFonts w:asciiTheme="minorEastAsia" w:eastAsiaTheme="minorEastAsia" w:hAnsiTheme="minorEastAsia" w:hint="eastAsia"/>
                <w:b/>
              </w:rPr>
              <w:t>参数名</w:t>
            </w:r>
          </w:p>
        </w:tc>
        <w:tc>
          <w:tcPr>
            <w:tcW w:w="26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32E9FB"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4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473115"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2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29F82"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1E36DC"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2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2B80D8"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D753AB" w:rsidRPr="00CB1278" w14:paraId="3ADBB3CE" w14:textId="77777777" w:rsidTr="00C11757">
        <w:trPr>
          <w:trHeight w:val="287"/>
        </w:trPr>
        <w:tc>
          <w:tcPr>
            <w:tcW w:w="265" w:type="pct"/>
          </w:tcPr>
          <w:p w14:paraId="7BA872EB" w14:textId="77777777" w:rsidR="00D753AB" w:rsidRPr="00CF7184" w:rsidRDefault="00D753AB" w:rsidP="006A0DBC">
            <w:pPr>
              <w:pStyle w:val="a6"/>
              <w:numPr>
                <w:ilvl w:val="0"/>
                <w:numId w:val="45"/>
              </w:numPr>
              <w:ind w:firstLineChars="0"/>
              <w:rPr>
                <w:rFonts w:asciiTheme="minorEastAsia" w:eastAsiaTheme="minorEastAsia" w:hAnsiTheme="minorEastAsia"/>
                <w:sz w:val="18"/>
                <w:szCs w:val="18"/>
              </w:rPr>
            </w:pPr>
          </w:p>
        </w:tc>
        <w:tc>
          <w:tcPr>
            <w:tcW w:w="673" w:type="pct"/>
            <w:shd w:val="clear" w:color="auto" w:fill="auto"/>
          </w:tcPr>
          <w:p w14:paraId="084D9A89" w14:textId="77777777" w:rsidR="00D753AB" w:rsidRPr="00BA7A82"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IsvOrgId</w:t>
            </w:r>
          </w:p>
        </w:tc>
        <w:tc>
          <w:tcPr>
            <w:tcW w:w="2619" w:type="pct"/>
            <w:shd w:val="clear" w:color="auto" w:fill="auto"/>
          </w:tcPr>
          <w:p w14:paraId="242E224F" w14:textId="77777777" w:rsidR="00D753AB" w:rsidRPr="00CB1278" w:rsidRDefault="00D753AB" w:rsidP="00C11757">
            <w:pPr>
              <w:rPr>
                <w:rFonts w:asciiTheme="minorEastAsia" w:eastAsiaTheme="minorEastAsia" w:hAnsiTheme="minorEastAsia"/>
                <w:bCs/>
                <w:color w:val="000000"/>
                <w:sz w:val="18"/>
                <w:szCs w:val="18"/>
              </w:rPr>
            </w:pPr>
            <w:r>
              <w:rPr>
                <w:rFonts w:ascii="宋体" w:hAnsi="宋体" w:cs="宋体" w:hint="eastAsia"/>
                <w:color w:val="000000"/>
                <w:sz w:val="18"/>
                <w:szCs w:val="18"/>
              </w:rPr>
              <w:t>合作方机构号（网商银行分配）</w:t>
            </w:r>
          </w:p>
        </w:tc>
        <w:tc>
          <w:tcPr>
            <w:tcW w:w="473" w:type="pct"/>
            <w:tcBorders>
              <w:top w:val="single" w:sz="4" w:space="0" w:color="auto"/>
              <w:left w:val="single" w:sz="4" w:space="0" w:color="auto"/>
              <w:bottom w:val="single" w:sz="4" w:space="0" w:color="auto"/>
              <w:right w:val="single" w:sz="4" w:space="0" w:color="auto"/>
            </w:tcBorders>
          </w:tcPr>
          <w:p w14:paraId="18E6EE71" w14:textId="77777777" w:rsidR="00D753AB" w:rsidRPr="00CB1278"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273" w:type="pct"/>
            <w:tcBorders>
              <w:top w:val="single" w:sz="4" w:space="0" w:color="auto"/>
              <w:left w:val="single" w:sz="4" w:space="0" w:color="auto"/>
              <w:bottom w:val="single" w:sz="4" w:space="0" w:color="auto"/>
              <w:right w:val="single" w:sz="4" w:space="0" w:color="auto"/>
            </w:tcBorders>
          </w:tcPr>
          <w:p w14:paraId="6E56324D" w14:textId="77777777" w:rsidR="00D753AB" w:rsidRPr="00CB1278" w:rsidRDefault="00D753AB"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64</w:t>
            </w:r>
          </w:p>
        </w:tc>
        <w:tc>
          <w:tcPr>
            <w:tcW w:w="425" w:type="pct"/>
            <w:tcBorders>
              <w:top w:val="single" w:sz="4" w:space="0" w:color="auto"/>
              <w:left w:val="single" w:sz="4" w:space="0" w:color="auto"/>
              <w:bottom w:val="single" w:sz="4" w:space="0" w:color="auto"/>
              <w:right w:val="single" w:sz="4" w:space="0" w:color="auto"/>
            </w:tcBorders>
          </w:tcPr>
          <w:p w14:paraId="7BD49839" w14:textId="77777777" w:rsidR="00D753AB" w:rsidRPr="00BA7A82" w:rsidRDefault="00D753AB"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M</w:t>
            </w:r>
          </w:p>
        </w:tc>
        <w:tc>
          <w:tcPr>
            <w:tcW w:w="273" w:type="pct"/>
            <w:tcBorders>
              <w:top w:val="single" w:sz="4" w:space="0" w:color="auto"/>
              <w:left w:val="single" w:sz="4" w:space="0" w:color="auto"/>
              <w:bottom w:val="single" w:sz="4" w:space="0" w:color="auto"/>
              <w:right w:val="single" w:sz="4" w:space="0" w:color="auto"/>
            </w:tcBorders>
          </w:tcPr>
          <w:p w14:paraId="25E0C469" w14:textId="77777777" w:rsidR="00D753AB" w:rsidRPr="00CB1278" w:rsidRDefault="00D753AB" w:rsidP="00C11757">
            <w:pPr>
              <w:rPr>
                <w:rFonts w:asciiTheme="minorEastAsia" w:eastAsiaTheme="minorEastAsia" w:hAnsiTheme="minorEastAsia"/>
                <w:bCs/>
                <w:i/>
                <w:sz w:val="18"/>
                <w:szCs w:val="18"/>
              </w:rPr>
            </w:pPr>
          </w:p>
        </w:tc>
      </w:tr>
      <w:tr w:rsidR="00D753AB" w:rsidRPr="00CB1278" w14:paraId="75E3B7C0" w14:textId="77777777" w:rsidTr="00C11757">
        <w:trPr>
          <w:trHeight w:val="287"/>
        </w:trPr>
        <w:tc>
          <w:tcPr>
            <w:tcW w:w="265" w:type="pct"/>
          </w:tcPr>
          <w:p w14:paraId="198DC080" w14:textId="77777777" w:rsidR="00D753AB" w:rsidRPr="00CF7184" w:rsidRDefault="00D753AB" w:rsidP="006A0DBC">
            <w:pPr>
              <w:pStyle w:val="a6"/>
              <w:numPr>
                <w:ilvl w:val="0"/>
                <w:numId w:val="45"/>
              </w:numPr>
              <w:ind w:firstLineChars="0"/>
              <w:rPr>
                <w:rFonts w:asciiTheme="minorEastAsia" w:eastAsiaTheme="minorEastAsia" w:hAnsiTheme="minorEastAsia"/>
                <w:sz w:val="18"/>
                <w:szCs w:val="18"/>
              </w:rPr>
            </w:pPr>
          </w:p>
        </w:tc>
        <w:tc>
          <w:tcPr>
            <w:tcW w:w="673" w:type="pct"/>
            <w:shd w:val="clear" w:color="auto" w:fill="auto"/>
          </w:tcPr>
          <w:p w14:paraId="6E1EC018" w14:textId="77777777" w:rsidR="00D753AB" w:rsidRPr="00BA7A82" w:rsidRDefault="00D753AB" w:rsidP="00C11757">
            <w:pPr>
              <w:rPr>
                <w:rFonts w:asciiTheme="minorEastAsia" w:eastAsiaTheme="minorEastAsia" w:hAnsiTheme="minorEastAsia"/>
                <w:bCs/>
                <w:color w:val="000000"/>
                <w:sz w:val="18"/>
                <w:szCs w:val="18"/>
              </w:rPr>
            </w:pPr>
            <w:r>
              <w:rPr>
                <w:rFonts w:hint="eastAsia"/>
                <w:sz w:val="18"/>
                <w:szCs w:val="18"/>
              </w:rPr>
              <w:t>MerchantId</w:t>
            </w:r>
          </w:p>
        </w:tc>
        <w:tc>
          <w:tcPr>
            <w:tcW w:w="2619" w:type="pct"/>
            <w:shd w:val="clear" w:color="auto" w:fill="auto"/>
          </w:tcPr>
          <w:p w14:paraId="2CBC5181" w14:textId="77C6C402" w:rsidR="00D753AB" w:rsidRPr="00CB1278" w:rsidRDefault="00D753AB" w:rsidP="00C11757">
            <w:pPr>
              <w:rPr>
                <w:rFonts w:asciiTheme="minorEastAsia" w:eastAsiaTheme="minorEastAsia" w:hAnsiTheme="minorEastAsia"/>
                <w:bCs/>
                <w:color w:val="000000"/>
                <w:sz w:val="18"/>
                <w:szCs w:val="18"/>
              </w:rPr>
            </w:pPr>
            <w:r>
              <w:rPr>
                <w:rFonts w:hint="eastAsia"/>
                <w:color w:val="000000"/>
                <w:sz w:val="18"/>
                <w:szCs w:val="18"/>
              </w:rPr>
              <w:t>商户号。</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473" w:type="pct"/>
          </w:tcPr>
          <w:p w14:paraId="4F8F9435" w14:textId="77777777" w:rsidR="00D753AB" w:rsidRPr="00CB1278" w:rsidRDefault="00D753AB" w:rsidP="00C11757">
            <w:pPr>
              <w:rPr>
                <w:rFonts w:asciiTheme="minorEastAsia" w:eastAsiaTheme="minorEastAsia" w:hAnsiTheme="minorEastAsia"/>
                <w:bCs/>
                <w:color w:val="000000"/>
                <w:sz w:val="18"/>
                <w:szCs w:val="18"/>
              </w:rPr>
            </w:pPr>
            <w:r>
              <w:rPr>
                <w:rFonts w:hint="eastAsia"/>
                <w:sz w:val="18"/>
                <w:szCs w:val="18"/>
              </w:rPr>
              <w:t>String</w:t>
            </w:r>
          </w:p>
        </w:tc>
        <w:tc>
          <w:tcPr>
            <w:tcW w:w="273" w:type="pct"/>
            <w:tcBorders>
              <w:top w:val="single" w:sz="4" w:space="0" w:color="auto"/>
              <w:left w:val="single" w:sz="4" w:space="0" w:color="auto"/>
              <w:bottom w:val="single" w:sz="4" w:space="0" w:color="auto"/>
              <w:right w:val="single" w:sz="4" w:space="0" w:color="auto"/>
            </w:tcBorders>
          </w:tcPr>
          <w:p w14:paraId="5235A6FF" w14:textId="77777777" w:rsidR="00D753AB" w:rsidRPr="00CB1278" w:rsidRDefault="00D753AB" w:rsidP="00C11757">
            <w:pPr>
              <w:rPr>
                <w:rFonts w:asciiTheme="minorEastAsia" w:eastAsiaTheme="minorEastAsia" w:hAnsiTheme="minorEastAsia"/>
                <w:bCs/>
                <w:color w:val="000000"/>
                <w:sz w:val="18"/>
                <w:szCs w:val="18"/>
              </w:rPr>
            </w:pPr>
            <w:r>
              <w:rPr>
                <w:rFonts w:hint="eastAsia"/>
                <w:sz w:val="18"/>
                <w:szCs w:val="18"/>
              </w:rPr>
              <w:t>64</w:t>
            </w:r>
          </w:p>
        </w:tc>
        <w:tc>
          <w:tcPr>
            <w:tcW w:w="425" w:type="pct"/>
            <w:shd w:val="clear" w:color="auto" w:fill="auto"/>
          </w:tcPr>
          <w:p w14:paraId="6F545422" w14:textId="77777777" w:rsidR="00D753AB" w:rsidRPr="00BA7A82" w:rsidRDefault="00D753AB" w:rsidP="00C11757">
            <w:pPr>
              <w:rPr>
                <w:rFonts w:asciiTheme="minorEastAsia" w:eastAsiaTheme="minorEastAsia" w:hAnsiTheme="minorEastAsia"/>
                <w:bCs/>
                <w:color w:val="000000"/>
                <w:sz w:val="18"/>
                <w:szCs w:val="18"/>
              </w:rPr>
            </w:pPr>
            <w:r>
              <w:rPr>
                <w:rFonts w:hint="eastAsia"/>
                <w:sz w:val="18"/>
                <w:szCs w:val="18"/>
              </w:rPr>
              <w:t>M</w:t>
            </w:r>
          </w:p>
        </w:tc>
        <w:tc>
          <w:tcPr>
            <w:tcW w:w="273" w:type="pct"/>
            <w:tcBorders>
              <w:top w:val="single" w:sz="4" w:space="0" w:color="auto"/>
              <w:left w:val="single" w:sz="4" w:space="0" w:color="auto"/>
              <w:bottom w:val="single" w:sz="4" w:space="0" w:color="auto"/>
              <w:right w:val="single" w:sz="4" w:space="0" w:color="auto"/>
            </w:tcBorders>
          </w:tcPr>
          <w:p w14:paraId="112C91D8" w14:textId="77777777" w:rsidR="00D753AB" w:rsidRPr="00CB1278" w:rsidRDefault="00D753AB" w:rsidP="00C11757">
            <w:pPr>
              <w:rPr>
                <w:rFonts w:asciiTheme="minorEastAsia" w:eastAsiaTheme="minorEastAsia" w:hAnsiTheme="minorEastAsia"/>
                <w:bCs/>
                <w:i/>
                <w:sz w:val="18"/>
                <w:szCs w:val="18"/>
              </w:rPr>
            </w:pPr>
          </w:p>
        </w:tc>
      </w:tr>
      <w:tr w:rsidR="00D753AB" w:rsidRPr="003D09B9" w14:paraId="3ED75E56" w14:textId="77777777" w:rsidTr="00C11757">
        <w:trPr>
          <w:trHeight w:val="287"/>
        </w:trPr>
        <w:tc>
          <w:tcPr>
            <w:tcW w:w="265" w:type="pct"/>
          </w:tcPr>
          <w:p w14:paraId="3C0D2800" w14:textId="77777777" w:rsidR="00D753AB" w:rsidRPr="00CF7184" w:rsidRDefault="00D753AB" w:rsidP="006A0DBC">
            <w:pPr>
              <w:pStyle w:val="a6"/>
              <w:numPr>
                <w:ilvl w:val="0"/>
                <w:numId w:val="45"/>
              </w:numPr>
              <w:ind w:firstLineChars="0"/>
              <w:rPr>
                <w:rFonts w:asciiTheme="minorEastAsia" w:eastAsiaTheme="minorEastAsia" w:hAnsiTheme="minorEastAsia"/>
                <w:sz w:val="18"/>
                <w:szCs w:val="18"/>
              </w:rPr>
            </w:pPr>
          </w:p>
        </w:tc>
        <w:tc>
          <w:tcPr>
            <w:tcW w:w="673" w:type="pct"/>
          </w:tcPr>
          <w:p w14:paraId="5FC46D87"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OutTradeNo</w:t>
            </w:r>
          </w:p>
        </w:tc>
        <w:tc>
          <w:tcPr>
            <w:tcW w:w="2619" w:type="pct"/>
          </w:tcPr>
          <w:p w14:paraId="0DAAB29B"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外部交易号。合作</w:t>
            </w:r>
            <w:r>
              <w:rPr>
                <w:sz w:val="18"/>
                <w:szCs w:val="18"/>
              </w:rPr>
              <w:t>方系统提交的</w:t>
            </w:r>
            <w:r>
              <w:rPr>
                <w:rFonts w:hint="eastAsia"/>
                <w:sz w:val="18"/>
                <w:szCs w:val="18"/>
              </w:rPr>
              <w:t>交易</w:t>
            </w:r>
            <w:r>
              <w:rPr>
                <w:sz w:val="18"/>
                <w:szCs w:val="18"/>
              </w:rPr>
              <w:t>号。</w:t>
            </w:r>
          </w:p>
        </w:tc>
        <w:tc>
          <w:tcPr>
            <w:tcW w:w="473" w:type="pct"/>
          </w:tcPr>
          <w:p w14:paraId="6892A0A0"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String</w:t>
            </w:r>
          </w:p>
        </w:tc>
        <w:tc>
          <w:tcPr>
            <w:tcW w:w="273" w:type="pct"/>
          </w:tcPr>
          <w:p w14:paraId="5C28FC6E"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64</w:t>
            </w:r>
          </w:p>
        </w:tc>
        <w:tc>
          <w:tcPr>
            <w:tcW w:w="425" w:type="pct"/>
          </w:tcPr>
          <w:p w14:paraId="2B68EDCA"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ME</w:t>
            </w:r>
          </w:p>
        </w:tc>
        <w:tc>
          <w:tcPr>
            <w:tcW w:w="273" w:type="pct"/>
          </w:tcPr>
          <w:p w14:paraId="73773273" w14:textId="77777777" w:rsidR="00D753AB" w:rsidRPr="003D09B9" w:rsidRDefault="00D753AB" w:rsidP="00C11757">
            <w:pPr>
              <w:rPr>
                <w:rFonts w:asciiTheme="minorEastAsia" w:eastAsiaTheme="minorEastAsia" w:hAnsiTheme="minorEastAsia"/>
                <w:bCs/>
                <w:sz w:val="18"/>
                <w:szCs w:val="18"/>
              </w:rPr>
            </w:pPr>
          </w:p>
        </w:tc>
      </w:tr>
    </w:tbl>
    <w:p w14:paraId="674AED1F" w14:textId="77777777" w:rsidR="00D753AB" w:rsidRDefault="00D753AB" w:rsidP="00D753AB">
      <w:pPr>
        <w:pStyle w:val="4"/>
        <w:numPr>
          <w:ilvl w:val="0"/>
          <w:numId w:val="0"/>
        </w:numPr>
        <w:ind w:left="864" w:hanging="864"/>
      </w:pPr>
      <w:r>
        <w:rPr>
          <w:rFonts w:hint="eastAsia"/>
        </w:rPr>
        <w:t>应答</w:t>
      </w:r>
      <w:r>
        <w:t>报文</w:t>
      </w:r>
    </w:p>
    <w:tbl>
      <w:tblPr>
        <w:tblStyle w:val="a9"/>
        <w:tblW w:w="5000" w:type="pct"/>
        <w:tblLook w:val="04A0" w:firstRow="1" w:lastRow="0" w:firstColumn="1" w:lastColumn="0" w:noHBand="0" w:noVBand="1"/>
      </w:tblPr>
      <w:tblGrid>
        <w:gridCol w:w="434"/>
        <w:gridCol w:w="1117"/>
        <w:gridCol w:w="3547"/>
        <w:gridCol w:w="1603"/>
        <w:gridCol w:w="450"/>
        <w:gridCol w:w="695"/>
        <w:gridCol w:w="450"/>
      </w:tblGrid>
      <w:tr w:rsidR="00D753AB" w:rsidRPr="00F561BB" w14:paraId="51AA958A" w14:textId="77777777" w:rsidTr="00C11757">
        <w:trPr>
          <w:trHeight w:val="270"/>
        </w:trPr>
        <w:tc>
          <w:tcPr>
            <w:tcW w:w="2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779CF9" w14:textId="77777777" w:rsidR="00D753AB" w:rsidRPr="00A25896"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CDC6B6"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参数名</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4D0E2E"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参数描述</w:t>
            </w:r>
          </w:p>
        </w:tc>
        <w:tc>
          <w:tcPr>
            <w:tcW w:w="96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25E149"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数据类型</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40A0EA"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长度</w:t>
            </w:r>
          </w:p>
        </w:tc>
        <w:tc>
          <w:tcPr>
            <w:tcW w:w="4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69D9FE"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出现要求</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DCCCD4"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示例</w:t>
            </w:r>
          </w:p>
        </w:tc>
      </w:tr>
      <w:tr w:rsidR="00D753AB" w:rsidRPr="00A25896" w14:paraId="6E7F08D5" w14:textId="77777777" w:rsidTr="00C11757">
        <w:trPr>
          <w:trHeight w:val="287"/>
        </w:trPr>
        <w:tc>
          <w:tcPr>
            <w:tcW w:w="262" w:type="pct"/>
            <w:tcBorders>
              <w:top w:val="single" w:sz="4" w:space="0" w:color="auto"/>
              <w:left w:val="single" w:sz="4" w:space="0" w:color="auto"/>
              <w:bottom w:val="single" w:sz="4" w:space="0" w:color="auto"/>
              <w:right w:val="single" w:sz="4" w:space="0" w:color="auto"/>
            </w:tcBorders>
          </w:tcPr>
          <w:p w14:paraId="1837B5A3" w14:textId="77777777" w:rsidR="00D753AB" w:rsidRPr="00030248" w:rsidRDefault="00D753AB" w:rsidP="006A0DBC">
            <w:pPr>
              <w:pStyle w:val="a6"/>
              <w:numPr>
                <w:ilvl w:val="0"/>
                <w:numId w:val="46"/>
              </w:numPr>
              <w:ind w:firstLineChars="0"/>
              <w:rPr>
                <w:rFonts w:hAnsi="宋体"/>
              </w:rPr>
            </w:pPr>
          </w:p>
        </w:tc>
        <w:tc>
          <w:tcPr>
            <w:tcW w:w="673" w:type="pct"/>
            <w:tcBorders>
              <w:top w:val="single" w:sz="4" w:space="0" w:color="auto"/>
              <w:left w:val="single" w:sz="4" w:space="0" w:color="auto"/>
              <w:bottom w:val="single" w:sz="4" w:space="0" w:color="auto"/>
              <w:right w:val="single" w:sz="4" w:space="0" w:color="auto"/>
            </w:tcBorders>
          </w:tcPr>
          <w:p w14:paraId="2C3FF446" w14:textId="77777777" w:rsidR="00D753AB" w:rsidRPr="00A25896" w:rsidRDefault="00D753AB" w:rsidP="00C11757">
            <w:pPr>
              <w:rPr>
                <w:rFonts w:asciiTheme="minorEastAsia" w:eastAsiaTheme="minorEastAsia" w:hAnsiTheme="minorEastAsia"/>
                <w:bCs/>
                <w:color w:val="000000"/>
                <w:sz w:val="18"/>
                <w:szCs w:val="18"/>
              </w:rPr>
            </w:pPr>
            <w:r>
              <w:rPr>
                <w:rFonts w:ascii="宋体" w:hAnsi="宋体"/>
              </w:rPr>
              <w:t>R</w:t>
            </w:r>
            <w:r w:rsidRPr="00F561BB">
              <w:rPr>
                <w:rFonts w:ascii="宋体" w:hAnsi="宋体"/>
              </w:rPr>
              <w:t>espInfo</w:t>
            </w:r>
          </w:p>
        </w:tc>
        <w:tc>
          <w:tcPr>
            <w:tcW w:w="2138" w:type="pct"/>
            <w:tcBorders>
              <w:top w:val="single" w:sz="4" w:space="0" w:color="auto"/>
              <w:left w:val="single" w:sz="4" w:space="0" w:color="auto"/>
              <w:bottom w:val="single" w:sz="4" w:space="0" w:color="auto"/>
              <w:right w:val="single" w:sz="4" w:space="0" w:color="auto"/>
            </w:tcBorders>
          </w:tcPr>
          <w:p w14:paraId="2C8AF4E7"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返回码组件</w:t>
            </w:r>
          </w:p>
        </w:tc>
        <w:tc>
          <w:tcPr>
            <w:tcW w:w="966" w:type="pct"/>
            <w:tcBorders>
              <w:top w:val="single" w:sz="4" w:space="0" w:color="auto"/>
              <w:left w:val="single" w:sz="4" w:space="0" w:color="auto"/>
              <w:bottom w:val="single" w:sz="4" w:space="0" w:color="auto"/>
              <w:right w:val="single" w:sz="4" w:space="0" w:color="auto"/>
            </w:tcBorders>
          </w:tcPr>
          <w:p w14:paraId="69E202BB"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271" w:type="pct"/>
            <w:tcBorders>
              <w:top w:val="single" w:sz="4" w:space="0" w:color="auto"/>
              <w:left w:val="single" w:sz="4" w:space="0" w:color="auto"/>
              <w:bottom w:val="single" w:sz="4" w:space="0" w:color="auto"/>
              <w:right w:val="single" w:sz="4" w:space="0" w:color="auto"/>
            </w:tcBorders>
          </w:tcPr>
          <w:p w14:paraId="1E8F9E58" w14:textId="77777777" w:rsidR="00D753AB" w:rsidRPr="00A25896" w:rsidRDefault="00D753AB" w:rsidP="00C11757">
            <w:pPr>
              <w:rPr>
                <w:rFonts w:asciiTheme="minorEastAsia" w:eastAsiaTheme="minorEastAsia" w:hAnsiTheme="minorEastAsia"/>
                <w:bCs/>
                <w:color w:val="000000"/>
                <w:sz w:val="18"/>
                <w:szCs w:val="18"/>
              </w:rPr>
            </w:pPr>
          </w:p>
        </w:tc>
        <w:tc>
          <w:tcPr>
            <w:tcW w:w="419" w:type="pct"/>
            <w:tcBorders>
              <w:top w:val="single" w:sz="4" w:space="0" w:color="auto"/>
              <w:left w:val="single" w:sz="4" w:space="0" w:color="auto"/>
              <w:bottom w:val="single" w:sz="4" w:space="0" w:color="auto"/>
              <w:right w:val="single" w:sz="4" w:space="0" w:color="auto"/>
            </w:tcBorders>
          </w:tcPr>
          <w:p w14:paraId="06BA6AB7"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271" w:type="pct"/>
            <w:tcBorders>
              <w:top w:val="single" w:sz="4" w:space="0" w:color="auto"/>
              <w:left w:val="single" w:sz="4" w:space="0" w:color="auto"/>
              <w:bottom w:val="single" w:sz="4" w:space="0" w:color="auto"/>
              <w:right w:val="single" w:sz="4" w:space="0" w:color="auto"/>
            </w:tcBorders>
          </w:tcPr>
          <w:p w14:paraId="389CB2AA" w14:textId="77777777" w:rsidR="00D753AB" w:rsidRPr="00A25896" w:rsidRDefault="00D753AB" w:rsidP="00C11757">
            <w:pPr>
              <w:rPr>
                <w:rFonts w:asciiTheme="minorEastAsia" w:eastAsiaTheme="minorEastAsia" w:hAnsiTheme="minorEastAsia"/>
                <w:bCs/>
                <w:color w:val="000000"/>
                <w:sz w:val="18"/>
                <w:szCs w:val="18"/>
              </w:rPr>
            </w:pPr>
          </w:p>
        </w:tc>
      </w:tr>
      <w:tr w:rsidR="00D753AB" w:rsidRPr="003D09B9" w14:paraId="0980FF7A" w14:textId="77777777" w:rsidTr="00C11757">
        <w:trPr>
          <w:trHeight w:val="287"/>
        </w:trPr>
        <w:tc>
          <w:tcPr>
            <w:tcW w:w="262" w:type="pct"/>
          </w:tcPr>
          <w:p w14:paraId="1A82D4DC" w14:textId="77777777" w:rsidR="00D753AB" w:rsidRPr="00030248" w:rsidRDefault="00D753AB" w:rsidP="006A0DBC">
            <w:pPr>
              <w:pStyle w:val="a6"/>
              <w:numPr>
                <w:ilvl w:val="0"/>
                <w:numId w:val="46"/>
              </w:numPr>
              <w:ind w:firstLineChars="0"/>
              <w:rPr>
                <w:rFonts w:asciiTheme="minorEastAsia" w:eastAsiaTheme="minorEastAsia" w:hAnsiTheme="minorEastAsia"/>
                <w:sz w:val="18"/>
                <w:szCs w:val="18"/>
              </w:rPr>
            </w:pPr>
          </w:p>
        </w:tc>
        <w:tc>
          <w:tcPr>
            <w:tcW w:w="673" w:type="pct"/>
          </w:tcPr>
          <w:p w14:paraId="282CAA9B"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utTradeN</w:t>
            </w:r>
            <w:r w:rsidRPr="003D09B9">
              <w:rPr>
                <w:rFonts w:asciiTheme="minorEastAsia" w:eastAsiaTheme="minorEastAsia" w:hAnsiTheme="minorEastAsia" w:hint="eastAsia"/>
                <w:sz w:val="18"/>
                <w:szCs w:val="18"/>
              </w:rPr>
              <w:t>o</w:t>
            </w:r>
          </w:p>
        </w:tc>
        <w:tc>
          <w:tcPr>
            <w:tcW w:w="2138" w:type="pct"/>
          </w:tcPr>
          <w:p w14:paraId="5499B601"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外部交易号。合作</w:t>
            </w:r>
            <w:r>
              <w:rPr>
                <w:sz w:val="18"/>
                <w:szCs w:val="18"/>
              </w:rPr>
              <w:t>方系统提交的</w:t>
            </w:r>
            <w:r>
              <w:rPr>
                <w:rFonts w:hint="eastAsia"/>
                <w:sz w:val="18"/>
                <w:szCs w:val="18"/>
              </w:rPr>
              <w:t>交易</w:t>
            </w:r>
            <w:r>
              <w:rPr>
                <w:sz w:val="18"/>
                <w:szCs w:val="18"/>
              </w:rPr>
              <w:t>号。</w:t>
            </w:r>
          </w:p>
        </w:tc>
        <w:tc>
          <w:tcPr>
            <w:tcW w:w="966" w:type="pct"/>
          </w:tcPr>
          <w:p w14:paraId="27E818F6"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71" w:type="pct"/>
          </w:tcPr>
          <w:p w14:paraId="0E124B9E"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419" w:type="pct"/>
          </w:tcPr>
          <w:p w14:paraId="6EEBB35A"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271" w:type="pct"/>
          </w:tcPr>
          <w:p w14:paraId="634C846C" w14:textId="77777777" w:rsidR="00D753AB" w:rsidRPr="003D09B9" w:rsidRDefault="00D753AB" w:rsidP="00C11757">
            <w:pPr>
              <w:rPr>
                <w:rFonts w:asciiTheme="minorEastAsia" w:eastAsiaTheme="minorEastAsia" w:hAnsiTheme="minorEastAsia"/>
                <w:bCs/>
                <w:sz w:val="18"/>
                <w:szCs w:val="18"/>
              </w:rPr>
            </w:pPr>
          </w:p>
        </w:tc>
      </w:tr>
      <w:tr w:rsidR="00D753AB" w:rsidRPr="003D09B9" w14:paraId="11E9AEE8" w14:textId="77777777" w:rsidTr="00C11757">
        <w:trPr>
          <w:trHeight w:val="287"/>
        </w:trPr>
        <w:tc>
          <w:tcPr>
            <w:tcW w:w="262" w:type="pct"/>
          </w:tcPr>
          <w:p w14:paraId="34D58F70" w14:textId="77777777" w:rsidR="00D753AB" w:rsidRPr="00030248" w:rsidRDefault="00D753AB" w:rsidP="006A0DBC">
            <w:pPr>
              <w:pStyle w:val="a6"/>
              <w:numPr>
                <w:ilvl w:val="0"/>
                <w:numId w:val="46"/>
              </w:numPr>
              <w:ind w:firstLineChars="0"/>
              <w:rPr>
                <w:rFonts w:asciiTheme="minorEastAsia" w:eastAsiaTheme="minorEastAsia" w:hAnsiTheme="minorEastAsia"/>
                <w:sz w:val="18"/>
                <w:szCs w:val="18"/>
              </w:rPr>
            </w:pPr>
          </w:p>
        </w:tc>
        <w:tc>
          <w:tcPr>
            <w:tcW w:w="673" w:type="pct"/>
          </w:tcPr>
          <w:p w14:paraId="7FEC844A"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sidRPr="00EE677B">
              <w:rPr>
                <w:rFonts w:asciiTheme="minorEastAsia" w:eastAsiaTheme="minorEastAsia" w:hAnsiTheme="minorEastAsia" w:hint="eastAsia"/>
                <w:sz w:val="18"/>
                <w:szCs w:val="18"/>
              </w:rPr>
              <w:t>rderNo</w:t>
            </w:r>
          </w:p>
        </w:tc>
        <w:tc>
          <w:tcPr>
            <w:tcW w:w="2138" w:type="pct"/>
          </w:tcPr>
          <w:p w14:paraId="2F9C0B76" w14:textId="455C0798" w:rsidR="00D753AB" w:rsidRPr="003D09B9" w:rsidRDefault="00B11B5E"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网商银行</w:t>
            </w:r>
            <w:r w:rsidRPr="00AA0874">
              <w:rPr>
                <w:rFonts w:asciiTheme="minorEastAsia" w:eastAsiaTheme="minorEastAsia" w:hAnsiTheme="minorEastAsia" w:hint="eastAsia"/>
                <w:sz w:val="18"/>
                <w:szCs w:val="18"/>
              </w:rPr>
              <w:t>支付订单号</w:t>
            </w:r>
          </w:p>
        </w:tc>
        <w:tc>
          <w:tcPr>
            <w:tcW w:w="966" w:type="pct"/>
          </w:tcPr>
          <w:p w14:paraId="10707C05"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71" w:type="pct"/>
          </w:tcPr>
          <w:p w14:paraId="4652909A"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19" w:type="pct"/>
          </w:tcPr>
          <w:p w14:paraId="6882340B"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271" w:type="pct"/>
          </w:tcPr>
          <w:p w14:paraId="66136A80" w14:textId="77777777" w:rsidR="00D753AB" w:rsidRPr="003D09B9" w:rsidRDefault="00D753AB" w:rsidP="00C11757">
            <w:pPr>
              <w:rPr>
                <w:rFonts w:asciiTheme="minorEastAsia" w:eastAsiaTheme="minorEastAsia" w:hAnsiTheme="minorEastAsia"/>
                <w:bCs/>
                <w:sz w:val="18"/>
                <w:szCs w:val="18"/>
              </w:rPr>
            </w:pPr>
          </w:p>
        </w:tc>
      </w:tr>
    </w:tbl>
    <w:p w14:paraId="470D70E2" w14:textId="77777777" w:rsidR="00797FC8" w:rsidRDefault="00797FC8" w:rsidP="00A43EF8"/>
    <w:p w14:paraId="0BF3E393" w14:textId="77777777" w:rsidR="00797FC8" w:rsidRDefault="00797FC8" w:rsidP="00797FC8">
      <w:pPr>
        <w:pStyle w:val="4"/>
        <w:numPr>
          <w:ilvl w:val="0"/>
          <w:numId w:val="0"/>
        </w:numPr>
        <w:ind w:left="864" w:hanging="864"/>
      </w:pPr>
      <w:r>
        <w:rPr>
          <w:rFonts w:hint="eastAsia"/>
        </w:rPr>
        <w:t>报文返回码</w:t>
      </w:r>
    </w:p>
    <w:tbl>
      <w:tblPr>
        <w:tblStyle w:val="a9"/>
        <w:tblW w:w="0" w:type="auto"/>
        <w:tblLayout w:type="fixed"/>
        <w:tblLook w:val="04A0" w:firstRow="1" w:lastRow="0" w:firstColumn="1" w:lastColumn="0" w:noHBand="0" w:noVBand="1"/>
      </w:tblPr>
      <w:tblGrid>
        <w:gridCol w:w="3652"/>
        <w:gridCol w:w="4870"/>
      </w:tblGrid>
      <w:tr w:rsidR="001E6394" w14:paraId="6AFA8A2F" w14:textId="77777777" w:rsidTr="00A43EF8">
        <w:tc>
          <w:tcPr>
            <w:tcW w:w="3652" w:type="dxa"/>
          </w:tcPr>
          <w:p w14:paraId="389A28B2" w14:textId="31BDE98A" w:rsidR="001E6394" w:rsidRDefault="001E6394" w:rsidP="00797FC8">
            <w:r>
              <w:rPr>
                <w:rFonts w:hint="eastAsia"/>
              </w:rPr>
              <w:t>返回码</w:t>
            </w:r>
          </w:p>
        </w:tc>
        <w:tc>
          <w:tcPr>
            <w:tcW w:w="4870" w:type="dxa"/>
          </w:tcPr>
          <w:p w14:paraId="0D17F40F" w14:textId="5047C92E" w:rsidR="001E6394" w:rsidRDefault="001E6394" w:rsidP="00797FC8">
            <w:r>
              <w:rPr>
                <w:rFonts w:hint="eastAsia"/>
              </w:rPr>
              <w:t>中文</w:t>
            </w:r>
            <w:r>
              <w:t>描述</w:t>
            </w:r>
          </w:p>
        </w:tc>
      </w:tr>
      <w:tr w:rsidR="001E6394" w14:paraId="0342B8F3" w14:textId="77777777" w:rsidTr="00A43EF8">
        <w:tc>
          <w:tcPr>
            <w:tcW w:w="3652" w:type="dxa"/>
            <w:vAlign w:val="center"/>
          </w:tcPr>
          <w:p w14:paraId="3E6B00D0" w14:textId="0BDEBC4E" w:rsidR="001E6394" w:rsidRDefault="001E6394" w:rsidP="001E6394">
            <w:r>
              <w:rPr>
                <w:rFonts w:ascii="Tahoma" w:hAnsi="Tahoma" w:cs="Tahoma"/>
                <w:color w:val="404040"/>
                <w:sz w:val="22"/>
                <w:szCs w:val="22"/>
              </w:rPr>
              <w:t>MT_ILLEGAL_PARAMETER</w:t>
            </w:r>
          </w:p>
        </w:tc>
        <w:tc>
          <w:tcPr>
            <w:tcW w:w="4870" w:type="dxa"/>
            <w:vAlign w:val="center"/>
          </w:tcPr>
          <w:p w14:paraId="2A0B016F" w14:textId="35037606" w:rsidR="001E6394" w:rsidRDefault="001E6394" w:rsidP="001E6394">
            <w:r>
              <w:rPr>
                <w:rFonts w:ascii="Tahoma" w:hAnsi="Tahoma" w:cs="Tahoma"/>
                <w:color w:val="404040"/>
                <w:sz w:val="22"/>
                <w:szCs w:val="22"/>
              </w:rPr>
              <w:t>请求参数错误。</w:t>
            </w:r>
          </w:p>
        </w:tc>
      </w:tr>
      <w:tr w:rsidR="001E6394" w14:paraId="03A513C3" w14:textId="77777777" w:rsidTr="00A43EF8">
        <w:tc>
          <w:tcPr>
            <w:tcW w:w="3652" w:type="dxa"/>
            <w:vAlign w:val="center"/>
          </w:tcPr>
          <w:p w14:paraId="289429C2" w14:textId="1902C941" w:rsidR="001E6394" w:rsidRDefault="001E6394" w:rsidP="001E6394">
            <w:r>
              <w:rPr>
                <w:rFonts w:ascii="Tahoma" w:hAnsi="Tahoma" w:cs="Tahoma"/>
                <w:color w:val="404040"/>
                <w:sz w:val="22"/>
                <w:szCs w:val="22"/>
              </w:rPr>
              <w:t>MT_SYSTEM_CONFIG_ERROR</w:t>
            </w:r>
          </w:p>
        </w:tc>
        <w:tc>
          <w:tcPr>
            <w:tcW w:w="4870" w:type="dxa"/>
            <w:vAlign w:val="center"/>
          </w:tcPr>
          <w:p w14:paraId="5712B48B" w14:textId="1AEF7D49" w:rsidR="001E6394" w:rsidRDefault="001E6394" w:rsidP="001E6394">
            <w:r>
              <w:rPr>
                <w:rFonts w:ascii="Tahoma" w:hAnsi="Tahoma" w:cs="Tahoma"/>
                <w:color w:val="404040"/>
                <w:sz w:val="22"/>
                <w:szCs w:val="22"/>
              </w:rPr>
              <w:t>系统配置错误，交易失败</w:t>
            </w:r>
          </w:p>
        </w:tc>
      </w:tr>
      <w:tr w:rsidR="001E6394" w14:paraId="4245BB22" w14:textId="77777777" w:rsidTr="00A43EF8">
        <w:tc>
          <w:tcPr>
            <w:tcW w:w="3652" w:type="dxa"/>
            <w:vAlign w:val="center"/>
          </w:tcPr>
          <w:p w14:paraId="6EF3DC74" w14:textId="70A6159C" w:rsidR="001E6394" w:rsidRDefault="001E6394" w:rsidP="001E6394">
            <w:r>
              <w:rPr>
                <w:rFonts w:ascii="Tahoma" w:hAnsi="Tahoma" w:cs="Tahoma"/>
                <w:color w:val="404040"/>
                <w:sz w:val="22"/>
                <w:szCs w:val="22"/>
              </w:rPr>
              <w:t>MT_ORDER_TYPE_NO_SUPPORT_CLOSE_ERROR</w:t>
            </w:r>
          </w:p>
        </w:tc>
        <w:tc>
          <w:tcPr>
            <w:tcW w:w="4870" w:type="dxa"/>
            <w:vAlign w:val="center"/>
          </w:tcPr>
          <w:p w14:paraId="1C5D4C53" w14:textId="2E97F570" w:rsidR="001E6394" w:rsidRDefault="001E6394" w:rsidP="001E6394">
            <w:r>
              <w:rPr>
                <w:rFonts w:ascii="Tahoma" w:hAnsi="Tahoma" w:cs="Tahoma"/>
                <w:color w:val="404040"/>
                <w:sz w:val="22"/>
                <w:szCs w:val="22"/>
              </w:rPr>
              <w:t>支付单类型为反扫，不支持关单</w:t>
            </w:r>
          </w:p>
        </w:tc>
      </w:tr>
      <w:tr w:rsidR="001E6394" w14:paraId="570FF594" w14:textId="77777777" w:rsidTr="00A43EF8">
        <w:tc>
          <w:tcPr>
            <w:tcW w:w="3652" w:type="dxa"/>
            <w:vAlign w:val="center"/>
          </w:tcPr>
          <w:p w14:paraId="0828DCEC" w14:textId="16AF9598" w:rsidR="001E6394" w:rsidRDefault="001E6394" w:rsidP="001E6394">
            <w:r>
              <w:rPr>
                <w:rFonts w:ascii="Tahoma" w:hAnsi="Tahoma" w:cs="Tahoma"/>
                <w:color w:val="404040"/>
                <w:sz w:val="22"/>
                <w:szCs w:val="22"/>
              </w:rPr>
              <w:t>MT_TRADE_INFO_IS_TAMPER</w:t>
            </w:r>
          </w:p>
        </w:tc>
        <w:tc>
          <w:tcPr>
            <w:tcW w:w="4870" w:type="dxa"/>
            <w:vAlign w:val="center"/>
          </w:tcPr>
          <w:p w14:paraId="22B00DD9" w14:textId="690A9BC4" w:rsidR="001E6394" w:rsidRDefault="001E6394" w:rsidP="001E6394">
            <w:r>
              <w:rPr>
                <w:rFonts w:ascii="Tahoma" w:hAnsi="Tahoma" w:cs="Tahoma"/>
                <w:color w:val="404040"/>
                <w:sz w:val="22"/>
                <w:szCs w:val="22"/>
              </w:rPr>
              <w:t>交易信息被篡改</w:t>
            </w:r>
          </w:p>
        </w:tc>
      </w:tr>
      <w:tr w:rsidR="001E6394" w14:paraId="521D85B3" w14:textId="77777777" w:rsidTr="00A43EF8">
        <w:tc>
          <w:tcPr>
            <w:tcW w:w="3652" w:type="dxa"/>
            <w:vAlign w:val="center"/>
          </w:tcPr>
          <w:p w14:paraId="1A4D0E01" w14:textId="5706AD35" w:rsidR="001E6394" w:rsidRDefault="001E6394" w:rsidP="001E6394">
            <w:r>
              <w:rPr>
                <w:rFonts w:ascii="Tahoma" w:hAnsi="Tahoma" w:cs="Tahoma"/>
                <w:color w:val="404040"/>
                <w:sz w:val="22"/>
                <w:szCs w:val="22"/>
              </w:rPr>
              <w:t>MT_DISCORDANT_REPEAT_REQU</w:t>
            </w:r>
            <w:r>
              <w:rPr>
                <w:rFonts w:ascii="Tahoma" w:hAnsi="Tahoma" w:cs="Tahoma"/>
                <w:color w:val="404040"/>
                <w:sz w:val="22"/>
                <w:szCs w:val="22"/>
              </w:rPr>
              <w:lastRenderedPageBreak/>
              <w:t>EST</w:t>
            </w:r>
          </w:p>
        </w:tc>
        <w:tc>
          <w:tcPr>
            <w:tcW w:w="4870" w:type="dxa"/>
            <w:vAlign w:val="center"/>
          </w:tcPr>
          <w:p w14:paraId="191EEAAC" w14:textId="0031DE9D" w:rsidR="001E6394" w:rsidRDefault="001E6394" w:rsidP="001E6394">
            <w:r>
              <w:rPr>
                <w:rFonts w:ascii="Tahoma" w:hAnsi="Tahoma" w:cs="Tahoma"/>
                <w:color w:val="404040"/>
                <w:sz w:val="22"/>
                <w:szCs w:val="22"/>
              </w:rPr>
              <w:lastRenderedPageBreak/>
              <w:t>重复请求参数不一致</w:t>
            </w:r>
            <w:r>
              <w:rPr>
                <w:rFonts w:ascii="Tahoma" w:hAnsi="Tahoma" w:cs="Tahoma" w:hint="eastAsia"/>
                <w:color w:val="404040"/>
                <w:sz w:val="22"/>
                <w:szCs w:val="22"/>
              </w:rPr>
              <w:t>，</w:t>
            </w:r>
            <w:r>
              <w:rPr>
                <w:rFonts w:ascii="Tahoma" w:hAnsi="Tahoma" w:cs="Tahoma"/>
                <w:color w:val="404040"/>
                <w:sz w:val="22"/>
                <w:szCs w:val="22"/>
              </w:rPr>
              <w:t>请查询支付单确认结果</w:t>
            </w:r>
          </w:p>
        </w:tc>
      </w:tr>
      <w:tr w:rsidR="001E6394" w14:paraId="5A1B91C3" w14:textId="77777777" w:rsidTr="00A43EF8">
        <w:tc>
          <w:tcPr>
            <w:tcW w:w="3652" w:type="dxa"/>
            <w:vAlign w:val="center"/>
          </w:tcPr>
          <w:p w14:paraId="519F0D3A" w14:textId="5C07A647" w:rsidR="001E6394" w:rsidRDefault="001E6394" w:rsidP="001E6394">
            <w:r>
              <w:rPr>
                <w:rFonts w:ascii="Tahoma" w:hAnsi="Tahoma" w:cs="Tahoma"/>
                <w:color w:val="404040"/>
                <w:sz w:val="22"/>
                <w:szCs w:val="22"/>
              </w:rPr>
              <w:t>MT_FORBIDDEN_TRADE_TIME</w:t>
            </w:r>
          </w:p>
        </w:tc>
        <w:tc>
          <w:tcPr>
            <w:tcW w:w="4870" w:type="dxa"/>
            <w:vAlign w:val="center"/>
          </w:tcPr>
          <w:p w14:paraId="5DCB44CF" w14:textId="2C82E063" w:rsidR="001E6394" w:rsidRDefault="001E6394" w:rsidP="001E6394">
            <w:r>
              <w:rPr>
                <w:rFonts w:ascii="Tahoma" w:hAnsi="Tahoma" w:cs="Tahoma"/>
                <w:color w:val="404040"/>
                <w:sz w:val="22"/>
                <w:szCs w:val="22"/>
              </w:rPr>
              <w:t>当前时段禁止此交易</w:t>
            </w:r>
          </w:p>
        </w:tc>
      </w:tr>
      <w:tr w:rsidR="001E6394" w14:paraId="14C3975A" w14:textId="77777777" w:rsidTr="00A43EF8">
        <w:tc>
          <w:tcPr>
            <w:tcW w:w="3652" w:type="dxa"/>
            <w:vAlign w:val="center"/>
          </w:tcPr>
          <w:p w14:paraId="6EB3DA80" w14:textId="33E713B4" w:rsidR="001E6394" w:rsidRDefault="001E6394" w:rsidP="001E6394">
            <w:r>
              <w:rPr>
                <w:rFonts w:ascii="Tahoma" w:hAnsi="Tahoma" w:cs="Tahoma"/>
                <w:color w:val="404040"/>
                <w:sz w:val="22"/>
                <w:szCs w:val="22"/>
              </w:rPr>
              <w:t>MT_PAY_ORDER_NOT_EXISTS</w:t>
            </w:r>
          </w:p>
        </w:tc>
        <w:tc>
          <w:tcPr>
            <w:tcW w:w="4870" w:type="dxa"/>
            <w:vAlign w:val="center"/>
          </w:tcPr>
          <w:p w14:paraId="04D25997" w14:textId="42EB9CC8" w:rsidR="001E6394" w:rsidRDefault="001E6394" w:rsidP="001E6394">
            <w:r>
              <w:rPr>
                <w:rFonts w:ascii="Tahoma" w:hAnsi="Tahoma" w:cs="Tahoma"/>
                <w:color w:val="404040"/>
                <w:sz w:val="22"/>
                <w:szCs w:val="22"/>
              </w:rPr>
              <w:t>支付单不存在，请确认支付单号重新发起调用。</w:t>
            </w:r>
          </w:p>
        </w:tc>
      </w:tr>
      <w:tr w:rsidR="001E6394" w14:paraId="0FCDC19A" w14:textId="77777777" w:rsidTr="00A43EF8">
        <w:tc>
          <w:tcPr>
            <w:tcW w:w="3652" w:type="dxa"/>
            <w:vAlign w:val="center"/>
          </w:tcPr>
          <w:p w14:paraId="2E921297" w14:textId="63EA8DEE" w:rsidR="001E6394" w:rsidRDefault="001E6394" w:rsidP="001E6394">
            <w:r>
              <w:rPr>
                <w:rFonts w:ascii="Tahoma" w:hAnsi="Tahoma" w:cs="Tahoma"/>
                <w:color w:val="404040"/>
                <w:sz w:val="22"/>
                <w:szCs w:val="22"/>
              </w:rPr>
              <w:t>MT_ISV_AR_INVALID</w:t>
            </w:r>
          </w:p>
        </w:tc>
        <w:tc>
          <w:tcPr>
            <w:tcW w:w="4870" w:type="dxa"/>
            <w:vAlign w:val="center"/>
          </w:tcPr>
          <w:p w14:paraId="34DFFBDB" w14:textId="3853C52B" w:rsidR="001E6394" w:rsidRDefault="001E6394" w:rsidP="001E6394">
            <w:r>
              <w:rPr>
                <w:rFonts w:ascii="Tahoma" w:hAnsi="Tahoma" w:cs="Tahoma"/>
                <w:color w:val="404040"/>
                <w:sz w:val="22"/>
                <w:szCs w:val="22"/>
              </w:rPr>
              <w:t>ISV</w:t>
            </w:r>
            <w:r>
              <w:rPr>
                <w:rFonts w:ascii="Tahoma" w:hAnsi="Tahoma" w:cs="Tahoma"/>
                <w:color w:val="404040"/>
                <w:sz w:val="22"/>
                <w:szCs w:val="22"/>
              </w:rPr>
              <w:t>合约状态非法</w:t>
            </w:r>
          </w:p>
        </w:tc>
      </w:tr>
      <w:tr w:rsidR="001E6394" w14:paraId="7E387C79" w14:textId="77777777" w:rsidTr="00A43EF8">
        <w:tc>
          <w:tcPr>
            <w:tcW w:w="3652" w:type="dxa"/>
            <w:vAlign w:val="center"/>
          </w:tcPr>
          <w:p w14:paraId="6388D788" w14:textId="00BFD712" w:rsidR="001E6394" w:rsidRDefault="001E6394" w:rsidP="001E6394">
            <w:r>
              <w:rPr>
                <w:rFonts w:ascii="Tahoma" w:hAnsi="Tahoma" w:cs="Tahoma"/>
                <w:color w:val="404040"/>
                <w:sz w:val="22"/>
                <w:szCs w:val="22"/>
              </w:rPr>
              <w:t>MT_ORDER_INFO_CONTAINED_FORBIDDEN_WORDS</w:t>
            </w:r>
          </w:p>
        </w:tc>
        <w:tc>
          <w:tcPr>
            <w:tcW w:w="4870" w:type="dxa"/>
            <w:vAlign w:val="center"/>
          </w:tcPr>
          <w:p w14:paraId="13C16B27" w14:textId="5AAA75D9" w:rsidR="001E6394" w:rsidRDefault="001E6394" w:rsidP="001E6394">
            <w:r>
              <w:rPr>
                <w:rFonts w:ascii="Tahoma" w:hAnsi="Tahoma" w:cs="Tahoma"/>
                <w:color w:val="404040"/>
                <w:sz w:val="22"/>
                <w:szCs w:val="22"/>
              </w:rPr>
              <w:t>订单信息中包含违禁词</w:t>
            </w:r>
          </w:p>
        </w:tc>
      </w:tr>
      <w:tr w:rsidR="001E6394" w14:paraId="1389C916" w14:textId="77777777" w:rsidTr="00A43EF8">
        <w:tc>
          <w:tcPr>
            <w:tcW w:w="3652" w:type="dxa"/>
            <w:vAlign w:val="center"/>
          </w:tcPr>
          <w:p w14:paraId="580C2ED5" w14:textId="5877FB65" w:rsidR="001E6394" w:rsidRDefault="001E6394" w:rsidP="001E6394">
            <w:r>
              <w:rPr>
                <w:rFonts w:ascii="Tahoma" w:hAnsi="Tahoma" w:cs="Tahoma"/>
                <w:color w:val="404040"/>
                <w:sz w:val="22"/>
                <w:szCs w:val="22"/>
              </w:rPr>
              <w:t>MT_PAY_REQUEST_IN_PROCESS</w:t>
            </w:r>
          </w:p>
        </w:tc>
        <w:tc>
          <w:tcPr>
            <w:tcW w:w="4870" w:type="dxa"/>
            <w:vAlign w:val="center"/>
          </w:tcPr>
          <w:p w14:paraId="666D8B67" w14:textId="0DF436C6" w:rsidR="001E6394" w:rsidRDefault="001E6394" w:rsidP="001E6394">
            <w:r>
              <w:rPr>
                <w:rFonts w:ascii="Tahoma" w:hAnsi="Tahoma" w:cs="Tahoma"/>
                <w:color w:val="404040"/>
                <w:sz w:val="22"/>
                <w:szCs w:val="22"/>
              </w:rPr>
              <w:t>支付单处理中，请稍后使用原参数再次发起调用</w:t>
            </w:r>
            <w:r>
              <w:rPr>
                <w:rFonts w:ascii="Tahoma" w:hAnsi="Tahoma" w:cs="Tahoma"/>
                <w:color w:val="404040"/>
                <w:sz w:val="22"/>
                <w:szCs w:val="22"/>
              </w:rPr>
              <w:t>,</w:t>
            </w:r>
            <w:r>
              <w:rPr>
                <w:rFonts w:ascii="Tahoma" w:hAnsi="Tahoma" w:cs="Tahoma"/>
                <w:color w:val="404040"/>
                <w:sz w:val="22"/>
                <w:szCs w:val="22"/>
              </w:rPr>
              <w:t>或查询交易订单状态</w:t>
            </w:r>
          </w:p>
        </w:tc>
      </w:tr>
      <w:tr w:rsidR="001E6394" w14:paraId="26FF271F" w14:textId="77777777" w:rsidTr="00A43EF8">
        <w:tc>
          <w:tcPr>
            <w:tcW w:w="3652" w:type="dxa"/>
            <w:vAlign w:val="center"/>
          </w:tcPr>
          <w:p w14:paraId="27F3FC3A" w14:textId="6CE5FEAD" w:rsidR="001E6394" w:rsidRDefault="001E6394" w:rsidP="001E6394">
            <w:r>
              <w:rPr>
                <w:rFonts w:ascii="Tahoma" w:hAnsi="Tahoma" w:cs="Tahoma"/>
                <w:color w:val="404040"/>
                <w:sz w:val="22"/>
                <w:szCs w:val="22"/>
              </w:rPr>
              <w:t>MT_MERCH_AR_INVALID</w:t>
            </w:r>
          </w:p>
        </w:tc>
        <w:tc>
          <w:tcPr>
            <w:tcW w:w="4870" w:type="dxa"/>
            <w:vAlign w:val="center"/>
          </w:tcPr>
          <w:p w14:paraId="56200F7E" w14:textId="4E682E41" w:rsidR="001E6394" w:rsidRDefault="001E6394" w:rsidP="001E6394">
            <w:r>
              <w:rPr>
                <w:rFonts w:ascii="Tahoma" w:hAnsi="Tahoma" w:cs="Tahoma"/>
                <w:color w:val="404040"/>
                <w:sz w:val="22"/>
                <w:szCs w:val="22"/>
              </w:rPr>
              <w:t>商户合约状态非法</w:t>
            </w:r>
          </w:p>
        </w:tc>
      </w:tr>
      <w:tr w:rsidR="001E6394" w14:paraId="732B7863" w14:textId="77777777" w:rsidTr="00A43EF8">
        <w:tc>
          <w:tcPr>
            <w:tcW w:w="3652" w:type="dxa"/>
            <w:vAlign w:val="center"/>
          </w:tcPr>
          <w:p w14:paraId="258C9BA4" w14:textId="0DC353C0" w:rsidR="001E6394" w:rsidRDefault="001E6394" w:rsidP="001E6394">
            <w:r>
              <w:rPr>
                <w:rFonts w:ascii="Tahoma" w:hAnsi="Tahoma" w:cs="Tahoma"/>
                <w:color w:val="404040"/>
                <w:sz w:val="22"/>
                <w:szCs w:val="22"/>
              </w:rPr>
              <w:t>MT_ISV_ROLE_INVALID</w:t>
            </w:r>
          </w:p>
        </w:tc>
        <w:tc>
          <w:tcPr>
            <w:tcW w:w="4870" w:type="dxa"/>
            <w:vAlign w:val="center"/>
          </w:tcPr>
          <w:p w14:paraId="1E3BB214" w14:textId="1970A1F4" w:rsidR="001E6394" w:rsidRDefault="001E6394" w:rsidP="001E6394">
            <w:r>
              <w:rPr>
                <w:rFonts w:ascii="Tahoma" w:hAnsi="Tahoma" w:cs="Tahoma"/>
                <w:color w:val="404040"/>
                <w:sz w:val="22"/>
                <w:szCs w:val="22"/>
              </w:rPr>
              <w:t>ISV</w:t>
            </w:r>
            <w:r>
              <w:rPr>
                <w:rFonts w:ascii="Tahoma" w:hAnsi="Tahoma" w:cs="Tahoma"/>
                <w:color w:val="404040"/>
                <w:sz w:val="22"/>
                <w:szCs w:val="22"/>
              </w:rPr>
              <w:t>角色状态非法</w:t>
            </w:r>
          </w:p>
        </w:tc>
      </w:tr>
      <w:tr w:rsidR="001E6394" w14:paraId="1016F601" w14:textId="77777777" w:rsidTr="00A43EF8">
        <w:tc>
          <w:tcPr>
            <w:tcW w:w="3652" w:type="dxa"/>
            <w:vAlign w:val="center"/>
          </w:tcPr>
          <w:p w14:paraId="65B666F9" w14:textId="1101BFC5" w:rsidR="001E6394" w:rsidRDefault="001E6394" w:rsidP="001E6394">
            <w:r>
              <w:rPr>
                <w:rFonts w:ascii="Tahoma" w:hAnsi="Tahoma" w:cs="Tahoma"/>
                <w:color w:val="404040"/>
                <w:sz w:val="22"/>
                <w:szCs w:val="22"/>
              </w:rPr>
              <w:t>MT_SYSTEMERROR</w:t>
            </w:r>
          </w:p>
        </w:tc>
        <w:tc>
          <w:tcPr>
            <w:tcW w:w="4870" w:type="dxa"/>
            <w:vAlign w:val="center"/>
          </w:tcPr>
          <w:p w14:paraId="219945C9" w14:textId="0B26AFE7" w:rsidR="001E6394" w:rsidRDefault="001E6394" w:rsidP="001E6394">
            <w:r>
              <w:rPr>
                <w:rFonts w:ascii="Tahoma" w:hAnsi="Tahoma" w:cs="Tahoma"/>
                <w:color w:val="404040"/>
                <w:sz w:val="22"/>
                <w:szCs w:val="22"/>
              </w:rPr>
              <w:t>系统未知异常，请使用原参数再次发起调用</w:t>
            </w:r>
          </w:p>
        </w:tc>
      </w:tr>
      <w:tr w:rsidR="001E6394" w14:paraId="2CA9472A" w14:textId="77777777" w:rsidTr="00A43EF8">
        <w:tc>
          <w:tcPr>
            <w:tcW w:w="3652" w:type="dxa"/>
            <w:vAlign w:val="center"/>
          </w:tcPr>
          <w:p w14:paraId="5BE850DD" w14:textId="6636E165" w:rsidR="001E6394" w:rsidRDefault="001E6394" w:rsidP="001E6394">
            <w:r>
              <w:rPr>
                <w:rFonts w:ascii="Tahoma" w:hAnsi="Tahoma" w:cs="Tahoma"/>
                <w:color w:val="404040"/>
                <w:sz w:val="22"/>
                <w:szCs w:val="22"/>
              </w:rPr>
              <w:t>MT_MERCH_ID_NOT_EXIST</w:t>
            </w:r>
          </w:p>
        </w:tc>
        <w:tc>
          <w:tcPr>
            <w:tcW w:w="4870" w:type="dxa"/>
            <w:vAlign w:val="center"/>
          </w:tcPr>
          <w:p w14:paraId="7A731994" w14:textId="6271CD89" w:rsidR="001E6394" w:rsidRDefault="001E6394" w:rsidP="001E6394">
            <w:r>
              <w:rPr>
                <w:rFonts w:ascii="Tahoma" w:hAnsi="Tahoma" w:cs="Tahoma"/>
                <w:color w:val="404040"/>
                <w:sz w:val="22"/>
                <w:szCs w:val="22"/>
              </w:rPr>
              <w:t>商户号不存在或不属于此</w:t>
            </w:r>
            <w:r>
              <w:rPr>
                <w:rFonts w:ascii="Tahoma" w:hAnsi="Tahoma" w:cs="Tahoma"/>
                <w:color w:val="404040"/>
                <w:sz w:val="22"/>
                <w:szCs w:val="22"/>
              </w:rPr>
              <w:t>ISV</w:t>
            </w:r>
          </w:p>
        </w:tc>
      </w:tr>
      <w:tr w:rsidR="001E6394" w14:paraId="6B2D3FD6" w14:textId="77777777" w:rsidTr="00A43EF8">
        <w:tc>
          <w:tcPr>
            <w:tcW w:w="3652" w:type="dxa"/>
            <w:vAlign w:val="center"/>
          </w:tcPr>
          <w:p w14:paraId="751BEE98" w14:textId="42E6E58C" w:rsidR="001E6394" w:rsidRDefault="001E6394" w:rsidP="001E6394">
            <w:r>
              <w:rPr>
                <w:rFonts w:ascii="Tahoma" w:hAnsi="Tahoma" w:cs="Tahoma"/>
                <w:color w:val="404040"/>
                <w:sz w:val="22"/>
                <w:szCs w:val="22"/>
              </w:rPr>
              <w:t>MT_MERCH_ROLE_INVALID</w:t>
            </w:r>
          </w:p>
        </w:tc>
        <w:tc>
          <w:tcPr>
            <w:tcW w:w="4870" w:type="dxa"/>
            <w:vAlign w:val="center"/>
          </w:tcPr>
          <w:p w14:paraId="4B9D4357" w14:textId="2F011177" w:rsidR="001E6394" w:rsidRDefault="001E6394" w:rsidP="001E6394">
            <w:r>
              <w:rPr>
                <w:rFonts w:ascii="Tahoma" w:hAnsi="Tahoma" w:cs="Tahoma"/>
                <w:color w:val="404040"/>
                <w:sz w:val="22"/>
                <w:szCs w:val="22"/>
              </w:rPr>
              <w:t>商户角色状态非法</w:t>
            </w:r>
          </w:p>
        </w:tc>
      </w:tr>
      <w:tr w:rsidR="001E6394" w14:paraId="352ABE2B" w14:textId="77777777" w:rsidTr="00A43EF8">
        <w:tc>
          <w:tcPr>
            <w:tcW w:w="3652" w:type="dxa"/>
            <w:vAlign w:val="center"/>
          </w:tcPr>
          <w:p w14:paraId="41F6EFC6" w14:textId="5707C165" w:rsidR="001E6394" w:rsidRDefault="001E6394" w:rsidP="001E6394">
            <w:r>
              <w:rPr>
                <w:rFonts w:ascii="Tahoma" w:hAnsi="Tahoma" w:cs="Tahoma"/>
                <w:color w:val="404040"/>
                <w:sz w:val="22"/>
                <w:szCs w:val="22"/>
              </w:rPr>
              <w:t>MT_ACCESS_LIMITED</w:t>
            </w:r>
          </w:p>
        </w:tc>
        <w:tc>
          <w:tcPr>
            <w:tcW w:w="4870" w:type="dxa"/>
            <w:vAlign w:val="center"/>
          </w:tcPr>
          <w:p w14:paraId="395962A9" w14:textId="5F931E40" w:rsidR="001E6394" w:rsidRDefault="001E6394" w:rsidP="001E6394">
            <w:r>
              <w:rPr>
                <w:rFonts w:ascii="Tahoma" w:hAnsi="Tahoma" w:cs="Tahoma"/>
                <w:color w:val="404040"/>
                <w:sz w:val="22"/>
                <w:szCs w:val="22"/>
              </w:rPr>
              <w:t>请求被限流或被限制访问</w:t>
            </w:r>
          </w:p>
        </w:tc>
      </w:tr>
      <w:tr w:rsidR="001E6394" w14:paraId="430C173D" w14:textId="77777777" w:rsidTr="00A43EF8">
        <w:tc>
          <w:tcPr>
            <w:tcW w:w="3652" w:type="dxa"/>
            <w:vAlign w:val="center"/>
          </w:tcPr>
          <w:p w14:paraId="43CE4A1E" w14:textId="29FC5FEF" w:rsidR="001E6394" w:rsidRDefault="001E6394" w:rsidP="001E6394">
            <w:r>
              <w:rPr>
                <w:rFonts w:ascii="Tahoma" w:hAnsi="Tahoma" w:cs="Tahoma"/>
                <w:color w:val="404040"/>
                <w:sz w:val="22"/>
                <w:szCs w:val="22"/>
              </w:rPr>
              <w:t>MT_PAY_ORDER_CLOSED</w:t>
            </w:r>
          </w:p>
        </w:tc>
        <w:tc>
          <w:tcPr>
            <w:tcW w:w="4870" w:type="dxa"/>
            <w:vAlign w:val="center"/>
          </w:tcPr>
          <w:p w14:paraId="5BFE3A36" w14:textId="51F90FC4" w:rsidR="001E6394" w:rsidRDefault="001E6394" w:rsidP="001E6394">
            <w:r>
              <w:rPr>
                <w:rFonts w:ascii="Tahoma" w:hAnsi="Tahoma" w:cs="Tahoma"/>
                <w:color w:val="404040"/>
                <w:sz w:val="22"/>
                <w:szCs w:val="22"/>
              </w:rPr>
              <w:t>支付单已经被关闭</w:t>
            </w:r>
          </w:p>
        </w:tc>
      </w:tr>
      <w:tr w:rsidR="001E6394" w14:paraId="443E6A6A" w14:textId="77777777" w:rsidTr="00A43EF8">
        <w:tc>
          <w:tcPr>
            <w:tcW w:w="3652" w:type="dxa"/>
            <w:vAlign w:val="center"/>
          </w:tcPr>
          <w:p w14:paraId="41E44F09" w14:textId="5ADEB808" w:rsidR="001E6394" w:rsidRDefault="001E6394" w:rsidP="001E6394">
            <w:r>
              <w:rPr>
                <w:rFonts w:ascii="Tahoma" w:hAnsi="Tahoma" w:cs="Tahoma"/>
                <w:color w:val="404040"/>
                <w:sz w:val="22"/>
                <w:szCs w:val="22"/>
              </w:rPr>
              <w:t>MT_PAY_ORDER_STATUS_ERROR</w:t>
            </w:r>
          </w:p>
        </w:tc>
        <w:tc>
          <w:tcPr>
            <w:tcW w:w="4870" w:type="dxa"/>
            <w:vAlign w:val="center"/>
          </w:tcPr>
          <w:p w14:paraId="6EB8D7DF" w14:textId="2B44FD30" w:rsidR="001E6394" w:rsidRDefault="001E6394" w:rsidP="001E6394">
            <w:r>
              <w:rPr>
                <w:rFonts w:ascii="Tahoma" w:hAnsi="Tahoma" w:cs="Tahoma"/>
                <w:color w:val="404040"/>
                <w:sz w:val="22"/>
                <w:szCs w:val="22"/>
              </w:rPr>
              <w:t>支付单当前状态不允许此交易</w:t>
            </w:r>
          </w:p>
        </w:tc>
      </w:tr>
      <w:tr w:rsidR="001E6394" w14:paraId="6FFD9772" w14:textId="77777777" w:rsidTr="00A43EF8">
        <w:tc>
          <w:tcPr>
            <w:tcW w:w="3652" w:type="dxa"/>
            <w:vAlign w:val="center"/>
          </w:tcPr>
          <w:p w14:paraId="29854DA2" w14:textId="12E4EF05" w:rsidR="001E6394" w:rsidRDefault="001E6394" w:rsidP="001E6394">
            <w:r>
              <w:rPr>
                <w:rFonts w:ascii="Tahoma" w:hAnsi="Tahoma" w:cs="Tahoma"/>
                <w:color w:val="404040"/>
                <w:sz w:val="22"/>
                <w:szCs w:val="22"/>
              </w:rPr>
              <w:t>MT_NOT_AUTH</w:t>
            </w:r>
          </w:p>
        </w:tc>
        <w:tc>
          <w:tcPr>
            <w:tcW w:w="4870" w:type="dxa"/>
            <w:vAlign w:val="center"/>
          </w:tcPr>
          <w:p w14:paraId="7A00139E" w14:textId="10B1F661" w:rsidR="001E6394" w:rsidRDefault="001E6394" w:rsidP="001E6394">
            <w:r>
              <w:rPr>
                <w:rFonts w:ascii="Tahoma" w:hAnsi="Tahoma" w:cs="Tahoma"/>
                <w:color w:val="404040"/>
                <w:sz w:val="22"/>
                <w:szCs w:val="22"/>
              </w:rPr>
              <w:t>当前商户或</w:t>
            </w:r>
            <w:r>
              <w:rPr>
                <w:rFonts w:ascii="Tahoma" w:hAnsi="Tahoma" w:cs="Tahoma"/>
                <w:color w:val="404040"/>
                <w:sz w:val="22"/>
                <w:szCs w:val="22"/>
              </w:rPr>
              <w:t>ISV</w:t>
            </w:r>
            <w:r>
              <w:rPr>
                <w:rFonts w:ascii="Tahoma" w:hAnsi="Tahoma" w:cs="Tahoma"/>
                <w:color w:val="404040"/>
                <w:sz w:val="22"/>
                <w:szCs w:val="22"/>
              </w:rPr>
              <w:t>没有权限进行此交易</w:t>
            </w:r>
          </w:p>
        </w:tc>
      </w:tr>
      <w:tr w:rsidR="001E6394" w14:paraId="40C4A426" w14:textId="77777777" w:rsidTr="00A43EF8">
        <w:tc>
          <w:tcPr>
            <w:tcW w:w="3652" w:type="dxa"/>
            <w:vAlign w:val="center"/>
          </w:tcPr>
          <w:p w14:paraId="6EA7E4C6" w14:textId="1ABDCBB8" w:rsidR="001E6394" w:rsidRDefault="001E6394" w:rsidP="001E6394">
            <w:r>
              <w:rPr>
                <w:rFonts w:ascii="Tahoma" w:hAnsi="Tahoma" w:cs="Tahoma"/>
                <w:color w:val="404040"/>
                <w:sz w:val="22"/>
                <w:szCs w:val="22"/>
              </w:rPr>
              <w:t>MT_ISV_ORG_ID_NOT_EXIST</w:t>
            </w:r>
          </w:p>
        </w:tc>
        <w:tc>
          <w:tcPr>
            <w:tcW w:w="4870" w:type="dxa"/>
            <w:vAlign w:val="center"/>
          </w:tcPr>
          <w:p w14:paraId="3A008394" w14:textId="7E3D204A" w:rsidR="001E6394" w:rsidRDefault="001E6394" w:rsidP="001E6394">
            <w:r>
              <w:rPr>
                <w:rFonts w:ascii="Tahoma" w:hAnsi="Tahoma" w:cs="Tahoma"/>
                <w:color w:val="404040"/>
                <w:sz w:val="22"/>
                <w:szCs w:val="22"/>
              </w:rPr>
              <w:t>ISV</w:t>
            </w:r>
            <w:r>
              <w:rPr>
                <w:rFonts w:ascii="Tahoma" w:hAnsi="Tahoma" w:cs="Tahoma"/>
                <w:color w:val="404040"/>
                <w:sz w:val="22"/>
                <w:szCs w:val="22"/>
              </w:rPr>
              <w:t>机构号不存在</w:t>
            </w:r>
          </w:p>
        </w:tc>
      </w:tr>
      <w:tr w:rsidR="001E6394" w14:paraId="27BD9BA2" w14:textId="77777777" w:rsidTr="00A43EF8">
        <w:tc>
          <w:tcPr>
            <w:tcW w:w="3652" w:type="dxa"/>
            <w:vAlign w:val="center"/>
          </w:tcPr>
          <w:p w14:paraId="52DA2869" w14:textId="0A0CBDE8" w:rsidR="001E6394" w:rsidRDefault="001E6394" w:rsidP="001E6394">
            <w:r>
              <w:rPr>
                <w:rFonts w:ascii="Tahoma" w:hAnsi="Tahoma" w:cs="Tahoma"/>
                <w:color w:val="404040"/>
                <w:sz w:val="22"/>
                <w:szCs w:val="22"/>
              </w:rPr>
              <w:t>MT_MERCH_STORE_ID_IS_INVALID</w:t>
            </w:r>
          </w:p>
        </w:tc>
        <w:tc>
          <w:tcPr>
            <w:tcW w:w="4870" w:type="dxa"/>
            <w:vAlign w:val="center"/>
          </w:tcPr>
          <w:p w14:paraId="164D1F7C" w14:textId="25DE2D0C" w:rsidR="001E6394" w:rsidRDefault="001E6394" w:rsidP="001E6394">
            <w:r>
              <w:rPr>
                <w:rFonts w:ascii="Tahoma" w:hAnsi="Tahoma" w:cs="Tahoma"/>
                <w:color w:val="404040"/>
                <w:sz w:val="22"/>
                <w:szCs w:val="22"/>
              </w:rPr>
              <w:t>商户门店编号无效</w:t>
            </w:r>
          </w:p>
        </w:tc>
      </w:tr>
      <w:tr w:rsidR="00A928D2" w14:paraId="204159A7" w14:textId="77777777" w:rsidTr="00A43EF8">
        <w:tc>
          <w:tcPr>
            <w:tcW w:w="3652" w:type="dxa"/>
            <w:vAlign w:val="center"/>
          </w:tcPr>
          <w:p w14:paraId="64BFB7E3" w14:textId="40489224" w:rsidR="00A928D2" w:rsidRDefault="00A928D2" w:rsidP="001E6394">
            <w:pPr>
              <w:rPr>
                <w:rFonts w:ascii="Tahoma" w:hAnsi="Tahoma" w:cs="Tahoma"/>
                <w:color w:val="404040"/>
                <w:sz w:val="22"/>
              </w:rPr>
            </w:pPr>
            <w:r w:rsidRPr="00A928D2">
              <w:rPr>
                <w:rFonts w:ascii="Tahoma" w:hAnsi="Tahoma" w:cs="Tahoma"/>
                <w:color w:val="404040"/>
                <w:sz w:val="22"/>
              </w:rPr>
              <w:t>MT_ACCEPT_FAIL</w:t>
            </w:r>
          </w:p>
        </w:tc>
        <w:tc>
          <w:tcPr>
            <w:tcW w:w="4870" w:type="dxa"/>
            <w:vAlign w:val="center"/>
          </w:tcPr>
          <w:p w14:paraId="29FE6A50" w14:textId="7D42E858" w:rsidR="00A928D2" w:rsidRDefault="00A928D2" w:rsidP="001E6394">
            <w:pPr>
              <w:rPr>
                <w:rFonts w:ascii="Tahoma" w:hAnsi="Tahoma" w:cs="Tahoma"/>
                <w:color w:val="404040"/>
                <w:sz w:val="22"/>
              </w:rPr>
            </w:pPr>
            <w:r w:rsidRPr="00A928D2">
              <w:rPr>
                <w:rFonts w:ascii="Tahoma" w:hAnsi="Tahoma" w:cs="Tahoma" w:hint="eastAsia"/>
                <w:color w:val="404040"/>
                <w:sz w:val="22"/>
              </w:rPr>
              <w:t>受理失败，请先查询订单</w:t>
            </w:r>
          </w:p>
        </w:tc>
      </w:tr>
    </w:tbl>
    <w:p w14:paraId="644A282B" w14:textId="77777777" w:rsidR="00797FC8" w:rsidRPr="00797FC8" w:rsidRDefault="00797FC8" w:rsidP="00A43EF8"/>
    <w:p w14:paraId="4CE7BE2A" w14:textId="77777777" w:rsidR="00D753AB" w:rsidRDefault="00D753AB" w:rsidP="00D753AB">
      <w:pPr>
        <w:pStyle w:val="3"/>
        <w:rPr>
          <w:rFonts w:ascii="宋体" w:hAnsi="宋体"/>
          <w:sz w:val="21"/>
          <w:szCs w:val="21"/>
        </w:rPr>
      </w:pPr>
      <w:r>
        <w:rPr>
          <w:rFonts w:hint="eastAsia"/>
        </w:rPr>
        <w:t>订单</w:t>
      </w:r>
      <w:r>
        <w:t>撤销接口</w:t>
      </w:r>
      <w:r w:rsidRPr="00F561BB">
        <w:rPr>
          <w:rFonts w:ascii="宋体" w:hAnsi="宋体"/>
          <w:sz w:val="21"/>
          <w:szCs w:val="21"/>
        </w:rPr>
        <w:t>&lt;ant.</w:t>
      </w:r>
      <w:r w:rsidRPr="00DB1745">
        <w:rPr>
          <w:rFonts w:ascii="宋体" w:hAnsi="宋体"/>
          <w:sz w:val="21"/>
          <w:szCs w:val="21"/>
        </w:rPr>
        <w:t>mybank</w:t>
      </w:r>
      <w:r w:rsidRPr="00DB1745">
        <w:rPr>
          <w:rFonts w:ascii="宋体" w:hAnsi="宋体" w:hint="eastAsia"/>
          <w:sz w:val="21"/>
          <w:szCs w:val="21"/>
        </w:rPr>
        <w:t>.</w:t>
      </w:r>
      <w:r w:rsidRPr="00DB1745">
        <w:rPr>
          <w:rFonts w:ascii="宋体" w:hAnsi="宋体"/>
          <w:sz w:val="21"/>
          <w:szCs w:val="21"/>
        </w:rPr>
        <w:t>bkmerchanttrade</w:t>
      </w:r>
      <w:r w:rsidRPr="00DB1745">
        <w:rPr>
          <w:rFonts w:ascii="宋体" w:hAnsi="宋体" w:hint="eastAsia"/>
          <w:sz w:val="21"/>
          <w:szCs w:val="21"/>
        </w:rPr>
        <w:t>.</w:t>
      </w:r>
      <w:r w:rsidRPr="00DB1745">
        <w:rPr>
          <w:rFonts w:ascii="宋体" w:hAnsi="宋体"/>
          <w:sz w:val="21"/>
          <w:szCs w:val="21"/>
        </w:rPr>
        <w:t>pay</w:t>
      </w:r>
      <w:r w:rsidRPr="00A6501C">
        <w:rPr>
          <w:rFonts w:ascii="宋体" w:hAnsi="宋体"/>
          <w:sz w:val="21"/>
          <w:szCs w:val="21"/>
        </w:rPr>
        <w:t>Cancel</w:t>
      </w:r>
      <w:r w:rsidRPr="00F561BB">
        <w:rPr>
          <w:rFonts w:ascii="宋体" w:hAnsi="宋体"/>
          <w:sz w:val="21"/>
          <w:szCs w:val="21"/>
        </w:rPr>
        <w:t>&gt;</w:t>
      </w:r>
    </w:p>
    <w:p w14:paraId="717740D3" w14:textId="7E379F7E" w:rsidR="00D753AB" w:rsidRPr="007566D2" w:rsidRDefault="00D753AB" w:rsidP="00D753AB">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本接口</w:t>
      </w:r>
      <w:r>
        <w:rPr>
          <w:rFonts w:asciiTheme="minorEastAsia" w:hAnsiTheme="minorEastAsia"/>
          <w:bCs/>
          <w:sz w:val="24"/>
          <w:szCs w:val="24"/>
        </w:rPr>
        <w:t>针对刷卡支付（被扫）</w:t>
      </w:r>
      <w:r>
        <w:rPr>
          <w:rFonts w:asciiTheme="minorEastAsia" w:hAnsiTheme="minorEastAsia" w:hint="eastAsia"/>
          <w:bCs/>
          <w:sz w:val="24"/>
          <w:szCs w:val="24"/>
        </w:rPr>
        <w:t>模式</w:t>
      </w:r>
      <w:r>
        <w:rPr>
          <w:rFonts w:asciiTheme="minorEastAsia" w:hAnsiTheme="minorEastAsia"/>
          <w:bCs/>
          <w:sz w:val="24"/>
          <w:szCs w:val="24"/>
        </w:rPr>
        <w:t>，</w:t>
      </w:r>
      <w:r>
        <w:rPr>
          <w:rFonts w:asciiTheme="minorEastAsia" w:hAnsiTheme="minorEastAsia" w:hint="eastAsia"/>
          <w:bCs/>
          <w:sz w:val="24"/>
          <w:szCs w:val="24"/>
        </w:rPr>
        <w:t>用户长时间未等到订单终态或者一直超时，</w:t>
      </w:r>
      <w:r w:rsidRPr="007566D2">
        <w:rPr>
          <w:rFonts w:asciiTheme="minorEastAsia" w:hAnsiTheme="minorEastAsia" w:hint="eastAsia"/>
          <w:bCs/>
          <w:sz w:val="24"/>
          <w:szCs w:val="24"/>
        </w:rPr>
        <w:t>调用</w:t>
      </w:r>
      <w:r>
        <w:rPr>
          <w:rFonts w:asciiTheme="minorEastAsia" w:hAnsiTheme="minorEastAsia" w:hint="eastAsia"/>
          <w:bCs/>
          <w:sz w:val="24"/>
          <w:szCs w:val="24"/>
        </w:rPr>
        <w:t>本</w:t>
      </w:r>
      <w:r>
        <w:rPr>
          <w:rFonts w:asciiTheme="minorEastAsia" w:hAnsiTheme="minorEastAsia"/>
          <w:bCs/>
          <w:sz w:val="24"/>
          <w:szCs w:val="24"/>
        </w:rPr>
        <w:t>接口</w:t>
      </w:r>
      <w:r w:rsidRPr="007566D2">
        <w:rPr>
          <w:rFonts w:asciiTheme="minorEastAsia" w:hAnsiTheme="minorEastAsia" w:hint="eastAsia"/>
          <w:bCs/>
          <w:sz w:val="24"/>
          <w:szCs w:val="24"/>
        </w:rPr>
        <w:t>撤销订单。</w:t>
      </w:r>
      <w:r>
        <w:rPr>
          <w:rFonts w:asciiTheme="minorEastAsia" w:hAnsiTheme="minorEastAsia" w:hint="eastAsia"/>
          <w:bCs/>
          <w:sz w:val="24"/>
          <w:szCs w:val="24"/>
        </w:rPr>
        <w:t>当</w:t>
      </w:r>
      <w:r w:rsidRPr="007566D2">
        <w:rPr>
          <w:rFonts w:asciiTheme="minorEastAsia" w:hAnsiTheme="minorEastAsia" w:hint="eastAsia"/>
          <w:bCs/>
          <w:sz w:val="24"/>
          <w:szCs w:val="24"/>
        </w:rPr>
        <w:t>网商</w:t>
      </w:r>
      <w:r>
        <w:rPr>
          <w:rFonts w:asciiTheme="minorEastAsia" w:hAnsiTheme="minorEastAsia" w:hint="eastAsia"/>
          <w:bCs/>
          <w:sz w:val="24"/>
          <w:szCs w:val="24"/>
        </w:rPr>
        <w:t>银行</w:t>
      </w:r>
      <w:r>
        <w:rPr>
          <w:rFonts w:asciiTheme="minorEastAsia" w:hAnsiTheme="minorEastAsia"/>
          <w:bCs/>
          <w:sz w:val="24"/>
          <w:szCs w:val="24"/>
        </w:rPr>
        <w:t>认定</w:t>
      </w:r>
      <w:r>
        <w:rPr>
          <w:rFonts w:asciiTheme="minorEastAsia" w:hAnsiTheme="minorEastAsia" w:hint="eastAsia"/>
          <w:bCs/>
          <w:sz w:val="24"/>
          <w:szCs w:val="24"/>
        </w:rPr>
        <w:t>该</w:t>
      </w:r>
      <w:r>
        <w:rPr>
          <w:rFonts w:asciiTheme="minorEastAsia" w:hAnsiTheme="minorEastAsia"/>
          <w:bCs/>
          <w:sz w:val="24"/>
          <w:szCs w:val="24"/>
        </w:rPr>
        <w:t>订单已支付成功</w:t>
      </w:r>
      <w:r w:rsidR="00D40708">
        <w:rPr>
          <w:rFonts w:asciiTheme="minorEastAsia" w:hAnsiTheme="minorEastAsia" w:hint="eastAsia"/>
          <w:bCs/>
          <w:sz w:val="24"/>
          <w:szCs w:val="24"/>
        </w:rPr>
        <w:t>或</w:t>
      </w:r>
      <w:r w:rsidR="00D40708">
        <w:rPr>
          <w:rFonts w:asciiTheme="minorEastAsia" w:hAnsiTheme="minorEastAsia"/>
          <w:bCs/>
          <w:sz w:val="24"/>
          <w:szCs w:val="24"/>
        </w:rPr>
        <w:t>支付失败</w:t>
      </w:r>
      <w:r>
        <w:rPr>
          <w:rFonts w:asciiTheme="minorEastAsia" w:hAnsiTheme="minorEastAsia"/>
          <w:bCs/>
          <w:sz w:val="24"/>
          <w:szCs w:val="24"/>
        </w:rPr>
        <w:t>，则</w:t>
      </w:r>
      <w:r w:rsidRPr="007566D2">
        <w:rPr>
          <w:rFonts w:asciiTheme="minorEastAsia" w:hAnsiTheme="minorEastAsia" w:hint="eastAsia"/>
          <w:bCs/>
          <w:sz w:val="24"/>
          <w:szCs w:val="24"/>
        </w:rPr>
        <w:t>撤销失败。</w:t>
      </w:r>
      <w:r>
        <w:rPr>
          <w:rFonts w:asciiTheme="minorEastAsia" w:hAnsiTheme="minorEastAsia" w:hint="eastAsia"/>
          <w:bCs/>
          <w:sz w:val="24"/>
          <w:szCs w:val="24"/>
        </w:rPr>
        <w:t>调用订单</w:t>
      </w:r>
      <w:r>
        <w:rPr>
          <w:rFonts w:asciiTheme="minorEastAsia" w:hAnsiTheme="minorEastAsia"/>
          <w:bCs/>
          <w:sz w:val="24"/>
          <w:szCs w:val="24"/>
        </w:rPr>
        <w:t>撤销前</w:t>
      </w:r>
      <w:r>
        <w:rPr>
          <w:rFonts w:asciiTheme="minorEastAsia" w:hAnsiTheme="minorEastAsia" w:hint="eastAsia"/>
          <w:bCs/>
          <w:sz w:val="24"/>
          <w:szCs w:val="24"/>
        </w:rPr>
        <w:t>请</w:t>
      </w:r>
      <w:r>
        <w:rPr>
          <w:rFonts w:asciiTheme="minorEastAsia" w:hAnsiTheme="minorEastAsia"/>
          <w:bCs/>
          <w:sz w:val="24"/>
          <w:szCs w:val="24"/>
        </w:rPr>
        <w:t>先进行订单查询。</w:t>
      </w:r>
    </w:p>
    <w:p w14:paraId="06FECA41" w14:textId="77777777" w:rsidR="00D753AB" w:rsidRPr="007566D2" w:rsidRDefault="00D753AB" w:rsidP="00D753AB">
      <w:pPr>
        <w:spacing w:line="360" w:lineRule="auto"/>
        <w:ind w:firstLineChars="200" w:firstLine="480"/>
        <w:rPr>
          <w:rFonts w:asciiTheme="minorEastAsia" w:hAnsiTheme="minorEastAsia"/>
          <w:bCs/>
          <w:sz w:val="24"/>
          <w:szCs w:val="24"/>
        </w:rPr>
      </w:pPr>
      <w:r w:rsidRPr="007566D2">
        <w:rPr>
          <w:rFonts w:asciiTheme="minorEastAsia" w:hAnsiTheme="minorEastAsia" w:hint="eastAsia"/>
          <w:bCs/>
          <w:sz w:val="24"/>
          <w:szCs w:val="24"/>
        </w:rPr>
        <w:t>最早可撤销时间在订单创建之后15秒后。</w:t>
      </w:r>
    </w:p>
    <w:p w14:paraId="77A1CCCB" w14:textId="76F6D271" w:rsidR="00D753AB" w:rsidRDefault="00D753AB" w:rsidP="00D753AB">
      <w:pPr>
        <w:spacing w:line="360" w:lineRule="auto"/>
        <w:ind w:firstLineChars="200" w:firstLine="480"/>
        <w:rPr>
          <w:rFonts w:asciiTheme="minorEastAsia" w:hAnsiTheme="minorEastAsia"/>
          <w:bCs/>
          <w:sz w:val="24"/>
          <w:szCs w:val="24"/>
        </w:rPr>
      </w:pPr>
      <w:r w:rsidRPr="007566D2">
        <w:rPr>
          <w:rFonts w:asciiTheme="minorEastAsia" w:hAnsiTheme="minorEastAsia" w:hint="eastAsia"/>
          <w:bCs/>
          <w:sz w:val="24"/>
          <w:szCs w:val="24"/>
        </w:rPr>
        <w:t>撤销交易需要控制在1:00—23:00</w:t>
      </w:r>
      <w:r w:rsidR="008C652B">
        <w:rPr>
          <w:rFonts w:asciiTheme="minorEastAsia" w:hAnsiTheme="minorEastAsia" w:hint="eastAsia"/>
          <w:bCs/>
          <w:sz w:val="24"/>
          <w:szCs w:val="24"/>
        </w:rPr>
        <w:t>，</w:t>
      </w:r>
      <w:r w:rsidR="008C652B">
        <w:rPr>
          <w:rFonts w:asciiTheme="minorEastAsia" w:hAnsiTheme="minorEastAsia"/>
          <w:bCs/>
          <w:sz w:val="24"/>
          <w:szCs w:val="24"/>
        </w:rPr>
        <w:t>其余时间不允许进行</w:t>
      </w:r>
      <w:r w:rsidR="008C652B">
        <w:rPr>
          <w:rFonts w:asciiTheme="minorEastAsia" w:hAnsiTheme="minorEastAsia" w:hint="eastAsia"/>
          <w:bCs/>
          <w:sz w:val="24"/>
          <w:szCs w:val="24"/>
        </w:rPr>
        <w:t>撤销</w:t>
      </w:r>
      <w:r w:rsidR="008C652B">
        <w:rPr>
          <w:rFonts w:asciiTheme="minorEastAsia" w:hAnsiTheme="minorEastAsia"/>
          <w:bCs/>
          <w:sz w:val="24"/>
          <w:szCs w:val="24"/>
        </w:rPr>
        <w:t>交易。</w:t>
      </w:r>
    </w:p>
    <w:p w14:paraId="153A75E5" w14:textId="77777777" w:rsidR="00D753AB" w:rsidRDefault="00D753AB" w:rsidP="00D753AB">
      <w:pPr>
        <w:pStyle w:val="4"/>
        <w:numPr>
          <w:ilvl w:val="0"/>
          <w:numId w:val="0"/>
        </w:numPr>
        <w:ind w:left="864" w:hanging="864"/>
      </w:pPr>
      <w:r>
        <w:rPr>
          <w:rFonts w:hint="eastAsia"/>
        </w:rPr>
        <w:t>请求</w:t>
      </w:r>
      <w:r>
        <w:t>报文</w:t>
      </w:r>
    </w:p>
    <w:tbl>
      <w:tblPr>
        <w:tblStyle w:val="a9"/>
        <w:tblW w:w="5000" w:type="pct"/>
        <w:tblLook w:val="04A0" w:firstRow="1" w:lastRow="0" w:firstColumn="1" w:lastColumn="0" w:noHBand="0" w:noVBand="1"/>
      </w:tblPr>
      <w:tblGrid>
        <w:gridCol w:w="440"/>
        <w:gridCol w:w="1117"/>
        <w:gridCol w:w="4345"/>
        <w:gridCol w:w="785"/>
        <w:gridCol w:w="453"/>
        <w:gridCol w:w="705"/>
        <w:gridCol w:w="451"/>
      </w:tblGrid>
      <w:tr w:rsidR="00D753AB" w:rsidRPr="00CB1278" w14:paraId="1281D6A2" w14:textId="77777777" w:rsidTr="00C11757">
        <w:trPr>
          <w:trHeight w:val="324"/>
        </w:trPr>
        <w:tc>
          <w:tcPr>
            <w:tcW w:w="26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C98643" w14:textId="77777777" w:rsidR="00D753AB" w:rsidRPr="00993C3D"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0C1C3" w14:textId="77777777" w:rsidR="00D753AB" w:rsidRPr="00993C3D" w:rsidRDefault="00D753AB" w:rsidP="00C11757">
            <w:pPr>
              <w:rPr>
                <w:rFonts w:asciiTheme="minorEastAsia" w:eastAsiaTheme="minorEastAsia" w:hAnsiTheme="minorEastAsia"/>
                <w:b/>
              </w:rPr>
            </w:pPr>
            <w:r w:rsidRPr="00993C3D">
              <w:rPr>
                <w:rFonts w:asciiTheme="minorEastAsia" w:eastAsiaTheme="minorEastAsia" w:hAnsiTheme="minorEastAsia" w:hint="eastAsia"/>
                <w:b/>
              </w:rPr>
              <w:t>参数名</w:t>
            </w:r>
          </w:p>
        </w:tc>
        <w:tc>
          <w:tcPr>
            <w:tcW w:w="26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860E6A"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4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E3B14F"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2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15CB09"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1AFFF8"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2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DAB5EB"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D753AB" w:rsidRPr="00CB1278" w14:paraId="4582E859" w14:textId="77777777" w:rsidTr="00C11757">
        <w:trPr>
          <w:trHeight w:val="287"/>
        </w:trPr>
        <w:tc>
          <w:tcPr>
            <w:tcW w:w="265" w:type="pct"/>
          </w:tcPr>
          <w:p w14:paraId="1A13CBA9" w14:textId="77777777" w:rsidR="00D753AB" w:rsidRPr="00993C3D" w:rsidRDefault="00D753AB" w:rsidP="006A0DBC">
            <w:pPr>
              <w:pStyle w:val="a6"/>
              <w:numPr>
                <w:ilvl w:val="0"/>
                <w:numId w:val="47"/>
              </w:numPr>
              <w:ind w:firstLineChars="0"/>
              <w:rPr>
                <w:rFonts w:asciiTheme="minorEastAsia" w:eastAsiaTheme="minorEastAsia" w:hAnsiTheme="minorEastAsia"/>
                <w:sz w:val="18"/>
                <w:szCs w:val="18"/>
              </w:rPr>
            </w:pPr>
          </w:p>
        </w:tc>
        <w:tc>
          <w:tcPr>
            <w:tcW w:w="673" w:type="pct"/>
            <w:shd w:val="clear" w:color="auto" w:fill="auto"/>
          </w:tcPr>
          <w:p w14:paraId="0478DED3" w14:textId="77777777" w:rsidR="00D753AB" w:rsidRPr="00BA7A82"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IsvOrgId</w:t>
            </w:r>
          </w:p>
        </w:tc>
        <w:tc>
          <w:tcPr>
            <w:tcW w:w="2619" w:type="pct"/>
            <w:shd w:val="clear" w:color="auto" w:fill="auto"/>
          </w:tcPr>
          <w:p w14:paraId="2C09029F" w14:textId="77777777" w:rsidR="00D753AB" w:rsidRPr="00CB1278" w:rsidRDefault="00D753AB" w:rsidP="00C11757">
            <w:pPr>
              <w:rPr>
                <w:rFonts w:asciiTheme="minorEastAsia" w:eastAsiaTheme="minorEastAsia" w:hAnsiTheme="minorEastAsia"/>
                <w:bCs/>
                <w:color w:val="000000"/>
                <w:sz w:val="18"/>
                <w:szCs w:val="18"/>
              </w:rPr>
            </w:pPr>
            <w:r>
              <w:rPr>
                <w:rFonts w:ascii="宋体" w:hAnsi="宋体" w:cs="宋体" w:hint="eastAsia"/>
                <w:color w:val="000000"/>
                <w:sz w:val="18"/>
                <w:szCs w:val="18"/>
              </w:rPr>
              <w:t>合作方机构号（网商银行分配）</w:t>
            </w:r>
          </w:p>
        </w:tc>
        <w:tc>
          <w:tcPr>
            <w:tcW w:w="473" w:type="pct"/>
            <w:tcBorders>
              <w:top w:val="single" w:sz="4" w:space="0" w:color="auto"/>
              <w:left w:val="single" w:sz="4" w:space="0" w:color="auto"/>
              <w:bottom w:val="single" w:sz="4" w:space="0" w:color="auto"/>
              <w:right w:val="single" w:sz="4" w:space="0" w:color="auto"/>
            </w:tcBorders>
          </w:tcPr>
          <w:p w14:paraId="70B6498D" w14:textId="77777777" w:rsidR="00D753AB" w:rsidRPr="00CB1278"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273" w:type="pct"/>
            <w:tcBorders>
              <w:top w:val="single" w:sz="4" w:space="0" w:color="auto"/>
              <w:left w:val="single" w:sz="4" w:space="0" w:color="auto"/>
              <w:bottom w:val="single" w:sz="4" w:space="0" w:color="auto"/>
              <w:right w:val="single" w:sz="4" w:space="0" w:color="auto"/>
            </w:tcBorders>
          </w:tcPr>
          <w:p w14:paraId="1C30A47B" w14:textId="77777777" w:rsidR="00D753AB" w:rsidRPr="00CB1278" w:rsidRDefault="00D753AB"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64</w:t>
            </w:r>
          </w:p>
        </w:tc>
        <w:tc>
          <w:tcPr>
            <w:tcW w:w="425" w:type="pct"/>
            <w:tcBorders>
              <w:top w:val="single" w:sz="4" w:space="0" w:color="auto"/>
              <w:left w:val="single" w:sz="4" w:space="0" w:color="auto"/>
              <w:bottom w:val="single" w:sz="4" w:space="0" w:color="auto"/>
              <w:right w:val="single" w:sz="4" w:space="0" w:color="auto"/>
            </w:tcBorders>
          </w:tcPr>
          <w:p w14:paraId="1122B8B6" w14:textId="77777777" w:rsidR="00D753AB" w:rsidRPr="00BA7A82" w:rsidRDefault="00D753AB"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M</w:t>
            </w:r>
          </w:p>
        </w:tc>
        <w:tc>
          <w:tcPr>
            <w:tcW w:w="273" w:type="pct"/>
            <w:tcBorders>
              <w:top w:val="single" w:sz="4" w:space="0" w:color="auto"/>
              <w:left w:val="single" w:sz="4" w:space="0" w:color="auto"/>
              <w:bottom w:val="single" w:sz="4" w:space="0" w:color="auto"/>
              <w:right w:val="single" w:sz="4" w:space="0" w:color="auto"/>
            </w:tcBorders>
          </w:tcPr>
          <w:p w14:paraId="7C14D02A" w14:textId="77777777" w:rsidR="00D753AB" w:rsidRPr="00CB1278" w:rsidRDefault="00D753AB" w:rsidP="00C11757">
            <w:pPr>
              <w:rPr>
                <w:rFonts w:asciiTheme="minorEastAsia" w:eastAsiaTheme="minorEastAsia" w:hAnsiTheme="minorEastAsia"/>
                <w:bCs/>
                <w:i/>
                <w:sz w:val="18"/>
                <w:szCs w:val="18"/>
              </w:rPr>
            </w:pPr>
          </w:p>
        </w:tc>
      </w:tr>
      <w:tr w:rsidR="00D753AB" w:rsidRPr="00CB1278" w14:paraId="4E026BC9" w14:textId="77777777" w:rsidTr="00C11757">
        <w:trPr>
          <w:trHeight w:val="287"/>
        </w:trPr>
        <w:tc>
          <w:tcPr>
            <w:tcW w:w="265" w:type="pct"/>
          </w:tcPr>
          <w:p w14:paraId="4A18795F" w14:textId="77777777" w:rsidR="00D753AB" w:rsidRPr="00993C3D" w:rsidRDefault="00D753AB" w:rsidP="006A0DBC">
            <w:pPr>
              <w:pStyle w:val="a6"/>
              <w:numPr>
                <w:ilvl w:val="0"/>
                <w:numId w:val="47"/>
              </w:numPr>
              <w:ind w:firstLineChars="0"/>
              <w:rPr>
                <w:rFonts w:asciiTheme="minorEastAsia" w:eastAsiaTheme="minorEastAsia" w:hAnsiTheme="minorEastAsia"/>
                <w:sz w:val="18"/>
                <w:szCs w:val="18"/>
              </w:rPr>
            </w:pPr>
          </w:p>
        </w:tc>
        <w:tc>
          <w:tcPr>
            <w:tcW w:w="673" w:type="pct"/>
            <w:shd w:val="clear" w:color="auto" w:fill="auto"/>
          </w:tcPr>
          <w:p w14:paraId="27F4FF97" w14:textId="77777777" w:rsidR="00D753AB" w:rsidRPr="00BA7A82"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sz w:val="18"/>
                <w:szCs w:val="18"/>
              </w:rPr>
              <w:t>M</w:t>
            </w:r>
            <w:r w:rsidRPr="00EE677B">
              <w:rPr>
                <w:rFonts w:asciiTheme="minorEastAsia" w:eastAsiaTheme="minorEastAsia" w:hAnsiTheme="minorEastAsia"/>
                <w:sz w:val="18"/>
                <w:szCs w:val="18"/>
              </w:rPr>
              <w:t>erchant</w:t>
            </w:r>
            <w:r w:rsidRPr="00EE677B">
              <w:rPr>
                <w:rFonts w:asciiTheme="minorEastAsia" w:eastAsiaTheme="minorEastAsia" w:hAnsiTheme="minorEastAsia" w:hint="eastAsia"/>
                <w:sz w:val="18"/>
                <w:szCs w:val="18"/>
              </w:rPr>
              <w:t>Id</w:t>
            </w:r>
          </w:p>
        </w:tc>
        <w:tc>
          <w:tcPr>
            <w:tcW w:w="2619" w:type="pct"/>
            <w:shd w:val="clear" w:color="auto" w:fill="auto"/>
          </w:tcPr>
          <w:p w14:paraId="7CFE01AB" w14:textId="1F5A7817" w:rsidR="00D753AB" w:rsidRPr="00CB1278" w:rsidRDefault="00D753AB" w:rsidP="00C11757">
            <w:pPr>
              <w:rPr>
                <w:rFonts w:asciiTheme="minorEastAsia" w:eastAsiaTheme="minorEastAsia" w:hAnsiTheme="minorEastAsia"/>
                <w:bCs/>
                <w:color w:val="000000"/>
                <w:sz w:val="18"/>
                <w:szCs w:val="18"/>
              </w:rPr>
            </w:pPr>
            <w:r>
              <w:rPr>
                <w:rFonts w:hint="eastAsia"/>
                <w:color w:val="000000"/>
                <w:sz w:val="18"/>
                <w:szCs w:val="18"/>
              </w:rPr>
              <w:t>商户号。</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473" w:type="pct"/>
          </w:tcPr>
          <w:p w14:paraId="3792F7B4" w14:textId="77777777" w:rsidR="00D753AB" w:rsidRPr="00CB1278"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273" w:type="pct"/>
            <w:tcBorders>
              <w:top w:val="single" w:sz="4" w:space="0" w:color="auto"/>
              <w:left w:val="single" w:sz="4" w:space="0" w:color="auto"/>
              <w:bottom w:val="single" w:sz="4" w:space="0" w:color="auto"/>
              <w:right w:val="single" w:sz="4" w:space="0" w:color="auto"/>
            </w:tcBorders>
          </w:tcPr>
          <w:p w14:paraId="1C359487" w14:textId="77777777" w:rsidR="00D753AB" w:rsidRPr="00CB1278" w:rsidRDefault="00D753AB"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64</w:t>
            </w:r>
          </w:p>
        </w:tc>
        <w:tc>
          <w:tcPr>
            <w:tcW w:w="425" w:type="pct"/>
            <w:shd w:val="clear" w:color="auto" w:fill="auto"/>
          </w:tcPr>
          <w:p w14:paraId="4E8FB43E" w14:textId="77777777" w:rsidR="00D753AB" w:rsidRPr="00BA7A82" w:rsidRDefault="00D753AB"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M</w:t>
            </w:r>
          </w:p>
        </w:tc>
        <w:tc>
          <w:tcPr>
            <w:tcW w:w="273" w:type="pct"/>
            <w:tcBorders>
              <w:top w:val="single" w:sz="4" w:space="0" w:color="auto"/>
              <w:left w:val="single" w:sz="4" w:space="0" w:color="auto"/>
              <w:bottom w:val="single" w:sz="4" w:space="0" w:color="auto"/>
              <w:right w:val="single" w:sz="4" w:space="0" w:color="auto"/>
            </w:tcBorders>
          </w:tcPr>
          <w:p w14:paraId="7A028703" w14:textId="77777777" w:rsidR="00D753AB" w:rsidRPr="00CB1278" w:rsidRDefault="00D753AB" w:rsidP="00C11757">
            <w:pPr>
              <w:rPr>
                <w:rFonts w:asciiTheme="minorEastAsia" w:eastAsiaTheme="minorEastAsia" w:hAnsiTheme="minorEastAsia"/>
                <w:bCs/>
                <w:i/>
                <w:sz w:val="18"/>
                <w:szCs w:val="18"/>
              </w:rPr>
            </w:pPr>
          </w:p>
        </w:tc>
      </w:tr>
      <w:tr w:rsidR="00D753AB" w:rsidRPr="003D09B9" w14:paraId="13A28159" w14:textId="77777777" w:rsidTr="00C11757">
        <w:trPr>
          <w:trHeight w:val="287"/>
        </w:trPr>
        <w:tc>
          <w:tcPr>
            <w:tcW w:w="265" w:type="pct"/>
          </w:tcPr>
          <w:p w14:paraId="4DEDD4DC" w14:textId="77777777" w:rsidR="00D753AB" w:rsidRPr="00993C3D" w:rsidRDefault="00D753AB" w:rsidP="006A0DBC">
            <w:pPr>
              <w:pStyle w:val="a6"/>
              <w:numPr>
                <w:ilvl w:val="0"/>
                <w:numId w:val="47"/>
              </w:numPr>
              <w:ind w:firstLineChars="0"/>
              <w:rPr>
                <w:rFonts w:asciiTheme="minorEastAsia" w:eastAsiaTheme="minorEastAsia" w:hAnsiTheme="minorEastAsia"/>
                <w:sz w:val="18"/>
                <w:szCs w:val="18"/>
              </w:rPr>
            </w:pPr>
          </w:p>
        </w:tc>
        <w:tc>
          <w:tcPr>
            <w:tcW w:w="673" w:type="pct"/>
          </w:tcPr>
          <w:p w14:paraId="380BE9C4"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utTradeN</w:t>
            </w:r>
            <w:r w:rsidRPr="003D09B9">
              <w:rPr>
                <w:rFonts w:asciiTheme="minorEastAsia" w:eastAsiaTheme="minorEastAsia" w:hAnsiTheme="minorEastAsia" w:hint="eastAsia"/>
                <w:sz w:val="18"/>
                <w:szCs w:val="18"/>
              </w:rPr>
              <w:t>o</w:t>
            </w:r>
          </w:p>
        </w:tc>
        <w:tc>
          <w:tcPr>
            <w:tcW w:w="2619" w:type="pct"/>
          </w:tcPr>
          <w:p w14:paraId="3C13E8FB"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外部交易号。合作</w:t>
            </w:r>
            <w:r>
              <w:rPr>
                <w:sz w:val="18"/>
                <w:szCs w:val="18"/>
              </w:rPr>
              <w:t>方系统提交的</w:t>
            </w:r>
            <w:r>
              <w:rPr>
                <w:rFonts w:hint="eastAsia"/>
                <w:sz w:val="18"/>
                <w:szCs w:val="18"/>
              </w:rPr>
              <w:t>交易</w:t>
            </w:r>
            <w:r>
              <w:rPr>
                <w:sz w:val="18"/>
                <w:szCs w:val="18"/>
              </w:rPr>
              <w:t>号。</w:t>
            </w:r>
          </w:p>
        </w:tc>
        <w:tc>
          <w:tcPr>
            <w:tcW w:w="473" w:type="pct"/>
          </w:tcPr>
          <w:p w14:paraId="62DDCAC9"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73" w:type="pct"/>
          </w:tcPr>
          <w:p w14:paraId="71B9668B"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425" w:type="pct"/>
          </w:tcPr>
          <w:p w14:paraId="709FE76B"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273" w:type="pct"/>
          </w:tcPr>
          <w:p w14:paraId="417DD6B4" w14:textId="77777777" w:rsidR="00D753AB" w:rsidRPr="003D09B9" w:rsidRDefault="00D753AB" w:rsidP="00C11757">
            <w:pPr>
              <w:rPr>
                <w:rFonts w:asciiTheme="minorEastAsia" w:eastAsiaTheme="minorEastAsia" w:hAnsiTheme="minorEastAsia"/>
                <w:bCs/>
                <w:sz w:val="18"/>
                <w:szCs w:val="18"/>
              </w:rPr>
            </w:pPr>
          </w:p>
        </w:tc>
      </w:tr>
    </w:tbl>
    <w:p w14:paraId="5C48F185" w14:textId="77777777" w:rsidR="00D753AB" w:rsidRPr="00C476AD" w:rsidRDefault="00D753AB" w:rsidP="00D753AB"/>
    <w:p w14:paraId="75667260" w14:textId="77777777" w:rsidR="00D753AB" w:rsidRDefault="00D753AB" w:rsidP="00D753AB">
      <w:pPr>
        <w:pStyle w:val="4"/>
        <w:numPr>
          <w:ilvl w:val="0"/>
          <w:numId w:val="0"/>
        </w:numPr>
        <w:ind w:left="864" w:hanging="864"/>
      </w:pPr>
      <w:r>
        <w:rPr>
          <w:rFonts w:hint="eastAsia"/>
        </w:rPr>
        <w:lastRenderedPageBreak/>
        <w:t>应答</w:t>
      </w:r>
      <w:r>
        <w:t>报文</w:t>
      </w:r>
    </w:p>
    <w:tbl>
      <w:tblPr>
        <w:tblStyle w:val="a9"/>
        <w:tblW w:w="5000" w:type="pct"/>
        <w:tblLook w:val="04A0" w:firstRow="1" w:lastRow="0" w:firstColumn="1" w:lastColumn="0" w:noHBand="0" w:noVBand="1"/>
      </w:tblPr>
      <w:tblGrid>
        <w:gridCol w:w="436"/>
        <w:gridCol w:w="1117"/>
        <w:gridCol w:w="4231"/>
        <w:gridCol w:w="919"/>
        <w:gridCol w:w="450"/>
        <w:gridCol w:w="695"/>
        <w:gridCol w:w="448"/>
      </w:tblGrid>
      <w:tr w:rsidR="00D753AB" w:rsidRPr="00F561BB" w14:paraId="74146AA3" w14:textId="77777777" w:rsidTr="00D753AB">
        <w:trPr>
          <w:trHeight w:val="270"/>
        </w:trPr>
        <w:tc>
          <w:tcPr>
            <w:tcW w:w="2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3EBEC3" w14:textId="77777777" w:rsidR="00D753AB" w:rsidRPr="00823CA8"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2942A3" w14:textId="77777777" w:rsidR="00D753AB" w:rsidRPr="00823CA8" w:rsidRDefault="00D753AB" w:rsidP="00C11757">
            <w:pPr>
              <w:rPr>
                <w:rFonts w:asciiTheme="minorEastAsia" w:eastAsiaTheme="minorEastAsia" w:hAnsiTheme="minorEastAsia"/>
                <w:b/>
              </w:rPr>
            </w:pPr>
            <w:r w:rsidRPr="00823CA8">
              <w:rPr>
                <w:rFonts w:asciiTheme="minorEastAsia" w:eastAsiaTheme="minorEastAsia" w:hAnsiTheme="minorEastAsia" w:hint="eastAsia"/>
                <w:b/>
              </w:rPr>
              <w:t>参数名</w:t>
            </w:r>
          </w:p>
        </w:tc>
        <w:tc>
          <w:tcPr>
            <w:tcW w:w="2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EE5489"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参数描述</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2DE622"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数据类型</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E2826F"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长度</w:t>
            </w:r>
          </w:p>
        </w:tc>
        <w:tc>
          <w:tcPr>
            <w:tcW w:w="4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B2E597"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出现要求</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1EC910" w14:textId="77777777" w:rsidR="00D753AB" w:rsidRPr="00A25896" w:rsidRDefault="00D753AB" w:rsidP="00C11757">
            <w:pPr>
              <w:rPr>
                <w:rFonts w:asciiTheme="minorEastAsia" w:eastAsiaTheme="minorEastAsia" w:hAnsiTheme="minorEastAsia"/>
                <w:b/>
                <w:sz w:val="21"/>
              </w:rPr>
            </w:pPr>
            <w:r w:rsidRPr="00A25896">
              <w:rPr>
                <w:rFonts w:asciiTheme="minorEastAsia" w:eastAsiaTheme="minorEastAsia" w:hAnsiTheme="minorEastAsia" w:hint="eastAsia"/>
                <w:b/>
                <w:sz w:val="21"/>
              </w:rPr>
              <w:t>示例</w:t>
            </w:r>
          </w:p>
        </w:tc>
      </w:tr>
      <w:tr w:rsidR="00D753AB" w:rsidRPr="00A25896" w14:paraId="70F50EF3" w14:textId="77777777" w:rsidTr="00D753AB">
        <w:trPr>
          <w:trHeight w:val="287"/>
        </w:trPr>
        <w:tc>
          <w:tcPr>
            <w:tcW w:w="263" w:type="pct"/>
            <w:tcBorders>
              <w:top w:val="single" w:sz="4" w:space="0" w:color="auto"/>
              <w:left w:val="single" w:sz="4" w:space="0" w:color="auto"/>
              <w:bottom w:val="single" w:sz="4" w:space="0" w:color="auto"/>
              <w:right w:val="single" w:sz="4" w:space="0" w:color="auto"/>
            </w:tcBorders>
          </w:tcPr>
          <w:p w14:paraId="4E4BEAEC" w14:textId="77777777" w:rsidR="00D753AB" w:rsidRPr="00823CA8" w:rsidRDefault="00D753AB" w:rsidP="006A0DBC">
            <w:pPr>
              <w:pStyle w:val="a6"/>
              <w:numPr>
                <w:ilvl w:val="0"/>
                <w:numId w:val="48"/>
              </w:numPr>
              <w:ind w:firstLineChars="0"/>
              <w:rPr>
                <w:rFonts w:hAnsi="宋体"/>
              </w:rPr>
            </w:pPr>
          </w:p>
        </w:tc>
        <w:tc>
          <w:tcPr>
            <w:tcW w:w="673" w:type="pct"/>
            <w:tcBorders>
              <w:top w:val="single" w:sz="4" w:space="0" w:color="auto"/>
              <w:left w:val="single" w:sz="4" w:space="0" w:color="auto"/>
              <w:bottom w:val="single" w:sz="4" w:space="0" w:color="auto"/>
              <w:right w:val="single" w:sz="4" w:space="0" w:color="auto"/>
            </w:tcBorders>
          </w:tcPr>
          <w:p w14:paraId="51803560" w14:textId="77777777" w:rsidR="00D753AB" w:rsidRPr="00A25896" w:rsidRDefault="00D753AB" w:rsidP="00C11757">
            <w:pPr>
              <w:rPr>
                <w:rFonts w:asciiTheme="minorEastAsia" w:eastAsiaTheme="minorEastAsia" w:hAnsiTheme="minorEastAsia"/>
                <w:bCs/>
                <w:color w:val="000000"/>
                <w:sz w:val="18"/>
                <w:szCs w:val="18"/>
              </w:rPr>
            </w:pPr>
            <w:r>
              <w:rPr>
                <w:rFonts w:ascii="宋体" w:hAnsi="宋体"/>
              </w:rPr>
              <w:t>R</w:t>
            </w:r>
            <w:r w:rsidRPr="00F561BB">
              <w:rPr>
                <w:rFonts w:ascii="宋体" w:hAnsi="宋体"/>
              </w:rPr>
              <w:t>espInfo</w:t>
            </w:r>
          </w:p>
        </w:tc>
        <w:tc>
          <w:tcPr>
            <w:tcW w:w="2550" w:type="pct"/>
            <w:tcBorders>
              <w:top w:val="single" w:sz="4" w:space="0" w:color="auto"/>
              <w:left w:val="single" w:sz="4" w:space="0" w:color="auto"/>
              <w:bottom w:val="single" w:sz="4" w:space="0" w:color="auto"/>
              <w:right w:val="single" w:sz="4" w:space="0" w:color="auto"/>
            </w:tcBorders>
          </w:tcPr>
          <w:p w14:paraId="3E8C9551"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返回码组件</w:t>
            </w:r>
          </w:p>
        </w:tc>
        <w:tc>
          <w:tcPr>
            <w:tcW w:w="554" w:type="pct"/>
            <w:tcBorders>
              <w:top w:val="single" w:sz="4" w:space="0" w:color="auto"/>
              <w:left w:val="single" w:sz="4" w:space="0" w:color="auto"/>
              <w:bottom w:val="single" w:sz="4" w:space="0" w:color="auto"/>
              <w:right w:val="single" w:sz="4" w:space="0" w:color="auto"/>
            </w:tcBorders>
          </w:tcPr>
          <w:p w14:paraId="32491E6A"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271" w:type="pct"/>
            <w:tcBorders>
              <w:top w:val="single" w:sz="4" w:space="0" w:color="auto"/>
              <w:left w:val="single" w:sz="4" w:space="0" w:color="auto"/>
              <w:bottom w:val="single" w:sz="4" w:space="0" w:color="auto"/>
              <w:right w:val="single" w:sz="4" w:space="0" w:color="auto"/>
            </w:tcBorders>
          </w:tcPr>
          <w:p w14:paraId="3A20A81E" w14:textId="77777777" w:rsidR="00D753AB" w:rsidRPr="00A25896" w:rsidRDefault="00D753AB" w:rsidP="00C11757">
            <w:pPr>
              <w:rPr>
                <w:rFonts w:asciiTheme="minorEastAsia" w:eastAsiaTheme="minorEastAsia" w:hAnsiTheme="minorEastAsia"/>
                <w:bCs/>
                <w:color w:val="000000"/>
                <w:sz w:val="18"/>
                <w:szCs w:val="18"/>
              </w:rPr>
            </w:pPr>
          </w:p>
        </w:tc>
        <w:tc>
          <w:tcPr>
            <w:tcW w:w="419" w:type="pct"/>
            <w:tcBorders>
              <w:top w:val="single" w:sz="4" w:space="0" w:color="auto"/>
              <w:left w:val="single" w:sz="4" w:space="0" w:color="auto"/>
              <w:bottom w:val="single" w:sz="4" w:space="0" w:color="auto"/>
              <w:right w:val="single" w:sz="4" w:space="0" w:color="auto"/>
            </w:tcBorders>
          </w:tcPr>
          <w:p w14:paraId="11DE580D" w14:textId="77777777" w:rsidR="00D753AB" w:rsidRPr="00A25896" w:rsidRDefault="00D753AB"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271" w:type="pct"/>
            <w:tcBorders>
              <w:top w:val="single" w:sz="4" w:space="0" w:color="auto"/>
              <w:left w:val="single" w:sz="4" w:space="0" w:color="auto"/>
              <w:bottom w:val="single" w:sz="4" w:space="0" w:color="auto"/>
              <w:right w:val="single" w:sz="4" w:space="0" w:color="auto"/>
            </w:tcBorders>
          </w:tcPr>
          <w:p w14:paraId="19E49356" w14:textId="77777777" w:rsidR="00D753AB" w:rsidRPr="00A25896" w:rsidRDefault="00D753AB" w:rsidP="00C11757">
            <w:pPr>
              <w:rPr>
                <w:rFonts w:asciiTheme="minorEastAsia" w:eastAsiaTheme="minorEastAsia" w:hAnsiTheme="minorEastAsia"/>
                <w:bCs/>
                <w:color w:val="000000"/>
                <w:sz w:val="18"/>
                <w:szCs w:val="18"/>
              </w:rPr>
            </w:pPr>
          </w:p>
        </w:tc>
      </w:tr>
      <w:tr w:rsidR="00D753AB" w:rsidRPr="003D09B9" w14:paraId="0EA00AA6" w14:textId="77777777" w:rsidTr="00D753AB">
        <w:trPr>
          <w:trHeight w:val="287"/>
        </w:trPr>
        <w:tc>
          <w:tcPr>
            <w:tcW w:w="263" w:type="pct"/>
          </w:tcPr>
          <w:p w14:paraId="044B6FC6" w14:textId="77777777" w:rsidR="00D753AB" w:rsidRPr="00823CA8" w:rsidRDefault="00D753AB" w:rsidP="006A0DBC">
            <w:pPr>
              <w:pStyle w:val="a6"/>
              <w:numPr>
                <w:ilvl w:val="0"/>
                <w:numId w:val="48"/>
              </w:numPr>
              <w:ind w:firstLineChars="0"/>
              <w:rPr>
                <w:rFonts w:asciiTheme="minorEastAsia" w:eastAsiaTheme="minorEastAsia" w:hAnsiTheme="minorEastAsia"/>
                <w:sz w:val="18"/>
                <w:szCs w:val="18"/>
              </w:rPr>
            </w:pPr>
          </w:p>
        </w:tc>
        <w:tc>
          <w:tcPr>
            <w:tcW w:w="673" w:type="pct"/>
          </w:tcPr>
          <w:p w14:paraId="5D0BBD32"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utTradeN</w:t>
            </w:r>
            <w:r w:rsidRPr="003D09B9">
              <w:rPr>
                <w:rFonts w:asciiTheme="minorEastAsia" w:eastAsiaTheme="minorEastAsia" w:hAnsiTheme="minorEastAsia" w:hint="eastAsia"/>
                <w:sz w:val="18"/>
                <w:szCs w:val="18"/>
              </w:rPr>
              <w:t>o</w:t>
            </w:r>
          </w:p>
        </w:tc>
        <w:tc>
          <w:tcPr>
            <w:tcW w:w="2550" w:type="pct"/>
          </w:tcPr>
          <w:p w14:paraId="2665FED5" w14:textId="77777777" w:rsidR="00D753AB" w:rsidRPr="003D09B9" w:rsidRDefault="00D753AB" w:rsidP="00C11757">
            <w:pPr>
              <w:rPr>
                <w:rFonts w:asciiTheme="minorEastAsia" w:eastAsiaTheme="minorEastAsia" w:hAnsiTheme="minorEastAsia"/>
                <w:bCs/>
                <w:sz w:val="18"/>
                <w:szCs w:val="18"/>
              </w:rPr>
            </w:pPr>
            <w:r>
              <w:rPr>
                <w:rFonts w:hint="eastAsia"/>
                <w:sz w:val="18"/>
                <w:szCs w:val="18"/>
              </w:rPr>
              <w:t>外部交易号。</w:t>
            </w:r>
          </w:p>
        </w:tc>
        <w:tc>
          <w:tcPr>
            <w:tcW w:w="554" w:type="pct"/>
          </w:tcPr>
          <w:p w14:paraId="31EDF8C9"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71" w:type="pct"/>
          </w:tcPr>
          <w:p w14:paraId="116E14D5"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419" w:type="pct"/>
          </w:tcPr>
          <w:p w14:paraId="4721F2BD"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271" w:type="pct"/>
          </w:tcPr>
          <w:p w14:paraId="7C6A21CF" w14:textId="77777777" w:rsidR="00D753AB" w:rsidRPr="003D09B9" w:rsidRDefault="00D753AB" w:rsidP="00C11757">
            <w:pPr>
              <w:rPr>
                <w:rFonts w:asciiTheme="minorEastAsia" w:eastAsiaTheme="minorEastAsia" w:hAnsiTheme="minorEastAsia"/>
                <w:bCs/>
                <w:sz w:val="18"/>
                <w:szCs w:val="18"/>
              </w:rPr>
            </w:pPr>
          </w:p>
        </w:tc>
      </w:tr>
      <w:tr w:rsidR="00D753AB" w:rsidRPr="003D09B9" w14:paraId="22C303C7" w14:textId="77777777" w:rsidTr="00D753AB">
        <w:trPr>
          <w:trHeight w:val="287"/>
        </w:trPr>
        <w:tc>
          <w:tcPr>
            <w:tcW w:w="263" w:type="pct"/>
          </w:tcPr>
          <w:p w14:paraId="2CC52CF1" w14:textId="77777777" w:rsidR="00D753AB" w:rsidRPr="00823CA8" w:rsidRDefault="00D753AB" w:rsidP="006A0DBC">
            <w:pPr>
              <w:pStyle w:val="a6"/>
              <w:numPr>
                <w:ilvl w:val="0"/>
                <w:numId w:val="48"/>
              </w:numPr>
              <w:ind w:firstLineChars="0"/>
              <w:rPr>
                <w:rFonts w:asciiTheme="minorEastAsia" w:eastAsiaTheme="minorEastAsia" w:hAnsiTheme="minorEastAsia"/>
                <w:sz w:val="18"/>
                <w:szCs w:val="18"/>
              </w:rPr>
            </w:pPr>
          </w:p>
        </w:tc>
        <w:tc>
          <w:tcPr>
            <w:tcW w:w="673" w:type="pct"/>
          </w:tcPr>
          <w:p w14:paraId="2359DA97"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sidRPr="00EE677B">
              <w:rPr>
                <w:rFonts w:asciiTheme="minorEastAsia" w:eastAsiaTheme="minorEastAsia" w:hAnsiTheme="minorEastAsia" w:hint="eastAsia"/>
                <w:sz w:val="18"/>
                <w:szCs w:val="18"/>
              </w:rPr>
              <w:t>rderNo</w:t>
            </w:r>
          </w:p>
        </w:tc>
        <w:tc>
          <w:tcPr>
            <w:tcW w:w="2550" w:type="pct"/>
          </w:tcPr>
          <w:p w14:paraId="49239FCE" w14:textId="623AFD1C" w:rsidR="00D753AB" w:rsidRPr="003D09B9" w:rsidRDefault="00B11B5E"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网商银行</w:t>
            </w:r>
            <w:r w:rsidR="00D753AB" w:rsidRPr="00AA0874">
              <w:rPr>
                <w:rFonts w:asciiTheme="minorEastAsia" w:eastAsiaTheme="minorEastAsia" w:hAnsiTheme="minorEastAsia" w:hint="eastAsia"/>
                <w:sz w:val="18"/>
                <w:szCs w:val="18"/>
              </w:rPr>
              <w:t>支付订单号</w:t>
            </w:r>
          </w:p>
        </w:tc>
        <w:tc>
          <w:tcPr>
            <w:tcW w:w="554" w:type="pct"/>
          </w:tcPr>
          <w:p w14:paraId="76B69094"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71" w:type="pct"/>
          </w:tcPr>
          <w:p w14:paraId="54D56970"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19" w:type="pct"/>
          </w:tcPr>
          <w:p w14:paraId="1A3AC847"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271" w:type="pct"/>
          </w:tcPr>
          <w:p w14:paraId="5C22166C" w14:textId="77777777" w:rsidR="00D753AB" w:rsidRPr="003D09B9" w:rsidRDefault="00D753AB" w:rsidP="00C11757">
            <w:pPr>
              <w:rPr>
                <w:rFonts w:asciiTheme="minorEastAsia" w:eastAsiaTheme="minorEastAsia" w:hAnsiTheme="minorEastAsia"/>
                <w:bCs/>
                <w:sz w:val="18"/>
                <w:szCs w:val="18"/>
              </w:rPr>
            </w:pPr>
          </w:p>
        </w:tc>
      </w:tr>
    </w:tbl>
    <w:p w14:paraId="28B3A52C" w14:textId="77777777" w:rsidR="000E63D0" w:rsidRDefault="000E63D0" w:rsidP="00A43EF8"/>
    <w:p w14:paraId="3C199ABF" w14:textId="77777777" w:rsidR="000E63D0" w:rsidRDefault="000E63D0" w:rsidP="000E63D0">
      <w:pPr>
        <w:pStyle w:val="4"/>
        <w:numPr>
          <w:ilvl w:val="0"/>
          <w:numId w:val="0"/>
        </w:numPr>
        <w:ind w:left="864" w:hanging="864"/>
      </w:pPr>
      <w:r>
        <w:rPr>
          <w:rFonts w:hint="eastAsia"/>
        </w:rPr>
        <w:t>报文返回码</w:t>
      </w:r>
    </w:p>
    <w:tbl>
      <w:tblPr>
        <w:tblStyle w:val="a9"/>
        <w:tblW w:w="0" w:type="auto"/>
        <w:tblLayout w:type="fixed"/>
        <w:tblLook w:val="04A0" w:firstRow="1" w:lastRow="0" w:firstColumn="1" w:lastColumn="0" w:noHBand="0" w:noVBand="1"/>
      </w:tblPr>
      <w:tblGrid>
        <w:gridCol w:w="4219"/>
        <w:gridCol w:w="4303"/>
      </w:tblGrid>
      <w:tr w:rsidR="000E63D0" w14:paraId="7A7CC34D" w14:textId="77777777" w:rsidTr="00A43EF8">
        <w:tc>
          <w:tcPr>
            <w:tcW w:w="4219" w:type="dxa"/>
          </w:tcPr>
          <w:p w14:paraId="6ACD6601" w14:textId="04EA0258" w:rsidR="000E63D0" w:rsidRDefault="000E63D0" w:rsidP="000E63D0">
            <w:r>
              <w:rPr>
                <w:rFonts w:hint="eastAsia"/>
              </w:rPr>
              <w:t>返回码</w:t>
            </w:r>
          </w:p>
        </w:tc>
        <w:tc>
          <w:tcPr>
            <w:tcW w:w="4303" w:type="dxa"/>
          </w:tcPr>
          <w:p w14:paraId="64CF29A0" w14:textId="5966AA0F" w:rsidR="000E63D0" w:rsidRDefault="000E63D0" w:rsidP="000E63D0">
            <w:r>
              <w:rPr>
                <w:rFonts w:hint="eastAsia"/>
              </w:rPr>
              <w:t>中文</w:t>
            </w:r>
            <w:r>
              <w:t>描述</w:t>
            </w:r>
          </w:p>
        </w:tc>
      </w:tr>
      <w:tr w:rsidR="000E63D0" w14:paraId="79D60C67" w14:textId="77777777" w:rsidTr="00A43EF8">
        <w:tc>
          <w:tcPr>
            <w:tcW w:w="4219" w:type="dxa"/>
            <w:vAlign w:val="center"/>
          </w:tcPr>
          <w:p w14:paraId="1F5D5B8F" w14:textId="479402F9" w:rsidR="000E63D0" w:rsidRDefault="000E63D0" w:rsidP="000E63D0">
            <w:r>
              <w:rPr>
                <w:rFonts w:ascii="Tahoma" w:hAnsi="Tahoma" w:cs="Tahoma"/>
                <w:color w:val="404040"/>
                <w:sz w:val="22"/>
                <w:szCs w:val="22"/>
              </w:rPr>
              <w:t>MT_ILLEGAL_PARAMETER</w:t>
            </w:r>
          </w:p>
        </w:tc>
        <w:tc>
          <w:tcPr>
            <w:tcW w:w="4303" w:type="dxa"/>
            <w:vAlign w:val="center"/>
          </w:tcPr>
          <w:p w14:paraId="5B8E36B8" w14:textId="6E37B872" w:rsidR="000E63D0" w:rsidRDefault="000E63D0" w:rsidP="000E63D0">
            <w:r>
              <w:rPr>
                <w:rFonts w:ascii="Tahoma" w:hAnsi="Tahoma" w:cs="Tahoma"/>
                <w:color w:val="404040"/>
                <w:sz w:val="22"/>
                <w:szCs w:val="22"/>
              </w:rPr>
              <w:t>请求参数错误</w:t>
            </w:r>
          </w:p>
        </w:tc>
      </w:tr>
      <w:tr w:rsidR="000E63D0" w14:paraId="3DCF3D8E" w14:textId="77777777" w:rsidTr="00A43EF8">
        <w:tc>
          <w:tcPr>
            <w:tcW w:w="4219" w:type="dxa"/>
            <w:vAlign w:val="center"/>
          </w:tcPr>
          <w:p w14:paraId="23A6CA46" w14:textId="65626799" w:rsidR="000E63D0" w:rsidRDefault="000E63D0" w:rsidP="000E63D0">
            <w:r>
              <w:rPr>
                <w:rFonts w:ascii="Tahoma" w:hAnsi="Tahoma" w:cs="Tahoma"/>
                <w:color w:val="404040"/>
                <w:sz w:val="22"/>
                <w:szCs w:val="22"/>
              </w:rPr>
              <w:t>MT_SYSTEM_CONFIG_ERROR</w:t>
            </w:r>
          </w:p>
        </w:tc>
        <w:tc>
          <w:tcPr>
            <w:tcW w:w="4303" w:type="dxa"/>
            <w:vAlign w:val="center"/>
          </w:tcPr>
          <w:p w14:paraId="50AAA6D6" w14:textId="0B2D4921" w:rsidR="000E63D0" w:rsidRDefault="000E63D0" w:rsidP="000E63D0">
            <w:r>
              <w:rPr>
                <w:rFonts w:ascii="Tahoma" w:hAnsi="Tahoma" w:cs="Tahoma"/>
                <w:color w:val="404040"/>
                <w:sz w:val="22"/>
                <w:szCs w:val="22"/>
              </w:rPr>
              <w:t>系统配置错误，交易失败</w:t>
            </w:r>
          </w:p>
        </w:tc>
      </w:tr>
      <w:tr w:rsidR="000E63D0" w14:paraId="10D15E43" w14:textId="77777777" w:rsidTr="00A43EF8">
        <w:tc>
          <w:tcPr>
            <w:tcW w:w="4219" w:type="dxa"/>
            <w:vAlign w:val="center"/>
          </w:tcPr>
          <w:p w14:paraId="527933F2" w14:textId="635B23B8" w:rsidR="000E63D0" w:rsidRDefault="000E63D0" w:rsidP="000E63D0">
            <w:r>
              <w:rPr>
                <w:rFonts w:ascii="Tahoma" w:hAnsi="Tahoma" w:cs="Tahoma"/>
                <w:color w:val="404040"/>
                <w:sz w:val="22"/>
                <w:szCs w:val="22"/>
              </w:rPr>
              <w:t>MT_TRADE_INFO_IS_TAMPER</w:t>
            </w:r>
          </w:p>
        </w:tc>
        <w:tc>
          <w:tcPr>
            <w:tcW w:w="4303" w:type="dxa"/>
            <w:vAlign w:val="center"/>
          </w:tcPr>
          <w:p w14:paraId="0ECAB012" w14:textId="3A76348B" w:rsidR="000E63D0" w:rsidRDefault="000E63D0" w:rsidP="000E63D0">
            <w:r>
              <w:rPr>
                <w:rFonts w:ascii="Tahoma" w:hAnsi="Tahoma" w:cs="Tahoma"/>
                <w:color w:val="404040"/>
                <w:sz w:val="22"/>
                <w:szCs w:val="22"/>
              </w:rPr>
              <w:t>交易信息被篡改</w:t>
            </w:r>
          </w:p>
        </w:tc>
      </w:tr>
      <w:tr w:rsidR="000E63D0" w14:paraId="358D7FFC" w14:textId="77777777" w:rsidTr="00A43EF8">
        <w:tc>
          <w:tcPr>
            <w:tcW w:w="4219" w:type="dxa"/>
            <w:vAlign w:val="center"/>
          </w:tcPr>
          <w:p w14:paraId="4B19DAE6" w14:textId="63CA8525" w:rsidR="000E63D0" w:rsidRDefault="000E63D0" w:rsidP="000E63D0">
            <w:r>
              <w:rPr>
                <w:rFonts w:ascii="Tahoma" w:hAnsi="Tahoma" w:cs="Tahoma"/>
                <w:color w:val="404040"/>
                <w:sz w:val="22"/>
                <w:szCs w:val="22"/>
              </w:rPr>
              <w:t>MT_DISCORDANT_REPEAT_REQUEST</w:t>
            </w:r>
          </w:p>
        </w:tc>
        <w:tc>
          <w:tcPr>
            <w:tcW w:w="4303" w:type="dxa"/>
            <w:vAlign w:val="center"/>
          </w:tcPr>
          <w:p w14:paraId="39EF89FD" w14:textId="4DC51834" w:rsidR="000E63D0" w:rsidRDefault="000E63D0" w:rsidP="000E63D0">
            <w:r>
              <w:rPr>
                <w:rFonts w:ascii="Tahoma" w:hAnsi="Tahoma" w:cs="Tahoma"/>
                <w:color w:val="404040"/>
                <w:sz w:val="22"/>
                <w:szCs w:val="22"/>
              </w:rPr>
              <w:t>重复请求参数不一致</w:t>
            </w:r>
            <w:r>
              <w:rPr>
                <w:rFonts w:ascii="Tahoma" w:hAnsi="Tahoma" w:cs="Tahoma" w:hint="eastAsia"/>
                <w:color w:val="404040"/>
                <w:sz w:val="22"/>
                <w:szCs w:val="22"/>
              </w:rPr>
              <w:t>，</w:t>
            </w:r>
            <w:r>
              <w:rPr>
                <w:rFonts w:ascii="Tahoma" w:hAnsi="Tahoma" w:cs="Tahoma"/>
                <w:color w:val="404040"/>
                <w:sz w:val="22"/>
                <w:szCs w:val="22"/>
              </w:rPr>
              <w:t>请查询支付单确认结果</w:t>
            </w:r>
          </w:p>
        </w:tc>
      </w:tr>
      <w:tr w:rsidR="000E63D0" w14:paraId="29263FA1" w14:textId="77777777" w:rsidTr="00A43EF8">
        <w:tc>
          <w:tcPr>
            <w:tcW w:w="4219" w:type="dxa"/>
            <w:vAlign w:val="center"/>
          </w:tcPr>
          <w:p w14:paraId="1073AE8E" w14:textId="49AC23A4" w:rsidR="000E63D0" w:rsidRDefault="000E63D0" w:rsidP="000E63D0">
            <w:r>
              <w:rPr>
                <w:rFonts w:ascii="Tahoma" w:hAnsi="Tahoma" w:cs="Tahoma"/>
                <w:color w:val="404040"/>
                <w:sz w:val="22"/>
                <w:szCs w:val="22"/>
              </w:rPr>
              <w:t>MT_FORBIDDEN_TRADE_TIME</w:t>
            </w:r>
          </w:p>
        </w:tc>
        <w:tc>
          <w:tcPr>
            <w:tcW w:w="4303" w:type="dxa"/>
            <w:vAlign w:val="center"/>
          </w:tcPr>
          <w:p w14:paraId="40FC466B" w14:textId="6BE023AA" w:rsidR="000E63D0" w:rsidRDefault="000E63D0" w:rsidP="000E63D0">
            <w:r>
              <w:rPr>
                <w:rFonts w:ascii="Tahoma" w:hAnsi="Tahoma" w:cs="Tahoma"/>
                <w:color w:val="404040"/>
                <w:sz w:val="22"/>
                <w:szCs w:val="22"/>
              </w:rPr>
              <w:t>当前时段禁止此交易</w:t>
            </w:r>
          </w:p>
        </w:tc>
      </w:tr>
      <w:tr w:rsidR="000E63D0" w14:paraId="310590ED" w14:textId="77777777" w:rsidTr="00A43EF8">
        <w:tc>
          <w:tcPr>
            <w:tcW w:w="4219" w:type="dxa"/>
            <w:vAlign w:val="center"/>
          </w:tcPr>
          <w:p w14:paraId="3B63C547" w14:textId="10C52FD7" w:rsidR="000E63D0" w:rsidRDefault="000E63D0" w:rsidP="000E63D0">
            <w:r>
              <w:rPr>
                <w:rFonts w:ascii="Tahoma" w:hAnsi="Tahoma" w:cs="Tahoma"/>
                <w:color w:val="404040"/>
                <w:sz w:val="22"/>
                <w:szCs w:val="22"/>
              </w:rPr>
              <w:t>MT_PAY_ORDER_NOT_EXISTS</w:t>
            </w:r>
          </w:p>
        </w:tc>
        <w:tc>
          <w:tcPr>
            <w:tcW w:w="4303" w:type="dxa"/>
            <w:vAlign w:val="center"/>
          </w:tcPr>
          <w:p w14:paraId="7D93FAB3" w14:textId="77C900FA" w:rsidR="000E63D0" w:rsidRDefault="000E63D0" w:rsidP="000E63D0">
            <w:r>
              <w:rPr>
                <w:rFonts w:ascii="Tahoma" w:hAnsi="Tahoma" w:cs="Tahoma"/>
                <w:color w:val="404040"/>
                <w:sz w:val="22"/>
                <w:szCs w:val="22"/>
              </w:rPr>
              <w:t>支付单不存在，请确认支付单号重新发起调用。</w:t>
            </w:r>
          </w:p>
        </w:tc>
      </w:tr>
      <w:tr w:rsidR="000E63D0" w14:paraId="2A37A6CE" w14:textId="77777777" w:rsidTr="00A43EF8">
        <w:tc>
          <w:tcPr>
            <w:tcW w:w="4219" w:type="dxa"/>
            <w:vAlign w:val="center"/>
          </w:tcPr>
          <w:p w14:paraId="3D959D27" w14:textId="753767A9" w:rsidR="000E63D0" w:rsidRDefault="000E63D0" w:rsidP="000E63D0">
            <w:r>
              <w:rPr>
                <w:rFonts w:ascii="Tahoma" w:hAnsi="Tahoma" w:cs="Tahoma"/>
                <w:color w:val="404040"/>
                <w:sz w:val="22"/>
                <w:szCs w:val="22"/>
              </w:rPr>
              <w:t>MT_ISV_AR_INVALID</w:t>
            </w:r>
          </w:p>
        </w:tc>
        <w:tc>
          <w:tcPr>
            <w:tcW w:w="4303" w:type="dxa"/>
            <w:vAlign w:val="center"/>
          </w:tcPr>
          <w:p w14:paraId="2FBABED4" w14:textId="6990AD83" w:rsidR="000E63D0" w:rsidRDefault="000E63D0" w:rsidP="000E63D0">
            <w:r>
              <w:rPr>
                <w:rFonts w:ascii="Tahoma" w:hAnsi="Tahoma" w:cs="Tahoma"/>
                <w:color w:val="404040"/>
                <w:sz w:val="22"/>
                <w:szCs w:val="22"/>
              </w:rPr>
              <w:t>ISV</w:t>
            </w:r>
            <w:r>
              <w:rPr>
                <w:rFonts w:ascii="Tahoma" w:hAnsi="Tahoma" w:cs="Tahoma"/>
                <w:color w:val="404040"/>
                <w:sz w:val="22"/>
                <w:szCs w:val="22"/>
              </w:rPr>
              <w:t>合约状态非法</w:t>
            </w:r>
          </w:p>
        </w:tc>
      </w:tr>
      <w:tr w:rsidR="000E63D0" w14:paraId="1C4FB127" w14:textId="77777777" w:rsidTr="00A43EF8">
        <w:tc>
          <w:tcPr>
            <w:tcW w:w="4219" w:type="dxa"/>
            <w:vAlign w:val="center"/>
          </w:tcPr>
          <w:p w14:paraId="3406F3DE" w14:textId="6E5D62D0" w:rsidR="000E63D0" w:rsidRDefault="000E63D0" w:rsidP="000E63D0">
            <w:r>
              <w:rPr>
                <w:rFonts w:ascii="Tahoma" w:hAnsi="Tahoma" w:cs="Tahoma"/>
                <w:color w:val="404040"/>
                <w:sz w:val="22"/>
                <w:szCs w:val="22"/>
              </w:rPr>
              <w:t>MT_ORDER_INFO_CONTAINED_FORBIDDEN_WORDS</w:t>
            </w:r>
          </w:p>
        </w:tc>
        <w:tc>
          <w:tcPr>
            <w:tcW w:w="4303" w:type="dxa"/>
            <w:vAlign w:val="center"/>
          </w:tcPr>
          <w:p w14:paraId="09C66CFC" w14:textId="0FA4B8CE" w:rsidR="000E63D0" w:rsidRDefault="000E63D0" w:rsidP="000E63D0">
            <w:r>
              <w:rPr>
                <w:rFonts w:ascii="Tahoma" w:hAnsi="Tahoma" w:cs="Tahoma"/>
                <w:color w:val="404040"/>
                <w:sz w:val="22"/>
                <w:szCs w:val="22"/>
              </w:rPr>
              <w:t>订单信息中包含违禁词</w:t>
            </w:r>
          </w:p>
        </w:tc>
      </w:tr>
      <w:tr w:rsidR="000E63D0" w14:paraId="2B1695A6" w14:textId="77777777" w:rsidTr="00A43EF8">
        <w:tc>
          <w:tcPr>
            <w:tcW w:w="4219" w:type="dxa"/>
            <w:vAlign w:val="center"/>
          </w:tcPr>
          <w:p w14:paraId="384BE216" w14:textId="3D527866" w:rsidR="000E63D0" w:rsidRDefault="000E63D0" w:rsidP="000E63D0">
            <w:r>
              <w:rPr>
                <w:rFonts w:ascii="Tahoma" w:hAnsi="Tahoma" w:cs="Tahoma"/>
                <w:color w:val="404040"/>
                <w:sz w:val="22"/>
                <w:szCs w:val="22"/>
              </w:rPr>
              <w:t>MT_PAY_REQUEST_IN_PROCESS</w:t>
            </w:r>
          </w:p>
        </w:tc>
        <w:tc>
          <w:tcPr>
            <w:tcW w:w="4303" w:type="dxa"/>
            <w:vAlign w:val="center"/>
          </w:tcPr>
          <w:p w14:paraId="522D3351" w14:textId="1FE1B86C" w:rsidR="000E63D0" w:rsidRDefault="000E63D0" w:rsidP="000E63D0">
            <w:r>
              <w:rPr>
                <w:rFonts w:ascii="Tahoma" w:hAnsi="Tahoma" w:cs="Tahoma"/>
                <w:color w:val="404040"/>
                <w:sz w:val="22"/>
                <w:szCs w:val="22"/>
              </w:rPr>
              <w:t>支付单处理中，请稍后使用原参数再次发起调用</w:t>
            </w:r>
            <w:r>
              <w:rPr>
                <w:rFonts w:ascii="Tahoma" w:hAnsi="Tahoma" w:cs="Tahoma"/>
                <w:color w:val="404040"/>
                <w:sz w:val="22"/>
                <w:szCs w:val="22"/>
              </w:rPr>
              <w:t>,</w:t>
            </w:r>
            <w:r>
              <w:rPr>
                <w:rFonts w:ascii="Tahoma" w:hAnsi="Tahoma" w:cs="Tahoma"/>
                <w:color w:val="404040"/>
                <w:sz w:val="22"/>
                <w:szCs w:val="22"/>
              </w:rPr>
              <w:t>或查询交易订单状态</w:t>
            </w:r>
          </w:p>
        </w:tc>
      </w:tr>
      <w:tr w:rsidR="000E63D0" w14:paraId="76279FF8" w14:textId="77777777" w:rsidTr="00A43EF8">
        <w:tc>
          <w:tcPr>
            <w:tcW w:w="4219" w:type="dxa"/>
            <w:vAlign w:val="center"/>
          </w:tcPr>
          <w:p w14:paraId="1C77D860" w14:textId="316CD922" w:rsidR="000E63D0" w:rsidRDefault="000E63D0" w:rsidP="000E63D0">
            <w:r>
              <w:rPr>
                <w:rFonts w:ascii="Tahoma" w:hAnsi="Tahoma" w:cs="Tahoma"/>
                <w:color w:val="404040"/>
                <w:sz w:val="22"/>
                <w:szCs w:val="22"/>
              </w:rPr>
              <w:t>MT_MERCH_AR_INVALID</w:t>
            </w:r>
          </w:p>
        </w:tc>
        <w:tc>
          <w:tcPr>
            <w:tcW w:w="4303" w:type="dxa"/>
            <w:vAlign w:val="center"/>
          </w:tcPr>
          <w:p w14:paraId="3CB490E6" w14:textId="37D2B549" w:rsidR="000E63D0" w:rsidRDefault="000E63D0" w:rsidP="000E63D0">
            <w:r>
              <w:rPr>
                <w:rFonts w:ascii="Tahoma" w:hAnsi="Tahoma" w:cs="Tahoma"/>
                <w:color w:val="404040"/>
                <w:sz w:val="22"/>
                <w:szCs w:val="22"/>
              </w:rPr>
              <w:t>商户合约状态非法</w:t>
            </w:r>
          </w:p>
        </w:tc>
      </w:tr>
      <w:tr w:rsidR="000E63D0" w14:paraId="1EA23698" w14:textId="77777777" w:rsidTr="00A43EF8">
        <w:tc>
          <w:tcPr>
            <w:tcW w:w="4219" w:type="dxa"/>
            <w:vAlign w:val="center"/>
          </w:tcPr>
          <w:p w14:paraId="6930D3D1" w14:textId="29817362" w:rsidR="000E63D0" w:rsidRDefault="000E63D0" w:rsidP="000E63D0">
            <w:r>
              <w:rPr>
                <w:rFonts w:ascii="Tahoma" w:hAnsi="Tahoma" w:cs="Tahoma"/>
                <w:color w:val="404040"/>
                <w:sz w:val="22"/>
                <w:szCs w:val="22"/>
              </w:rPr>
              <w:t>MT_ISV_ROLE_INVALID</w:t>
            </w:r>
          </w:p>
        </w:tc>
        <w:tc>
          <w:tcPr>
            <w:tcW w:w="4303" w:type="dxa"/>
            <w:vAlign w:val="center"/>
          </w:tcPr>
          <w:p w14:paraId="113AFA55" w14:textId="6634437A" w:rsidR="000E63D0" w:rsidRDefault="000E63D0" w:rsidP="000E63D0">
            <w:r>
              <w:rPr>
                <w:rFonts w:ascii="Tahoma" w:hAnsi="Tahoma" w:cs="Tahoma"/>
                <w:color w:val="404040"/>
                <w:sz w:val="22"/>
                <w:szCs w:val="22"/>
              </w:rPr>
              <w:t>ISV</w:t>
            </w:r>
            <w:r>
              <w:rPr>
                <w:rFonts w:ascii="Tahoma" w:hAnsi="Tahoma" w:cs="Tahoma"/>
                <w:color w:val="404040"/>
                <w:sz w:val="22"/>
                <w:szCs w:val="22"/>
              </w:rPr>
              <w:t>角色状态非法</w:t>
            </w:r>
          </w:p>
        </w:tc>
      </w:tr>
      <w:tr w:rsidR="000E63D0" w14:paraId="22636F8C" w14:textId="77777777" w:rsidTr="00A43EF8">
        <w:tc>
          <w:tcPr>
            <w:tcW w:w="4219" w:type="dxa"/>
            <w:vAlign w:val="center"/>
          </w:tcPr>
          <w:p w14:paraId="50152309" w14:textId="7E0D8718" w:rsidR="000E63D0" w:rsidRDefault="000E63D0" w:rsidP="000E63D0">
            <w:r>
              <w:rPr>
                <w:rFonts w:ascii="Tahoma" w:hAnsi="Tahoma" w:cs="Tahoma"/>
                <w:color w:val="404040"/>
                <w:sz w:val="22"/>
                <w:szCs w:val="22"/>
              </w:rPr>
              <w:t>MT_SYSTEMERROR</w:t>
            </w:r>
          </w:p>
        </w:tc>
        <w:tc>
          <w:tcPr>
            <w:tcW w:w="4303" w:type="dxa"/>
            <w:vAlign w:val="center"/>
          </w:tcPr>
          <w:p w14:paraId="55EDE47D" w14:textId="68049382" w:rsidR="000E63D0" w:rsidRDefault="000E63D0" w:rsidP="000E63D0">
            <w:r>
              <w:rPr>
                <w:rFonts w:ascii="Tahoma" w:hAnsi="Tahoma" w:cs="Tahoma"/>
                <w:color w:val="404040"/>
                <w:sz w:val="22"/>
                <w:szCs w:val="22"/>
              </w:rPr>
              <w:t>系统未知异常，请使用原参数再次发起调用</w:t>
            </w:r>
          </w:p>
        </w:tc>
      </w:tr>
      <w:tr w:rsidR="000E63D0" w14:paraId="01229AE3" w14:textId="77777777" w:rsidTr="00A43EF8">
        <w:tc>
          <w:tcPr>
            <w:tcW w:w="4219" w:type="dxa"/>
            <w:vAlign w:val="center"/>
          </w:tcPr>
          <w:p w14:paraId="5BBB030F" w14:textId="129BE2BB" w:rsidR="000E63D0" w:rsidRDefault="000E63D0" w:rsidP="000E63D0">
            <w:r>
              <w:rPr>
                <w:rFonts w:ascii="Tahoma" w:hAnsi="Tahoma" w:cs="Tahoma"/>
                <w:color w:val="404040"/>
                <w:sz w:val="22"/>
                <w:szCs w:val="22"/>
              </w:rPr>
              <w:t>MT_MERCH_ID_NOT_EXIST</w:t>
            </w:r>
          </w:p>
        </w:tc>
        <w:tc>
          <w:tcPr>
            <w:tcW w:w="4303" w:type="dxa"/>
            <w:vAlign w:val="center"/>
          </w:tcPr>
          <w:p w14:paraId="30712EF1" w14:textId="0155E71F" w:rsidR="000E63D0" w:rsidRDefault="000E63D0" w:rsidP="000E63D0">
            <w:r>
              <w:rPr>
                <w:rFonts w:ascii="Tahoma" w:hAnsi="Tahoma" w:cs="Tahoma"/>
                <w:color w:val="404040"/>
                <w:sz w:val="22"/>
                <w:szCs w:val="22"/>
              </w:rPr>
              <w:t>商户号不存在或不属于此</w:t>
            </w:r>
            <w:r>
              <w:rPr>
                <w:rFonts w:ascii="Tahoma" w:hAnsi="Tahoma" w:cs="Tahoma"/>
                <w:color w:val="404040"/>
                <w:sz w:val="22"/>
                <w:szCs w:val="22"/>
              </w:rPr>
              <w:t>ISV</w:t>
            </w:r>
          </w:p>
        </w:tc>
      </w:tr>
      <w:tr w:rsidR="000E63D0" w14:paraId="5E1B67F8" w14:textId="77777777" w:rsidTr="00A43EF8">
        <w:tc>
          <w:tcPr>
            <w:tcW w:w="4219" w:type="dxa"/>
            <w:vAlign w:val="center"/>
          </w:tcPr>
          <w:p w14:paraId="279CA6F2" w14:textId="579032CD" w:rsidR="000E63D0" w:rsidRDefault="000E63D0" w:rsidP="000E63D0">
            <w:r>
              <w:rPr>
                <w:rFonts w:ascii="Tahoma" w:hAnsi="Tahoma" w:cs="Tahoma"/>
                <w:color w:val="404040"/>
                <w:sz w:val="22"/>
                <w:szCs w:val="22"/>
              </w:rPr>
              <w:t>MT_MERCH_ROLE_INVALID</w:t>
            </w:r>
          </w:p>
        </w:tc>
        <w:tc>
          <w:tcPr>
            <w:tcW w:w="4303" w:type="dxa"/>
            <w:vAlign w:val="center"/>
          </w:tcPr>
          <w:p w14:paraId="3FBD5966" w14:textId="51F9D88F" w:rsidR="000E63D0" w:rsidRDefault="000E63D0" w:rsidP="000E63D0">
            <w:r>
              <w:rPr>
                <w:rFonts w:ascii="Tahoma" w:hAnsi="Tahoma" w:cs="Tahoma"/>
                <w:color w:val="404040"/>
                <w:sz w:val="22"/>
                <w:szCs w:val="22"/>
              </w:rPr>
              <w:t>商户角色状态非法</w:t>
            </w:r>
          </w:p>
        </w:tc>
      </w:tr>
      <w:tr w:rsidR="000E63D0" w14:paraId="6A6B1CEE" w14:textId="77777777" w:rsidTr="00A43EF8">
        <w:tc>
          <w:tcPr>
            <w:tcW w:w="4219" w:type="dxa"/>
            <w:vAlign w:val="center"/>
          </w:tcPr>
          <w:p w14:paraId="5C708962" w14:textId="78F5D570" w:rsidR="000E63D0" w:rsidRDefault="000E63D0" w:rsidP="000E63D0">
            <w:r>
              <w:rPr>
                <w:rFonts w:ascii="Tahoma" w:hAnsi="Tahoma" w:cs="Tahoma"/>
                <w:color w:val="404040"/>
                <w:sz w:val="22"/>
                <w:szCs w:val="22"/>
              </w:rPr>
              <w:t>MT_ACCESS_LIMITED</w:t>
            </w:r>
          </w:p>
        </w:tc>
        <w:tc>
          <w:tcPr>
            <w:tcW w:w="4303" w:type="dxa"/>
            <w:vAlign w:val="center"/>
          </w:tcPr>
          <w:p w14:paraId="64534AD8" w14:textId="0A0A34AF" w:rsidR="000E63D0" w:rsidRDefault="000E63D0" w:rsidP="000E63D0">
            <w:r>
              <w:rPr>
                <w:rFonts w:ascii="Tahoma" w:hAnsi="Tahoma" w:cs="Tahoma"/>
                <w:color w:val="404040"/>
                <w:sz w:val="22"/>
                <w:szCs w:val="22"/>
              </w:rPr>
              <w:t>请求被限流或被限制访问</w:t>
            </w:r>
          </w:p>
        </w:tc>
      </w:tr>
      <w:tr w:rsidR="000E63D0" w14:paraId="6D5E6E3D" w14:textId="77777777" w:rsidTr="00A43EF8">
        <w:tc>
          <w:tcPr>
            <w:tcW w:w="4219" w:type="dxa"/>
            <w:vAlign w:val="center"/>
          </w:tcPr>
          <w:p w14:paraId="2A41B5D9" w14:textId="4493CEF4" w:rsidR="000E63D0" w:rsidRDefault="000E63D0" w:rsidP="000E63D0">
            <w:r>
              <w:rPr>
                <w:rFonts w:ascii="Tahoma" w:hAnsi="Tahoma" w:cs="Tahoma"/>
                <w:color w:val="404040"/>
                <w:sz w:val="22"/>
                <w:szCs w:val="22"/>
              </w:rPr>
              <w:t>MT_PAY_ORDER_STATUS_ERROR</w:t>
            </w:r>
          </w:p>
        </w:tc>
        <w:tc>
          <w:tcPr>
            <w:tcW w:w="4303" w:type="dxa"/>
            <w:vAlign w:val="center"/>
          </w:tcPr>
          <w:p w14:paraId="35EA0213" w14:textId="75773503" w:rsidR="000E63D0" w:rsidRDefault="000E63D0" w:rsidP="000E63D0">
            <w:r>
              <w:rPr>
                <w:rFonts w:ascii="Tahoma" w:hAnsi="Tahoma" w:cs="Tahoma"/>
                <w:color w:val="404040"/>
                <w:sz w:val="22"/>
                <w:szCs w:val="22"/>
              </w:rPr>
              <w:t>支付单当前状态为</w:t>
            </w:r>
            <w:r>
              <w:rPr>
                <w:rFonts w:ascii="Tahoma" w:hAnsi="Tahoma" w:cs="Tahoma"/>
                <w:color w:val="404040"/>
                <w:sz w:val="22"/>
                <w:szCs w:val="22"/>
              </w:rPr>
              <w:t>${status},</w:t>
            </w:r>
            <w:r>
              <w:rPr>
                <w:rFonts w:ascii="Tahoma" w:hAnsi="Tahoma" w:cs="Tahoma"/>
                <w:color w:val="404040"/>
                <w:sz w:val="22"/>
                <w:szCs w:val="22"/>
              </w:rPr>
              <w:t>不允许此交易</w:t>
            </w:r>
          </w:p>
        </w:tc>
      </w:tr>
      <w:tr w:rsidR="000E63D0" w14:paraId="088FCF1D" w14:textId="77777777" w:rsidTr="00A43EF8">
        <w:tc>
          <w:tcPr>
            <w:tcW w:w="4219" w:type="dxa"/>
            <w:vAlign w:val="center"/>
          </w:tcPr>
          <w:p w14:paraId="5AB8041C" w14:textId="7939B424" w:rsidR="000E63D0" w:rsidRDefault="000E63D0" w:rsidP="000E63D0">
            <w:r>
              <w:rPr>
                <w:rFonts w:ascii="Tahoma" w:hAnsi="Tahoma" w:cs="Tahoma"/>
                <w:color w:val="404040"/>
                <w:sz w:val="22"/>
                <w:szCs w:val="22"/>
              </w:rPr>
              <w:t>MT_NOT_AUTH</w:t>
            </w:r>
          </w:p>
        </w:tc>
        <w:tc>
          <w:tcPr>
            <w:tcW w:w="4303" w:type="dxa"/>
            <w:vAlign w:val="center"/>
          </w:tcPr>
          <w:p w14:paraId="60827A04" w14:textId="2BDC0BC2" w:rsidR="000E63D0" w:rsidRDefault="000E63D0" w:rsidP="000E63D0">
            <w:r>
              <w:rPr>
                <w:rFonts w:ascii="Tahoma" w:hAnsi="Tahoma" w:cs="Tahoma"/>
                <w:color w:val="404040"/>
                <w:sz w:val="22"/>
                <w:szCs w:val="22"/>
              </w:rPr>
              <w:t>当前商户或</w:t>
            </w:r>
            <w:r>
              <w:rPr>
                <w:rFonts w:ascii="Tahoma" w:hAnsi="Tahoma" w:cs="Tahoma"/>
                <w:color w:val="404040"/>
                <w:sz w:val="22"/>
                <w:szCs w:val="22"/>
              </w:rPr>
              <w:t>ISV</w:t>
            </w:r>
            <w:r>
              <w:rPr>
                <w:rFonts w:ascii="Tahoma" w:hAnsi="Tahoma" w:cs="Tahoma"/>
                <w:color w:val="404040"/>
                <w:sz w:val="22"/>
                <w:szCs w:val="22"/>
              </w:rPr>
              <w:t>没有权限进行此交易</w:t>
            </w:r>
          </w:p>
        </w:tc>
      </w:tr>
      <w:tr w:rsidR="000E63D0" w14:paraId="23FCB8A1" w14:textId="77777777" w:rsidTr="00A43EF8">
        <w:tc>
          <w:tcPr>
            <w:tcW w:w="4219" w:type="dxa"/>
            <w:vAlign w:val="center"/>
          </w:tcPr>
          <w:p w14:paraId="10092EFB" w14:textId="3CA986ED" w:rsidR="000E63D0" w:rsidRDefault="000E63D0" w:rsidP="000E63D0">
            <w:r>
              <w:rPr>
                <w:rFonts w:ascii="Tahoma" w:hAnsi="Tahoma" w:cs="Tahoma"/>
                <w:color w:val="404040"/>
                <w:sz w:val="22"/>
                <w:szCs w:val="22"/>
              </w:rPr>
              <w:t>MT_ORDER_TYPE_NO_SUPPORT_CANCEL_ERROR</w:t>
            </w:r>
          </w:p>
        </w:tc>
        <w:tc>
          <w:tcPr>
            <w:tcW w:w="4303" w:type="dxa"/>
            <w:vAlign w:val="center"/>
          </w:tcPr>
          <w:p w14:paraId="4B5C0370" w14:textId="4EAA026C" w:rsidR="000E63D0" w:rsidRDefault="000E63D0" w:rsidP="000E63D0">
            <w:r>
              <w:rPr>
                <w:rFonts w:ascii="Tahoma" w:hAnsi="Tahoma" w:cs="Tahoma"/>
                <w:color w:val="404040"/>
                <w:sz w:val="22"/>
                <w:szCs w:val="22"/>
              </w:rPr>
              <w:t>支付单类型为正扫，不支持撤单</w:t>
            </w:r>
          </w:p>
        </w:tc>
      </w:tr>
      <w:tr w:rsidR="000E63D0" w14:paraId="11BF90CF" w14:textId="77777777" w:rsidTr="00A43EF8">
        <w:tc>
          <w:tcPr>
            <w:tcW w:w="4219" w:type="dxa"/>
            <w:vAlign w:val="center"/>
          </w:tcPr>
          <w:p w14:paraId="3143C345" w14:textId="6B2BB848" w:rsidR="000E63D0" w:rsidRDefault="000E63D0" w:rsidP="000E63D0">
            <w:r>
              <w:rPr>
                <w:rFonts w:ascii="Tahoma" w:hAnsi="Tahoma" w:cs="Tahoma"/>
                <w:color w:val="404040"/>
                <w:sz w:val="22"/>
                <w:szCs w:val="22"/>
              </w:rPr>
              <w:t>MT_ISV_ORG_ID_NOT_EXIST</w:t>
            </w:r>
          </w:p>
        </w:tc>
        <w:tc>
          <w:tcPr>
            <w:tcW w:w="4303" w:type="dxa"/>
            <w:vAlign w:val="center"/>
          </w:tcPr>
          <w:p w14:paraId="0FA6EC2F" w14:textId="07499433" w:rsidR="000E63D0" w:rsidRDefault="000E63D0" w:rsidP="000E63D0">
            <w:r>
              <w:rPr>
                <w:rFonts w:ascii="Tahoma" w:hAnsi="Tahoma" w:cs="Tahoma"/>
                <w:color w:val="404040"/>
                <w:sz w:val="22"/>
                <w:szCs w:val="22"/>
              </w:rPr>
              <w:t>ISV</w:t>
            </w:r>
            <w:r>
              <w:rPr>
                <w:rFonts w:ascii="Tahoma" w:hAnsi="Tahoma" w:cs="Tahoma"/>
                <w:color w:val="404040"/>
                <w:sz w:val="22"/>
                <w:szCs w:val="22"/>
              </w:rPr>
              <w:t>机构号不存在</w:t>
            </w:r>
          </w:p>
        </w:tc>
      </w:tr>
      <w:tr w:rsidR="000E63D0" w14:paraId="3868D4BA" w14:textId="77777777" w:rsidTr="00A43EF8">
        <w:tc>
          <w:tcPr>
            <w:tcW w:w="4219" w:type="dxa"/>
            <w:vAlign w:val="center"/>
          </w:tcPr>
          <w:p w14:paraId="7D22FE7B" w14:textId="2CC72DB0" w:rsidR="000E63D0" w:rsidRDefault="000E63D0" w:rsidP="000E63D0">
            <w:r>
              <w:rPr>
                <w:rFonts w:ascii="Tahoma" w:hAnsi="Tahoma" w:cs="Tahoma"/>
                <w:color w:val="404040"/>
                <w:sz w:val="22"/>
                <w:szCs w:val="22"/>
              </w:rPr>
              <w:t>MT_MERCH_STORE_ID_IS_INVALID</w:t>
            </w:r>
          </w:p>
        </w:tc>
        <w:tc>
          <w:tcPr>
            <w:tcW w:w="4303" w:type="dxa"/>
            <w:vAlign w:val="center"/>
          </w:tcPr>
          <w:p w14:paraId="4289B81C" w14:textId="70308583" w:rsidR="000E63D0" w:rsidRDefault="000E63D0" w:rsidP="000E63D0">
            <w:r>
              <w:rPr>
                <w:rFonts w:ascii="Tahoma" w:hAnsi="Tahoma" w:cs="Tahoma"/>
                <w:color w:val="404040"/>
                <w:sz w:val="22"/>
                <w:szCs w:val="22"/>
              </w:rPr>
              <w:t>商户门店编号无效</w:t>
            </w:r>
          </w:p>
        </w:tc>
      </w:tr>
      <w:tr w:rsidR="000E63D0" w14:paraId="54051E4B" w14:textId="77777777" w:rsidTr="00A43EF8">
        <w:tc>
          <w:tcPr>
            <w:tcW w:w="4219" w:type="dxa"/>
            <w:vAlign w:val="center"/>
          </w:tcPr>
          <w:p w14:paraId="28B5B325" w14:textId="107EE4DC" w:rsidR="000E63D0" w:rsidRDefault="000E63D0" w:rsidP="000E63D0">
            <w:r>
              <w:rPr>
                <w:rFonts w:ascii="Tahoma" w:hAnsi="Tahoma" w:cs="Tahoma"/>
                <w:color w:val="404040"/>
                <w:sz w:val="22"/>
                <w:szCs w:val="22"/>
              </w:rPr>
              <w:t>MT_PAY_ORDER_CANCEL</w:t>
            </w:r>
          </w:p>
        </w:tc>
        <w:tc>
          <w:tcPr>
            <w:tcW w:w="4303" w:type="dxa"/>
            <w:vAlign w:val="center"/>
          </w:tcPr>
          <w:p w14:paraId="5DA66888" w14:textId="6F1E7F8C" w:rsidR="000E63D0" w:rsidRDefault="000E63D0" w:rsidP="000E63D0">
            <w:r>
              <w:rPr>
                <w:rFonts w:ascii="Tahoma" w:hAnsi="Tahoma" w:cs="Tahoma"/>
                <w:color w:val="404040"/>
                <w:sz w:val="22"/>
                <w:szCs w:val="22"/>
              </w:rPr>
              <w:t>支付单已经被撤销</w:t>
            </w:r>
          </w:p>
        </w:tc>
      </w:tr>
      <w:tr w:rsidR="000E63D0" w14:paraId="2C599D08" w14:textId="77777777" w:rsidTr="00A43EF8">
        <w:tc>
          <w:tcPr>
            <w:tcW w:w="4219" w:type="dxa"/>
            <w:vAlign w:val="center"/>
          </w:tcPr>
          <w:p w14:paraId="63680ADF" w14:textId="000FFD79" w:rsidR="000E63D0" w:rsidRDefault="000E63D0" w:rsidP="000E63D0">
            <w:r>
              <w:rPr>
                <w:rFonts w:ascii="Tahoma" w:hAnsi="Tahoma" w:cs="Tahoma"/>
                <w:color w:val="404040"/>
                <w:sz w:val="22"/>
                <w:szCs w:val="22"/>
              </w:rPr>
              <w:t>MT_CANCEL_TOO_SOON</w:t>
            </w:r>
          </w:p>
        </w:tc>
        <w:tc>
          <w:tcPr>
            <w:tcW w:w="4303" w:type="dxa"/>
            <w:vAlign w:val="center"/>
          </w:tcPr>
          <w:p w14:paraId="2975EEDF" w14:textId="007BB5BF" w:rsidR="000E63D0" w:rsidRDefault="000E63D0" w:rsidP="000E63D0">
            <w:r>
              <w:rPr>
                <w:rFonts w:ascii="Tahoma" w:hAnsi="Tahoma" w:cs="Tahoma"/>
                <w:color w:val="404040"/>
                <w:sz w:val="22"/>
                <w:szCs w:val="22"/>
              </w:rPr>
              <w:t>撤销订单过早，请稍后使用原参数重新发起调用</w:t>
            </w:r>
          </w:p>
        </w:tc>
      </w:tr>
      <w:tr w:rsidR="00A928D2" w14:paraId="7EBC3609" w14:textId="77777777" w:rsidTr="00A43EF8">
        <w:tc>
          <w:tcPr>
            <w:tcW w:w="4219" w:type="dxa"/>
            <w:vAlign w:val="center"/>
          </w:tcPr>
          <w:p w14:paraId="10A6D99D" w14:textId="50B9A87F" w:rsidR="00A928D2" w:rsidRDefault="00A928D2" w:rsidP="000E63D0">
            <w:pPr>
              <w:rPr>
                <w:rFonts w:ascii="Tahoma" w:hAnsi="Tahoma" w:cs="Tahoma"/>
                <w:color w:val="404040"/>
                <w:sz w:val="22"/>
              </w:rPr>
            </w:pPr>
            <w:r w:rsidRPr="00A928D2">
              <w:rPr>
                <w:rFonts w:ascii="Tahoma" w:hAnsi="Tahoma" w:cs="Tahoma"/>
                <w:color w:val="404040"/>
                <w:sz w:val="22"/>
              </w:rPr>
              <w:t>MT_ACCEPT_FAIL</w:t>
            </w:r>
          </w:p>
        </w:tc>
        <w:tc>
          <w:tcPr>
            <w:tcW w:w="4303" w:type="dxa"/>
            <w:vAlign w:val="center"/>
          </w:tcPr>
          <w:p w14:paraId="6BF7065E" w14:textId="4205B979" w:rsidR="00A928D2" w:rsidRDefault="00A928D2" w:rsidP="000E63D0">
            <w:pPr>
              <w:rPr>
                <w:rFonts w:ascii="Tahoma" w:hAnsi="Tahoma" w:cs="Tahoma"/>
                <w:color w:val="404040"/>
                <w:sz w:val="22"/>
              </w:rPr>
            </w:pPr>
            <w:r w:rsidRPr="00A928D2">
              <w:rPr>
                <w:rFonts w:ascii="Tahoma" w:hAnsi="Tahoma" w:cs="Tahoma" w:hint="eastAsia"/>
                <w:color w:val="404040"/>
                <w:sz w:val="22"/>
              </w:rPr>
              <w:t>受理失败，请先查询订单</w:t>
            </w:r>
          </w:p>
        </w:tc>
      </w:tr>
    </w:tbl>
    <w:p w14:paraId="7EE316A4" w14:textId="77777777" w:rsidR="000E63D0" w:rsidRDefault="000E63D0" w:rsidP="00A43EF8"/>
    <w:p w14:paraId="2E74BB44" w14:textId="44AFF00B" w:rsidR="00D753AB" w:rsidRDefault="00D753AB" w:rsidP="009538ED">
      <w:pPr>
        <w:pStyle w:val="3"/>
      </w:pPr>
      <w:r>
        <w:rPr>
          <w:rFonts w:hint="eastAsia"/>
        </w:rPr>
        <w:t>退款</w:t>
      </w:r>
      <w:r>
        <w:t>接口</w:t>
      </w:r>
      <w:r w:rsidRPr="00F561BB">
        <w:t>&lt;ant.</w:t>
      </w:r>
      <w:r>
        <w:t>mybank</w:t>
      </w:r>
      <w:r w:rsidRPr="00F561BB">
        <w:rPr>
          <w:rFonts w:hint="eastAsia"/>
        </w:rPr>
        <w:t>.</w:t>
      </w:r>
      <w:r w:rsidR="009538ED" w:rsidRPr="009538ED">
        <w:t>bkmerchanttrade</w:t>
      </w:r>
      <w:r>
        <w:rPr>
          <w:rFonts w:hint="eastAsia"/>
        </w:rPr>
        <w:t>.</w:t>
      </w:r>
      <w:r w:rsidRPr="00DF25AA">
        <w:t>refund</w:t>
      </w:r>
      <w:r w:rsidRPr="00F561BB">
        <w:t>&gt;</w:t>
      </w:r>
    </w:p>
    <w:p w14:paraId="4F40EE9A" w14:textId="77777777" w:rsidR="00D753AB" w:rsidRDefault="00D753AB" w:rsidP="00D753AB">
      <w:pPr>
        <w:spacing w:line="360" w:lineRule="auto"/>
        <w:ind w:firstLineChars="250" w:firstLine="600"/>
        <w:rPr>
          <w:sz w:val="24"/>
          <w:szCs w:val="24"/>
        </w:rPr>
      </w:pPr>
      <w:r w:rsidRPr="00C476AD">
        <w:rPr>
          <w:rFonts w:hint="eastAsia"/>
          <w:sz w:val="24"/>
          <w:szCs w:val="24"/>
        </w:rPr>
        <w:t>当支付完成之后，在一定时间内（</w:t>
      </w:r>
      <w:r>
        <w:rPr>
          <w:rFonts w:hint="eastAsia"/>
          <w:sz w:val="24"/>
          <w:szCs w:val="24"/>
        </w:rPr>
        <w:t>无特别</w:t>
      </w:r>
      <w:r>
        <w:rPr>
          <w:sz w:val="24"/>
          <w:szCs w:val="24"/>
        </w:rPr>
        <w:t>说明为</w:t>
      </w:r>
      <w:r w:rsidRPr="00C476AD">
        <w:rPr>
          <w:rFonts w:hint="eastAsia"/>
          <w:sz w:val="24"/>
          <w:szCs w:val="24"/>
        </w:rPr>
        <w:t>90</w:t>
      </w:r>
      <w:r w:rsidRPr="00C476AD">
        <w:rPr>
          <w:rFonts w:hint="eastAsia"/>
          <w:sz w:val="24"/>
          <w:szCs w:val="24"/>
        </w:rPr>
        <w:t>天</w:t>
      </w:r>
      <w:r w:rsidRPr="00C476AD">
        <w:rPr>
          <w:sz w:val="24"/>
          <w:szCs w:val="24"/>
        </w:rPr>
        <w:t>）</w:t>
      </w:r>
      <w:r w:rsidRPr="00C476AD">
        <w:rPr>
          <w:rFonts w:hint="eastAsia"/>
          <w:sz w:val="24"/>
          <w:szCs w:val="24"/>
        </w:rPr>
        <w:t>可使用此接口进行退款操作。</w:t>
      </w:r>
    </w:p>
    <w:p w14:paraId="090E6E0E" w14:textId="77777777" w:rsidR="00D753AB" w:rsidRDefault="00D753AB" w:rsidP="00D753AB">
      <w:pPr>
        <w:spacing w:line="360" w:lineRule="auto"/>
        <w:ind w:firstLineChars="250" w:firstLine="600"/>
        <w:rPr>
          <w:sz w:val="24"/>
          <w:szCs w:val="24"/>
        </w:rPr>
      </w:pPr>
      <w:r>
        <w:rPr>
          <w:rFonts w:hint="eastAsia"/>
          <w:sz w:val="24"/>
          <w:szCs w:val="24"/>
        </w:rPr>
        <w:t>支持全额</w:t>
      </w:r>
      <w:r>
        <w:rPr>
          <w:sz w:val="24"/>
          <w:szCs w:val="24"/>
        </w:rPr>
        <w:t>退款及部分退款。</w:t>
      </w:r>
      <w:r>
        <w:rPr>
          <w:rFonts w:hint="eastAsia"/>
          <w:sz w:val="24"/>
          <w:szCs w:val="24"/>
        </w:rPr>
        <w:t>部分</w:t>
      </w:r>
      <w:r>
        <w:rPr>
          <w:sz w:val="24"/>
          <w:szCs w:val="24"/>
        </w:rPr>
        <w:t>退款每次提交的退款单号</w:t>
      </w:r>
      <w:r w:rsidRPr="00D5068D">
        <w:rPr>
          <w:rFonts w:asciiTheme="minorEastAsia" w:hAnsiTheme="minorEastAsia"/>
          <w:sz w:val="24"/>
          <w:szCs w:val="24"/>
        </w:rPr>
        <w:t>OutRefundNo</w:t>
      </w:r>
      <w:r>
        <w:rPr>
          <w:sz w:val="24"/>
          <w:szCs w:val="24"/>
        </w:rPr>
        <w:t>须</w:t>
      </w:r>
      <w:r>
        <w:rPr>
          <w:rFonts w:hint="eastAsia"/>
          <w:sz w:val="24"/>
          <w:szCs w:val="24"/>
        </w:rPr>
        <w:t>不同</w:t>
      </w:r>
      <w:r>
        <w:rPr>
          <w:sz w:val="24"/>
          <w:szCs w:val="24"/>
        </w:rPr>
        <w:t>。</w:t>
      </w:r>
    </w:p>
    <w:p w14:paraId="09A0B5FA" w14:textId="77777777" w:rsidR="00D753AB" w:rsidRDefault="00D753AB" w:rsidP="00D753AB">
      <w:pPr>
        <w:spacing w:line="360" w:lineRule="auto"/>
        <w:ind w:firstLineChars="250" w:firstLine="600"/>
        <w:rPr>
          <w:sz w:val="24"/>
          <w:szCs w:val="24"/>
        </w:rPr>
      </w:pPr>
      <w:r>
        <w:rPr>
          <w:rFonts w:hint="eastAsia"/>
          <w:sz w:val="24"/>
          <w:szCs w:val="24"/>
        </w:rPr>
        <w:t>当</w:t>
      </w:r>
      <w:r>
        <w:rPr>
          <w:sz w:val="24"/>
          <w:szCs w:val="24"/>
        </w:rPr>
        <w:t>订单未支付，不允许发起退款，此时网商系统</w:t>
      </w:r>
      <w:r w:rsidRPr="00C476AD">
        <w:rPr>
          <w:rFonts w:hint="eastAsia"/>
          <w:sz w:val="24"/>
          <w:szCs w:val="24"/>
        </w:rPr>
        <w:t>会返回相应错误码。</w:t>
      </w:r>
    </w:p>
    <w:p w14:paraId="7571F5B5" w14:textId="77777777" w:rsidR="00D753AB" w:rsidRDefault="00D753AB" w:rsidP="00D753AB">
      <w:pPr>
        <w:spacing w:line="360" w:lineRule="auto"/>
        <w:ind w:firstLineChars="250" w:firstLine="600"/>
        <w:rPr>
          <w:sz w:val="24"/>
          <w:szCs w:val="24"/>
        </w:rPr>
      </w:pPr>
      <w:r>
        <w:rPr>
          <w:rFonts w:hint="eastAsia"/>
          <w:sz w:val="24"/>
          <w:szCs w:val="24"/>
        </w:rPr>
        <w:t>合作方</w:t>
      </w:r>
      <w:r>
        <w:rPr>
          <w:sz w:val="24"/>
          <w:szCs w:val="24"/>
        </w:rPr>
        <w:t>申请退款时，网商银行会对退款交易进行如下核查：</w:t>
      </w:r>
    </w:p>
    <w:p w14:paraId="2FEC224E" w14:textId="77777777" w:rsidR="00D753AB" w:rsidRDefault="00D753AB" w:rsidP="006A0DBC">
      <w:pPr>
        <w:pStyle w:val="a6"/>
        <w:numPr>
          <w:ilvl w:val="0"/>
          <w:numId w:val="51"/>
        </w:numPr>
        <w:spacing w:line="360" w:lineRule="auto"/>
        <w:ind w:firstLineChars="0"/>
        <w:rPr>
          <w:sz w:val="24"/>
          <w:szCs w:val="24"/>
        </w:rPr>
      </w:pPr>
      <w:r w:rsidRPr="00362704">
        <w:rPr>
          <w:rFonts w:hint="eastAsia"/>
          <w:sz w:val="24"/>
          <w:szCs w:val="24"/>
        </w:rPr>
        <w:t>本次</w:t>
      </w:r>
      <w:r w:rsidRPr="00362704">
        <w:rPr>
          <w:sz w:val="24"/>
          <w:szCs w:val="24"/>
        </w:rPr>
        <w:t>退款金额是否已经超过原订单</w:t>
      </w:r>
      <w:r w:rsidRPr="00362704">
        <w:rPr>
          <w:rFonts w:hint="eastAsia"/>
          <w:sz w:val="24"/>
          <w:szCs w:val="24"/>
        </w:rPr>
        <w:t>累计</w:t>
      </w:r>
      <w:r w:rsidRPr="00362704">
        <w:rPr>
          <w:sz w:val="24"/>
          <w:szCs w:val="24"/>
        </w:rPr>
        <w:t>可退款</w:t>
      </w:r>
      <w:r w:rsidRPr="00362704">
        <w:rPr>
          <w:rFonts w:hint="eastAsia"/>
          <w:sz w:val="24"/>
          <w:szCs w:val="24"/>
        </w:rPr>
        <w:t>金额</w:t>
      </w:r>
      <w:r w:rsidRPr="00362704">
        <w:rPr>
          <w:sz w:val="24"/>
          <w:szCs w:val="24"/>
        </w:rPr>
        <w:t>。</w:t>
      </w:r>
    </w:p>
    <w:p w14:paraId="10ECE66D" w14:textId="77777777" w:rsidR="00D753AB" w:rsidRDefault="00D753AB" w:rsidP="006A0DBC">
      <w:pPr>
        <w:pStyle w:val="a6"/>
        <w:numPr>
          <w:ilvl w:val="0"/>
          <w:numId w:val="51"/>
        </w:numPr>
        <w:spacing w:line="360" w:lineRule="auto"/>
        <w:ind w:firstLineChars="0"/>
        <w:rPr>
          <w:sz w:val="24"/>
          <w:szCs w:val="24"/>
        </w:rPr>
      </w:pPr>
      <w:r>
        <w:rPr>
          <w:rFonts w:hint="eastAsia"/>
          <w:sz w:val="24"/>
          <w:szCs w:val="24"/>
        </w:rPr>
        <w:t>本次</w:t>
      </w:r>
      <w:r>
        <w:rPr>
          <w:sz w:val="24"/>
          <w:szCs w:val="24"/>
        </w:rPr>
        <w:t>退款金额是否已经超过当</w:t>
      </w:r>
      <w:r>
        <w:rPr>
          <w:rFonts w:hint="eastAsia"/>
          <w:sz w:val="24"/>
          <w:szCs w:val="24"/>
        </w:rPr>
        <w:t>日</w:t>
      </w:r>
      <w:r>
        <w:rPr>
          <w:sz w:val="24"/>
          <w:szCs w:val="24"/>
        </w:rPr>
        <w:t>收单</w:t>
      </w:r>
      <w:r>
        <w:rPr>
          <w:rFonts w:hint="eastAsia"/>
          <w:sz w:val="24"/>
          <w:szCs w:val="24"/>
        </w:rPr>
        <w:t>业务待</w:t>
      </w:r>
      <w:r>
        <w:rPr>
          <w:sz w:val="24"/>
          <w:szCs w:val="24"/>
        </w:rPr>
        <w:t>清算总额</w:t>
      </w:r>
    </w:p>
    <w:p w14:paraId="6B50A023" w14:textId="77777777" w:rsidR="00D753AB" w:rsidRDefault="00D753AB" w:rsidP="00D753AB">
      <w:pPr>
        <w:spacing w:line="360" w:lineRule="auto"/>
        <w:ind w:left="600"/>
        <w:rPr>
          <w:sz w:val="24"/>
          <w:szCs w:val="24"/>
        </w:rPr>
      </w:pPr>
      <w:r>
        <w:rPr>
          <w:rFonts w:hint="eastAsia"/>
          <w:sz w:val="24"/>
          <w:szCs w:val="24"/>
        </w:rPr>
        <w:t>针对</w:t>
      </w:r>
      <w:r>
        <w:rPr>
          <w:sz w:val="24"/>
          <w:szCs w:val="24"/>
        </w:rPr>
        <w:t>客户而言，</w:t>
      </w:r>
      <w:r>
        <w:rPr>
          <w:rFonts w:hint="eastAsia"/>
          <w:sz w:val="24"/>
          <w:szCs w:val="24"/>
        </w:rPr>
        <w:t>退款资金</w:t>
      </w:r>
      <w:r>
        <w:rPr>
          <w:sz w:val="24"/>
          <w:szCs w:val="24"/>
        </w:rPr>
        <w:t>原</w:t>
      </w:r>
      <w:r>
        <w:rPr>
          <w:rFonts w:hint="eastAsia"/>
          <w:sz w:val="24"/>
          <w:szCs w:val="24"/>
        </w:rPr>
        <w:t>路</w:t>
      </w:r>
      <w:r>
        <w:rPr>
          <w:sz w:val="24"/>
          <w:szCs w:val="24"/>
        </w:rPr>
        <w:t>返回</w:t>
      </w:r>
      <w:r>
        <w:rPr>
          <w:rFonts w:hint="eastAsia"/>
          <w:sz w:val="24"/>
          <w:szCs w:val="24"/>
        </w:rPr>
        <w:t>，</w:t>
      </w:r>
      <w:r>
        <w:rPr>
          <w:sz w:val="24"/>
          <w:szCs w:val="24"/>
        </w:rPr>
        <w:t>即回到原银行卡或支付账户；</w:t>
      </w:r>
    </w:p>
    <w:p w14:paraId="0F1C55EE" w14:textId="77777777" w:rsidR="00D753AB" w:rsidRPr="008705FD" w:rsidRDefault="00D753AB" w:rsidP="00D753AB">
      <w:pPr>
        <w:spacing w:line="360" w:lineRule="auto"/>
        <w:ind w:left="600"/>
        <w:rPr>
          <w:sz w:val="24"/>
          <w:szCs w:val="24"/>
        </w:rPr>
      </w:pPr>
      <w:r>
        <w:rPr>
          <w:rFonts w:hint="eastAsia"/>
          <w:sz w:val="24"/>
          <w:szCs w:val="24"/>
        </w:rPr>
        <w:t>针对</w:t>
      </w:r>
      <w:r>
        <w:rPr>
          <w:sz w:val="24"/>
          <w:szCs w:val="24"/>
        </w:rPr>
        <w:t>商户而言，原</w:t>
      </w:r>
      <w:r>
        <w:rPr>
          <w:rFonts w:hint="eastAsia"/>
          <w:sz w:val="24"/>
          <w:szCs w:val="24"/>
        </w:rPr>
        <w:t>手续费</w:t>
      </w:r>
      <w:r>
        <w:rPr>
          <w:sz w:val="24"/>
          <w:szCs w:val="24"/>
        </w:rPr>
        <w:t>按</w:t>
      </w:r>
      <w:r>
        <w:rPr>
          <w:rFonts w:hint="eastAsia"/>
          <w:sz w:val="24"/>
          <w:szCs w:val="24"/>
        </w:rPr>
        <w:t>退款</w:t>
      </w:r>
      <w:r>
        <w:rPr>
          <w:sz w:val="24"/>
          <w:szCs w:val="24"/>
        </w:rPr>
        <w:t>的比例退</w:t>
      </w:r>
      <w:r>
        <w:rPr>
          <w:rFonts w:hint="eastAsia"/>
          <w:sz w:val="24"/>
          <w:szCs w:val="24"/>
        </w:rPr>
        <w:t>还</w:t>
      </w:r>
      <w:r>
        <w:rPr>
          <w:sz w:val="24"/>
          <w:szCs w:val="24"/>
        </w:rPr>
        <w:t>商户</w:t>
      </w:r>
      <w:r>
        <w:rPr>
          <w:rFonts w:hint="eastAsia"/>
          <w:sz w:val="24"/>
          <w:szCs w:val="24"/>
        </w:rPr>
        <w:t>，</w:t>
      </w:r>
      <w:r>
        <w:rPr>
          <w:sz w:val="24"/>
          <w:szCs w:val="24"/>
        </w:rPr>
        <w:t>退款资金</w:t>
      </w:r>
      <w:r>
        <w:rPr>
          <w:rFonts w:hint="eastAsia"/>
          <w:sz w:val="24"/>
          <w:szCs w:val="24"/>
        </w:rPr>
        <w:t>及退还</w:t>
      </w:r>
      <w:r>
        <w:rPr>
          <w:sz w:val="24"/>
          <w:szCs w:val="24"/>
        </w:rPr>
        <w:t>的手续费与下一工作日的待清算款项进行轧差处理。</w:t>
      </w:r>
    </w:p>
    <w:p w14:paraId="4D193EA3" w14:textId="77777777" w:rsidR="00D753AB" w:rsidRDefault="00D753AB" w:rsidP="00D753AB">
      <w:pPr>
        <w:pStyle w:val="4"/>
        <w:numPr>
          <w:ilvl w:val="0"/>
          <w:numId w:val="0"/>
        </w:numPr>
        <w:ind w:left="864" w:hanging="864"/>
      </w:pPr>
      <w:r>
        <w:rPr>
          <w:rFonts w:hint="eastAsia"/>
        </w:rPr>
        <w:t>请求</w:t>
      </w:r>
      <w:r>
        <w:t>报文</w:t>
      </w:r>
    </w:p>
    <w:tbl>
      <w:tblPr>
        <w:tblStyle w:val="a9"/>
        <w:tblW w:w="5000" w:type="pct"/>
        <w:tblLayout w:type="fixed"/>
        <w:tblLook w:val="04A0" w:firstRow="1" w:lastRow="0" w:firstColumn="1" w:lastColumn="0" w:noHBand="0" w:noVBand="1"/>
      </w:tblPr>
      <w:tblGrid>
        <w:gridCol w:w="406"/>
        <w:gridCol w:w="1574"/>
        <w:gridCol w:w="3607"/>
        <w:gridCol w:w="757"/>
        <w:gridCol w:w="473"/>
        <w:gridCol w:w="465"/>
        <w:gridCol w:w="1014"/>
      </w:tblGrid>
      <w:tr w:rsidR="00D753AB" w:rsidRPr="003D09B9" w14:paraId="248F15F4" w14:textId="77777777" w:rsidTr="00C11757">
        <w:trPr>
          <w:trHeight w:val="324"/>
        </w:trPr>
        <w:tc>
          <w:tcPr>
            <w:tcW w:w="24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84CF60" w14:textId="77777777" w:rsidR="00D753AB" w:rsidRPr="003D09B9"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94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147FBF"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参数名</w:t>
            </w:r>
          </w:p>
        </w:tc>
        <w:tc>
          <w:tcPr>
            <w:tcW w:w="21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75B57B"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参数描述</w:t>
            </w:r>
          </w:p>
        </w:tc>
        <w:tc>
          <w:tcPr>
            <w:tcW w:w="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BFE328"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数据类型</w:t>
            </w:r>
          </w:p>
        </w:tc>
        <w:tc>
          <w:tcPr>
            <w:tcW w:w="28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7A6D91"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长度</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A2D37"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出现要求</w:t>
            </w:r>
          </w:p>
        </w:tc>
        <w:tc>
          <w:tcPr>
            <w:tcW w:w="61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357325" w14:textId="77777777" w:rsidR="00D753AB" w:rsidRPr="003D09B9" w:rsidRDefault="00D753AB" w:rsidP="00C11757">
            <w:pPr>
              <w:rPr>
                <w:rFonts w:asciiTheme="minorEastAsia" w:eastAsiaTheme="minorEastAsia" w:hAnsiTheme="minorEastAsia"/>
                <w:b/>
                <w:sz w:val="21"/>
              </w:rPr>
            </w:pPr>
            <w:r w:rsidRPr="003D09B9">
              <w:rPr>
                <w:rFonts w:asciiTheme="minorEastAsia" w:eastAsiaTheme="minorEastAsia" w:hAnsiTheme="minorEastAsia" w:hint="eastAsia"/>
                <w:b/>
                <w:sz w:val="21"/>
              </w:rPr>
              <w:t>示例</w:t>
            </w:r>
          </w:p>
        </w:tc>
      </w:tr>
      <w:tr w:rsidR="00D753AB" w:rsidRPr="003D09B9" w14:paraId="7DA32E27" w14:textId="77777777" w:rsidTr="00C11757">
        <w:trPr>
          <w:trHeight w:val="287"/>
        </w:trPr>
        <w:tc>
          <w:tcPr>
            <w:tcW w:w="245" w:type="pct"/>
          </w:tcPr>
          <w:p w14:paraId="2049FE5F" w14:textId="77777777" w:rsidR="00D753AB" w:rsidRPr="00DB463F" w:rsidRDefault="00D753AB" w:rsidP="006A0DBC">
            <w:pPr>
              <w:pStyle w:val="a6"/>
              <w:numPr>
                <w:ilvl w:val="0"/>
                <w:numId w:val="49"/>
              </w:numPr>
              <w:ind w:firstLineChars="0"/>
              <w:rPr>
                <w:rFonts w:asciiTheme="minorEastAsia" w:eastAsiaTheme="minorEastAsia" w:hAnsiTheme="minorEastAsia"/>
                <w:sz w:val="18"/>
                <w:szCs w:val="18"/>
              </w:rPr>
            </w:pPr>
          </w:p>
        </w:tc>
        <w:tc>
          <w:tcPr>
            <w:tcW w:w="949" w:type="pct"/>
            <w:shd w:val="clear" w:color="auto" w:fill="auto"/>
          </w:tcPr>
          <w:p w14:paraId="51B035FD"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utTradeN</w:t>
            </w:r>
            <w:r w:rsidRPr="003D09B9">
              <w:rPr>
                <w:rFonts w:asciiTheme="minorEastAsia" w:eastAsiaTheme="minorEastAsia" w:hAnsiTheme="minorEastAsia" w:hint="eastAsia"/>
                <w:sz w:val="18"/>
                <w:szCs w:val="18"/>
              </w:rPr>
              <w:t>o</w:t>
            </w:r>
          </w:p>
        </w:tc>
        <w:tc>
          <w:tcPr>
            <w:tcW w:w="2174" w:type="pct"/>
            <w:shd w:val="clear" w:color="auto" w:fill="auto"/>
          </w:tcPr>
          <w:p w14:paraId="7013FC94"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原支付交易</w:t>
            </w:r>
            <w:r w:rsidRPr="003D09B9">
              <w:rPr>
                <w:rFonts w:asciiTheme="minorEastAsia" w:eastAsiaTheme="minorEastAsia" w:hAnsiTheme="minorEastAsia" w:hint="eastAsia"/>
                <w:sz w:val="18"/>
                <w:szCs w:val="18"/>
              </w:rPr>
              <w:t>外部交易号</w:t>
            </w:r>
          </w:p>
        </w:tc>
        <w:tc>
          <w:tcPr>
            <w:tcW w:w="456" w:type="pct"/>
            <w:shd w:val="clear" w:color="auto" w:fill="auto"/>
          </w:tcPr>
          <w:p w14:paraId="49CDB985"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7452F19D"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280" w:type="pct"/>
            <w:shd w:val="clear" w:color="auto" w:fill="auto"/>
          </w:tcPr>
          <w:p w14:paraId="2D0C0D1F"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611" w:type="pct"/>
            <w:tcBorders>
              <w:top w:val="single" w:sz="4" w:space="0" w:color="auto"/>
              <w:left w:val="single" w:sz="4" w:space="0" w:color="auto"/>
              <w:bottom w:val="single" w:sz="4" w:space="0" w:color="auto"/>
              <w:right w:val="single" w:sz="4" w:space="0" w:color="auto"/>
            </w:tcBorders>
          </w:tcPr>
          <w:p w14:paraId="4260261E" w14:textId="77777777" w:rsidR="00D753AB" w:rsidRPr="003D09B9" w:rsidRDefault="00D753AB" w:rsidP="00C11757">
            <w:pPr>
              <w:rPr>
                <w:rFonts w:asciiTheme="minorEastAsia" w:eastAsiaTheme="minorEastAsia" w:hAnsiTheme="minorEastAsia"/>
                <w:bCs/>
                <w:sz w:val="18"/>
                <w:szCs w:val="18"/>
              </w:rPr>
            </w:pPr>
          </w:p>
        </w:tc>
      </w:tr>
      <w:tr w:rsidR="00D753AB" w:rsidRPr="003D09B9" w14:paraId="24727A56" w14:textId="77777777" w:rsidTr="00C11757">
        <w:trPr>
          <w:trHeight w:val="287"/>
        </w:trPr>
        <w:tc>
          <w:tcPr>
            <w:tcW w:w="245" w:type="pct"/>
          </w:tcPr>
          <w:p w14:paraId="782E8587" w14:textId="77777777" w:rsidR="00D753AB" w:rsidRPr="00DB463F" w:rsidRDefault="00D753AB" w:rsidP="006A0DBC">
            <w:pPr>
              <w:pStyle w:val="a6"/>
              <w:numPr>
                <w:ilvl w:val="0"/>
                <w:numId w:val="49"/>
              </w:numPr>
              <w:ind w:firstLineChars="0"/>
              <w:rPr>
                <w:rFonts w:asciiTheme="minorEastAsia" w:eastAsiaTheme="minorEastAsia" w:hAnsiTheme="minorEastAsia"/>
                <w:sz w:val="18"/>
                <w:szCs w:val="18"/>
              </w:rPr>
            </w:pPr>
          </w:p>
        </w:tc>
        <w:tc>
          <w:tcPr>
            <w:tcW w:w="949" w:type="pct"/>
            <w:shd w:val="clear" w:color="auto" w:fill="auto"/>
          </w:tcPr>
          <w:p w14:paraId="2BC57385"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M</w:t>
            </w:r>
            <w:r w:rsidRPr="003D09B9">
              <w:rPr>
                <w:rFonts w:asciiTheme="minorEastAsia" w:eastAsiaTheme="minorEastAsia" w:hAnsiTheme="minorEastAsia"/>
                <w:sz w:val="18"/>
                <w:szCs w:val="18"/>
              </w:rPr>
              <w:t>erchant</w:t>
            </w:r>
            <w:r>
              <w:rPr>
                <w:rFonts w:asciiTheme="minorEastAsia" w:eastAsiaTheme="minorEastAsia" w:hAnsiTheme="minorEastAsia" w:hint="eastAsia"/>
                <w:sz w:val="18"/>
                <w:szCs w:val="18"/>
              </w:rPr>
              <w:t>I</w:t>
            </w:r>
            <w:r w:rsidRPr="003D09B9">
              <w:rPr>
                <w:rFonts w:asciiTheme="minorEastAsia" w:eastAsiaTheme="minorEastAsia" w:hAnsiTheme="minorEastAsia" w:hint="eastAsia"/>
                <w:sz w:val="18"/>
                <w:szCs w:val="18"/>
              </w:rPr>
              <w:t>d</w:t>
            </w:r>
          </w:p>
        </w:tc>
        <w:tc>
          <w:tcPr>
            <w:tcW w:w="2174" w:type="pct"/>
            <w:shd w:val="clear" w:color="auto" w:fill="auto"/>
          </w:tcPr>
          <w:p w14:paraId="50ED894F" w14:textId="48338E83" w:rsidR="00D753AB" w:rsidRPr="003D09B9" w:rsidRDefault="0045394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号。</w:t>
            </w:r>
            <w:r>
              <w:rPr>
                <w:rFonts w:asciiTheme="minorEastAsia" w:eastAsiaTheme="minorEastAsia" w:hAnsiTheme="minorEastAsia" w:hint="eastAsia"/>
                <w:color w:val="000000"/>
                <w:sz w:val="18"/>
                <w:szCs w:val="18"/>
              </w:rPr>
              <w:t>网商为</w:t>
            </w:r>
            <w:r>
              <w:rPr>
                <w:rFonts w:asciiTheme="minorEastAsia" w:eastAsiaTheme="minorEastAsia" w:hAnsiTheme="minorEastAsia"/>
                <w:color w:val="000000"/>
                <w:sz w:val="18"/>
                <w:szCs w:val="18"/>
              </w:rPr>
              <w:t>商户分配的</w:t>
            </w:r>
            <w:r>
              <w:rPr>
                <w:rFonts w:asciiTheme="minorEastAsia" w:eastAsiaTheme="minorEastAsia" w:hAnsiTheme="minorEastAsia" w:hint="eastAsia"/>
                <w:color w:val="000000"/>
                <w:sz w:val="18"/>
                <w:szCs w:val="18"/>
              </w:rPr>
              <w:t>商户</w:t>
            </w:r>
            <w:r>
              <w:rPr>
                <w:rFonts w:asciiTheme="minorEastAsia" w:eastAsiaTheme="minorEastAsia" w:hAnsiTheme="minorEastAsia"/>
                <w:color w:val="000000"/>
                <w:sz w:val="18"/>
                <w:szCs w:val="18"/>
              </w:rPr>
              <w:t>号</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通过商户入驻</w:t>
            </w:r>
            <w:r>
              <w:rPr>
                <w:rFonts w:asciiTheme="minorEastAsia" w:eastAsiaTheme="minorEastAsia" w:hAnsiTheme="minorEastAsia" w:hint="eastAsia"/>
                <w:color w:val="000000"/>
                <w:sz w:val="18"/>
                <w:szCs w:val="18"/>
              </w:rPr>
              <w:t>结果</w:t>
            </w:r>
            <w:r>
              <w:rPr>
                <w:rFonts w:asciiTheme="minorEastAsia" w:eastAsiaTheme="minorEastAsia" w:hAnsiTheme="minorEastAsia"/>
                <w:color w:val="000000"/>
                <w:sz w:val="18"/>
                <w:szCs w:val="18"/>
              </w:rPr>
              <w:t>查询</w:t>
            </w:r>
            <w:r>
              <w:rPr>
                <w:rFonts w:asciiTheme="minorEastAsia" w:eastAsiaTheme="minorEastAsia" w:hAnsiTheme="minorEastAsia" w:hint="eastAsia"/>
                <w:color w:val="000000"/>
                <w:sz w:val="18"/>
                <w:szCs w:val="18"/>
              </w:rPr>
              <w:t>接口</w:t>
            </w:r>
            <w:r>
              <w:rPr>
                <w:rFonts w:asciiTheme="minorEastAsia" w:eastAsiaTheme="minorEastAsia" w:hAnsiTheme="minorEastAsia"/>
                <w:color w:val="000000"/>
                <w:sz w:val="18"/>
                <w:szCs w:val="18"/>
              </w:rPr>
              <w:t>获取。</w:t>
            </w:r>
          </w:p>
        </w:tc>
        <w:tc>
          <w:tcPr>
            <w:tcW w:w="456" w:type="pct"/>
            <w:shd w:val="clear" w:color="auto" w:fill="auto"/>
          </w:tcPr>
          <w:p w14:paraId="43B98D4A"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406E37CF"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280" w:type="pct"/>
            <w:shd w:val="clear" w:color="auto" w:fill="auto"/>
          </w:tcPr>
          <w:p w14:paraId="5F5FD790"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611" w:type="pct"/>
            <w:tcBorders>
              <w:top w:val="single" w:sz="4" w:space="0" w:color="auto"/>
              <w:left w:val="single" w:sz="4" w:space="0" w:color="auto"/>
              <w:bottom w:val="single" w:sz="4" w:space="0" w:color="auto"/>
              <w:right w:val="single" w:sz="4" w:space="0" w:color="auto"/>
            </w:tcBorders>
          </w:tcPr>
          <w:p w14:paraId="7ADDA792" w14:textId="77777777" w:rsidR="00D753AB" w:rsidRPr="003D09B9" w:rsidRDefault="00D753AB" w:rsidP="00C11757">
            <w:pPr>
              <w:rPr>
                <w:rFonts w:asciiTheme="minorEastAsia" w:eastAsiaTheme="minorEastAsia" w:hAnsiTheme="minorEastAsia"/>
                <w:bCs/>
                <w:sz w:val="18"/>
                <w:szCs w:val="18"/>
              </w:rPr>
            </w:pPr>
          </w:p>
        </w:tc>
      </w:tr>
      <w:tr w:rsidR="00D753AB" w:rsidRPr="003D09B9" w14:paraId="053CBDBD" w14:textId="77777777" w:rsidTr="00C11757">
        <w:trPr>
          <w:trHeight w:val="287"/>
        </w:trPr>
        <w:tc>
          <w:tcPr>
            <w:tcW w:w="245" w:type="pct"/>
          </w:tcPr>
          <w:p w14:paraId="56CBF71A" w14:textId="77777777" w:rsidR="00D753AB" w:rsidRPr="005D25DB" w:rsidRDefault="00D753AB" w:rsidP="006A0DBC">
            <w:pPr>
              <w:pStyle w:val="a6"/>
              <w:numPr>
                <w:ilvl w:val="0"/>
                <w:numId w:val="49"/>
              </w:numPr>
              <w:ind w:firstLineChars="0"/>
              <w:rPr>
                <w:rFonts w:asciiTheme="minorEastAsia" w:eastAsiaTheme="minorEastAsia" w:hAnsiTheme="minorEastAsia"/>
                <w:sz w:val="18"/>
                <w:szCs w:val="18"/>
              </w:rPr>
            </w:pPr>
          </w:p>
        </w:tc>
        <w:tc>
          <w:tcPr>
            <w:tcW w:w="949" w:type="pct"/>
            <w:shd w:val="clear" w:color="auto" w:fill="auto"/>
          </w:tcPr>
          <w:p w14:paraId="69D393AF"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IsvOrgId</w:t>
            </w:r>
          </w:p>
        </w:tc>
        <w:tc>
          <w:tcPr>
            <w:tcW w:w="2174" w:type="pct"/>
            <w:shd w:val="clear" w:color="auto" w:fill="auto"/>
          </w:tcPr>
          <w:p w14:paraId="74D58859"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合作方机构号（网商银行分配）</w:t>
            </w:r>
          </w:p>
        </w:tc>
        <w:tc>
          <w:tcPr>
            <w:tcW w:w="456" w:type="pct"/>
            <w:shd w:val="clear" w:color="auto" w:fill="auto"/>
          </w:tcPr>
          <w:p w14:paraId="3EDCAE20"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3310DBC4"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280" w:type="pct"/>
            <w:shd w:val="clear" w:color="auto" w:fill="auto"/>
          </w:tcPr>
          <w:p w14:paraId="28CBB563"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611" w:type="pct"/>
            <w:tcBorders>
              <w:top w:val="single" w:sz="4" w:space="0" w:color="auto"/>
              <w:left w:val="single" w:sz="4" w:space="0" w:color="auto"/>
              <w:bottom w:val="single" w:sz="4" w:space="0" w:color="auto"/>
              <w:right w:val="single" w:sz="4" w:space="0" w:color="auto"/>
            </w:tcBorders>
          </w:tcPr>
          <w:p w14:paraId="29FA5FDF" w14:textId="77777777" w:rsidR="00D753AB" w:rsidRPr="003D09B9" w:rsidRDefault="00D753AB" w:rsidP="00C11757">
            <w:pPr>
              <w:rPr>
                <w:rFonts w:asciiTheme="minorEastAsia" w:eastAsiaTheme="minorEastAsia" w:hAnsiTheme="minorEastAsia"/>
                <w:bCs/>
                <w:sz w:val="18"/>
                <w:szCs w:val="18"/>
              </w:rPr>
            </w:pPr>
          </w:p>
        </w:tc>
      </w:tr>
      <w:tr w:rsidR="00D753AB" w:rsidRPr="003D09B9" w14:paraId="09B135D3" w14:textId="77777777" w:rsidTr="00C11757">
        <w:trPr>
          <w:trHeight w:val="287"/>
        </w:trPr>
        <w:tc>
          <w:tcPr>
            <w:tcW w:w="245" w:type="pct"/>
          </w:tcPr>
          <w:p w14:paraId="0647B954" w14:textId="77777777" w:rsidR="00D753AB" w:rsidRPr="005D25DB" w:rsidRDefault="00D753AB" w:rsidP="006A0DBC">
            <w:pPr>
              <w:pStyle w:val="a6"/>
              <w:numPr>
                <w:ilvl w:val="0"/>
                <w:numId w:val="49"/>
              </w:numPr>
              <w:ind w:firstLineChars="0"/>
              <w:rPr>
                <w:rFonts w:asciiTheme="minorEastAsia" w:eastAsiaTheme="minorEastAsia" w:hAnsiTheme="minorEastAsia"/>
                <w:sz w:val="18"/>
                <w:szCs w:val="18"/>
              </w:rPr>
            </w:pPr>
          </w:p>
        </w:tc>
        <w:tc>
          <w:tcPr>
            <w:tcW w:w="949" w:type="pct"/>
            <w:shd w:val="clear" w:color="auto" w:fill="auto"/>
          </w:tcPr>
          <w:p w14:paraId="089D91CD"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OutRefundNo</w:t>
            </w:r>
          </w:p>
        </w:tc>
        <w:tc>
          <w:tcPr>
            <w:tcW w:w="2174" w:type="pct"/>
            <w:shd w:val="clear" w:color="auto" w:fill="auto"/>
          </w:tcPr>
          <w:p w14:paraId="1FEF277D" w14:textId="77777777" w:rsidR="00D753AB" w:rsidRPr="003D09B9" w:rsidRDefault="00D753AB" w:rsidP="00C11757">
            <w:pPr>
              <w:rPr>
                <w:rFonts w:asciiTheme="minorEastAsia" w:eastAsiaTheme="minorEastAsia" w:hAnsiTheme="minorEastAsia"/>
                <w:bCs/>
                <w:sz w:val="18"/>
                <w:szCs w:val="18"/>
              </w:rPr>
            </w:pPr>
            <w:r w:rsidRPr="006951D3">
              <w:rPr>
                <w:rFonts w:asciiTheme="minorEastAsia" w:eastAsiaTheme="minorEastAsia" w:hAnsiTheme="minorEastAsia" w:hint="eastAsia"/>
                <w:sz w:val="18"/>
                <w:szCs w:val="18"/>
              </w:rPr>
              <w:t>退款</w:t>
            </w:r>
            <w:r>
              <w:rPr>
                <w:rFonts w:asciiTheme="minorEastAsia" w:eastAsiaTheme="minorEastAsia" w:hAnsiTheme="minorEastAsia" w:hint="eastAsia"/>
                <w:sz w:val="18"/>
                <w:szCs w:val="18"/>
              </w:rPr>
              <w:t>外部</w:t>
            </w:r>
            <w:r w:rsidRPr="006951D3">
              <w:rPr>
                <w:rFonts w:asciiTheme="minorEastAsia" w:eastAsiaTheme="minorEastAsia" w:hAnsiTheme="minorEastAsia" w:hint="eastAsia"/>
                <w:sz w:val="18"/>
                <w:szCs w:val="18"/>
              </w:rPr>
              <w:t>交易号。由</w:t>
            </w:r>
            <w:r>
              <w:rPr>
                <w:rFonts w:asciiTheme="minorEastAsia" w:eastAsiaTheme="minorEastAsia" w:hAnsiTheme="minorEastAsia" w:hint="eastAsia"/>
                <w:sz w:val="18"/>
                <w:szCs w:val="18"/>
              </w:rPr>
              <w:t>合作方</w:t>
            </w:r>
            <w:r w:rsidRPr="006951D3">
              <w:rPr>
                <w:rFonts w:asciiTheme="minorEastAsia" w:eastAsiaTheme="minorEastAsia" w:hAnsiTheme="minorEastAsia" w:hint="eastAsia"/>
                <w:sz w:val="18"/>
                <w:szCs w:val="18"/>
              </w:rPr>
              <w:t>生成，同笔退款</w:t>
            </w:r>
            <w:r>
              <w:rPr>
                <w:rFonts w:asciiTheme="minorEastAsia" w:eastAsiaTheme="minorEastAsia" w:hAnsiTheme="minorEastAsia" w:hint="eastAsia"/>
                <w:sz w:val="18"/>
                <w:szCs w:val="18"/>
              </w:rPr>
              <w:t>交易</w:t>
            </w:r>
            <w:r>
              <w:rPr>
                <w:rFonts w:asciiTheme="minorEastAsia" w:eastAsiaTheme="minorEastAsia" w:hAnsiTheme="minorEastAsia"/>
                <w:sz w:val="18"/>
                <w:szCs w:val="18"/>
              </w:rPr>
              <w:t>，</w:t>
            </w:r>
            <w:r>
              <w:rPr>
                <w:rFonts w:asciiTheme="minorEastAsia" w:eastAsiaTheme="minorEastAsia" w:hAnsiTheme="minorEastAsia" w:hint="eastAsia"/>
                <w:sz w:val="18"/>
                <w:szCs w:val="18"/>
              </w:rPr>
              <w:t>交易</w:t>
            </w:r>
            <w:r>
              <w:rPr>
                <w:rFonts w:asciiTheme="minorEastAsia" w:eastAsiaTheme="minorEastAsia" w:hAnsiTheme="minorEastAsia"/>
                <w:sz w:val="18"/>
                <w:szCs w:val="18"/>
              </w:rPr>
              <w:t>状态未</w:t>
            </w:r>
            <w:r>
              <w:rPr>
                <w:rFonts w:asciiTheme="minorEastAsia" w:eastAsiaTheme="minorEastAsia" w:hAnsiTheme="minorEastAsia" w:hint="eastAsia"/>
                <w:sz w:val="18"/>
                <w:szCs w:val="18"/>
              </w:rPr>
              <w:t>明</w:t>
            </w:r>
            <w:r>
              <w:rPr>
                <w:rFonts w:asciiTheme="minorEastAsia" w:eastAsiaTheme="minorEastAsia" w:hAnsiTheme="minorEastAsia"/>
                <w:sz w:val="18"/>
                <w:szCs w:val="18"/>
              </w:rPr>
              <w:t>需要</w:t>
            </w:r>
            <w:r w:rsidRPr="006951D3">
              <w:rPr>
                <w:rFonts w:asciiTheme="minorEastAsia" w:eastAsiaTheme="minorEastAsia" w:hAnsiTheme="minorEastAsia" w:hint="eastAsia"/>
                <w:sz w:val="18"/>
                <w:szCs w:val="18"/>
              </w:rPr>
              <w:t>重试时</w:t>
            </w:r>
            <w:r>
              <w:rPr>
                <w:rFonts w:asciiTheme="minorEastAsia" w:eastAsiaTheme="minorEastAsia" w:hAnsiTheme="minorEastAsia" w:hint="eastAsia"/>
                <w:sz w:val="18"/>
                <w:szCs w:val="18"/>
              </w:rPr>
              <w:t>，</w:t>
            </w:r>
            <w:r w:rsidRPr="006951D3">
              <w:rPr>
                <w:rFonts w:asciiTheme="minorEastAsia" w:eastAsiaTheme="minorEastAsia" w:hAnsiTheme="minorEastAsia" w:hint="eastAsia"/>
                <w:sz w:val="18"/>
                <w:szCs w:val="18"/>
              </w:rPr>
              <w:t>使用</w:t>
            </w:r>
            <w:r>
              <w:rPr>
                <w:rFonts w:asciiTheme="minorEastAsia" w:eastAsiaTheme="minorEastAsia" w:hAnsiTheme="minorEastAsia" w:hint="eastAsia"/>
                <w:sz w:val="18"/>
                <w:szCs w:val="18"/>
              </w:rPr>
              <w:t>同</w:t>
            </w:r>
            <w:r w:rsidRPr="006951D3">
              <w:rPr>
                <w:rFonts w:asciiTheme="minorEastAsia" w:eastAsiaTheme="minorEastAsia" w:hAnsiTheme="minorEastAsia" w:hint="eastAsia"/>
                <w:sz w:val="18"/>
                <w:szCs w:val="18"/>
              </w:rPr>
              <w:t>一个</w:t>
            </w:r>
            <w:r>
              <w:rPr>
                <w:rFonts w:asciiTheme="minorEastAsia" w:eastAsiaTheme="minorEastAsia" w:hAnsiTheme="minorEastAsia" w:hint="eastAsia"/>
                <w:sz w:val="18"/>
                <w:szCs w:val="18"/>
              </w:rPr>
              <w:t>交易</w:t>
            </w:r>
            <w:r w:rsidRPr="006951D3">
              <w:rPr>
                <w:rFonts w:asciiTheme="minorEastAsia" w:eastAsiaTheme="minorEastAsia" w:hAnsiTheme="minorEastAsia" w:hint="eastAsia"/>
                <w:sz w:val="18"/>
                <w:szCs w:val="18"/>
              </w:rPr>
              <w:t>号。</w:t>
            </w:r>
          </w:p>
        </w:tc>
        <w:tc>
          <w:tcPr>
            <w:tcW w:w="456" w:type="pct"/>
            <w:shd w:val="clear" w:color="auto" w:fill="auto"/>
          </w:tcPr>
          <w:p w14:paraId="34CA9ADC"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5BA3C974"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280" w:type="pct"/>
            <w:shd w:val="clear" w:color="auto" w:fill="auto"/>
          </w:tcPr>
          <w:p w14:paraId="357457AF"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611" w:type="pct"/>
            <w:tcBorders>
              <w:top w:val="single" w:sz="4" w:space="0" w:color="auto"/>
              <w:left w:val="single" w:sz="4" w:space="0" w:color="auto"/>
              <w:bottom w:val="single" w:sz="4" w:space="0" w:color="auto"/>
              <w:right w:val="single" w:sz="4" w:space="0" w:color="auto"/>
            </w:tcBorders>
          </w:tcPr>
          <w:p w14:paraId="4B54A7AB" w14:textId="77777777" w:rsidR="00D753AB" w:rsidRPr="003D09B9" w:rsidRDefault="00D753AB" w:rsidP="00C11757">
            <w:pPr>
              <w:rPr>
                <w:rFonts w:asciiTheme="minorEastAsia" w:eastAsiaTheme="minorEastAsia" w:hAnsiTheme="minorEastAsia"/>
                <w:bCs/>
                <w:sz w:val="18"/>
                <w:szCs w:val="18"/>
              </w:rPr>
            </w:pPr>
          </w:p>
        </w:tc>
      </w:tr>
      <w:tr w:rsidR="00D753AB" w:rsidRPr="003D09B9" w14:paraId="1B9B1D13" w14:textId="77777777" w:rsidTr="00C11757">
        <w:trPr>
          <w:trHeight w:val="287"/>
        </w:trPr>
        <w:tc>
          <w:tcPr>
            <w:tcW w:w="245" w:type="pct"/>
          </w:tcPr>
          <w:p w14:paraId="6E6A85F0" w14:textId="77777777" w:rsidR="00D753AB" w:rsidRPr="005D25DB" w:rsidRDefault="00D753AB" w:rsidP="006A0DBC">
            <w:pPr>
              <w:pStyle w:val="a6"/>
              <w:numPr>
                <w:ilvl w:val="0"/>
                <w:numId w:val="49"/>
              </w:numPr>
              <w:ind w:firstLineChars="0"/>
              <w:rPr>
                <w:rFonts w:asciiTheme="minorEastAsia" w:eastAsiaTheme="minorEastAsia" w:hAnsiTheme="minorEastAsia"/>
                <w:sz w:val="18"/>
                <w:szCs w:val="18"/>
              </w:rPr>
            </w:pPr>
          </w:p>
        </w:tc>
        <w:tc>
          <w:tcPr>
            <w:tcW w:w="949" w:type="pct"/>
            <w:shd w:val="clear" w:color="auto" w:fill="auto"/>
          </w:tcPr>
          <w:p w14:paraId="07A1416D" w14:textId="77777777" w:rsidR="00D753AB"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efundA</w:t>
            </w:r>
            <w:r w:rsidRPr="006951D3">
              <w:rPr>
                <w:rFonts w:asciiTheme="minorEastAsia" w:eastAsiaTheme="minorEastAsia" w:hAnsiTheme="minorEastAsia" w:hint="eastAsia"/>
                <w:sz w:val="18"/>
                <w:szCs w:val="18"/>
              </w:rPr>
              <w:t>mount</w:t>
            </w:r>
          </w:p>
        </w:tc>
        <w:tc>
          <w:tcPr>
            <w:tcW w:w="2174" w:type="pct"/>
            <w:shd w:val="clear" w:color="auto" w:fill="auto"/>
          </w:tcPr>
          <w:p w14:paraId="5057A22D"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退款金额。</w:t>
            </w:r>
            <w:r w:rsidRPr="006951D3">
              <w:rPr>
                <w:rFonts w:asciiTheme="minorEastAsia" w:eastAsiaTheme="minorEastAsia" w:hAnsiTheme="minorEastAsia" w:hint="eastAsia"/>
                <w:sz w:val="18"/>
                <w:szCs w:val="18"/>
              </w:rPr>
              <w:t>币种同原交易</w:t>
            </w:r>
          </w:p>
        </w:tc>
        <w:tc>
          <w:tcPr>
            <w:tcW w:w="456" w:type="pct"/>
            <w:shd w:val="clear" w:color="auto" w:fill="auto"/>
          </w:tcPr>
          <w:p w14:paraId="4CF57F4C"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Number</w:t>
            </w:r>
          </w:p>
        </w:tc>
        <w:tc>
          <w:tcPr>
            <w:tcW w:w="285" w:type="pct"/>
            <w:tcBorders>
              <w:top w:val="single" w:sz="4" w:space="0" w:color="auto"/>
              <w:left w:val="single" w:sz="4" w:space="0" w:color="auto"/>
              <w:bottom w:val="single" w:sz="4" w:space="0" w:color="auto"/>
              <w:right w:val="single" w:sz="4" w:space="0" w:color="auto"/>
            </w:tcBorders>
          </w:tcPr>
          <w:p w14:paraId="0121767B" w14:textId="77777777" w:rsidR="00D753AB" w:rsidRPr="003D09B9" w:rsidRDefault="00D753AB" w:rsidP="00C11757">
            <w:pPr>
              <w:rPr>
                <w:rFonts w:asciiTheme="minorEastAsia" w:eastAsiaTheme="minorEastAsia" w:hAnsiTheme="minorEastAsia"/>
                <w:bCs/>
                <w:sz w:val="18"/>
                <w:szCs w:val="18"/>
              </w:rPr>
            </w:pPr>
          </w:p>
        </w:tc>
        <w:tc>
          <w:tcPr>
            <w:tcW w:w="280" w:type="pct"/>
            <w:shd w:val="clear" w:color="auto" w:fill="auto"/>
          </w:tcPr>
          <w:p w14:paraId="7BCB076D"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p>
        </w:tc>
        <w:tc>
          <w:tcPr>
            <w:tcW w:w="611" w:type="pct"/>
            <w:tcBorders>
              <w:top w:val="single" w:sz="4" w:space="0" w:color="auto"/>
              <w:left w:val="single" w:sz="4" w:space="0" w:color="auto"/>
              <w:bottom w:val="single" w:sz="4" w:space="0" w:color="auto"/>
              <w:right w:val="single" w:sz="4" w:space="0" w:color="auto"/>
            </w:tcBorders>
          </w:tcPr>
          <w:p w14:paraId="36E8CA06" w14:textId="77777777" w:rsidR="00D753AB" w:rsidRPr="003D09B9" w:rsidRDefault="00D753AB" w:rsidP="00C11757">
            <w:pPr>
              <w:rPr>
                <w:rFonts w:asciiTheme="minorEastAsia" w:eastAsiaTheme="minorEastAsia" w:hAnsiTheme="minorEastAsia"/>
                <w:bCs/>
                <w:sz w:val="18"/>
                <w:szCs w:val="18"/>
              </w:rPr>
            </w:pPr>
          </w:p>
        </w:tc>
      </w:tr>
      <w:tr w:rsidR="00D753AB" w:rsidRPr="003D09B9" w14:paraId="5965731D" w14:textId="77777777" w:rsidTr="00C11757">
        <w:trPr>
          <w:trHeight w:val="287"/>
        </w:trPr>
        <w:tc>
          <w:tcPr>
            <w:tcW w:w="245" w:type="pct"/>
          </w:tcPr>
          <w:p w14:paraId="28B73407" w14:textId="77777777" w:rsidR="00D753AB" w:rsidRPr="005D25DB" w:rsidRDefault="00D753AB" w:rsidP="006A0DBC">
            <w:pPr>
              <w:pStyle w:val="a6"/>
              <w:numPr>
                <w:ilvl w:val="0"/>
                <w:numId w:val="49"/>
              </w:numPr>
              <w:ind w:firstLineChars="0"/>
              <w:rPr>
                <w:rFonts w:asciiTheme="minorEastAsia" w:eastAsiaTheme="minorEastAsia" w:hAnsiTheme="minorEastAsia"/>
                <w:sz w:val="18"/>
                <w:szCs w:val="18"/>
              </w:rPr>
            </w:pPr>
          </w:p>
        </w:tc>
        <w:tc>
          <w:tcPr>
            <w:tcW w:w="949" w:type="pct"/>
            <w:shd w:val="clear" w:color="auto" w:fill="auto"/>
          </w:tcPr>
          <w:p w14:paraId="1753A705" w14:textId="77777777" w:rsidR="00D753AB" w:rsidRPr="006951D3"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efundR</w:t>
            </w:r>
            <w:r w:rsidRPr="006951D3">
              <w:rPr>
                <w:rFonts w:asciiTheme="minorEastAsia" w:eastAsiaTheme="minorEastAsia" w:hAnsiTheme="minorEastAsia" w:hint="eastAsia"/>
                <w:sz w:val="18"/>
                <w:szCs w:val="18"/>
              </w:rPr>
              <w:t>eason</w:t>
            </w:r>
          </w:p>
        </w:tc>
        <w:tc>
          <w:tcPr>
            <w:tcW w:w="2174" w:type="pct"/>
            <w:shd w:val="clear" w:color="auto" w:fill="auto"/>
          </w:tcPr>
          <w:p w14:paraId="7F3B2050" w14:textId="77777777" w:rsidR="00D753AB" w:rsidRPr="003D09B9" w:rsidRDefault="00D753AB" w:rsidP="00C11757">
            <w:pPr>
              <w:rPr>
                <w:rFonts w:asciiTheme="minorEastAsia" w:eastAsiaTheme="minorEastAsia" w:hAnsiTheme="minorEastAsia"/>
                <w:bCs/>
                <w:sz w:val="18"/>
                <w:szCs w:val="18"/>
              </w:rPr>
            </w:pPr>
            <w:r w:rsidRPr="006951D3">
              <w:rPr>
                <w:rFonts w:asciiTheme="minorEastAsia" w:eastAsiaTheme="minorEastAsia" w:hAnsiTheme="minorEastAsia" w:hint="eastAsia"/>
                <w:sz w:val="18"/>
                <w:szCs w:val="18"/>
              </w:rPr>
              <w:t>退款原因</w:t>
            </w:r>
            <w:r>
              <w:rPr>
                <w:rFonts w:asciiTheme="minorEastAsia" w:eastAsiaTheme="minorEastAsia" w:hAnsiTheme="minorEastAsia" w:hint="eastAsia"/>
                <w:sz w:val="18"/>
                <w:szCs w:val="18"/>
              </w:rPr>
              <w:t>。</w:t>
            </w:r>
            <w:r>
              <w:rPr>
                <w:rFonts w:asciiTheme="minorEastAsia" w:eastAsiaTheme="minorEastAsia" w:hAnsiTheme="minorEastAsia"/>
                <w:sz w:val="18"/>
                <w:szCs w:val="18"/>
              </w:rPr>
              <w:t>支付宝交易须填写。</w:t>
            </w:r>
          </w:p>
        </w:tc>
        <w:tc>
          <w:tcPr>
            <w:tcW w:w="456" w:type="pct"/>
            <w:shd w:val="clear" w:color="auto" w:fill="auto"/>
          </w:tcPr>
          <w:p w14:paraId="1A53916E"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12FEDFE3"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256</w:t>
            </w:r>
          </w:p>
        </w:tc>
        <w:tc>
          <w:tcPr>
            <w:tcW w:w="280" w:type="pct"/>
            <w:shd w:val="clear" w:color="auto" w:fill="auto"/>
          </w:tcPr>
          <w:p w14:paraId="56DFC069"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611" w:type="pct"/>
            <w:tcBorders>
              <w:top w:val="single" w:sz="4" w:space="0" w:color="auto"/>
              <w:left w:val="single" w:sz="4" w:space="0" w:color="auto"/>
              <w:bottom w:val="single" w:sz="4" w:space="0" w:color="auto"/>
              <w:right w:val="single" w:sz="4" w:space="0" w:color="auto"/>
            </w:tcBorders>
          </w:tcPr>
          <w:p w14:paraId="60E557C8" w14:textId="77777777" w:rsidR="00D753AB" w:rsidRPr="003D09B9" w:rsidRDefault="00D753AB" w:rsidP="00C11757">
            <w:pPr>
              <w:rPr>
                <w:rFonts w:asciiTheme="minorEastAsia" w:eastAsiaTheme="minorEastAsia" w:hAnsiTheme="minorEastAsia"/>
                <w:bCs/>
                <w:sz w:val="18"/>
                <w:szCs w:val="18"/>
              </w:rPr>
            </w:pPr>
          </w:p>
        </w:tc>
      </w:tr>
      <w:tr w:rsidR="00D753AB" w:rsidRPr="003D09B9" w14:paraId="57347C5A" w14:textId="77777777" w:rsidTr="00C11757">
        <w:trPr>
          <w:trHeight w:val="287"/>
        </w:trPr>
        <w:tc>
          <w:tcPr>
            <w:tcW w:w="245" w:type="pct"/>
          </w:tcPr>
          <w:p w14:paraId="23FE091C" w14:textId="77777777" w:rsidR="00D753AB" w:rsidRPr="005D25DB" w:rsidRDefault="00D753AB" w:rsidP="006A0DBC">
            <w:pPr>
              <w:pStyle w:val="a6"/>
              <w:numPr>
                <w:ilvl w:val="0"/>
                <w:numId w:val="49"/>
              </w:numPr>
              <w:ind w:firstLineChars="0"/>
              <w:rPr>
                <w:rFonts w:asciiTheme="minorEastAsia" w:eastAsiaTheme="minorEastAsia" w:hAnsiTheme="minorEastAsia"/>
                <w:sz w:val="18"/>
                <w:szCs w:val="18"/>
              </w:rPr>
            </w:pPr>
          </w:p>
        </w:tc>
        <w:tc>
          <w:tcPr>
            <w:tcW w:w="949" w:type="pct"/>
            <w:shd w:val="clear" w:color="auto" w:fill="auto"/>
          </w:tcPr>
          <w:p w14:paraId="63B04E63"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Operator</w:t>
            </w:r>
            <w:r>
              <w:rPr>
                <w:rFonts w:asciiTheme="minorEastAsia" w:eastAsiaTheme="minorEastAsia" w:hAnsiTheme="minorEastAsia" w:hint="eastAsia"/>
                <w:sz w:val="18"/>
                <w:szCs w:val="18"/>
              </w:rPr>
              <w:t>I</w:t>
            </w:r>
            <w:r w:rsidRPr="003D09B9">
              <w:rPr>
                <w:rFonts w:asciiTheme="minorEastAsia" w:eastAsiaTheme="minorEastAsia" w:hAnsiTheme="minorEastAsia"/>
                <w:sz w:val="18"/>
                <w:szCs w:val="18"/>
              </w:rPr>
              <w:t>d</w:t>
            </w:r>
          </w:p>
        </w:tc>
        <w:tc>
          <w:tcPr>
            <w:tcW w:w="2174" w:type="pct"/>
            <w:shd w:val="clear" w:color="auto" w:fill="auto"/>
          </w:tcPr>
          <w:p w14:paraId="7DBC1649"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操作员ID</w:t>
            </w:r>
          </w:p>
        </w:tc>
        <w:tc>
          <w:tcPr>
            <w:tcW w:w="456" w:type="pct"/>
            <w:shd w:val="clear" w:color="auto" w:fill="auto"/>
          </w:tcPr>
          <w:p w14:paraId="33AFE50F"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7DF331B5"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80" w:type="pct"/>
            <w:shd w:val="clear" w:color="auto" w:fill="auto"/>
          </w:tcPr>
          <w:p w14:paraId="75C6F4F8"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611" w:type="pct"/>
            <w:tcBorders>
              <w:top w:val="single" w:sz="4" w:space="0" w:color="auto"/>
              <w:left w:val="single" w:sz="4" w:space="0" w:color="auto"/>
              <w:bottom w:val="single" w:sz="4" w:space="0" w:color="auto"/>
              <w:right w:val="single" w:sz="4" w:space="0" w:color="auto"/>
            </w:tcBorders>
          </w:tcPr>
          <w:p w14:paraId="6CB0D6FC" w14:textId="77777777" w:rsidR="00D753AB" w:rsidRPr="003D09B9" w:rsidRDefault="00D753AB" w:rsidP="00C11757">
            <w:pPr>
              <w:rPr>
                <w:rFonts w:asciiTheme="minorEastAsia" w:eastAsiaTheme="minorEastAsia" w:hAnsiTheme="minorEastAsia"/>
                <w:bCs/>
                <w:sz w:val="18"/>
                <w:szCs w:val="18"/>
              </w:rPr>
            </w:pPr>
          </w:p>
        </w:tc>
      </w:tr>
      <w:tr w:rsidR="00D753AB" w:rsidRPr="003D09B9" w14:paraId="7F7077EE" w14:textId="77777777" w:rsidTr="00C11757">
        <w:trPr>
          <w:trHeight w:val="287"/>
        </w:trPr>
        <w:tc>
          <w:tcPr>
            <w:tcW w:w="245" w:type="pct"/>
          </w:tcPr>
          <w:p w14:paraId="13937DD0" w14:textId="77777777" w:rsidR="00D753AB" w:rsidRPr="005D25DB" w:rsidRDefault="00D753AB" w:rsidP="006A0DBC">
            <w:pPr>
              <w:pStyle w:val="a6"/>
              <w:numPr>
                <w:ilvl w:val="0"/>
                <w:numId w:val="49"/>
              </w:numPr>
              <w:ind w:firstLineChars="0"/>
              <w:rPr>
                <w:rFonts w:asciiTheme="minorEastAsia" w:eastAsiaTheme="minorEastAsia" w:hAnsiTheme="minorEastAsia"/>
                <w:sz w:val="18"/>
                <w:szCs w:val="18"/>
              </w:rPr>
            </w:pPr>
          </w:p>
        </w:tc>
        <w:tc>
          <w:tcPr>
            <w:tcW w:w="949" w:type="pct"/>
            <w:shd w:val="clear" w:color="auto" w:fill="auto"/>
          </w:tcPr>
          <w:p w14:paraId="1C4E445F"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Device</w:t>
            </w:r>
            <w:r>
              <w:rPr>
                <w:rFonts w:asciiTheme="minorEastAsia" w:eastAsiaTheme="minorEastAsia" w:hAnsiTheme="minorEastAsia" w:hint="eastAsia"/>
                <w:sz w:val="18"/>
                <w:szCs w:val="18"/>
              </w:rPr>
              <w:t>I</w:t>
            </w:r>
            <w:r w:rsidRPr="003D09B9">
              <w:rPr>
                <w:rFonts w:asciiTheme="minorEastAsia" w:eastAsiaTheme="minorEastAsia" w:hAnsiTheme="minorEastAsia" w:hint="eastAsia"/>
                <w:sz w:val="18"/>
                <w:szCs w:val="18"/>
              </w:rPr>
              <w:t>d</w:t>
            </w:r>
          </w:p>
        </w:tc>
        <w:tc>
          <w:tcPr>
            <w:tcW w:w="2174" w:type="pct"/>
            <w:shd w:val="clear" w:color="auto" w:fill="auto"/>
          </w:tcPr>
          <w:p w14:paraId="01A19FA5"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终端设备号(门店号或收银设备ID)。</w:t>
            </w:r>
          </w:p>
        </w:tc>
        <w:tc>
          <w:tcPr>
            <w:tcW w:w="456" w:type="pct"/>
            <w:shd w:val="clear" w:color="auto" w:fill="auto"/>
          </w:tcPr>
          <w:p w14:paraId="30763A16"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429F19DC"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32</w:t>
            </w:r>
          </w:p>
        </w:tc>
        <w:tc>
          <w:tcPr>
            <w:tcW w:w="280" w:type="pct"/>
            <w:shd w:val="clear" w:color="auto" w:fill="auto"/>
          </w:tcPr>
          <w:p w14:paraId="6CAFF748"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O</w:t>
            </w:r>
          </w:p>
        </w:tc>
        <w:tc>
          <w:tcPr>
            <w:tcW w:w="611" w:type="pct"/>
            <w:tcBorders>
              <w:top w:val="single" w:sz="4" w:space="0" w:color="auto"/>
              <w:left w:val="single" w:sz="4" w:space="0" w:color="auto"/>
              <w:bottom w:val="single" w:sz="4" w:space="0" w:color="auto"/>
              <w:right w:val="single" w:sz="4" w:space="0" w:color="auto"/>
            </w:tcBorders>
          </w:tcPr>
          <w:p w14:paraId="35AE6BF5" w14:textId="77777777" w:rsidR="00D753AB" w:rsidRPr="003D09B9" w:rsidRDefault="00D753AB" w:rsidP="00C11757">
            <w:pPr>
              <w:rPr>
                <w:rFonts w:asciiTheme="minorEastAsia" w:eastAsiaTheme="minorEastAsia" w:hAnsiTheme="minorEastAsia"/>
                <w:bCs/>
                <w:sz w:val="18"/>
                <w:szCs w:val="18"/>
              </w:rPr>
            </w:pPr>
          </w:p>
        </w:tc>
      </w:tr>
      <w:tr w:rsidR="00D753AB" w:rsidRPr="003D09B9" w14:paraId="3991CDBE" w14:textId="77777777" w:rsidTr="00C11757">
        <w:trPr>
          <w:trHeight w:val="287"/>
        </w:trPr>
        <w:tc>
          <w:tcPr>
            <w:tcW w:w="245" w:type="pct"/>
          </w:tcPr>
          <w:p w14:paraId="18B5F52D" w14:textId="77777777" w:rsidR="00D753AB" w:rsidRPr="005D25DB" w:rsidRDefault="00D753AB" w:rsidP="006A0DBC">
            <w:pPr>
              <w:pStyle w:val="a6"/>
              <w:numPr>
                <w:ilvl w:val="0"/>
                <w:numId w:val="49"/>
              </w:numPr>
              <w:ind w:firstLineChars="0"/>
              <w:rPr>
                <w:rFonts w:asciiTheme="minorEastAsia" w:eastAsiaTheme="minorEastAsia" w:hAnsiTheme="minorEastAsia"/>
                <w:sz w:val="18"/>
                <w:szCs w:val="18"/>
              </w:rPr>
            </w:pPr>
          </w:p>
        </w:tc>
        <w:tc>
          <w:tcPr>
            <w:tcW w:w="949" w:type="pct"/>
            <w:shd w:val="clear" w:color="auto" w:fill="auto"/>
          </w:tcPr>
          <w:p w14:paraId="178B81D0"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D</w:t>
            </w:r>
            <w:r>
              <w:rPr>
                <w:rFonts w:asciiTheme="minorEastAsia" w:eastAsiaTheme="minorEastAsia" w:hAnsiTheme="minorEastAsia" w:hint="eastAsia"/>
                <w:sz w:val="18"/>
                <w:szCs w:val="18"/>
              </w:rPr>
              <w:t>eviceCreateI</w:t>
            </w:r>
            <w:r w:rsidRPr="003D09B9">
              <w:rPr>
                <w:rFonts w:asciiTheme="minorEastAsia" w:eastAsiaTheme="minorEastAsia" w:hAnsiTheme="minorEastAsia" w:hint="eastAsia"/>
                <w:sz w:val="18"/>
                <w:szCs w:val="18"/>
              </w:rPr>
              <w:t>p</w:t>
            </w:r>
          </w:p>
        </w:tc>
        <w:tc>
          <w:tcPr>
            <w:tcW w:w="2174" w:type="pct"/>
            <w:shd w:val="clear" w:color="auto" w:fill="auto"/>
          </w:tcPr>
          <w:p w14:paraId="5DFFC075"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创建订单终端的IP</w:t>
            </w:r>
          </w:p>
        </w:tc>
        <w:tc>
          <w:tcPr>
            <w:tcW w:w="456" w:type="pct"/>
            <w:shd w:val="clear" w:color="auto" w:fill="auto"/>
          </w:tcPr>
          <w:p w14:paraId="378735AD" w14:textId="77777777" w:rsidR="00D753AB" w:rsidRPr="003D09B9"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5" w:type="pct"/>
            <w:tcBorders>
              <w:top w:val="single" w:sz="4" w:space="0" w:color="auto"/>
              <w:left w:val="single" w:sz="4" w:space="0" w:color="auto"/>
              <w:bottom w:val="single" w:sz="4" w:space="0" w:color="auto"/>
              <w:right w:val="single" w:sz="4" w:space="0" w:color="auto"/>
            </w:tcBorders>
          </w:tcPr>
          <w:p w14:paraId="5922FA46" w14:textId="77777777" w:rsidR="00D753AB" w:rsidRPr="003D09B9" w:rsidRDefault="00D753AB"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16</w:t>
            </w:r>
          </w:p>
        </w:tc>
        <w:tc>
          <w:tcPr>
            <w:tcW w:w="280" w:type="pct"/>
            <w:shd w:val="clear" w:color="auto" w:fill="auto"/>
          </w:tcPr>
          <w:p w14:paraId="2DE833C3" w14:textId="7CEF2236" w:rsidR="00D753AB" w:rsidRPr="003D09B9" w:rsidRDefault="00F27364" w:rsidP="00C11757">
            <w:pPr>
              <w:rPr>
                <w:rFonts w:asciiTheme="minorEastAsia" w:eastAsiaTheme="minorEastAsia" w:hAnsiTheme="minorEastAsia"/>
                <w:bCs/>
                <w:sz w:val="18"/>
                <w:szCs w:val="18"/>
              </w:rPr>
            </w:pPr>
            <w:r>
              <w:rPr>
                <w:rFonts w:asciiTheme="minorEastAsia" w:eastAsiaTheme="minorEastAsia" w:hAnsiTheme="minorEastAsia"/>
                <w:sz w:val="18"/>
                <w:szCs w:val="18"/>
              </w:rPr>
              <w:t>M</w:t>
            </w:r>
          </w:p>
        </w:tc>
        <w:tc>
          <w:tcPr>
            <w:tcW w:w="611" w:type="pct"/>
            <w:tcBorders>
              <w:top w:val="single" w:sz="4" w:space="0" w:color="auto"/>
              <w:left w:val="single" w:sz="4" w:space="0" w:color="auto"/>
              <w:bottom w:val="single" w:sz="4" w:space="0" w:color="auto"/>
              <w:right w:val="single" w:sz="4" w:space="0" w:color="auto"/>
            </w:tcBorders>
          </w:tcPr>
          <w:p w14:paraId="40167BA2" w14:textId="77777777" w:rsidR="00D753AB" w:rsidRPr="003D09B9" w:rsidRDefault="00D753AB" w:rsidP="00C11757">
            <w:pPr>
              <w:rPr>
                <w:rFonts w:asciiTheme="minorEastAsia" w:eastAsiaTheme="minorEastAsia" w:hAnsiTheme="minorEastAsia"/>
                <w:bCs/>
                <w:sz w:val="18"/>
                <w:szCs w:val="18"/>
              </w:rPr>
            </w:pPr>
          </w:p>
        </w:tc>
      </w:tr>
    </w:tbl>
    <w:p w14:paraId="298ECE56" w14:textId="77777777" w:rsidR="00D753AB" w:rsidRPr="00362704" w:rsidRDefault="00D753AB" w:rsidP="00D753AB"/>
    <w:p w14:paraId="668E8AB0" w14:textId="77777777" w:rsidR="00D753AB" w:rsidRDefault="00D753AB" w:rsidP="00D753AB">
      <w:pPr>
        <w:pStyle w:val="4"/>
        <w:numPr>
          <w:ilvl w:val="0"/>
          <w:numId w:val="0"/>
        </w:numPr>
        <w:ind w:left="864" w:hanging="864"/>
      </w:pPr>
      <w:r>
        <w:rPr>
          <w:rFonts w:hint="eastAsia"/>
        </w:rPr>
        <w:lastRenderedPageBreak/>
        <w:t>应答</w:t>
      </w:r>
      <w:r>
        <w:t>报文</w:t>
      </w:r>
    </w:p>
    <w:tbl>
      <w:tblPr>
        <w:tblStyle w:val="a9"/>
        <w:tblW w:w="5000" w:type="pct"/>
        <w:tblLook w:val="04A0" w:firstRow="1" w:lastRow="0" w:firstColumn="1" w:lastColumn="0" w:noHBand="0" w:noVBand="1"/>
      </w:tblPr>
      <w:tblGrid>
        <w:gridCol w:w="462"/>
        <w:gridCol w:w="1437"/>
        <w:gridCol w:w="3720"/>
        <w:gridCol w:w="911"/>
        <w:gridCol w:w="480"/>
        <w:gridCol w:w="810"/>
        <w:gridCol w:w="476"/>
      </w:tblGrid>
      <w:tr w:rsidR="00D753AB" w:rsidRPr="00CB1278" w14:paraId="41C3C37A" w14:textId="77777777" w:rsidTr="00697841">
        <w:trPr>
          <w:trHeight w:val="324"/>
        </w:trPr>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6B6CCA" w14:textId="77777777" w:rsidR="00D753AB" w:rsidRPr="00B55BC7" w:rsidRDefault="00D753AB" w:rsidP="00C11757">
            <w:pPr>
              <w:rPr>
                <w:rFonts w:asciiTheme="minorEastAsia" w:eastAsiaTheme="minorEastAsia" w:hAnsiTheme="minorEastAsia"/>
                <w:b/>
              </w:rPr>
            </w:pPr>
            <w:r>
              <w:rPr>
                <w:rFonts w:asciiTheme="minorEastAsia" w:eastAsiaTheme="minorEastAsia" w:hAnsiTheme="minorEastAsia" w:hint="eastAsia"/>
                <w:b/>
              </w:rPr>
              <w:t>序号</w:t>
            </w:r>
          </w:p>
        </w:tc>
        <w:tc>
          <w:tcPr>
            <w:tcW w:w="86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9359D"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22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CA6C4C"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A99C84"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28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E64600"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8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843DE"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28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07BA2" w14:textId="77777777" w:rsidR="00D753AB" w:rsidRPr="00B55BC7" w:rsidRDefault="00D753AB"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D753AB" w:rsidRPr="004D02B2" w14:paraId="21D069B2" w14:textId="77777777" w:rsidTr="00697841">
        <w:trPr>
          <w:trHeight w:val="354"/>
        </w:trPr>
        <w:tc>
          <w:tcPr>
            <w:tcW w:w="278" w:type="pct"/>
          </w:tcPr>
          <w:p w14:paraId="0E2F000E" w14:textId="77777777" w:rsidR="00D753AB" w:rsidRPr="00BE0264" w:rsidRDefault="00D753AB" w:rsidP="006A0DBC">
            <w:pPr>
              <w:pStyle w:val="a6"/>
              <w:numPr>
                <w:ilvl w:val="0"/>
                <w:numId w:val="50"/>
              </w:numPr>
              <w:ind w:firstLineChars="0"/>
              <w:rPr>
                <w:rFonts w:asciiTheme="minorEastAsia" w:eastAsiaTheme="minorEastAsia" w:hAnsiTheme="minorEastAsia"/>
                <w:sz w:val="18"/>
                <w:szCs w:val="18"/>
              </w:rPr>
            </w:pPr>
          </w:p>
        </w:tc>
        <w:tc>
          <w:tcPr>
            <w:tcW w:w="866" w:type="pct"/>
          </w:tcPr>
          <w:p w14:paraId="3C21DFAB" w14:textId="77777777" w:rsidR="00D753AB" w:rsidRPr="004D02B2" w:rsidRDefault="00D753AB" w:rsidP="00C11757">
            <w:pPr>
              <w:rPr>
                <w:rFonts w:asciiTheme="minorEastAsia" w:eastAsiaTheme="minorEastAsia" w:hAnsiTheme="minorEastAsia"/>
                <w:bCs/>
                <w:sz w:val="18"/>
                <w:szCs w:val="18"/>
              </w:rPr>
            </w:pPr>
            <w:r>
              <w:rPr>
                <w:rFonts w:ascii="宋体" w:hAnsi="宋体"/>
              </w:rPr>
              <w:t>R</w:t>
            </w:r>
            <w:r w:rsidRPr="00F561BB">
              <w:rPr>
                <w:rFonts w:ascii="宋体" w:hAnsi="宋体"/>
              </w:rPr>
              <w:t>espInfo</w:t>
            </w:r>
          </w:p>
        </w:tc>
        <w:tc>
          <w:tcPr>
            <w:tcW w:w="2242" w:type="pct"/>
          </w:tcPr>
          <w:p w14:paraId="7A8E8101"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返回码组件</w:t>
            </w:r>
          </w:p>
        </w:tc>
        <w:tc>
          <w:tcPr>
            <w:tcW w:w="549" w:type="pct"/>
          </w:tcPr>
          <w:p w14:paraId="47F7F40E"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[返回码]对象</w:t>
            </w:r>
          </w:p>
        </w:tc>
        <w:tc>
          <w:tcPr>
            <w:tcW w:w="289" w:type="pct"/>
          </w:tcPr>
          <w:p w14:paraId="0E5A9E1F" w14:textId="77777777" w:rsidR="00D753AB" w:rsidRDefault="00D753AB" w:rsidP="00C11757">
            <w:pPr>
              <w:rPr>
                <w:rFonts w:asciiTheme="minorEastAsia" w:eastAsiaTheme="minorEastAsia" w:hAnsiTheme="minorEastAsia"/>
                <w:bCs/>
                <w:sz w:val="18"/>
                <w:szCs w:val="18"/>
              </w:rPr>
            </w:pPr>
          </w:p>
        </w:tc>
        <w:tc>
          <w:tcPr>
            <w:tcW w:w="488" w:type="pct"/>
          </w:tcPr>
          <w:p w14:paraId="4570C75B"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287" w:type="pct"/>
          </w:tcPr>
          <w:p w14:paraId="129CBB76" w14:textId="77777777" w:rsidR="00D753AB" w:rsidRPr="004D02B2" w:rsidRDefault="00D753AB" w:rsidP="00C11757">
            <w:pPr>
              <w:rPr>
                <w:rFonts w:asciiTheme="minorEastAsia" w:eastAsiaTheme="minorEastAsia" w:hAnsiTheme="minorEastAsia"/>
                <w:bCs/>
                <w:sz w:val="18"/>
                <w:szCs w:val="18"/>
              </w:rPr>
            </w:pPr>
          </w:p>
        </w:tc>
      </w:tr>
      <w:tr w:rsidR="00D753AB" w:rsidRPr="004D02B2" w14:paraId="5437E910" w14:textId="77777777" w:rsidTr="00697841">
        <w:trPr>
          <w:trHeight w:val="354"/>
        </w:trPr>
        <w:tc>
          <w:tcPr>
            <w:tcW w:w="278" w:type="pct"/>
          </w:tcPr>
          <w:p w14:paraId="5373A49C" w14:textId="77777777" w:rsidR="00D753AB" w:rsidRPr="00BE0264" w:rsidRDefault="00D753AB" w:rsidP="006A0DBC">
            <w:pPr>
              <w:pStyle w:val="a6"/>
              <w:numPr>
                <w:ilvl w:val="0"/>
                <w:numId w:val="50"/>
              </w:numPr>
              <w:ind w:firstLineChars="0"/>
              <w:rPr>
                <w:rFonts w:asciiTheme="minorEastAsia" w:eastAsiaTheme="minorEastAsia" w:hAnsiTheme="minorEastAsia"/>
                <w:sz w:val="18"/>
                <w:szCs w:val="18"/>
              </w:rPr>
            </w:pPr>
          </w:p>
        </w:tc>
        <w:tc>
          <w:tcPr>
            <w:tcW w:w="866" w:type="pct"/>
          </w:tcPr>
          <w:p w14:paraId="167ED170"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IsvOrgId</w:t>
            </w:r>
          </w:p>
        </w:tc>
        <w:tc>
          <w:tcPr>
            <w:tcW w:w="2242" w:type="pct"/>
          </w:tcPr>
          <w:p w14:paraId="1A356438"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合作方机构号（网商银行分配）</w:t>
            </w:r>
          </w:p>
        </w:tc>
        <w:tc>
          <w:tcPr>
            <w:tcW w:w="549" w:type="pct"/>
          </w:tcPr>
          <w:p w14:paraId="0D528A78"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String</w:t>
            </w:r>
          </w:p>
        </w:tc>
        <w:tc>
          <w:tcPr>
            <w:tcW w:w="289" w:type="pct"/>
          </w:tcPr>
          <w:p w14:paraId="3296D411"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88" w:type="pct"/>
          </w:tcPr>
          <w:p w14:paraId="5F526C09" w14:textId="77777777" w:rsidR="00D753AB" w:rsidRPr="004D02B2" w:rsidRDefault="00D753AB"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p>
        </w:tc>
        <w:tc>
          <w:tcPr>
            <w:tcW w:w="287" w:type="pct"/>
          </w:tcPr>
          <w:p w14:paraId="780789A1" w14:textId="77777777" w:rsidR="00D753AB" w:rsidRPr="004D02B2" w:rsidRDefault="00D753AB" w:rsidP="00C11757">
            <w:pPr>
              <w:rPr>
                <w:rFonts w:asciiTheme="minorEastAsia" w:eastAsiaTheme="minorEastAsia" w:hAnsiTheme="minorEastAsia"/>
                <w:bCs/>
                <w:sz w:val="18"/>
                <w:szCs w:val="18"/>
              </w:rPr>
            </w:pPr>
          </w:p>
        </w:tc>
      </w:tr>
      <w:tr w:rsidR="00D753AB" w:rsidRPr="004D02B2" w14:paraId="384A52D3" w14:textId="77777777" w:rsidTr="00697841">
        <w:trPr>
          <w:trHeight w:val="287"/>
        </w:trPr>
        <w:tc>
          <w:tcPr>
            <w:tcW w:w="278" w:type="pct"/>
          </w:tcPr>
          <w:p w14:paraId="7FF4E326" w14:textId="77777777" w:rsidR="00D753AB" w:rsidRPr="00BE0264" w:rsidRDefault="00D753AB" w:rsidP="006A0DBC">
            <w:pPr>
              <w:pStyle w:val="a6"/>
              <w:numPr>
                <w:ilvl w:val="0"/>
                <w:numId w:val="50"/>
              </w:numPr>
              <w:ind w:firstLineChars="0"/>
              <w:rPr>
                <w:rFonts w:asciiTheme="minorEastAsia" w:eastAsiaTheme="minorEastAsia" w:hAnsiTheme="minorEastAsia"/>
                <w:sz w:val="18"/>
                <w:szCs w:val="18"/>
              </w:rPr>
            </w:pPr>
          </w:p>
        </w:tc>
        <w:tc>
          <w:tcPr>
            <w:tcW w:w="866" w:type="pct"/>
          </w:tcPr>
          <w:p w14:paraId="70BB2EEC"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M</w:t>
            </w:r>
            <w:r w:rsidRPr="004D02B2">
              <w:rPr>
                <w:rFonts w:asciiTheme="minorEastAsia" w:eastAsiaTheme="minorEastAsia" w:hAnsiTheme="minorEastAsia"/>
                <w:sz w:val="18"/>
                <w:szCs w:val="18"/>
              </w:rPr>
              <w:t>erchant</w:t>
            </w:r>
            <w:r>
              <w:rPr>
                <w:rFonts w:asciiTheme="minorEastAsia" w:eastAsiaTheme="minorEastAsia" w:hAnsiTheme="minorEastAsia" w:hint="eastAsia"/>
                <w:sz w:val="18"/>
                <w:szCs w:val="18"/>
              </w:rPr>
              <w:t>I</w:t>
            </w:r>
            <w:r w:rsidRPr="004D02B2">
              <w:rPr>
                <w:rFonts w:asciiTheme="minorEastAsia" w:eastAsiaTheme="minorEastAsia" w:hAnsiTheme="minorEastAsia" w:hint="eastAsia"/>
                <w:sz w:val="18"/>
                <w:szCs w:val="18"/>
              </w:rPr>
              <w:t>d</w:t>
            </w:r>
          </w:p>
        </w:tc>
        <w:tc>
          <w:tcPr>
            <w:tcW w:w="2242" w:type="pct"/>
          </w:tcPr>
          <w:p w14:paraId="58041955" w14:textId="7D005DA9" w:rsidR="00D753AB" w:rsidRPr="004D02B2" w:rsidRDefault="00D753AB"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商户</w:t>
            </w:r>
            <w:r w:rsidR="0045394B">
              <w:rPr>
                <w:rFonts w:asciiTheme="minorEastAsia" w:eastAsiaTheme="minorEastAsia" w:hAnsiTheme="minorEastAsia" w:hint="eastAsia"/>
                <w:sz w:val="18"/>
                <w:szCs w:val="18"/>
              </w:rPr>
              <w:t>号。</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549" w:type="pct"/>
          </w:tcPr>
          <w:p w14:paraId="304CA6A0"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9" w:type="pct"/>
          </w:tcPr>
          <w:p w14:paraId="07A10C50"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88" w:type="pct"/>
          </w:tcPr>
          <w:p w14:paraId="486217C7" w14:textId="77777777" w:rsidR="00D753AB" w:rsidRPr="004D02B2" w:rsidRDefault="00D753AB"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p>
        </w:tc>
        <w:tc>
          <w:tcPr>
            <w:tcW w:w="287" w:type="pct"/>
          </w:tcPr>
          <w:p w14:paraId="76370867" w14:textId="77777777" w:rsidR="00D753AB" w:rsidRPr="004D02B2" w:rsidRDefault="00D753AB" w:rsidP="00C11757">
            <w:pPr>
              <w:jc w:val="center"/>
              <w:rPr>
                <w:rFonts w:asciiTheme="minorEastAsia" w:eastAsiaTheme="minorEastAsia" w:hAnsiTheme="minorEastAsia"/>
                <w:bCs/>
                <w:sz w:val="18"/>
                <w:szCs w:val="18"/>
              </w:rPr>
            </w:pPr>
          </w:p>
        </w:tc>
      </w:tr>
      <w:tr w:rsidR="00D753AB" w:rsidRPr="004D02B2" w14:paraId="79DD0105" w14:textId="77777777" w:rsidTr="00697841">
        <w:trPr>
          <w:trHeight w:val="287"/>
        </w:trPr>
        <w:tc>
          <w:tcPr>
            <w:tcW w:w="278" w:type="pct"/>
          </w:tcPr>
          <w:p w14:paraId="165848CA" w14:textId="77777777" w:rsidR="00D753AB" w:rsidRPr="00BE0264" w:rsidRDefault="00D753AB" w:rsidP="006A0DBC">
            <w:pPr>
              <w:pStyle w:val="a6"/>
              <w:numPr>
                <w:ilvl w:val="0"/>
                <w:numId w:val="50"/>
              </w:numPr>
              <w:ind w:firstLineChars="0"/>
              <w:rPr>
                <w:rFonts w:asciiTheme="minorEastAsia" w:eastAsiaTheme="minorEastAsia" w:hAnsiTheme="minorEastAsia"/>
                <w:sz w:val="18"/>
                <w:szCs w:val="18"/>
              </w:rPr>
            </w:pPr>
          </w:p>
        </w:tc>
        <w:tc>
          <w:tcPr>
            <w:tcW w:w="866" w:type="pct"/>
          </w:tcPr>
          <w:p w14:paraId="53ED2295"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utTradeN</w:t>
            </w:r>
            <w:r w:rsidRPr="004D02B2">
              <w:rPr>
                <w:rFonts w:asciiTheme="minorEastAsia" w:eastAsiaTheme="minorEastAsia" w:hAnsiTheme="minorEastAsia" w:hint="eastAsia"/>
                <w:sz w:val="18"/>
                <w:szCs w:val="18"/>
              </w:rPr>
              <w:t>o</w:t>
            </w:r>
          </w:p>
        </w:tc>
        <w:tc>
          <w:tcPr>
            <w:tcW w:w="2242" w:type="pct"/>
          </w:tcPr>
          <w:p w14:paraId="4B54869E" w14:textId="77777777" w:rsidR="00D753AB" w:rsidRPr="004D02B2" w:rsidRDefault="00D753AB"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ISV创建订单时的外部交易号。</w:t>
            </w:r>
          </w:p>
        </w:tc>
        <w:tc>
          <w:tcPr>
            <w:tcW w:w="549" w:type="pct"/>
          </w:tcPr>
          <w:p w14:paraId="04BD4919"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9" w:type="pct"/>
          </w:tcPr>
          <w:p w14:paraId="6CA9F48F"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88" w:type="pct"/>
          </w:tcPr>
          <w:p w14:paraId="4F17FFCB" w14:textId="77777777" w:rsidR="00D753AB" w:rsidRPr="004D02B2" w:rsidRDefault="00D753AB"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287" w:type="pct"/>
          </w:tcPr>
          <w:p w14:paraId="66BCF3AC" w14:textId="77777777" w:rsidR="00D753AB" w:rsidRPr="004D02B2" w:rsidRDefault="00D753AB" w:rsidP="00C11757">
            <w:pPr>
              <w:rPr>
                <w:rFonts w:asciiTheme="minorEastAsia" w:eastAsiaTheme="minorEastAsia" w:hAnsiTheme="minorEastAsia"/>
                <w:bCs/>
                <w:sz w:val="18"/>
                <w:szCs w:val="18"/>
              </w:rPr>
            </w:pPr>
          </w:p>
        </w:tc>
      </w:tr>
      <w:tr w:rsidR="00D753AB" w:rsidRPr="004D02B2" w14:paraId="0D8DEC70" w14:textId="77777777" w:rsidTr="00697841">
        <w:trPr>
          <w:trHeight w:val="287"/>
        </w:trPr>
        <w:tc>
          <w:tcPr>
            <w:tcW w:w="278" w:type="pct"/>
          </w:tcPr>
          <w:p w14:paraId="2E7D2078" w14:textId="77777777" w:rsidR="00D753AB" w:rsidRPr="00BE0264" w:rsidRDefault="00D753AB" w:rsidP="006A0DBC">
            <w:pPr>
              <w:pStyle w:val="a6"/>
              <w:numPr>
                <w:ilvl w:val="0"/>
                <w:numId w:val="50"/>
              </w:numPr>
              <w:ind w:firstLineChars="0"/>
              <w:rPr>
                <w:rFonts w:asciiTheme="minorEastAsia" w:eastAsiaTheme="minorEastAsia" w:hAnsiTheme="minorEastAsia"/>
                <w:sz w:val="18"/>
                <w:szCs w:val="18"/>
              </w:rPr>
            </w:pPr>
          </w:p>
        </w:tc>
        <w:tc>
          <w:tcPr>
            <w:tcW w:w="866" w:type="pct"/>
          </w:tcPr>
          <w:p w14:paraId="1153549E"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OutRefundNo</w:t>
            </w:r>
          </w:p>
        </w:tc>
        <w:tc>
          <w:tcPr>
            <w:tcW w:w="2242" w:type="pct"/>
          </w:tcPr>
          <w:p w14:paraId="44E1EDA4" w14:textId="77777777" w:rsidR="00D753AB" w:rsidRPr="004D02B2" w:rsidRDefault="00D753AB"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退款交易号。</w:t>
            </w:r>
          </w:p>
        </w:tc>
        <w:tc>
          <w:tcPr>
            <w:tcW w:w="549" w:type="pct"/>
          </w:tcPr>
          <w:p w14:paraId="2A6687EB"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9" w:type="pct"/>
          </w:tcPr>
          <w:p w14:paraId="3A7905F5"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88" w:type="pct"/>
          </w:tcPr>
          <w:p w14:paraId="4FE65BB3" w14:textId="77777777" w:rsidR="00D753AB" w:rsidRPr="004D02B2" w:rsidRDefault="00D753AB"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r>
              <w:rPr>
                <w:rFonts w:asciiTheme="minorEastAsia" w:eastAsiaTheme="minorEastAsia" w:hAnsiTheme="minorEastAsia"/>
                <w:sz w:val="18"/>
                <w:szCs w:val="18"/>
              </w:rPr>
              <w:t>E</w:t>
            </w:r>
          </w:p>
        </w:tc>
        <w:tc>
          <w:tcPr>
            <w:tcW w:w="287" w:type="pct"/>
          </w:tcPr>
          <w:p w14:paraId="5358B7BF" w14:textId="77777777" w:rsidR="00D753AB" w:rsidRPr="004D02B2" w:rsidRDefault="00D753AB" w:rsidP="00C11757">
            <w:pPr>
              <w:rPr>
                <w:rFonts w:asciiTheme="minorEastAsia" w:eastAsiaTheme="minorEastAsia" w:hAnsiTheme="minorEastAsia"/>
                <w:bCs/>
                <w:sz w:val="18"/>
                <w:szCs w:val="18"/>
              </w:rPr>
            </w:pPr>
          </w:p>
        </w:tc>
      </w:tr>
      <w:tr w:rsidR="00D753AB" w:rsidRPr="004D02B2" w14:paraId="42D1D1DF" w14:textId="77777777" w:rsidTr="00697841">
        <w:trPr>
          <w:trHeight w:val="287"/>
        </w:trPr>
        <w:tc>
          <w:tcPr>
            <w:tcW w:w="278" w:type="pct"/>
          </w:tcPr>
          <w:p w14:paraId="18B43432" w14:textId="77777777" w:rsidR="00D753AB" w:rsidRPr="00BE0264" w:rsidRDefault="00D753AB" w:rsidP="006A0DBC">
            <w:pPr>
              <w:pStyle w:val="a6"/>
              <w:numPr>
                <w:ilvl w:val="0"/>
                <w:numId w:val="50"/>
              </w:numPr>
              <w:ind w:firstLineChars="0"/>
              <w:rPr>
                <w:rFonts w:asciiTheme="minorEastAsia" w:eastAsiaTheme="minorEastAsia" w:hAnsiTheme="minorEastAsia"/>
                <w:sz w:val="18"/>
                <w:szCs w:val="18"/>
              </w:rPr>
            </w:pPr>
          </w:p>
        </w:tc>
        <w:tc>
          <w:tcPr>
            <w:tcW w:w="866" w:type="pct"/>
          </w:tcPr>
          <w:p w14:paraId="54431BC8"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efundOrderN</w:t>
            </w:r>
            <w:r w:rsidRPr="004D02B2">
              <w:rPr>
                <w:rFonts w:asciiTheme="minorEastAsia" w:eastAsiaTheme="minorEastAsia" w:hAnsiTheme="minorEastAsia" w:hint="eastAsia"/>
                <w:sz w:val="18"/>
                <w:szCs w:val="18"/>
              </w:rPr>
              <w:t>o</w:t>
            </w:r>
          </w:p>
        </w:tc>
        <w:tc>
          <w:tcPr>
            <w:tcW w:w="2242" w:type="pct"/>
          </w:tcPr>
          <w:p w14:paraId="2D8DBBA6" w14:textId="77777777" w:rsidR="00D753AB" w:rsidRPr="004D02B2" w:rsidRDefault="00D753AB"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退款订单号</w:t>
            </w:r>
            <w:r>
              <w:rPr>
                <w:rFonts w:asciiTheme="minorEastAsia" w:eastAsiaTheme="minorEastAsia" w:hAnsiTheme="minorEastAsia" w:hint="eastAsia"/>
                <w:sz w:val="18"/>
                <w:szCs w:val="18"/>
              </w:rPr>
              <w:t>。该</w:t>
            </w:r>
            <w:r>
              <w:rPr>
                <w:rFonts w:asciiTheme="minorEastAsia" w:eastAsiaTheme="minorEastAsia" w:hAnsiTheme="minorEastAsia"/>
                <w:sz w:val="18"/>
                <w:szCs w:val="18"/>
              </w:rPr>
              <w:t>字段仅退款成功时返回。</w:t>
            </w:r>
          </w:p>
        </w:tc>
        <w:tc>
          <w:tcPr>
            <w:tcW w:w="549" w:type="pct"/>
          </w:tcPr>
          <w:p w14:paraId="316489AD"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89" w:type="pct"/>
          </w:tcPr>
          <w:p w14:paraId="7902786D"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88" w:type="pct"/>
          </w:tcPr>
          <w:p w14:paraId="6ED2F1D8"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C</w:t>
            </w:r>
          </w:p>
        </w:tc>
        <w:tc>
          <w:tcPr>
            <w:tcW w:w="287" w:type="pct"/>
          </w:tcPr>
          <w:p w14:paraId="2D94DC3D" w14:textId="77777777" w:rsidR="00D753AB" w:rsidRPr="004D02B2" w:rsidRDefault="00D753AB" w:rsidP="00C11757">
            <w:pPr>
              <w:rPr>
                <w:rFonts w:asciiTheme="minorEastAsia" w:eastAsiaTheme="minorEastAsia" w:hAnsiTheme="minorEastAsia"/>
                <w:bCs/>
                <w:sz w:val="18"/>
                <w:szCs w:val="18"/>
              </w:rPr>
            </w:pPr>
          </w:p>
        </w:tc>
      </w:tr>
      <w:tr w:rsidR="00D753AB" w:rsidRPr="004D02B2" w14:paraId="46A5E387" w14:textId="77777777" w:rsidTr="00697841">
        <w:trPr>
          <w:trHeight w:val="287"/>
        </w:trPr>
        <w:tc>
          <w:tcPr>
            <w:tcW w:w="278" w:type="pct"/>
          </w:tcPr>
          <w:p w14:paraId="066D3D52" w14:textId="77777777" w:rsidR="00D753AB" w:rsidRPr="00BE0264" w:rsidRDefault="00D753AB" w:rsidP="006A0DBC">
            <w:pPr>
              <w:pStyle w:val="a6"/>
              <w:numPr>
                <w:ilvl w:val="0"/>
                <w:numId w:val="50"/>
              </w:numPr>
              <w:ind w:firstLineChars="0"/>
              <w:rPr>
                <w:rFonts w:asciiTheme="minorEastAsia" w:eastAsiaTheme="minorEastAsia" w:hAnsiTheme="minorEastAsia"/>
                <w:sz w:val="18"/>
                <w:szCs w:val="18"/>
              </w:rPr>
            </w:pPr>
          </w:p>
        </w:tc>
        <w:tc>
          <w:tcPr>
            <w:tcW w:w="866" w:type="pct"/>
          </w:tcPr>
          <w:p w14:paraId="27D61615"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efundA</w:t>
            </w:r>
            <w:r w:rsidRPr="004D02B2">
              <w:rPr>
                <w:rFonts w:asciiTheme="minorEastAsia" w:eastAsiaTheme="minorEastAsia" w:hAnsiTheme="minorEastAsia" w:hint="eastAsia"/>
                <w:sz w:val="18"/>
                <w:szCs w:val="18"/>
              </w:rPr>
              <w:t>mount</w:t>
            </w:r>
          </w:p>
        </w:tc>
        <w:tc>
          <w:tcPr>
            <w:tcW w:w="2242" w:type="pct"/>
          </w:tcPr>
          <w:p w14:paraId="5B19EC4F" w14:textId="77777777" w:rsidR="00D753AB" w:rsidRPr="004D02B2" w:rsidRDefault="00D753AB"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退款金额</w:t>
            </w:r>
          </w:p>
        </w:tc>
        <w:tc>
          <w:tcPr>
            <w:tcW w:w="549" w:type="pct"/>
          </w:tcPr>
          <w:p w14:paraId="0C8B73E2" w14:textId="77777777" w:rsidR="00D753AB" w:rsidRPr="004D02B2" w:rsidRDefault="00D753AB"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Number</w:t>
            </w:r>
          </w:p>
        </w:tc>
        <w:tc>
          <w:tcPr>
            <w:tcW w:w="289" w:type="pct"/>
          </w:tcPr>
          <w:p w14:paraId="5CE96F21" w14:textId="77777777" w:rsidR="00D753AB" w:rsidRPr="004D02B2" w:rsidRDefault="00D753AB" w:rsidP="00C11757">
            <w:pPr>
              <w:rPr>
                <w:rFonts w:asciiTheme="minorEastAsia" w:eastAsiaTheme="minorEastAsia" w:hAnsiTheme="minorEastAsia"/>
                <w:bCs/>
                <w:sz w:val="18"/>
                <w:szCs w:val="18"/>
              </w:rPr>
            </w:pPr>
          </w:p>
        </w:tc>
        <w:tc>
          <w:tcPr>
            <w:tcW w:w="488" w:type="pct"/>
          </w:tcPr>
          <w:p w14:paraId="02593084" w14:textId="77777777" w:rsidR="00D753AB" w:rsidRPr="008705FD" w:rsidRDefault="00D753AB" w:rsidP="00C11757">
            <w:pPr>
              <w:rPr>
                <w:rFonts w:asciiTheme="minorEastAsia" w:eastAsiaTheme="minorEastAsia" w:hAnsiTheme="minorEastAsia"/>
                <w:sz w:val="18"/>
                <w:szCs w:val="18"/>
              </w:rPr>
            </w:pPr>
            <w:r>
              <w:rPr>
                <w:rFonts w:asciiTheme="minorEastAsia" w:eastAsiaTheme="minorEastAsia" w:hAnsiTheme="minorEastAsia"/>
                <w:sz w:val="18"/>
                <w:szCs w:val="18"/>
              </w:rPr>
              <w:t>CE</w:t>
            </w:r>
          </w:p>
        </w:tc>
        <w:tc>
          <w:tcPr>
            <w:tcW w:w="287" w:type="pct"/>
          </w:tcPr>
          <w:p w14:paraId="32A6DE2B" w14:textId="77777777" w:rsidR="00D753AB" w:rsidRPr="004D02B2" w:rsidRDefault="00D753AB" w:rsidP="00C11757">
            <w:pPr>
              <w:rPr>
                <w:rFonts w:asciiTheme="minorEastAsia" w:eastAsiaTheme="minorEastAsia" w:hAnsiTheme="minorEastAsia"/>
                <w:bCs/>
                <w:sz w:val="18"/>
                <w:szCs w:val="18"/>
              </w:rPr>
            </w:pPr>
          </w:p>
        </w:tc>
      </w:tr>
    </w:tbl>
    <w:p w14:paraId="7449ED3A" w14:textId="77777777" w:rsidR="00281C54" w:rsidRDefault="00281C54" w:rsidP="00A43EF8"/>
    <w:p w14:paraId="4BA3550C" w14:textId="77777777" w:rsidR="00281C54" w:rsidRDefault="00281C54" w:rsidP="00281C54">
      <w:pPr>
        <w:pStyle w:val="4"/>
        <w:numPr>
          <w:ilvl w:val="0"/>
          <w:numId w:val="0"/>
        </w:numPr>
        <w:ind w:left="864" w:hanging="864"/>
      </w:pPr>
      <w:r>
        <w:rPr>
          <w:rFonts w:hint="eastAsia"/>
        </w:rPr>
        <w:t>报文返回码</w:t>
      </w:r>
    </w:p>
    <w:tbl>
      <w:tblPr>
        <w:tblStyle w:val="a9"/>
        <w:tblW w:w="0" w:type="auto"/>
        <w:tblLayout w:type="fixed"/>
        <w:tblLook w:val="04A0" w:firstRow="1" w:lastRow="0" w:firstColumn="1" w:lastColumn="0" w:noHBand="0" w:noVBand="1"/>
      </w:tblPr>
      <w:tblGrid>
        <w:gridCol w:w="4077"/>
        <w:gridCol w:w="4445"/>
      </w:tblGrid>
      <w:tr w:rsidR="00281C54" w14:paraId="17643BBC" w14:textId="77777777" w:rsidTr="00A43EF8">
        <w:tc>
          <w:tcPr>
            <w:tcW w:w="4077" w:type="dxa"/>
          </w:tcPr>
          <w:p w14:paraId="06ADBADF" w14:textId="1326837C" w:rsidR="00281C54" w:rsidRDefault="00281C54" w:rsidP="00281C54">
            <w:r>
              <w:rPr>
                <w:rFonts w:hint="eastAsia"/>
              </w:rPr>
              <w:t>返回</w:t>
            </w:r>
            <w:r>
              <w:t>码</w:t>
            </w:r>
          </w:p>
        </w:tc>
        <w:tc>
          <w:tcPr>
            <w:tcW w:w="4445" w:type="dxa"/>
          </w:tcPr>
          <w:p w14:paraId="51E69EBB" w14:textId="52CDDF10" w:rsidR="00281C54" w:rsidRDefault="00281C54" w:rsidP="00281C54">
            <w:r>
              <w:rPr>
                <w:rFonts w:hint="eastAsia"/>
              </w:rPr>
              <w:t>中文</w:t>
            </w:r>
            <w:r>
              <w:t>描述</w:t>
            </w:r>
          </w:p>
        </w:tc>
      </w:tr>
      <w:tr w:rsidR="00281C54" w14:paraId="31E54D5F" w14:textId="77777777" w:rsidTr="00A43EF8">
        <w:tc>
          <w:tcPr>
            <w:tcW w:w="4077" w:type="dxa"/>
            <w:vAlign w:val="center"/>
          </w:tcPr>
          <w:p w14:paraId="7B545FEE" w14:textId="711CABEB" w:rsidR="00281C54" w:rsidRDefault="00281C54" w:rsidP="00281C54">
            <w:r>
              <w:rPr>
                <w:rFonts w:ascii="Tahoma" w:hAnsi="Tahoma" w:cs="Tahoma"/>
                <w:color w:val="404040"/>
                <w:sz w:val="22"/>
                <w:szCs w:val="22"/>
              </w:rPr>
              <w:t>MT_ILLEGAL_PARAMETER</w:t>
            </w:r>
          </w:p>
        </w:tc>
        <w:tc>
          <w:tcPr>
            <w:tcW w:w="4445" w:type="dxa"/>
            <w:vAlign w:val="center"/>
          </w:tcPr>
          <w:p w14:paraId="6EF115FC" w14:textId="12067A4C" w:rsidR="00281C54" w:rsidRDefault="00281C54" w:rsidP="00281C54">
            <w:r>
              <w:rPr>
                <w:rFonts w:ascii="Tahoma" w:hAnsi="Tahoma" w:cs="Tahoma"/>
                <w:color w:val="404040"/>
                <w:sz w:val="22"/>
                <w:szCs w:val="22"/>
              </w:rPr>
              <w:t>请求参数错误。</w:t>
            </w:r>
          </w:p>
        </w:tc>
      </w:tr>
      <w:tr w:rsidR="00281C54" w14:paraId="79E2DDF9" w14:textId="77777777" w:rsidTr="00A43EF8">
        <w:tc>
          <w:tcPr>
            <w:tcW w:w="4077" w:type="dxa"/>
            <w:vAlign w:val="center"/>
          </w:tcPr>
          <w:p w14:paraId="44D613D9" w14:textId="2F283E77" w:rsidR="00281C54" w:rsidRDefault="00281C54" w:rsidP="00281C54">
            <w:r>
              <w:rPr>
                <w:rFonts w:ascii="Tahoma" w:hAnsi="Tahoma" w:cs="Tahoma"/>
                <w:color w:val="404040"/>
                <w:sz w:val="22"/>
                <w:szCs w:val="22"/>
              </w:rPr>
              <w:t>MT_SYSTEM_CONFIG_ERROR</w:t>
            </w:r>
          </w:p>
        </w:tc>
        <w:tc>
          <w:tcPr>
            <w:tcW w:w="4445" w:type="dxa"/>
            <w:vAlign w:val="center"/>
          </w:tcPr>
          <w:p w14:paraId="63C4399B" w14:textId="35F12E7A" w:rsidR="00281C54" w:rsidRDefault="00281C54" w:rsidP="00281C54">
            <w:r>
              <w:rPr>
                <w:rFonts w:ascii="Tahoma" w:hAnsi="Tahoma" w:cs="Tahoma"/>
                <w:color w:val="404040"/>
                <w:sz w:val="22"/>
                <w:szCs w:val="22"/>
              </w:rPr>
              <w:t>系统配置错误，交易失败</w:t>
            </w:r>
          </w:p>
        </w:tc>
      </w:tr>
      <w:tr w:rsidR="00281C54" w14:paraId="0BF1F1B7" w14:textId="77777777" w:rsidTr="00A43EF8">
        <w:tc>
          <w:tcPr>
            <w:tcW w:w="4077" w:type="dxa"/>
            <w:vAlign w:val="center"/>
          </w:tcPr>
          <w:p w14:paraId="0F6AA487" w14:textId="0090D099" w:rsidR="00281C54" w:rsidRDefault="00281C54" w:rsidP="00281C54">
            <w:r>
              <w:rPr>
                <w:rFonts w:ascii="Tahoma" w:hAnsi="Tahoma" w:cs="Tahoma"/>
                <w:color w:val="404040"/>
                <w:sz w:val="22"/>
                <w:szCs w:val="22"/>
              </w:rPr>
              <w:t>MT_TRADE_INFO_IS_TAMPER</w:t>
            </w:r>
          </w:p>
        </w:tc>
        <w:tc>
          <w:tcPr>
            <w:tcW w:w="4445" w:type="dxa"/>
            <w:vAlign w:val="center"/>
          </w:tcPr>
          <w:p w14:paraId="09368751" w14:textId="4E9F1BA1" w:rsidR="00281C54" w:rsidRDefault="00281C54" w:rsidP="00281C54">
            <w:r>
              <w:rPr>
                <w:rFonts w:ascii="Tahoma" w:hAnsi="Tahoma" w:cs="Tahoma"/>
                <w:color w:val="404040"/>
                <w:sz w:val="22"/>
                <w:szCs w:val="22"/>
              </w:rPr>
              <w:t>交易信息被篡改</w:t>
            </w:r>
          </w:p>
        </w:tc>
      </w:tr>
      <w:tr w:rsidR="00281C54" w14:paraId="47AE37E5" w14:textId="77777777" w:rsidTr="00A43EF8">
        <w:tc>
          <w:tcPr>
            <w:tcW w:w="4077" w:type="dxa"/>
            <w:vAlign w:val="center"/>
          </w:tcPr>
          <w:p w14:paraId="5BD2B14D" w14:textId="48F3C31C" w:rsidR="00281C54" w:rsidRDefault="00281C54" w:rsidP="00281C54">
            <w:r>
              <w:rPr>
                <w:rFonts w:ascii="Tahoma" w:hAnsi="Tahoma" w:cs="Tahoma"/>
                <w:color w:val="404040"/>
                <w:sz w:val="22"/>
                <w:szCs w:val="22"/>
              </w:rPr>
              <w:t>MT_DISCORDANT_REPEAT_REQUEST</w:t>
            </w:r>
          </w:p>
        </w:tc>
        <w:tc>
          <w:tcPr>
            <w:tcW w:w="4445" w:type="dxa"/>
            <w:vAlign w:val="center"/>
          </w:tcPr>
          <w:p w14:paraId="3CE8BD2D" w14:textId="790F880B" w:rsidR="00281C54" w:rsidRDefault="00281C54" w:rsidP="00281C54">
            <w:r>
              <w:rPr>
                <w:rFonts w:ascii="Tahoma" w:hAnsi="Tahoma" w:cs="Tahoma"/>
                <w:color w:val="404040"/>
                <w:sz w:val="22"/>
                <w:szCs w:val="22"/>
              </w:rPr>
              <w:t>重复请求参数不一致</w:t>
            </w:r>
            <w:r>
              <w:rPr>
                <w:rFonts w:ascii="Tahoma" w:hAnsi="Tahoma" w:cs="Tahoma" w:hint="eastAsia"/>
                <w:color w:val="404040"/>
                <w:sz w:val="22"/>
                <w:szCs w:val="22"/>
              </w:rPr>
              <w:t>，</w:t>
            </w:r>
            <w:r>
              <w:rPr>
                <w:rFonts w:ascii="Tahoma" w:hAnsi="Tahoma" w:cs="Tahoma"/>
                <w:color w:val="404040"/>
                <w:sz w:val="22"/>
                <w:szCs w:val="22"/>
              </w:rPr>
              <w:t>请查询支付单确认结果</w:t>
            </w:r>
          </w:p>
        </w:tc>
      </w:tr>
      <w:tr w:rsidR="00281C54" w14:paraId="411B2865" w14:textId="77777777" w:rsidTr="00A43EF8">
        <w:tc>
          <w:tcPr>
            <w:tcW w:w="4077" w:type="dxa"/>
            <w:vAlign w:val="center"/>
          </w:tcPr>
          <w:p w14:paraId="01A33026" w14:textId="33701B1E" w:rsidR="00281C54" w:rsidRDefault="00281C54" w:rsidP="00281C54">
            <w:r>
              <w:rPr>
                <w:rFonts w:ascii="Tahoma" w:hAnsi="Tahoma" w:cs="Tahoma"/>
                <w:color w:val="404040"/>
                <w:sz w:val="22"/>
                <w:szCs w:val="22"/>
              </w:rPr>
              <w:t>MT_MERCHANT_INCOME_IS_NOT_ENOUGH</w:t>
            </w:r>
          </w:p>
        </w:tc>
        <w:tc>
          <w:tcPr>
            <w:tcW w:w="4445" w:type="dxa"/>
            <w:vAlign w:val="center"/>
          </w:tcPr>
          <w:p w14:paraId="6C7AE11E" w14:textId="6ECD12AE" w:rsidR="00281C54" w:rsidRDefault="00281C54" w:rsidP="00281C54">
            <w:r>
              <w:rPr>
                <w:rFonts w:ascii="Tahoma" w:hAnsi="Tahoma" w:cs="Tahoma"/>
                <w:color w:val="404040"/>
                <w:sz w:val="22"/>
                <w:szCs w:val="22"/>
              </w:rPr>
              <w:t>商户没有足够的退款额度</w:t>
            </w:r>
          </w:p>
        </w:tc>
      </w:tr>
      <w:tr w:rsidR="00281C54" w14:paraId="170D05F2" w14:textId="77777777" w:rsidTr="00A43EF8">
        <w:tc>
          <w:tcPr>
            <w:tcW w:w="4077" w:type="dxa"/>
            <w:vAlign w:val="center"/>
          </w:tcPr>
          <w:p w14:paraId="49E990AB" w14:textId="4C5293AC" w:rsidR="00281C54" w:rsidRDefault="00281C54" w:rsidP="00281C54">
            <w:r>
              <w:rPr>
                <w:rFonts w:ascii="Tahoma" w:hAnsi="Tahoma" w:cs="Tahoma"/>
                <w:color w:val="404040"/>
                <w:sz w:val="22"/>
                <w:szCs w:val="22"/>
              </w:rPr>
              <w:t>MT_FORBIDDEN_TRADE_TIME</w:t>
            </w:r>
          </w:p>
        </w:tc>
        <w:tc>
          <w:tcPr>
            <w:tcW w:w="4445" w:type="dxa"/>
            <w:vAlign w:val="center"/>
          </w:tcPr>
          <w:p w14:paraId="205FD221" w14:textId="16F80E12" w:rsidR="00281C54" w:rsidRDefault="00281C54" w:rsidP="00281C54">
            <w:r>
              <w:rPr>
                <w:rFonts w:ascii="Tahoma" w:hAnsi="Tahoma" w:cs="Tahoma"/>
                <w:color w:val="404040"/>
                <w:sz w:val="22"/>
                <w:szCs w:val="22"/>
              </w:rPr>
              <w:t>当前时段禁止此交易</w:t>
            </w:r>
          </w:p>
        </w:tc>
      </w:tr>
      <w:tr w:rsidR="00281C54" w14:paraId="3505DDC1" w14:textId="77777777" w:rsidTr="00A43EF8">
        <w:tc>
          <w:tcPr>
            <w:tcW w:w="4077" w:type="dxa"/>
            <w:vAlign w:val="center"/>
          </w:tcPr>
          <w:p w14:paraId="69A9D31A" w14:textId="4540812F" w:rsidR="00281C54" w:rsidRDefault="00281C54" w:rsidP="00281C54">
            <w:r>
              <w:rPr>
                <w:rFonts w:ascii="Tahoma" w:hAnsi="Tahoma" w:cs="Tahoma"/>
                <w:color w:val="404040"/>
                <w:sz w:val="22"/>
                <w:szCs w:val="22"/>
              </w:rPr>
              <w:t>MT_PAY_ORDER_NOT_EXISTS</w:t>
            </w:r>
          </w:p>
        </w:tc>
        <w:tc>
          <w:tcPr>
            <w:tcW w:w="4445" w:type="dxa"/>
            <w:vAlign w:val="center"/>
          </w:tcPr>
          <w:p w14:paraId="33148382" w14:textId="56A8CE33" w:rsidR="00281C54" w:rsidRDefault="00281C54" w:rsidP="00281C54">
            <w:r>
              <w:rPr>
                <w:rFonts w:ascii="Tahoma" w:hAnsi="Tahoma" w:cs="Tahoma"/>
                <w:color w:val="404040"/>
                <w:sz w:val="22"/>
                <w:szCs w:val="22"/>
              </w:rPr>
              <w:t>支付单不存在，请确认支付单号重新发起调用。</w:t>
            </w:r>
          </w:p>
        </w:tc>
      </w:tr>
      <w:tr w:rsidR="00281C54" w14:paraId="67CB4934" w14:textId="77777777" w:rsidTr="00A43EF8">
        <w:tc>
          <w:tcPr>
            <w:tcW w:w="4077" w:type="dxa"/>
            <w:vAlign w:val="center"/>
          </w:tcPr>
          <w:p w14:paraId="3D19128D" w14:textId="24FB6A79" w:rsidR="00281C54" w:rsidRDefault="00281C54" w:rsidP="00281C54">
            <w:r>
              <w:rPr>
                <w:rFonts w:ascii="Tahoma" w:hAnsi="Tahoma" w:cs="Tahoma"/>
                <w:color w:val="404040"/>
                <w:sz w:val="22"/>
                <w:szCs w:val="22"/>
              </w:rPr>
              <w:t>MT_REFUND_ORDER_NOT_EXISTS</w:t>
            </w:r>
          </w:p>
        </w:tc>
        <w:tc>
          <w:tcPr>
            <w:tcW w:w="4445" w:type="dxa"/>
            <w:vAlign w:val="center"/>
          </w:tcPr>
          <w:p w14:paraId="05E9721C" w14:textId="5C3065AB" w:rsidR="00281C54" w:rsidRDefault="00281C54" w:rsidP="00281C54">
            <w:r>
              <w:rPr>
                <w:rFonts w:ascii="Tahoma" w:hAnsi="Tahoma" w:cs="Tahoma"/>
                <w:color w:val="404040"/>
                <w:sz w:val="22"/>
                <w:szCs w:val="22"/>
              </w:rPr>
              <w:t>退款单不存在</w:t>
            </w:r>
          </w:p>
        </w:tc>
      </w:tr>
      <w:tr w:rsidR="00281C54" w14:paraId="058E887C" w14:textId="77777777" w:rsidTr="00A43EF8">
        <w:tc>
          <w:tcPr>
            <w:tcW w:w="4077" w:type="dxa"/>
            <w:vAlign w:val="center"/>
          </w:tcPr>
          <w:p w14:paraId="7CC43018" w14:textId="47B9366D" w:rsidR="00281C54" w:rsidRDefault="00281C54" w:rsidP="00281C54">
            <w:r>
              <w:rPr>
                <w:rFonts w:ascii="Tahoma" w:hAnsi="Tahoma" w:cs="Tahoma"/>
                <w:color w:val="404040"/>
                <w:sz w:val="22"/>
                <w:szCs w:val="22"/>
              </w:rPr>
              <w:t>MT_ISV_AR_INVALID</w:t>
            </w:r>
          </w:p>
        </w:tc>
        <w:tc>
          <w:tcPr>
            <w:tcW w:w="4445" w:type="dxa"/>
            <w:vAlign w:val="center"/>
          </w:tcPr>
          <w:p w14:paraId="0D76119E" w14:textId="2769BD41" w:rsidR="00281C54" w:rsidRDefault="00281C54" w:rsidP="00281C54">
            <w:r>
              <w:rPr>
                <w:rFonts w:ascii="Tahoma" w:hAnsi="Tahoma" w:cs="Tahoma"/>
                <w:color w:val="404040"/>
                <w:sz w:val="22"/>
                <w:szCs w:val="22"/>
              </w:rPr>
              <w:t>ISV</w:t>
            </w:r>
            <w:r>
              <w:rPr>
                <w:rFonts w:ascii="Tahoma" w:hAnsi="Tahoma" w:cs="Tahoma"/>
                <w:color w:val="404040"/>
                <w:sz w:val="22"/>
                <w:szCs w:val="22"/>
              </w:rPr>
              <w:t>合约状态非法</w:t>
            </w:r>
          </w:p>
        </w:tc>
      </w:tr>
      <w:tr w:rsidR="00281C54" w14:paraId="52F67260" w14:textId="77777777" w:rsidTr="00A43EF8">
        <w:tc>
          <w:tcPr>
            <w:tcW w:w="4077" w:type="dxa"/>
            <w:vAlign w:val="center"/>
          </w:tcPr>
          <w:p w14:paraId="4816A55C" w14:textId="1E8E2F4C" w:rsidR="00281C54" w:rsidRDefault="00281C54" w:rsidP="00281C54">
            <w:r>
              <w:rPr>
                <w:rFonts w:ascii="Tahoma" w:hAnsi="Tahoma" w:cs="Tahoma"/>
                <w:color w:val="404040"/>
                <w:sz w:val="22"/>
                <w:szCs w:val="22"/>
              </w:rPr>
              <w:t>MT_ORDER_INFO_CONTAINED_FORBIDDEN_WORDS</w:t>
            </w:r>
          </w:p>
        </w:tc>
        <w:tc>
          <w:tcPr>
            <w:tcW w:w="4445" w:type="dxa"/>
            <w:vAlign w:val="center"/>
          </w:tcPr>
          <w:p w14:paraId="27D2899F" w14:textId="4FB9316D" w:rsidR="00281C54" w:rsidRDefault="00281C54" w:rsidP="00281C54">
            <w:r>
              <w:rPr>
                <w:rFonts w:ascii="Tahoma" w:hAnsi="Tahoma" w:cs="Tahoma"/>
                <w:color w:val="404040"/>
                <w:sz w:val="22"/>
                <w:szCs w:val="22"/>
              </w:rPr>
              <w:t>订单信息中包含违禁词</w:t>
            </w:r>
          </w:p>
        </w:tc>
      </w:tr>
      <w:tr w:rsidR="00281C54" w14:paraId="218ED800" w14:textId="77777777" w:rsidTr="00A43EF8">
        <w:tc>
          <w:tcPr>
            <w:tcW w:w="4077" w:type="dxa"/>
            <w:vAlign w:val="center"/>
          </w:tcPr>
          <w:p w14:paraId="538EB001" w14:textId="0EAA12FE" w:rsidR="00281C54" w:rsidRDefault="00281C54" w:rsidP="00281C54">
            <w:r>
              <w:rPr>
                <w:rFonts w:ascii="Tahoma" w:hAnsi="Tahoma" w:cs="Tahoma"/>
                <w:color w:val="404040"/>
                <w:sz w:val="22"/>
                <w:szCs w:val="22"/>
              </w:rPr>
              <w:t>MT_MERCH_AR_INVALID</w:t>
            </w:r>
          </w:p>
        </w:tc>
        <w:tc>
          <w:tcPr>
            <w:tcW w:w="4445" w:type="dxa"/>
            <w:vAlign w:val="center"/>
          </w:tcPr>
          <w:p w14:paraId="2402FC1E" w14:textId="2DA75F6F" w:rsidR="00281C54" w:rsidRDefault="00281C54" w:rsidP="00281C54">
            <w:r>
              <w:rPr>
                <w:rFonts w:ascii="Tahoma" w:hAnsi="Tahoma" w:cs="Tahoma"/>
                <w:color w:val="404040"/>
                <w:sz w:val="22"/>
                <w:szCs w:val="22"/>
              </w:rPr>
              <w:t>商户合约状态非法</w:t>
            </w:r>
          </w:p>
        </w:tc>
      </w:tr>
      <w:tr w:rsidR="00281C54" w14:paraId="53C518D2" w14:textId="77777777" w:rsidTr="00A43EF8">
        <w:tc>
          <w:tcPr>
            <w:tcW w:w="4077" w:type="dxa"/>
            <w:vAlign w:val="center"/>
          </w:tcPr>
          <w:p w14:paraId="00014E52" w14:textId="0904F1E8" w:rsidR="00281C54" w:rsidRDefault="00281C54" w:rsidP="00281C54">
            <w:r>
              <w:rPr>
                <w:rFonts w:ascii="Tahoma" w:hAnsi="Tahoma" w:cs="Tahoma"/>
                <w:color w:val="404040"/>
                <w:sz w:val="22"/>
                <w:szCs w:val="22"/>
              </w:rPr>
              <w:t>MT_PAY_REQUEST_IN_PROCESS</w:t>
            </w:r>
          </w:p>
        </w:tc>
        <w:tc>
          <w:tcPr>
            <w:tcW w:w="4445" w:type="dxa"/>
            <w:vAlign w:val="center"/>
          </w:tcPr>
          <w:p w14:paraId="4D265CDB" w14:textId="1DC0F6D3" w:rsidR="00281C54" w:rsidRDefault="00281C54" w:rsidP="00281C54">
            <w:r>
              <w:rPr>
                <w:rFonts w:ascii="Tahoma" w:hAnsi="Tahoma" w:cs="Tahoma"/>
                <w:color w:val="404040"/>
                <w:sz w:val="22"/>
                <w:szCs w:val="22"/>
              </w:rPr>
              <w:t>支付单处理中，请稍后使用原参数再次发起调用</w:t>
            </w:r>
            <w:r>
              <w:rPr>
                <w:rFonts w:ascii="Tahoma" w:hAnsi="Tahoma" w:cs="Tahoma"/>
                <w:color w:val="404040"/>
                <w:sz w:val="22"/>
                <w:szCs w:val="22"/>
              </w:rPr>
              <w:t>,</w:t>
            </w:r>
            <w:r>
              <w:rPr>
                <w:rFonts w:ascii="Tahoma" w:hAnsi="Tahoma" w:cs="Tahoma"/>
                <w:color w:val="404040"/>
                <w:sz w:val="22"/>
                <w:szCs w:val="22"/>
              </w:rPr>
              <w:t>或查询交易订单状态</w:t>
            </w:r>
          </w:p>
        </w:tc>
      </w:tr>
      <w:tr w:rsidR="00281C54" w14:paraId="73ECDA37" w14:textId="77777777" w:rsidTr="00A43EF8">
        <w:tc>
          <w:tcPr>
            <w:tcW w:w="4077" w:type="dxa"/>
            <w:vAlign w:val="center"/>
          </w:tcPr>
          <w:p w14:paraId="4B562121" w14:textId="0EC9B035" w:rsidR="00281C54" w:rsidRDefault="00281C54" w:rsidP="00281C54">
            <w:r>
              <w:rPr>
                <w:rFonts w:ascii="Tahoma" w:hAnsi="Tahoma" w:cs="Tahoma"/>
                <w:color w:val="404040"/>
                <w:sz w:val="22"/>
                <w:szCs w:val="22"/>
              </w:rPr>
              <w:t>MT_ISV_ROLE_INVALID</w:t>
            </w:r>
          </w:p>
        </w:tc>
        <w:tc>
          <w:tcPr>
            <w:tcW w:w="4445" w:type="dxa"/>
            <w:vAlign w:val="center"/>
          </w:tcPr>
          <w:p w14:paraId="4241DDF5" w14:textId="6A799387" w:rsidR="00281C54" w:rsidRDefault="00281C54" w:rsidP="00281C54">
            <w:r>
              <w:rPr>
                <w:rFonts w:ascii="Tahoma" w:hAnsi="Tahoma" w:cs="Tahoma"/>
                <w:color w:val="404040"/>
                <w:sz w:val="22"/>
                <w:szCs w:val="22"/>
              </w:rPr>
              <w:t>ISV</w:t>
            </w:r>
            <w:r>
              <w:rPr>
                <w:rFonts w:ascii="Tahoma" w:hAnsi="Tahoma" w:cs="Tahoma"/>
                <w:color w:val="404040"/>
                <w:sz w:val="22"/>
                <w:szCs w:val="22"/>
              </w:rPr>
              <w:t>角色状态非法</w:t>
            </w:r>
          </w:p>
        </w:tc>
      </w:tr>
      <w:tr w:rsidR="00281C54" w14:paraId="6186ADB4" w14:textId="77777777" w:rsidTr="00A43EF8">
        <w:tc>
          <w:tcPr>
            <w:tcW w:w="4077" w:type="dxa"/>
            <w:vAlign w:val="center"/>
          </w:tcPr>
          <w:p w14:paraId="607C647E" w14:textId="551D9DAC" w:rsidR="00281C54" w:rsidRDefault="00281C54" w:rsidP="00281C54">
            <w:r>
              <w:rPr>
                <w:rFonts w:ascii="Tahoma" w:hAnsi="Tahoma" w:cs="Tahoma"/>
                <w:color w:val="404040"/>
                <w:sz w:val="22"/>
                <w:szCs w:val="22"/>
              </w:rPr>
              <w:t>MT_SYSTEMERROR</w:t>
            </w:r>
          </w:p>
        </w:tc>
        <w:tc>
          <w:tcPr>
            <w:tcW w:w="4445" w:type="dxa"/>
            <w:vAlign w:val="center"/>
          </w:tcPr>
          <w:p w14:paraId="1F282100" w14:textId="6C36C472" w:rsidR="00281C54" w:rsidRDefault="00281C54" w:rsidP="00281C54">
            <w:r>
              <w:rPr>
                <w:rFonts w:ascii="Tahoma" w:hAnsi="Tahoma" w:cs="Tahoma"/>
                <w:color w:val="404040"/>
                <w:sz w:val="22"/>
                <w:szCs w:val="22"/>
              </w:rPr>
              <w:t>系统未知异常，请使用原参数再次发起调用</w:t>
            </w:r>
          </w:p>
        </w:tc>
      </w:tr>
      <w:tr w:rsidR="00281C54" w14:paraId="2A34667B" w14:textId="77777777" w:rsidTr="00A43EF8">
        <w:tc>
          <w:tcPr>
            <w:tcW w:w="4077" w:type="dxa"/>
            <w:vAlign w:val="center"/>
          </w:tcPr>
          <w:p w14:paraId="06C2AEC8" w14:textId="0C1B3803" w:rsidR="00281C54" w:rsidRDefault="00281C54" w:rsidP="00281C54">
            <w:r>
              <w:rPr>
                <w:rFonts w:ascii="Tahoma" w:hAnsi="Tahoma" w:cs="Tahoma"/>
                <w:color w:val="404040"/>
                <w:sz w:val="22"/>
                <w:szCs w:val="22"/>
              </w:rPr>
              <w:t>MT_MERCH_ID_NOT_EXIST</w:t>
            </w:r>
          </w:p>
        </w:tc>
        <w:tc>
          <w:tcPr>
            <w:tcW w:w="4445" w:type="dxa"/>
            <w:vAlign w:val="center"/>
          </w:tcPr>
          <w:p w14:paraId="75B7E0B5" w14:textId="0B408277" w:rsidR="00281C54" w:rsidRDefault="00281C54" w:rsidP="00281C54">
            <w:r>
              <w:rPr>
                <w:rFonts w:ascii="Tahoma" w:hAnsi="Tahoma" w:cs="Tahoma"/>
                <w:color w:val="404040"/>
                <w:sz w:val="22"/>
                <w:szCs w:val="22"/>
              </w:rPr>
              <w:t>商户号不存在或不属于此</w:t>
            </w:r>
            <w:r>
              <w:rPr>
                <w:rFonts w:ascii="Tahoma" w:hAnsi="Tahoma" w:cs="Tahoma"/>
                <w:color w:val="404040"/>
                <w:sz w:val="22"/>
                <w:szCs w:val="22"/>
              </w:rPr>
              <w:t>ISV</w:t>
            </w:r>
          </w:p>
        </w:tc>
      </w:tr>
      <w:tr w:rsidR="00281C54" w14:paraId="2D060856" w14:textId="77777777" w:rsidTr="00A43EF8">
        <w:tc>
          <w:tcPr>
            <w:tcW w:w="4077" w:type="dxa"/>
            <w:vAlign w:val="center"/>
          </w:tcPr>
          <w:p w14:paraId="374C57B9" w14:textId="44D9CB9F" w:rsidR="00281C54" w:rsidRDefault="00281C54" w:rsidP="00281C54">
            <w:r>
              <w:rPr>
                <w:rFonts w:ascii="Tahoma" w:hAnsi="Tahoma" w:cs="Tahoma"/>
                <w:color w:val="404040"/>
                <w:sz w:val="22"/>
                <w:szCs w:val="22"/>
              </w:rPr>
              <w:t>MT_MERCH_ROLE_INVALID</w:t>
            </w:r>
          </w:p>
        </w:tc>
        <w:tc>
          <w:tcPr>
            <w:tcW w:w="4445" w:type="dxa"/>
            <w:vAlign w:val="center"/>
          </w:tcPr>
          <w:p w14:paraId="06CE2249" w14:textId="72657C09" w:rsidR="00281C54" w:rsidRDefault="00281C54" w:rsidP="00281C54">
            <w:r>
              <w:rPr>
                <w:rFonts w:ascii="Tahoma" w:hAnsi="Tahoma" w:cs="Tahoma"/>
                <w:color w:val="404040"/>
                <w:sz w:val="22"/>
                <w:szCs w:val="22"/>
              </w:rPr>
              <w:t>商户角色状态非法</w:t>
            </w:r>
          </w:p>
        </w:tc>
      </w:tr>
      <w:tr w:rsidR="00281C54" w14:paraId="7A0AA58F" w14:textId="77777777" w:rsidTr="00A43EF8">
        <w:tc>
          <w:tcPr>
            <w:tcW w:w="4077" w:type="dxa"/>
            <w:vAlign w:val="center"/>
          </w:tcPr>
          <w:p w14:paraId="5B7A9F76" w14:textId="3A5446FA" w:rsidR="00281C54" w:rsidRDefault="00281C54" w:rsidP="00281C54">
            <w:r>
              <w:rPr>
                <w:rFonts w:ascii="Tahoma" w:hAnsi="Tahoma" w:cs="Tahoma"/>
                <w:color w:val="404040"/>
                <w:sz w:val="22"/>
                <w:szCs w:val="22"/>
              </w:rPr>
              <w:t>MT_ACCESS_LIMITED</w:t>
            </w:r>
          </w:p>
        </w:tc>
        <w:tc>
          <w:tcPr>
            <w:tcW w:w="4445" w:type="dxa"/>
            <w:vAlign w:val="center"/>
          </w:tcPr>
          <w:p w14:paraId="0A445201" w14:textId="4E33B944" w:rsidR="00281C54" w:rsidRDefault="00281C54" w:rsidP="00281C54">
            <w:r>
              <w:rPr>
                <w:rFonts w:ascii="Tahoma" w:hAnsi="Tahoma" w:cs="Tahoma"/>
                <w:color w:val="404040"/>
                <w:sz w:val="22"/>
                <w:szCs w:val="22"/>
              </w:rPr>
              <w:t>请求被限流或被限制访问</w:t>
            </w:r>
          </w:p>
        </w:tc>
      </w:tr>
      <w:tr w:rsidR="00281C54" w14:paraId="72757B55" w14:textId="77777777" w:rsidTr="00A43EF8">
        <w:tc>
          <w:tcPr>
            <w:tcW w:w="4077" w:type="dxa"/>
            <w:vAlign w:val="center"/>
          </w:tcPr>
          <w:p w14:paraId="057E5DCF" w14:textId="31573461" w:rsidR="00281C54" w:rsidRDefault="00281C54" w:rsidP="00281C54">
            <w:r>
              <w:rPr>
                <w:rFonts w:ascii="Tahoma" w:hAnsi="Tahoma" w:cs="Tahoma"/>
                <w:color w:val="404040"/>
                <w:sz w:val="22"/>
                <w:szCs w:val="22"/>
              </w:rPr>
              <w:t>MT_REFUND_TOO_MUCH</w:t>
            </w:r>
          </w:p>
        </w:tc>
        <w:tc>
          <w:tcPr>
            <w:tcW w:w="4445" w:type="dxa"/>
            <w:vAlign w:val="center"/>
          </w:tcPr>
          <w:p w14:paraId="5BE16F3E" w14:textId="79813C6F" w:rsidR="00281C54" w:rsidRDefault="00281C54" w:rsidP="00281C54">
            <w:r>
              <w:rPr>
                <w:rFonts w:ascii="Tahoma" w:hAnsi="Tahoma" w:cs="Tahoma"/>
                <w:color w:val="404040"/>
                <w:sz w:val="22"/>
                <w:szCs w:val="22"/>
              </w:rPr>
              <w:t>本次退款超出支付单剩余可退金额</w:t>
            </w:r>
          </w:p>
        </w:tc>
      </w:tr>
      <w:tr w:rsidR="00281C54" w14:paraId="442FB309" w14:textId="77777777" w:rsidTr="00A43EF8">
        <w:tc>
          <w:tcPr>
            <w:tcW w:w="4077" w:type="dxa"/>
            <w:vAlign w:val="center"/>
          </w:tcPr>
          <w:p w14:paraId="2009559B" w14:textId="6DF86E4D" w:rsidR="00281C54" w:rsidRDefault="00281C54" w:rsidP="00281C54">
            <w:r>
              <w:rPr>
                <w:rFonts w:ascii="Tahoma" w:hAnsi="Tahoma" w:cs="Tahoma"/>
                <w:color w:val="404040"/>
                <w:sz w:val="22"/>
                <w:szCs w:val="22"/>
              </w:rPr>
              <w:lastRenderedPageBreak/>
              <w:t>MT_PAY_ORDER_STATUS_ERROR</w:t>
            </w:r>
          </w:p>
        </w:tc>
        <w:tc>
          <w:tcPr>
            <w:tcW w:w="4445" w:type="dxa"/>
            <w:vAlign w:val="center"/>
          </w:tcPr>
          <w:p w14:paraId="2125DA2D" w14:textId="1A08FC3E" w:rsidR="00281C54" w:rsidRDefault="00281C54" w:rsidP="00281C54">
            <w:r>
              <w:rPr>
                <w:rFonts w:ascii="Tahoma" w:hAnsi="Tahoma" w:cs="Tahoma"/>
                <w:color w:val="404040"/>
                <w:sz w:val="22"/>
                <w:szCs w:val="22"/>
              </w:rPr>
              <w:t>支付单当前状态不允许此交易</w:t>
            </w:r>
          </w:p>
        </w:tc>
      </w:tr>
      <w:tr w:rsidR="00281C54" w14:paraId="6B84DFE1" w14:textId="77777777" w:rsidTr="00A43EF8">
        <w:tc>
          <w:tcPr>
            <w:tcW w:w="4077" w:type="dxa"/>
            <w:vAlign w:val="center"/>
          </w:tcPr>
          <w:p w14:paraId="74F42D11" w14:textId="6662C245" w:rsidR="00281C54" w:rsidRDefault="00281C54" w:rsidP="00281C54">
            <w:r>
              <w:rPr>
                <w:rFonts w:ascii="Tahoma" w:hAnsi="Tahoma" w:cs="Tahoma"/>
                <w:color w:val="404040"/>
                <w:sz w:val="22"/>
                <w:szCs w:val="22"/>
              </w:rPr>
              <w:t>MT_NOT_AUTH</w:t>
            </w:r>
          </w:p>
        </w:tc>
        <w:tc>
          <w:tcPr>
            <w:tcW w:w="4445" w:type="dxa"/>
            <w:vAlign w:val="center"/>
          </w:tcPr>
          <w:p w14:paraId="5671EC58" w14:textId="65C1843A" w:rsidR="00281C54" w:rsidRDefault="00281C54" w:rsidP="00281C54">
            <w:r>
              <w:rPr>
                <w:rFonts w:ascii="Tahoma" w:hAnsi="Tahoma" w:cs="Tahoma"/>
                <w:color w:val="404040"/>
                <w:sz w:val="22"/>
                <w:szCs w:val="22"/>
              </w:rPr>
              <w:t>当前商户或</w:t>
            </w:r>
            <w:r>
              <w:rPr>
                <w:rFonts w:ascii="Tahoma" w:hAnsi="Tahoma" w:cs="Tahoma"/>
                <w:color w:val="404040"/>
                <w:sz w:val="22"/>
                <w:szCs w:val="22"/>
              </w:rPr>
              <w:t>ISV</w:t>
            </w:r>
            <w:r>
              <w:rPr>
                <w:rFonts w:ascii="Tahoma" w:hAnsi="Tahoma" w:cs="Tahoma"/>
                <w:color w:val="404040"/>
                <w:sz w:val="22"/>
                <w:szCs w:val="22"/>
              </w:rPr>
              <w:t>没有权限进行此交易</w:t>
            </w:r>
          </w:p>
        </w:tc>
      </w:tr>
      <w:tr w:rsidR="00281C54" w14:paraId="63AE96F2" w14:textId="77777777" w:rsidTr="00A43EF8">
        <w:tc>
          <w:tcPr>
            <w:tcW w:w="4077" w:type="dxa"/>
            <w:vAlign w:val="center"/>
          </w:tcPr>
          <w:p w14:paraId="638DBADD" w14:textId="73659F90" w:rsidR="00281C54" w:rsidRDefault="00281C54" w:rsidP="00281C54">
            <w:r>
              <w:rPr>
                <w:rFonts w:ascii="Tahoma" w:hAnsi="Tahoma" w:cs="Tahoma"/>
                <w:color w:val="404040"/>
                <w:sz w:val="22"/>
                <w:szCs w:val="22"/>
              </w:rPr>
              <w:t>MT_REFUND_OVERDUE</w:t>
            </w:r>
          </w:p>
        </w:tc>
        <w:tc>
          <w:tcPr>
            <w:tcW w:w="4445" w:type="dxa"/>
            <w:vAlign w:val="center"/>
          </w:tcPr>
          <w:p w14:paraId="4F46A180" w14:textId="46D0CDFD" w:rsidR="00281C54" w:rsidRDefault="00281C54" w:rsidP="00281C54">
            <w:r>
              <w:rPr>
                <w:rFonts w:ascii="Tahoma" w:hAnsi="Tahoma" w:cs="Tahoma"/>
                <w:color w:val="404040"/>
                <w:sz w:val="22"/>
                <w:szCs w:val="22"/>
              </w:rPr>
              <w:t>退款超出期限。</w:t>
            </w:r>
          </w:p>
        </w:tc>
      </w:tr>
      <w:tr w:rsidR="00281C54" w14:paraId="22846DF4" w14:textId="77777777" w:rsidTr="00A43EF8">
        <w:tc>
          <w:tcPr>
            <w:tcW w:w="4077" w:type="dxa"/>
            <w:vAlign w:val="center"/>
          </w:tcPr>
          <w:p w14:paraId="3BE1ADE3" w14:textId="5BBB2A5A" w:rsidR="00281C54" w:rsidRDefault="00281C54" w:rsidP="00281C54">
            <w:r>
              <w:rPr>
                <w:rFonts w:ascii="Tahoma" w:hAnsi="Tahoma" w:cs="Tahoma"/>
                <w:color w:val="404040"/>
                <w:sz w:val="22"/>
                <w:szCs w:val="22"/>
              </w:rPr>
              <w:t>MT_REFUND_FAIL</w:t>
            </w:r>
          </w:p>
        </w:tc>
        <w:tc>
          <w:tcPr>
            <w:tcW w:w="4445" w:type="dxa"/>
            <w:vAlign w:val="center"/>
          </w:tcPr>
          <w:p w14:paraId="5BD8AD7D" w14:textId="3654AEA4" w:rsidR="00281C54" w:rsidRDefault="00281C54" w:rsidP="00281C54">
            <w:r>
              <w:rPr>
                <w:rFonts w:ascii="Tahoma" w:hAnsi="Tahoma" w:cs="Tahoma"/>
                <w:color w:val="404040"/>
                <w:sz w:val="22"/>
                <w:szCs w:val="22"/>
              </w:rPr>
              <w:t>退款失败</w:t>
            </w:r>
          </w:p>
        </w:tc>
      </w:tr>
      <w:tr w:rsidR="00281C54" w14:paraId="4A74220A" w14:textId="77777777" w:rsidTr="00A43EF8">
        <w:tc>
          <w:tcPr>
            <w:tcW w:w="4077" w:type="dxa"/>
            <w:vAlign w:val="center"/>
          </w:tcPr>
          <w:p w14:paraId="4D7ADF70" w14:textId="69BC8B4A" w:rsidR="00281C54" w:rsidRDefault="00281C54" w:rsidP="00281C54">
            <w:r>
              <w:rPr>
                <w:rFonts w:ascii="Tahoma" w:hAnsi="Tahoma" w:cs="Tahoma"/>
                <w:color w:val="404040"/>
                <w:sz w:val="22"/>
                <w:szCs w:val="22"/>
              </w:rPr>
              <w:t>MT_ISV_ORG_ID_NOT_EXIST</w:t>
            </w:r>
          </w:p>
        </w:tc>
        <w:tc>
          <w:tcPr>
            <w:tcW w:w="4445" w:type="dxa"/>
            <w:vAlign w:val="center"/>
          </w:tcPr>
          <w:p w14:paraId="7DDAB58F" w14:textId="01387B31" w:rsidR="00281C54" w:rsidRDefault="00281C54" w:rsidP="00281C54">
            <w:r>
              <w:rPr>
                <w:rFonts w:ascii="Tahoma" w:hAnsi="Tahoma" w:cs="Tahoma"/>
                <w:color w:val="404040"/>
                <w:sz w:val="22"/>
                <w:szCs w:val="22"/>
              </w:rPr>
              <w:t>ISV</w:t>
            </w:r>
            <w:r>
              <w:rPr>
                <w:rFonts w:ascii="Tahoma" w:hAnsi="Tahoma" w:cs="Tahoma"/>
                <w:color w:val="404040"/>
                <w:sz w:val="22"/>
                <w:szCs w:val="22"/>
              </w:rPr>
              <w:t>机构号不存在</w:t>
            </w:r>
          </w:p>
        </w:tc>
      </w:tr>
      <w:tr w:rsidR="00281C54" w14:paraId="7F42CBE0" w14:textId="77777777" w:rsidTr="00A43EF8">
        <w:tc>
          <w:tcPr>
            <w:tcW w:w="4077" w:type="dxa"/>
            <w:vAlign w:val="center"/>
          </w:tcPr>
          <w:p w14:paraId="644AB378" w14:textId="6EDAAA17" w:rsidR="00281C54" w:rsidRDefault="00281C54" w:rsidP="00281C54">
            <w:r>
              <w:rPr>
                <w:rFonts w:ascii="Tahoma" w:hAnsi="Tahoma" w:cs="Tahoma"/>
                <w:color w:val="404040"/>
                <w:sz w:val="22"/>
                <w:szCs w:val="22"/>
              </w:rPr>
              <w:t>MT_MERCH_STORE_ID_IS_INVALID</w:t>
            </w:r>
          </w:p>
        </w:tc>
        <w:tc>
          <w:tcPr>
            <w:tcW w:w="4445" w:type="dxa"/>
            <w:vAlign w:val="center"/>
          </w:tcPr>
          <w:p w14:paraId="20D3FAA2" w14:textId="55BC2366" w:rsidR="00281C54" w:rsidRDefault="00281C54" w:rsidP="00281C54">
            <w:r>
              <w:rPr>
                <w:rFonts w:ascii="Tahoma" w:hAnsi="Tahoma" w:cs="Tahoma"/>
                <w:color w:val="404040"/>
                <w:sz w:val="22"/>
                <w:szCs w:val="22"/>
              </w:rPr>
              <w:t>商户门店编号无效</w:t>
            </w:r>
          </w:p>
        </w:tc>
      </w:tr>
    </w:tbl>
    <w:p w14:paraId="1BC256AD" w14:textId="77777777" w:rsidR="00281C54" w:rsidRDefault="00281C54" w:rsidP="00A43EF8"/>
    <w:p w14:paraId="0983E7EB" w14:textId="77777777" w:rsidR="00281C54" w:rsidRDefault="00281C54" w:rsidP="00A43EF8"/>
    <w:p w14:paraId="65167C98" w14:textId="769C2A68" w:rsidR="00D753AB" w:rsidRDefault="00697841" w:rsidP="006A286D">
      <w:pPr>
        <w:pStyle w:val="3"/>
        <w:jc w:val="left"/>
      </w:pPr>
      <w:r>
        <w:rPr>
          <w:rFonts w:hint="eastAsia"/>
        </w:rPr>
        <w:t>退款</w:t>
      </w:r>
      <w:r>
        <w:t>查询</w:t>
      </w:r>
      <w:r w:rsidRPr="00467E37">
        <w:rPr>
          <w:sz w:val="28"/>
        </w:rPr>
        <w:t>&lt;ant.mybank.</w:t>
      </w:r>
      <w:r w:rsidR="009538ED" w:rsidRPr="00467E37">
        <w:rPr>
          <w:sz w:val="28"/>
        </w:rPr>
        <w:t xml:space="preserve"> bkmerchanttrade</w:t>
      </w:r>
      <w:r w:rsidRPr="00467E37">
        <w:rPr>
          <w:sz w:val="28"/>
        </w:rPr>
        <w:t>.refundQuery&gt;</w:t>
      </w:r>
    </w:p>
    <w:p w14:paraId="2AB6C928" w14:textId="77777777" w:rsidR="00697841" w:rsidRDefault="00697841" w:rsidP="00697841">
      <w:pPr>
        <w:ind w:firstLine="480"/>
        <w:rPr>
          <w:sz w:val="24"/>
          <w:szCs w:val="24"/>
        </w:rPr>
      </w:pPr>
      <w:r>
        <w:rPr>
          <w:rFonts w:hint="eastAsia"/>
          <w:sz w:val="24"/>
          <w:szCs w:val="24"/>
        </w:rPr>
        <w:t>该</w:t>
      </w:r>
      <w:r>
        <w:rPr>
          <w:sz w:val="24"/>
          <w:szCs w:val="24"/>
        </w:rPr>
        <w:t>接口提供退款交易的结果</w:t>
      </w:r>
      <w:r>
        <w:rPr>
          <w:rFonts w:hint="eastAsia"/>
          <w:sz w:val="24"/>
          <w:szCs w:val="24"/>
        </w:rPr>
        <w:t>回查</w:t>
      </w:r>
      <w:r>
        <w:rPr>
          <w:sz w:val="24"/>
          <w:szCs w:val="24"/>
        </w:rPr>
        <w:t>功能。</w:t>
      </w:r>
    </w:p>
    <w:p w14:paraId="414FD9A0" w14:textId="77777777" w:rsidR="00697841" w:rsidRDefault="00697841" w:rsidP="00697841">
      <w:pPr>
        <w:pStyle w:val="4"/>
        <w:numPr>
          <w:ilvl w:val="0"/>
          <w:numId w:val="0"/>
        </w:numPr>
        <w:ind w:left="864" w:hanging="864"/>
      </w:pPr>
      <w:r>
        <w:rPr>
          <w:rFonts w:hint="eastAsia"/>
        </w:rPr>
        <w:t>请求</w:t>
      </w:r>
      <w:r>
        <w:t>报文</w:t>
      </w:r>
    </w:p>
    <w:tbl>
      <w:tblPr>
        <w:tblStyle w:val="a9"/>
        <w:tblW w:w="5000" w:type="pct"/>
        <w:tblLook w:val="04A0" w:firstRow="1" w:lastRow="0" w:firstColumn="1" w:lastColumn="0" w:noHBand="0" w:noVBand="1"/>
      </w:tblPr>
      <w:tblGrid>
        <w:gridCol w:w="746"/>
        <w:gridCol w:w="1677"/>
        <w:gridCol w:w="1785"/>
        <w:gridCol w:w="1276"/>
        <w:gridCol w:w="768"/>
        <w:gridCol w:w="1276"/>
        <w:gridCol w:w="768"/>
      </w:tblGrid>
      <w:tr w:rsidR="00697841" w:rsidRPr="00CB1278" w14:paraId="18F22327" w14:textId="77777777" w:rsidTr="00C11757">
        <w:trPr>
          <w:trHeight w:val="324"/>
        </w:trPr>
        <w:tc>
          <w:tcPr>
            <w:tcW w:w="44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C9DA7" w14:textId="77777777" w:rsidR="00697841" w:rsidRPr="00BC504A" w:rsidRDefault="00697841" w:rsidP="00C11757">
            <w:pPr>
              <w:rPr>
                <w:rFonts w:asciiTheme="minorEastAsia" w:eastAsiaTheme="minorEastAsia" w:hAnsiTheme="minorEastAsia"/>
                <w:b/>
              </w:rPr>
            </w:pPr>
            <w:r>
              <w:rPr>
                <w:rFonts w:asciiTheme="minorEastAsia" w:eastAsiaTheme="minorEastAsia" w:hAnsiTheme="minorEastAsia" w:hint="eastAsia"/>
                <w:b/>
              </w:rPr>
              <w:t>序号</w:t>
            </w:r>
          </w:p>
        </w:tc>
        <w:tc>
          <w:tcPr>
            <w:tcW w:w="101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18D0EF" w14:textId="77777777" w:rsidR="00697841" w:rsidRPr="00BC504A" w:rsidRDefault="00697841" w:rsidP="00C11757">
            <w:pPr>
              <w:rPr>
                <w:rFonts w:asciiTheme="minorEastAsia" w:eastAsiaTheme="minorEastAsia" w:hAnsiTheme="minorEastAsia"/>
                <w:b/>
              </w:rPr>
            </w:pPr>
            <w:r w:rsidRPr="00BC504A">
              <w:rPr>
                <w:rFonts w:asciiTheme="minorEastAsia" w:eastAsiaTheme="minorEastAsia" w:hAnsiTheme="minorEastAsia" w:hint="eastAsia"/>
                <w:b/>
              </w:rPr>
              <w:t>参数名</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141C51"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8F31CF"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7698A1"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CA4ECD"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3DE11F"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697841" w:rsidRPr="00CB1278" w14:paraId="5B4B9619" w14:textId="77777777" w:rsidTr="00C11757">
        <w:trPr>
          <w:trHeight w:val="287"/>
        </w:trPr>
        <w:tc>
          <w:tcPr>
            <w:tcW w:w="449" w:type="pct"/>
          </w:tcPr>
          <w:p w14:paraId="1C3B4E2F" w14:textId="77777777" w:rsidR="00697841" w:rsidRPr="00BC504A" w:rsidRDefault="00697841" w:rsidP="006A0DBC">
            <w:pPr>
              <w:pStyle w:val="a6"/>
              <w:numPr>
                <w:ilvl w:val="0"/>
                <w:numId w:val="52"/>
              </w:numPr>
              <w:ind w:firstLineChars="0"/>
              <w:rPr>
                <w:rFonts w:asciiTheme="minorEastAsia" w:eastAsiaTheme="minorEastAsia" w:hAnsiTheme="minorEastAsia"/>
                <w:sz w:val="18"/>
                <w:szCs w:val="18"/>
              </w:rPr>
            </w:pPr>
          </w:p>
        </w:tc>
        <w:tc>
          <w:tcPr>
            <w:tcW w:w="1010" w:type="pct"/>
            <w:shd w:val="clear" w:color="auto" w:fill="auto"/>
          </w:tcPr>
          <w:p w14:paraId="2A3331B3"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IsvOrgId</w:t>
            </w:r>
          </w:p>
        </w:tc>
        <w:tc>
          <w:tcPr>
            <w:tcW w:w="1075" w:type="pct"/>
            <w:shd w:val="clear" w:color="auto" w:fill="auto"/>
          </w:tcPr>
          <w:p w14:paraId="09066497"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sz w:val="18"/>
                <w:szCs w:val="18"/>
              </w:rPr>
              <w:t>合作方机构号（网商银行分配）</w:t>
            </w:r>
          </w:p>
        </w:tc>
        <w:tc>
          <w:tcPr>
            <w:tcW w:w="769" w:type="pct"/>
            <w:tcBorders>
              <w:top w:val="single" w:sz="4" w:space="0" w:color="auto"/>
              <w:left w:val="single" w:sz="4" w:space="0" w:color="auto"/>
              <w:bottom w:val="single" w:sz="4" w:space="0" w:color="auto"/>
              <w:right w:val="single" w:sz="4" w:space="0" w:color="auto"/>
            </w:tcBorders>
          </w:tcPr>
          <w:p w14:paraId="554DB00C"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63" w:type="pct"/>
            <w:tcBorders>
              <w:top w:val="single" w:sz="4" w:space="0" w:color="auto"/>
              <w:left w:val="single" w:sz="4" w:space="0" w:color="auto"/>
              <w:bottom w:val="single" w:sz="4" w:space="0" w:color="auto"/>
              <w:right w:val="single" w:sz="4" w:space="0" w:color="auto"/>
            </w:tcBorders>
          </w:tcPr>
          <w:p w14:paraId="2067A93C" w14:textId="77777777" w:rsidR="00697841" w:rsidRPr="00CB1278" w:rsidRDefault="00697841"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64</w:t>
            </w:r>
          </w:p>
        </w:tc>
        <w:tc>
          <w:tcPr>
            <w:tcW w:w="769" w:type="pct"/>
            <w:tcBorders>
              <w:top w:val="single" w:sz="4" w:space="0" w:color="auto"/>
              <w:left w:val="single" w:sz="4" w:space="0" w:color="auto"/>
              <w:bottom w:val="single" w:sz="4" w:space="0" w:color="auto"/>
              <w:right w:val="single" w:sz="4" w:space="0" w:color="auto"/>
            </w:tcBorders>
          </w:tcPr>
          <w:p w14:paraId="43D4135A" w14:textId="77777777" w:rsidR="00697841" w:rsidRPr="00BA7A82" w:rsidRDefault="00697841"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M</w:t>
            </w:r>
          </w:p>
        </w:tc>
        <w:tc>
          <w:tcPr>
            <w:tcW w:w="463" w:type="pct"/>
            <w:tcBorders>
              <w:top w:val="single" w:sz="4" w:space="0" w:color="auto"/>
              <w:left w:val="single" w:sz="4" w:space="0" w:color="auto"/>
              <w:bottom w:val="single" w:sz="4" w:space="0" w:color="auto"/>
              <w:right w:val="single" w:sz="4" w:space="0" w:color="auto"/>
            </w:tcBorders>
          </w:tcPr>
          <w:p w14:paraId="39F73225" w14:textId="77777777" w:rsidR="00697841" w:rsidRPr="00CB1278" w:rsidRDefault="00697841" w:rsidP="00C11757">
            <w:pPr>
              <w:rPr>
                <w:rFonts w:asciiTheme="minorEastAsia" w:eastAsiaTheme="minorEastAsia" w:hAnsiTheme="minorEastAsia"/>
                <w:bCs/>
                <w:i/>
                <w:sz w:val="18"/>
                <w:szCs w:val="18"/>
              </w:rPr>
            </w:pPr>
          </w:p>
        </w:tc>
      </w:tr>
      <w:tr w:rsidR="00697841" w:rsidRPr="00CB1278" w14:paraId="4A82504F" w14:textId="77777777" w:rsidTr="00C11757">
        <w:trPr>
          <w:trHeight w:val="287"/>
        </w:trPr>
        <w:tc>
          <w:tcPr>
            <w:tcW w:w="449" w:type="pct"/>
          </w:tcPr>
          <w:p w14:paraId="7DCA230E" w14:textId="77777777" w:rsidR="00697841" w:rsidRPr="00BC504A" w:rsidRDefault="00697841" w:rsidP="006A0DBC">
            <w:pPr>
              <w:pStyle w:val="a6"/>
              <w:numPr>
                <w:ilvl w:val="0"/>
                <w:numId w:val="52"/>
              </w:numPr>
              <w:ind w:firstLineChars="0"/>
              <w:rPr>
                <w:rFonts w:asciiTheme="minorEastAsia" w:eastAsiaTheme="minorEastAsia" w:hAnsiTheme="minorEastAsia"/>
                <w:sz w:val="18"/>
                <w:szCs w:val="18"/>
              </w:rPr>
            </w:pPr>
          </w:p>
        </w:tc>
        <w:tc>
          <w:tcPr>
            <w:tcW w:w="1010" w:type="pct"/>
            <w:shd w:val="clear" w:color="auto" w:fill="auto"/>
          </w:tcPr>
          <w:p w14:paraId="4EAFD874"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M</w:t>
            </w:r>
            <w:r w:rsidRPr="00EE677B">
              <w:rPr>
                <w:rFonts w:asciiTheme="minorEastAsia" w:eastAsiaTheme="minorEastAsia" w:hAnsiTheme="minorEastAsia"/>
                <w:sz w:val="18"/>
                <w:szCs w:val="18"/>
              </w:rPr>
              <w:t>erchant</w:t>
            </w:r>
            <w:r w:rsidRPr="00EE677B">
              <w:rPr>
                <w:rFonts w:asciiTheme="minorEastAsia" w:eastAsiaTheme="minorEastAsia" w:hAnsiTheme="minorEastAsia" w:hint="eastAsia"/>
                <w:sz w:val="18"/>
                <w:szCs w:val="18"/>
              </w:rPr>
              <w:t>Id</w:t>
            </w:r>
          </w:p>
        </w:tc>
        <w:tc>
          <w:tcPr>
            <w:tcW w:w="1075" w:type="pct"/>
            <w:shd w:val="clear" w:color="auto" w:fill="auto"/>
          </w:tcPr>
          <w:p w14:paraId="4B0FCA75" w14:textId="121619E7" w:rsidR="00697841" w:rsidRPr="00CB1278" w:rsidRDefault="00697841" w:rsidP="00C11757">
            <w:pPr>
              <w:rPr>
                <w:rFonts w:asciiTheme="minorEastAsia" w:eastAsiaTheme="minorEastAsia" w:hAnsiTheme="minorEastAsia"/>
                <w:bCs/>
                <w:color w:val="000000"/>
                <w:sz w:val="18"/>
                <w:szCs w:val="18"/>
              </w:rPr>
            </w:pPr>
            <w:r w:rsidRPr="00EE677B">
              <w:rPr>
                <w:rFonts w:asciiTheme="minorEastAsia" w:eastAsiaTheme="minorEastAsia" w:hAnsiTheme="minorEastAsia" w:hint="eastAsia"/>
                <w:sz w:val="18"/>
                <w:szCs w:val="18"/>
              </w:rPr>
              <w:t>商户</w:t>
            </w:r>
            <w:r w:rsidR="0045394B">
              <w:rPr>
                <w:rFonts w:asciiTheme="minorEastAsia" w:eastAsiaTheme="minorEastAsia" w:hAnsiTheme="minorEastAsia" w:hint="eastAsia"/>
                <w:sz w:val="18"/>
                <w:szCs w:val="18"/>
              </w:rPr>
              <w:t>号</w:t>
            </w:r>
            <w:r w:rsidR="0045394B">
              <w:rPr>
                <w:rFonts w:asciiTheme="minorEastAsia" w:eastAsiaTheme="minorEastAsia" w:hAnsiTheme="minorEastAsia"/>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769" w:type="pct"/>
          </w:tcPr>
          <w:p w14:paraId="37D6CF0F"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sz w:val="18"/>
                <w:szCs w:val="18"/>
              </w:rPr>
              <w:t>String</w:t>
            </w:r>
          </w:p>
        </w:tc>
        <w:tc>
          <w:tcPr>
            <w:tcW w:w="463" w:type="pct"/>
            <w:tcBorders>
              <w:top w:val="single" w:sz="4" w:space="0" w:color="auto"/>
              <w:left w:val="single" w:sz="4" w:space="0" w:color="auto"/>
              <w:bottom w:val="single" w:sz="4" w:space="0" w:color="auto"/>
              <w:right w:val="single" w:sz="4" w:space="0" w:color="auto"/>
            </w:tcBorders>
          </w:tcPr>
          <w:p w14:paraId="46D24326" w14:textId="77777777" w:rsidR="00697841" w:rsidRPr="00CB1278" w:rsidRDefault="00697841"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64</w:t>
            </w:r>
          </w:p>
        </w:tc>
        <w:tc>
          <w:tcPr>
            <w:tcW w:w="769" w:type="pct"/>
            <w:shd w:val="clear" w:color="auto" w:fill="auto"/>
          </w:tcPr>
          <w:p w14:paraId="0B66D456" w14:textId="77777777" w:rsidR="00697841" w:rsidRPr="00BA7A82" w:rsidRDefault="00697841" w:rsidP="00C11757">
            <w:pPr>
              <w:rPr>
                <w:rFonts w:asciiTheme="minorEastAsia" w:eastAsiaTheme="minorEastAsia" w:hAnsiTheme="minorEastAsia"/>
                <w:bCs/>
                <w:color w:val="000000"/>
                <w:sz w:val="18"/>
                <w:szCs w:val="18"/>
              </w:rPr>
            </w:pPr>
            <w:r w:rsidRPr="003D09B9">
              <w:rPr>
                <w:rFonts w:asciiTheme="minorEastAsia" w:eastAsiaTheme="minorEastAsia" w:hAnsiTheme="minorEastAsia" w:hint="eastAsia"/>
                <w:sz w:val="18"/>
                <w:szCs w:val="18"/>
              </w:rPr>
              <w:t>M</w:t>
            </w:r>
          </w:p>
        </w:tc>
        <w:tc>
          <w:tcPr>
            <w:tcW w:w="463" w:type="pct"/>
            <w:tcBorders>
              <w:top w:val="single" w:sz="4" w:space="0" w:color="auto"/>
              <w:left w:val="single" w:sz="4" w:space="0" w:color="auto"/>
              <w:bottom w:val="single" w:sz="4" w:space="0" w:color="auto"/>
              <w:right w:val="single" w:sz="4" w:space="0" w:color="auto"/>
            </w:tcBorders>
          </w:tcPr>
          <w:p w14:paraId="02EC9E52" w14:textId="77777777" w:rsidR="00697841" w:rsidRPr="00CB1278" w:rsidRDefault="00697841" w:rsidP="00C11757">
            <w:pPr>
              <w:rPr>
                <w:rFonts w:asciiTheme="minorEastAsia" w:eastAsiaTheme="minorEastAsia" w:hAnsiTheme="minorEastAsia"/>
                <w:bCs/>
                <w:i/>
                <w:sz w:val="18"/>
                <w:szCs w:val="18"/>
              </w:rPr>
            </w:pPr>
          </w:p>
        </w:tc>
      </w:tr>
      <w:tr w:rsidR="00697841" w:rsidRPr="003D09B9" w14:paraId="0B1FD5DC" w14:textId="77777777" w:rsidTr="00C11757">
        <w:trPr>
          <w:trHeight w:val="287"/>
        </w:trPr>
        <w:tc>
          <w:tcPr>
            <w:tcW w:w="449" w:type="pct"/>
          </w:tcPr>
          <w:p w14:paraId="044FBA1A" w14:textId="77777777" w:rsidR="00697841" w:rsidRPr="00BC504A" w:rsidRDefault="00697841" w:rsidP="006A0DBC">
            <w:pPr>
              <w:pStyle w:val="a6"/>
              <w:numPr>
                <w:ilvl w:val="0"/>
                <w:numId w:val="52"/>
              </w:numPr>
              <w:ind w:firstLineChars="0"/>
              <w:rPr>
                <w:rFonts w:asciiTheme="minorEastAsia" w:eastAsiaTheme="minorEastAsia" w:hAnsiTheme="minorEastAsia"/>
                <w:sz w:val="18"/>
                <w:szCs w:val="18"/>
              </w:rPr>
            </w:pPr>
          </w:p>
        </w:tc>
        <w:tc>
          <w:tcPr>
            <w:tcW w:w="1010" w:type="pct"/>
          </w:tcPr>
          <w:p w14:paraId="01A321EF" w14:textId="77777777" w:rsidR="00697841" w:rsidRPr="003D09B9" w:rsidRDefault="00697841" w:rsidP="00C11757">
            <w:pPr>
              <w:rPr>
                <w:rFonts w:asciiTheme="minorEastAsia" w:eastAsiaTheme="minorEastAsia" w:hAnsiTheme="minorEastAsia"/>
                <w:bCs/>
                <w:sz w:val="18"/>
                <w:szCs w:val="18"/>
              </w:rPr>
            </w:pPr>
            <w:r>
              <w:rPr>
                <w:rFonts w:asciiTheme="minorEastAsia" w:eastAsiaTheme="minorEastAsia" w:hAnsiTheme="minorEastAsia"/>
                <w:sz w:val="18"/>
                <w:szCs w:val="18"/>
              </w:rPr>
              <w:t>OutRefundNo</w:t>
            </w:r>
          </w:p>
        </w:tc>
        <w:tc>
          <w:tcPr>
            <w:tcW w:w="1075" w:type="pct"/>
          </w:tcPr>
          <w:p w14:paraId="6A5980EC" w14:textId="77777777" w:rsidR="00697841" w:rsidRPr="003D09B9"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退款</w:t>
            </w:r>
            <w:r w:rsidRPr="003D09B9">
              <w:rPr>
                <w:rFonts w:asciiTheme="minorEastAsia" w:eastAsiaTheme="minorEastAsia" w:hAnsiTheme="minorEastAsia" w:hint="eastAsia"/>
                <w:sz w:val="18"/>
                <w:szCs w:val="18"/>
              </w:rPr>
              <w:t>外部交易号</w:t>
            </w:r>
          </w:p>
        </w:tc>
        <w:tc>
          <w:tcPr>
            <w:tcW w:w="769" w:type="pct"/>
          </w:tcPr>
          <w:p w14:paraId="06B3D94C" w14:textId="77777777" w:rsidR="00697841" w:rsidRPr="003D09B9"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463" w:type="pct"/>
          </w:tcPr>
          <w:p w14:paraId="3CA3E558" w14:textId="77777777" w:rsidR="00697841" w:rsidRPr="003D09B9" w:rsidRDefault="00697841"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64</w:t>
            </w:r>
          </w:p>
        </w:tc>
        <w:tc>
          <w:tcPr>
            <w:tcW w:w="769" w:type="pct"/>
          </w:tcPr>
          <w:p w14:paraId="76A2254D" w14:textId="77777777" w:rsidR="00697841" w:rsidRPr="003D09B9" w:rsidRDefault="00697841"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463" w:type="pct"/>
          </w:tcPr>
          <w:p w14:paraId="457DEDFD" w14:textId="77777777" w:rsidR="00697841" w:rsidRPr="003D09B9" w:rsidRDefault="00697841" w:rsidP="00C11757">
            <w:pPr>
              <w:rPr>
                <w:rFonts w:asciiTheme="minorEastAsia" w:eastAsiaTheme="minorEastAsia" w:hAnsiTheme="minorEastAsia"/>
                <w:bCs/>
                <w:sz w:val="18"/>
                <w:szCs w:val="18"/>
              </w:rPr>
            </w:pPr>
          </w:p>
        </w:tc>
      </w:tr>
    </w:tbl>
    <w:p w14:paraId="5F5C0F51" w14:textId="77777777" w:rsidR="00697841" w:rsidRPr="00D5068D" w:rsidRDefault="00697841" w:rsidP="00697841"/>
    <w:p w14:paraId="69C491AE" w14:textId="77777777" w:rsidR="00697841" w:rsidRDefault="00697841" w:rsidP="00697841">
      <w:pPr>
        <w:pStyle w:val="4"/>
        <w:numPr>
          <w:ilvl w:val="0"/>
          <w:numId w:val="0"/>
        </w:numPr>
        <w:ind w:left="864" w:hanging="864"/>
      </w:pPr>
      <w:r>
        <w:rPr>
          <w:rFonts w:hint="eastAsia"/>
        </w:rPr>
        <w:t>应答</w:t>
      </w:r>
      <w:r>
        <w:t>报文</w:t>
      </w:r>
    </w:p>
    <w:tbl>
      <w:tblPr>
        <w:tblStyle w:val="a9"/>
        <w:tblW w:w="5000" w:type="pct"/>
        <w:tblLook w:val="04A0" w:firstRow="1" w:lastRow="0" w:firstColumn="1" w:lastColumn="0" w:noHBand="0" w:noVBand="1"/>
      </w:tblPr>
      <w:tblGrid>
        <w:gridCol w:w="466"/>
        <w:gridCol w:w="1437"/>
        <w:gridCol w:w="3597"/>
        <w:gridCol w:w="1024"/>
        <w:gridCol w:w="488"/>
        <w:gridCol w:w="800"/>
        <w:gridCol w:w="484"/>
      </w:tblGrid>
      <w:tr w:rsidR="00697841" w:rsidRPr="00CB1278" w14:paraId="66CB1905" w14:textId="77777777" w:rsidTr="00C11757">
        <w:trPr>
          <w:trHeight w:val="324"/>
        </w:trPr>
        <w:tc>
          <w:tcPr>
            <w:tcW w:w="2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15B8B2" w14:textId="77777777" w:rsidR="00697841" w:rsidRPr="00B55BC7" w:rsidRDefault="00697841" w:rsidP="00C11757">
            <w:pPr>
              <w:rPr>
                <w:rFonts w:asciiTheme="minorEastAsia" w:eastAsiaTheme="minorEastAsia" w:hAnsiTheme="minorEastAsia"/>
                <w:b/>
              </w:rPr>
            </w:pPr>
            <w:r>
              <w:rPr>
                <w:rFonts w:asciiTheme="minorEastAsia" w:eastAsiaTheme="minorEastAsia" w:hAnsiTheme="minorEastAsia" w:hint="eastAsia"/>
                <w:b/>
              </w:rPr>
              <w:t>序号</w:t>
            </w:r>
          </w:p>
        </w:tc>
        <w:tc>
          <w:tcPr>
            <w:tcW w:w="86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5B6181"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216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8475C"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61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9688CA"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0A643B"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8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B403C7"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01A2AF"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697841" w:rsidRPr="00CB1278" w14:paraId="60B5FF7F" w14:textId="77777777" w:rsidTr="00C11757">
        <w:trPr>
          <w:trHeight w:val="354"/>
        </w:trPr>
        <w:tc>
          <w:tcPr>
            <w:tcW w:w="281" w:type="pct"/>
          </w:tcPr>
          <w:p w14:paraId="188BC1FD" w14:textId="77777777" w:rsidR="00697841" w:rsidRPr="00FD5012" w:rsidRDefault="00697841" w:rsidP="006A0DBC">
            <w:pPr>
              <w:pStyle w:val="a6"/>
              <w:numPr>
                <w:ilvl w:val="0"/>
                <w:numId w:val="54"/>
              </w:numPr>
              <w:ind w:firstLineChars="0"/>
              <w:rPr>
                <w:rFonts w:asciiTheme="minorEastAsia" w:eastAsiaTheme="minorEastAsia" w:hAnsiTheme="minorEastAsia"/>
                <w:sz w:val="18"/>
                <w:szCs w:val="18"/>
              </w:rPr>
            </w:pPr>
          </w:p>
        </w:tc>
        <w:tc>
          <w:tcPr>
            <w:tcW w:w="866" w:type="pct"/>
            <w:shd w:val="clear" w:color="auto" w:fill="auto"/>
          </w:tcPr>
          <w:p w14:paraId="449DD356" w14:textId="77777777" w:rsidR="00697841" w:rsidRPr="004D02B2" w:rsidRDefault="00697841" w:rsidP="00C11757">
            <w:pPr>
              <w:rPr>
                <w:rFonts w:asciiTheme="minorEastAsia" w:eastAsiaTheme="minorEastAsia" w:hAnsiTheme="minorEastAsia"/>
                <w:bCs/>
                <w:sz w:val="18"/>
                <w:szCs w:val="18"/>
              </w:rPr>
            </w:pPr>
            <w:r w:rsidRPr="00F561BB">
              <w:rPr>
                <w:rFonts w:ascii="宋体" w:hAnsi="宋体"/>
              </w:rPr>
              <w:t>respInfo</w:t>
            </w:r>
          </w:p>
        </w:tc>
        <w:tc>
          <w:tcPr>
            <w:tcW w:w="2168" w:type="pct"/>
            <w:shd w:val="clear" w:color="auto" w:fill="auto"/>
          </w:tcPr>
          <w:p w14:paraId="75C16E91"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返回码组件。</w:t>
            </w:r>
            <w:r>
              <w:rPr>
                <w:rFonts w:asciiTheme="minorEastAsia" w:eastAsiaTheme="minorEastAsia" w:hAnsiTheme="minorEastAsia"/>
                <w:color w:val="000000"/>
                <w:sz w:val="18"/>
                <w:szCs w:val="18"/>
              </w:rPr>
              <w:t>当ResultStatus=S时才有后续的参数返回。</w:t>
            </w:r>
          </w:p>
        </w:tc>
        <w:tc>
          <w:tcPr>
            <w:tcW w:w="617" w:type="pct"/>
            <w:tcBorders>
              <w:top w:val="single" w:sz="4" w:space="0" w:color="auto"/>
              <w:left w:val="single" w:sz="4" w:space="0" w:color="auto"/>
              <w:bottom w:val="single" w:sz="4" w:space="0" w:color="auto"/>
              <w:right w:val="single" w:sz="4" w:space="0" w:color="auto"/>
            </w:tcBorders>
          </w:tcPr>
          <w:p w14:paraId="18BBB933"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[返回码]对象</w:t>
            </w:r>
          </w:p>
        </w:tc>
        <w:tc>
          <w:tcPr>
            <w:tcW w:w="294" w:type="pct"/>
            <w:tcBorders>
              <w:top w:val="single" w:sz="4" w:space="0" w:color="auto"/>
              <w:left w:val="single" w:sz="4" w:space="0" w:color="auto"/>
              <w:bottom w:val="single" w:sz="4" w:space="0" w:color="auto"/>
              <w:right w:val="single" w:sz="4" w:space="0" w:color="auto"/>
            </w:tcBorders>
          </w:tcPr>
          <w:p w14:paraId="74BC8B34" w14:textId="77777777" w:rsidR="00697841" w:rsidRDefault="00697841" w:rsidP="00C11757">
            <w:pPr>
              <w:rPr>
                <w:rFonts w:asciiTheme="minorEastAsia" w:eastAsiaTheme="minorEastAsia" w:hAnsiTheme="minorEastAsia"/>
                <w:bCs/>
                <w:sz w:val="18"/>
                <w:szCs w:val="18"/>
              </w:rPr>
            </w:pPr>
          </w:p>
        </w:tc>
        <w:tc>
          <w:tcPr>
            <w:tcW w:w="482" w:type="pct"/>
          </w:tcPr>
          <w:p w14:paraId="00353425"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141E1270" w14:textId="77777777" w:rsidR="00697841" w:rsidRPr="004D02B2" w:rsidRDefault="00697841" w:rsidP="00C11757">
            <w:pPr>
              <w:rPr>
                <w:rFonts w:asciiTheme="minorEastAsia" w:eastAsiaTheme="minorEastAsia" w:hAnsiTheme="minorEastAsia"/>
                <w:bCs/>
                <w:sz w:val="18"/>
                <w:szCs w:val="18"/>
              </w:rPr>
            </w:pPr>
          </w:p>
        </w:tc>
      </w:tr>
      <w:tr w:rsidR="00697841" w:rsidRPr="00CB1278" w14:paraId="13157715" w14:textId="77777777" w:rsidTr="00C11757">
        <w:trPr>
          <w:trHeight w:val="354"/>
        </w:trPr>
        <w:tc>
          <w:tcPr>
            <w:tcW w:w="281" w:type="pct"/>
          </w:tcPr>
          <w:p w14:paraId="411784CF" w14:textId="77777777" w:rsidR="00697841" w:rsidRPr="00FD5012" w:rsidRDefault="00697841" w:rsidP="006A0DBC">
            <w:pPr>
              <w:pStyle w:val="a6"/>
              <w:numPr>
                <w:ilvl w:val="0"/>
                <w:numId w:val="54"/>
              </w:numPr>
              <w:ind w:firstLineChars="0"/>
              <w:rPr>
                <w:rFonts w:asciiTheme="minorEastAsia" w:hAnsiTheme="minorEastAsia"/>
                <w:sz w:val="18"/>
                <w:szCs w:val="18"/>
              </w:rPr>
            </w:pPr>
          </w:p>
        </w:tc>
        <w:tc>
          <w:tcPr>
            <w:tcW w:w="866" w:type="pct"/>
            <w:shd w:val="clear" w:color="auto" w:fill="auto"/>
          </w:tcPr>
          <w:p w14:paraId="3E4EC4CD" w14:textId="77777777" w:rsidR="00697841" w:rsidRPr="00F561BB" w:rsidRDefault="00697841" w:rsidP="00C11757">
            <w:pPr>
              <w:rPr>
                <w:rFonts w:ascii="宋体" w:hAnsi="宋体"/>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utTradeN</w:t>
            </w:r>
            <w:r w:rsidRPr="004D02B2">
              <w:rPr>
                <w:rFonts w:asciiTheme="minorEastAsia" w:eastAsiaTheme="minorEastAsia" w:hAnsiTheme="minorEastAsia" w:hint="eastAsia"/>
                <w:sz w:val="18"/>
                <w:szCs w:val="18"/>
              </w:rPr>
              <w:t>o</w:t>
            </w:r>
          </w:p>
        </w:tc>
        <w:tc>
          <w:tcPr>
            <w:tcW w:w="2168" w:type="pct"/>
            <w:shd w:val="clear" w:color="auto" w:fill="auto"/>
          </w:tcPr>
          <w:p w14:paraId="6EE0D0E0" w14:textId="77777777" w:rsidR="00697841" w:rsidRDefault="00697841" w:rsidP="00C11757">
            <w:pPr>
              <w:rPr>
                <w:rFonts w:asciiTheme="minorEastAsia" w:hAnsiTheme="minorEastAsia"/>
                <w:color w:val="000000"/>
                <w:sz w:val="18"/>
                <w:szCs w:val="18"/>
              </w:rPr>
            </w:pPr>
            <w:r w:rsidRPr="004D02B2">
              <w:rPr>
                <w:rFonts w:asciiTheme="minorEastAsia" w:eastAsiaTheme="minorEastAsia" w:hAnsiTheme="minorEastAsia" w:hint="eastAsia"/>
                <w:sz w:val="18"/>
                <w:szCs w:val="18"/>
              </w:rPr>
              <w:t>ISV创建订单时的外部交易号。</w:t>
            </w:r>
          </w:p>
        </w:tc>
        <w:tc>
          <w:tcPr>
            <w:tcW w:w="617" w:type="pct"/>
            <w:tcBorders>
              <w:top w:val="single" w:sz="4" w:space="0" w:color="auto"/>
              <w:left w:val="single" w:sz="4" w:space="0" w:color="auto"/>
              <w:bottom w:val="single" w:sz="4" w:space="0" w:color="auto"/>
              <w:right w:val="single" w:sz="4" w:space="0" w:color="auto"/>
            </w:tcBorders>
          </w:tcPr>
          <w:p w14:paraId="41BA0A80" w14:textId="77777777" w:rsidR="00697841" w:rsidRDefault="00697841" w:rsidP="00C11757">
            <w:pPr>
              <w:rPr>
                <w:rFonts w:asciiTheme="minorEastAsia" w:hAnsiTheme="minorEastAsia"/>
                <w:color w:val="000000"/>
                <w:sz w:val="18"/>
                <w:szCs w:val="18"/>
              </w:rPr>
            </w:pPr>
            <w:r>
              <w:rPr>
                <w:rFonts w:asciiTheme="minorEastAsia" w:eastAsiaTheme="minorEastAsia" w:hAnsiTheme="minorEastAsia" w:hint="eastAsia"/>
                <w:sz w:val="18"/>
                <w:szCs w:val="18"/>
              </w:rPr>
              <w:t>String</w:t>
            </w:r>
          </w:p>
        </w:tc>
        <w:tc>
          <w:tcPr>
            <w:tcW w:w="294" w:type="pct"/>
            <w:tcBorders>
              <w:top w:val="single" w:sz="4" w:space="0" w:color="auto"/>
              <w:left w:val="single" w:sz="4" w:space="0" w:color="auto"/>
              <w:bottom w:val="single" w:sz="4" w:space="0" w:color="auto"/>
              <w:right w:val="single" w:sz="4" w:space="0" w:color="auto"/>
            </w:tcBorders>
          </w:tcPr>
          <w:p w14:paraId="1931A459" w14:textId="77777777" w:rsidR="00697841" w:rsidRDefault="00697841" w:rsidP="00C11757">
            <w:pPr>
              <w:rPr>
                <w:rFonts w:asciiTheme="minorEastAsia" w:hAnsiTheme="minorEastAsia"/>
                <w:bCs/>
                <w:sz w:val="18"/>
                <w:szCs w:val="18"/>
              </w:rPr>
            </w:pPr>
            <w:r>
              <w:rPr>
                <w:rFonts w:asciiTheme="minorEastAsia" w:eastAsiaTheme="minorEastAsia" w:hAnsiTheme="minorEastAsia" w:hint="eastAsia"/>
                <w:sz w:val="18"/>
                <w:szCs w:val="18"/>
              </w:rPr>
              <w:t>64</w:t>
            </w:r>
          </w:p>
        </w:tc>
        <w:tc>
          <w:tcPr>
            <w:tcW w:w="482" w:type="pct"/>
          </w:tcPr>
          <w:p w14:paraId="207AA7A0" w14:textId="77777777" w:rsidR="00697841" w:rsidRDefault="00697841" w:rsidP="00C11757">
            <w:pPr>
              <w:rPr>
                <w:rFonts w:asciiTheme="minorEastAsia" w:hAnsiTheme="minorEastAsia"/>
                <w:color w:val="000000"/>
                <w:sz w:val="18"/>
                <w:szCs w:val="18"/>
              </w:rPr>
            </w:pPr>
            <w:r w:rsidRPr="004D02B2">
              <w:rPr>
                <w:rFonts w:asciiTheme="minorEastAsia" w:eastAsiaTheme="minorEastAsia" w:hAnsiTheme="minorEastAsia" w:hint="eastAsia"/>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1C7D6EEF" w14:textId="77777777" w:rsidR="00697841" w:rsidRPr="004D02B2" w:rsidRDefault="00697841" w:rsidP="00C11757">
            <w:pPr>
              <w:rPr>
                <w:rFonts w:asciiTheme="minorEastAsia" w:hAnsiTheme="minorEastAsia"/>
                <w:bCs/>
                <w:sz w:val="18"/>
                <w:szCs w:val="18"/>
              </w:rPr>
            </w:pPr>
          </w:p>
        </w:tc>
      </w:tr>
      <w:tr w:rsidR="00697841" w:rsidRPr="00CB1278" w14:paraId="4DE80D8B" w14:textId="77777777" w:rsidTr="00C11757">
        <w:trPr>
          <w:trHeight w:val="354"/>
        </w:trPr>
        <w:tc>
          <w:tcPr>
            <w:tcW w:w="281" w:type="pct"/>
          </w:tcPr>
          <w:p w14:paraId="39861335" w14:textId="77777777" w:rsidR="00697841" w:rsidRPr="00FD5012" w:rsidRDefault="00697841" w:rsidP="006A0DBC">
            <w:pPr>
              <w:pStyle w:val="a6"/>
              <w:numPr>
                <w:ilvl w:val="0"/>
                <w:numId w:val="54"/>
              </w:numPr>
              <w:ind w:firstLineChars="0"/>
              <w:rPr>
                <w:rFonts w:asciiTheme="minorEastAsia" w:hAnsiTheme="minorEastAsia"/>
                <w:sz w:val="18"/>
                <w:szCs w:val="18"/>
              </w:rPr>
            </w:pPr>
          </w:p>
        </w:tc>
        <w:tc>
          <w:tcPr>
            <w:tcW w:w="866" w:type="pct"/>
            <w:shd w:val="clear" w:color="auto" w:fill="auto"/>
          </w:tcPr>
          <w:p w14:paraId="679BA308" w14:textId="77777777" w:rsidR="00697841" w:rsidRPr="00F561BB" w:rsidRDefault="00697841" w:rsidP="00C11757">
            <w:pPr>
              <w:rPr>
                <w:rFonts w:ascii="宋体" w:hAnsi="宋体"/>
              </w:rPr>
            </w:pPr>
            <w:r>
              <w:rPr>
                <w:rFonts w:asciiTheme="minorEastAsia" w:eastAsiaTheme="minorEastAsia" w:hAnsiTheme="minorEastAsia"/>
                <w:sz w:val="18"/>
                <w:szCs w:val="18"/>
              </w:rPr>
              <w:t>OutRefundNo</w:t>
            </w:r>
          </w:p>
        </w:tc>
        <w:tc>
          <w:tcPr>
            <w:tcW w:w="2168" w:type="pct"/>
            <w:shd w:val="clear" w:color="auto" w:fill="auto"/>
          </w:tcPr>
          <w:p w14:paraId="58CA4E62" w14:textId="77777777" w:rsidR="00697841" w:rsidRDefault="00697841" w:rsidP="00C11757">
            <w:pPr>
              <w:rPr>
                <w:rFonts w:asciiTheme="minorEastAsia" w:hAnsiTheme="minorEastAsia"/>
                <w:color w:val="000000"/>
                <w:sz w:val="18"/>
                <w:szCs w:val="18"/>
              </w:rPr>
            </w:pPr>
            <w:r w:rsidRPr="004D02B2">
              <w:rPr>
                <w:rFonts w:asciiTheme="minorEastAsia" w:eastAsiaTheme="minorEastAsia" w:hAnsiTheme="minorEastAsia" w:hint="eastAsia"/>
                <w:sz w:val="18"/>
                <w:szCs w:val="18"/>
              </w:rPr>
              <w:t>退款交易号。</w:t>
            </w:r>
          </w:p>
        </w:tc>
        <w:tc>
          <w:tcPr>
            <w:tcW w:w="617" w:type="pct"/>
            <w:tcBorders>
              <w:top w:val="single" w:sz="4" w:space="0" w:color="auto"/>
              <w:left w:val="single" w:sz="4" w:space="0" w:color="auto"/>
              <w:bottom w:val="single" w:sz="4" w:space="0" w:color="auto"/>
              <w:right w:val="single" w:sz="4" w:space="0" w:color="auto"/>
            </w:tcBorders>
          </w:tcPr>
          <w:p w14:paraId="642DF5B1" w14:textId="77777777" w:rsidR="00697841" w:rsidRDefault="00697841" w:rsidP="00C11757">
            <w:pPr>
              <w:rPr>
                <w:rFonts w:asciiTheme="minorEastAsia" w:hAnsiTheme="minorEastAsia"/>
                <w:color w:val="000000"/>
                <w:sz w:val="18"/>
                <w:szCs w:val="18"/>
              </w:rPr>
            </w:pPr>
            <w:r>
              <w:rPr>
                <w:rFonts w:asciiTheme="minorEastAsia" w:eastAsiaTheme="minorEastAsia" w:hAnsiTheme="minorEastAsia" w:hint="eastAsia"/>
                <w:sz w:val="18"/>
                <w:szCs w:val="18"/>
              </w:rPr>
              <w:t>String</w:t>
            </w:r>
          </w:p>
        </w:tc>
        <w:tc>
          <w:tcPr>
            <w:tcW w:w="294" w:type="pct"/>
            <w:tcBorders>
              <w:top w:val="single" w:sz="4" w:space="0" w:color="auto"/>
              <w:left w:val="single" w:sz="4" w:space="0" w:color="auto"/>
              <w:bottom w:val="single" w:sz="4" w:space="0" w:color="auto"/>
              <w:right w:val="single" w:sz="4" w:space="0" w:color="auto"/>
            </w:tcBorders>
          </w:tcPr>
          <w:p w14:paraId="52377D50" w14:textId="77777777" w:rsidR="00697841" w:rsidRDefault="00697841" w:rsidP="00C11757">
            <w:pPr>
              <w:rPr>
                <w:rFonts w:asciiTheme="minorEastAsia" w:hAnsiTheme="minorEastAsia"/>
                <w:bCs/>
                <w:sz w:val="18"/>
                <w:szCs w:val="18"/>
              </w:rPr>
            </w:pPr>
            <w:r>
              <w:rPr>
                <w:rFonts w:asciiTheme="minorEastAsia" w:eastAsiaTheme="minorEastAsia" w:hAnsiTheme="minorEastAsia" w:hint="eastAsia"/>
                <w:sz w:val="18"/>
                <w:szCs w:val="18"/>
              </w:rPr>
              <w:t>64</w:t>
            </w:r>
          </w:p>
        </w:tc>
        <w:tc>
          <w:tcPr>
            <w:tcW w:w="482" w:type="pct"/>
          </w:tcPr>
          <w:p w14:paraId="35CF4320" w14:textId="77777777" w:rsidR="00697841" w:rsidRDefault="00697841" w:rsidP="00C11757">
            <w:pPr>
              <w:rPr>
                <w:rFonts w:asciiTheme="minorEastAsia" w:hAnsiTheme="minorEastAsia"/>
                <w:color w:val="000000"/>
                <w:sz w:val="18"/>
                <w:szCs w:val="18"/>
              </w:rPr>
            </w:pPr>
            <w:r w:rsidRPr="004D02B2">
              <w:rPr>
                <w:rFonts w:asciiTheme="minorEastAsia" w:eastAsiaTheme="minorEastAsia" w:hAnsiTheme="minorEastAsia" w:hint="eastAsia"/>
                <w:sz w:val="18"/>
                <w:szCs w:val="18"/>
              </w:rPr>
              <w:t>M</w:t>
            </w:r>
            <w:r>
              <w:rPr>
                <w:rFonts w:asciiTheme="minorEastAsia" w:eastAsiaTheme="minorEastAsia" w:hAnsiTheme="minorEastAsia" w:hint="eastAsia"/>
                <w:sz w:val="18"/>
                <w:szCs w:val="18"/>
              </w:rPr>
              <w:t>E</w:t>
            </w:r>
          </w:p>
        </w:tc>
        <w:tc>
          <w:tcPr>
            <w:tcW w:w="292" w:type="pct"/>
            <w:tcBorders>
              <w:top w:val="single" w:sz="4" w:space="0" w:color="auto"/>
              <w:left w:val="single" w:sz="4" w:space="0" w:color="auto"/>
              <w:bottom w:val="single" w:sz="4" w:space="0" w:color="auto"/>
              <w:right w:val="single" w:sz="4" w:space="0" w:color="auto"/>
            </w:tcBorders>
          </w:tcPr>
          <w:p w14:paraId="6B4EED07" w14:textId="77777777" w:rsidR="00697841" w:rsidRPr="004D02B2" w:rsidRDefault="00697841" w:rsidP="00C11757">
            <w:pPr>
              <w:rPr>
                <w:rFonts w:asciiTheme="minorEastAsia" w:hAnsiTheme="minorEastAsia"/>
                <w:bCs/>
                <w:sz w:val="18"/>
                <w:szCs w:val="18"/>
              </w:rPr>
            </w:pPr>
          </w:p>
        </w:tc>
      </w:tr>
      <w:tr w:rsidR="00697841" w:rsidRPr="00CB1278" w14:paraId="5014B8EC" w14:textId="77777777" w:rsidTr="00C11757">
        <w:trPr>
          <w:trHeight w:val="354"/>
        </w:trPr>
        <w:tc>
          <w:tcPr>
            <w:tcW w:w="281" w:type="pct"/>
          </w:tcPr>
          <w:p w14:paraId="5A5C6BD4" w14:textId="77777777" w:rsidR="00697841" w:rsidRPr="00FD5012" w:rsidRDefault="00697841" w:rsidP="006A0DBC">
            <w:pPr>
              <w:pStyle w:val="a6"/>
              <w:numPr>
                <w:ilvl w:val="0"/>
                <w:numId w:val="54"/>
              </w:numPr>
              <w:ind w:firstLineChars="0"/>
              <w:rPr>
                <w:rFonts w:asciiTheme="minorEastAsia" w:hAnsiTheme="minorEastAsia"/>
                <w:sz w:val="18"/>
                <w:szCs w:val="18"/>
              </w:rPr>
            </w:pPr>
          </w:p>
        </w:tc>
        <w:tc>
          <w:tcPr>
            <w:tcW w:w="866" w:type="pct"/>
            <w:shd w:val="clear" w:color="auto" w:fill="auto"/>
          </w:tcPr>
          <w:p w14:paraId="26A19828" w14:textId="77777777" w:rsidR="00697841" w:rsidRDefault="00697841" w:rsidP="00C11757">
            <w:pPr>
              <w:rPr>
                <w:rFonts w:asciiTheme="minorEastAsia" w:hAnsiTheme="minorEastAsia"/>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efundOrderN</w:t>
            </w:r>
            <w:r w:rsidRPr="004D02B2">
              <w:rPr>
                <w:rFonts w:asciiTheme="minorEastAsia" w:eastAsiaTheme="minorEastAsia" w:hAnsiTheme="minorEastAsia" w:hint="eastAsia"/>
                <w:sz w:val="18"/>
                <w:szCs w:val="18"/>
              </w:rPr>
              <w:t>o</w:t>
            </w:r>
          </w:p>
        </w:tc>
        <w:tc>
          <w:tcPr>
            <w:tcW w:w="2168" w:type="pct"/>
            <w:shd w:val="clear" w:color="auto" w:fill="auto"/>
          </w:tcPr>
          <w:p w14:paraId="2056FED7" w14:textId="77777777" w:rsidR="00697841" w:rsidRPr="004D02B2" w:rsidRDefault="00697841" w:rsidP="00C11757">
            <w:pPr>
              <w:rPr>
                <w:rFonts w:asciiTheme="minorEastAsia" w:hAnsiTheme="minorEastAsia"/>
                <w:sz w:val="18"/>
                <w:szCs w:val="18"/>
              </w:rPr>
            </w:pPr>
            <w:r w:rsidRPr="004D02B2">
              <w:rPr>
                <w:rFonts w:asciiTheme="minorEastAsia" w:eastAsiaTheme="minorEastAsia" w:hAnsiTheme="minorEastAsia" w:hint="eastAsia"/>
                <w:sz w:val="18"/>
                <w:szCs w:val="18"/>
              </w:rPr>
              <w:t>退款订单号</w:t>
            </w:r>
            <w:r>
              <w:rPr>
                <w:rFonts w:asciiTheme="minorEastAsia" w:eastAsiaTheme="minorEastAsia" w:hAnsiTheme="minorEastAsia" w:hint="eastAsia"/>
                <w:sz w:val="18"/>
                <w:szCs w:val="18"/>
              </w:rPr>
              <w:t>。</w:t>
            </w:r>
          </w:p>
        </w:tc>
        <w:tc>
          <w:tcPr>
            <w:tcW w:w="617" w:type="pct"/>
            <w:tcBorders>
              <w:top w:val="single" w:sz="4" w:space="0" w:color="auto"/>
              <w:left w:val="single" w:sz="4" w:space="0" w:color="auto"/>
              <w:bottom w:val="single" w:sz="4" w:space="0" w:color="auto"/>
              <w:right w:val="single" w:sz="4" w:space="0" w:color="auto"/>
            </w:tcBorders>
          </w:tcPr>
          <w:p w14:paraId="447B3C72" w14:textId="77777777" w:rsidR="00697841" w:rsidRDefault="00697841" w:rsidP="00C11757">
            <w:pPr>
              <w:rPr>
                <w:rFonts w:asciiTheme="minorEastAsia" w:hAnsiTheme="minorEastAsia"/>
                <w:sz w:val="18"/>
                <w:szCs w:val="18"/>
              </w:rPr>
            </w:pPr>
            <w:r>
              <w:rPr>
                <w:rFonts w:asciiTheme="minorEastAsia" w:eastAsiaTheme="minorEastAsia" w:hAnsiTheme="minorEastAsia" w:hint="eastAsia"/>
                <w:sz w:val="18"/>
                <w:szCs w:val="18"/>
              </w:rPr>
              <w:t>String</w:t>
            </w:r>
          </w:p>
        </w:tc>
        <w:tc>
          <w:tcPr>
            <w:tcW w:w="294" w:type="pct"/>
            <w:tcBorders>
              <w:top w:val="single" w:sz="4" w:space="0" w:color="auto"/>
              <w:left w:val="single" w:sz="4" w:space="0" w:color="auto"/>
              <w:bottom w:val="single" w:sz="4" w:space="0" w:color="auto"/>
              <w:right w:val="single" w:sz="4" w:space="0" w:color="auto"/>
            </w:tcBorders>
          </w:tcPr>
          <w:p w14:paraId="46CAC00C" w14:textId="77777777" w:rsidR="00697841" w:rsidRDefault="00697841" w:rsidP="00C11757">
            <w:pPr>
              <w:rPr>
                <w:rFonts w:asciiTheme="minorEastAsia" w:hAnsiTheme="minorEastAsia"/>
                <w:sz w:val="18"/>
                <w:szCs w:val="18"/>
              </w:rPr>
            </w:pPr>
            <w:r>
              <w:rPr>
                <w:rFonts w:asciiTheme="minorEastAsia" w:eastAsiaTheme="minorEastAsia" w:hAnsiTheme="minorEastAsia" w:hint="eastAsia"/>
                <w:sz w:val="18"/>
                <w:szCs w:val="18"/>
              </w:rPr>
              <w:t>64</w:t>
            </w:r>
          </w:p>
        </w:tc>
        <w:tc>
          <w:tcPr>
            <w:tcW w:w="482" w:type="pct"/>
          </w:tcPr>
          <w:p w14:paraId="6B367602" w14:textId="77777777" w:rsidR="00697841" w:rsidRPr="004D02B2" w:rsidRDefault="00697841" w:rsidP="00C11757">
            <w:pPr>
              <w:rPr>
                <w:rFonts w:asciiTheme="minorEastAsia" w:hAnsiTheme="minorEastAsia"/>
                <w:sz w:val="18"/>
                <w:szCs w:val="18"/>
              </w:rPr>
            </w:pPr>
            <w:r w:rsidRPr="004D02B2">
              <w:rPr>
                <w:rFonts w:asciiTheme="minorEastAsia" w:eastAsiaTheme="minorEastAsia" w:hAnsiTheme="minorEastAsia" w:hint="eastAsia"/>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235A08EA" w14:textId="77777777" w:rsidR="00697841" w:rsidRPr="004D02B2" w:rsidRDefault="00697841" w:rsidP="00C11757">
            <w:pPr>
              <w:rPr>
                <w:rFonts w:asciiTheme="minorEastAsia" w:hAnsiTheme="minorEastAsia"/>
                <w:bCs/>
                <w:sz w:val="18"/>
                <w:szCs w:val="18"/>
              </w:rPr>
            </w:pPr>
          </w:p>
        </w:tc>
      </w:tr>
      <w:tr w:rsidR="00697841" w:rsidRPr="00CB1278" w14:paraId="5E616FF0" w14:textId="77777777" w:rsidTr="00C11757">
        <w:trPr>
          <w:trHeight w:val="354"/>
        </w:trPr>
        <w:tc>
          <w:tcPr>
            <w:tcW w:w="281" w:type="pct"/>
          </w:tcPr>
          <w:p w14:paraId="46070D40" w14:textId="77777777" w:rsidR="00697841" w:rsidRPr="00FD5012" w:rsidRDefault="00697841" w:rsidP="006A0DBC">
            <w:pPr>
              <w:pStyle w:val="a6"/>
              <w:numPr>
                <w:ilvl w:val="0"/>
                <w:numId w:val="54"/>
              </w:numPr>
              <w:ind w:firstLineChars="0"/>
              <w:rPr>
                <w:rFonts w:asciiTheme="minorEastAsia" w:hAnsiTheme="minorEastAsia"/>
                <w:sz w:val="18"/>
                <w:szCs w:val="18"/>
              </w:rPr>
            </w:pPr>
          </w:p>
        </w:tc>
        <w:tc>
          <w:tcPr>
            <w:tcW w:w="866" w:type="pct"/>
            <w:shd w:val="clear" w:color="auto" w:fill="auto"/>
          </w:tcPr>
          <w:p w14:paraId="17943016" w14:textId="77777777" w:rsidR="00697841" w:rsidRPr="00F561BB" w:rsidRDefault="00697841" w:rsidP="00C11757">
            <w:pPr>
              <w:rPr>
                <w:rFonts w:ascii="宋体" w:hAnsi="宋体"/>
              </w:rPr>
            </w:pPr>
            <w:r>
              <w:rPr>
                <w:rFonts w:asciiTheme="minorEastAsia" w:eastAsiaTheme="minorEastAsia" w:hAnsiTheme="minorEastAsia"/>
                <w:sz w:val="18"/>
                <w:szCs w:val="18"/>
              </w:rPr>
              <w:t>T</w:t>
            </w:r>
            <w:r>
              <w:rPr>
                <w:rFonts w:asciiTheme="minorEastAsia" w:eastAsiaTheme="minorEastAsia" w:hAnsiTheme="minorEastAsia" w:hint="eastAsia"/>
                <w:sz w:val="18"/>
                <w:szCs w:val="18"/>
              </w:rPr>
              <w:t>radeS</w:t>
            </w:r>
            <w:r w:rsidRPr="004D02B2">
              <w:rPr>
                <w:rFonts w:asciiTheme="minorEastAsia" w:eastAsiaTheme="minorEastAsia" w:hAnsiTheme="minorEastAsia" w:hint="eastAsia"/>
                <w:sz w:val="18"/>
                <w:szCs w:val="18"/>
              </w:rPr>
              <w:t>tatus</w:t>
            </w:r>
          </w:p>
        </w:tc>
        <w:tc>
          <w:tcPr>
            <w:tcW w:w="2168" w:type="pct"/>
            <w:shd w:val="clear" w:color="auto" w:fill="auto"/>
          </w:tcPr>
          <w:p w14:paraId="2B057BAF" w14:textId="77777777" w:rsidR="00697841"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退款交易状态。</w:t>
            </w:r>
          </w:p>
          <w:p w14:paraId="0C66AB30" w14:textId="77777777" w:rsidR="00697841" w:rsidRPr="0066550E" w:rsidRDefault="00697841" w:rsidP="006A0DBC">
            <w:pPr>
              <w:pStyle w:val="a6"/>
              <w:numPr>
                <w:ilvl w:val="0"/>
                <w:numId w:val="53"/>
              </w:numPr>
              <w:ind w:firstLineChars="0"/>
              <w:rPr>
                <w:rFonts w:asciiTheme="minorEastAsia" w:eastAsiaTheme="minorEastAsia" w:hAnsiTheme="minorEastAsia"/>
                <w:bCs/>
                <w:sz w:val="18"/>
                <w:szCs w:val="18"/>
              </w:rPr>
            </w:pPr>
            <w:r w:rsidRPr="0066550E">
              <w:rPr>
                <w:rFonts w:asciiTheme="minorEastAsia" w:eastAsiaTheme="minorEastAsia" w:hAnsiTheme="minorEastAsia" w:hint="eastAsia"/>
                <w:sz w:val="18"/>
                <w:szCs w:val="18"/>
              </w:rPr>
              <w:t>成功：</w:t>
            </w:r>
            <w:r w:rsidRPr="00A41BBD">
              <w:rPr>
                <w:rFonts w:asciiTheme="minorEastAsia" w:eastAsiaTheme="minorEastAsia" w:hAnsiTheme="minorEastAsia"/>
                <w:sz w:val="18"/>
                <w:szCs w:val="18"/>
              </w:rPr>
              <w:t>su</w:t>
            </w:r>
            <w:r w:rsidRPr="0066550E">
              <w:rPr>
                <w:rFonts w:asciiTheme="minorEastAsia" w:eastAsiaTheme="minorEastAsia" w:hAnsiTheme="minorEastAsia"/>
                <w:sz w:val="18"/>
                <w:szCs w:val="18"/>
              </w:rPr>
              <w:t>cc</w:t>
            </w:r>
          </w:p>
          <w:p w14:paraId="59C21645" w14:textId="77777777" w:rsidR="00697841" w:rsidRPr="00A95AD2" w:rsidRDefault="00697841" w:rsidP="006A0DBC">
            <w:pPr>
              <w:pStyle w:val="a6"/>
              <w:numPr>
                <w:ilvl w:val="0"/>
                <w:numId w:val="53"/>
              </w:numPr>
              <w:ind w:firstLineChars="0"/>
              <w:rPr>
                <w:rFonts w:asciiTheme="minorEastAsia" w:eastAsiaTheme="minorEastAsia" w:hAnsiTheme="minorEastAsia"/>
                <w:bCs/>
                <w:sz w:val="18"/>
                <w:szCs w:val="18"/>
              </w:rPr>
            </w:pPr>
            <w:r w:rsidRPr="0066550E">
              <w:rPr>
                <w:rFonts w:asciiTheme="minorEastAsia" w:eastAsiaTheme="minorEastAsia" w:hAnsiTheme="minorEastAsia" w:hint="eastAsia"/>
                <w:sz w:val="18"/>
                <w:szCs w:val="18"/>
              </w:rPr>
              <w:t>失败</w:t>
            </w:r>
            <w:r>
              <w:rPr>
                <w:rFonts w:asciiTheme="minorEastAsia" w:eastAsiaTheme="minorEastAsia" w:hAnsiTheme="minorEastAsia" w:hint="eastAsia"/>
                <w:sz w:val="18"/>
                <w:szCs w:val="18"/>
              </w:rPr>
              <w:t>：</w:t>
            </w:r>
            <w:r>
              <w:rPr>
                <w:rFonts w:asciiTheme="minorEastAsia" w:eastAsiaTheme="minorEastAsia" w:hAnsiTheme="minorEastAsia"/>
                <w:sz w:val="18"/>
                <w:szCs w:val="18"/>
              </w:rPr>
              <w:t>fail</w:t>
            </w:r>
          </w:p>
          <w:p w14:paraId="05DD3A00" w14:textId="77777777" w:rsidR="00697841" w:rsidRPr="00A95AD2" w:rsidRDefault="00697841" w:rsidP="006A0DBC">
            <w:pPr>
              <w:pStyle w:val="a6"/>
              <w:numPr>
                <w:ilvl w:val="0"/>
                <w:numId w:val="53"/>
              </w:numPr>
              <w:ind w:firstLineChars="0"/>
              <w:rPr>
                <w:rFonts w:asciiTheme="minorEastAsia" w:eastAsiaTheme="minorEastAsia" w:hAnsiTheme="minorEastAsia"/>
                <w:bCs/>
                <w:sz w:val="18"/>
                <w:szCs w:val="18"/>
              </w:rPr>
            </w:pPr>
            <w:r w:rsidRPr="00A95AD2">
              <w:rPr>
                <w:rFonts w:asciiTheme="minorEastAsia" w:hAnsiTheme="minorEastAsia" w:hint="eastAsia"/>
                <w:sz w:val="18"/>
                <w:szCs w:val="18"/>
              </w:rPr>
              <w:t>退款中:refunding。</w:t>
            </w:r>
          </w:p>
        </w:tc>
        <w:tc>
          <w:tcPr>
            <w:tcW w:w="617" w:type="pct"/>
            <w:tcBorders>
              <w:top w:val="single" w:sz="4" w:space="0" w:color="auto"/>
              <w:left w:val="single" w:sz="4" w:space="0" w:color="auto"/>
              <w:bottom w:val="single" w:sz="4" w:space="0" w:color="auto"/>
              <w:right w:val="single" w:sz="4" w:space="0" w:color="auto"/>
            </w:tcBorders>
          </w:tcPr>
          <w:p w14:paraId="1306B8D1" w14:textId="77777777" w:rsidR="00697841" w:rsidRDefault="00697841" w:rsidP="00C11757">
            <w:pPr>
              <w:rPr>
                <w:rFonts w:asciiTheme="minorEastAsia" w:hAnsiTheme="minorEastAsia"/>
                <w:color w:val="000000"/>
                <w:sz w:val="18"/>
                <w:szCs w:val="18"/>
              </w:rPr>
            </w:pPr>
            <w:r>
              <w:rPr>
                <w:rFonts w:asciiTheme="minorEastAsia" w:eastAsiaTheme="minorEastAsia" w:hAnsiTheme="minorEastAsia" w:hint="eastAsia"/>
                <w:sz w:val="18"/>
                <w:szCs w:val="18"/>
              </w:rPr>
              <w:t>String</w:t>
            </w:r>
          </w:p>
        </w:tc>
        <w:tc>
          <w:tcPr>
            <w:tcW w:w="294" w:type="pct"/>
            <w:tcBorders>
              <w:top w:val="single" w:sz="4" w:space="0" w:color="auto"/>
              <w:left w:val="single" w:sz="4" w:space="0" w:color="auto"/>
              <w:bottom w:val="single" w:sz="4" w:space="0" w:color="auto"/>
              <w:right w:val="single" w:sz="4" w:space="0" w:color="auto"/>
            </w:tcBorders>
          </w:tcPr>
          <w:p w14:paraId="03ECE0DA" w14:textId="77777777" w:rsidR="00697841" w:rsidRDefault="00697841" w:rsidP="00C11757">
            <w:pPr>
              <w:rPr>
                <w:rFonts w:asciiTheme="minorEastAsia" w:hAnsiTheme="minorEastAsia"/>
                <w:bCs/>
                <w:sz w:val="18"/>
                <w:szCs w:val="18"/>
              </w:rPr>
            </w:pPr>
            <w:r>
              <w:rPr>
                <w:rFonts w:asciiTheme="minorEastAsia" w:eastAsiaTheme="minorEastAsia" w:hAnsiTheme="minorEastAsia" w:hint="eastAsia"/>
                <w:sz w:val="18"/>
                <w:szCs w:val="18"/>
              </w:rPr>
              <w:t>16</w:t>
            </w:r>
          </w:p>
        </w:tc>
        <w:tc>
          <w:tcPr>
            <w:tcW w:w="482" w:type="pct"/>
          </w:tcPr>
          <w:p w14:paraId="317AC424" w14:textId="77777777" w:rsidR="00697841" w:rsidRDefault="00697841" w:rsidP="00C11757">
            <w:pPr>
              <w:rPr>
                <w:rFonts w:asciiTheme="minorEastAsia" w:hAnsiTheme="minorEastAsia"/>
                <w:color w:val="000000"/>
                <w:sz w:val="18"/>
                <w:szCs w:val="18"/>
              </w:rPr>
            </w:pPr>
            <w:r w:rsidRPr="004D02B2">
              <w:rPr>
                <w:rFonts w:asciiTheme="minorEastAsia" w:eastAsiaTheme="minorEastAsia" w:hAnsiTheme="minorEastAsia" w:hint="eastAsia"/>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4DC374B7" w14:textId="77777777" w:rsidR="00697841" w:rsidRPr="004D02B2" w:rsidRDefault="00697841" w:rsidP="00C11757">
            <w:pPr>
              <w:rPr>
                <w:rFonts w:asciiTheme="minorEastAsia" w:hAnsiTheme="minorEastAsia"/>
                <w:bCs/>
                <w:sz w:val="18"/>
                <w:szCs w:val="18"/>
              </w:rPr>
            </w:pPr>
          </w:p>
        </w:tc>
      </w:tr>
      <w:tr w:rsidR="00697841" w:rsidRPr="00CB1278" w14:paraId="179E970F" w14:textId="77777777" w:rsidTr="00C11757">
        <w:trPr>
          <w:trHeight w:val="354"/>
        </w:trPr>
        <w:tc>
          <w:tcPr>
            <w:tcW w:w="5000" w:type="pct"/>
            <w:gridSpan w:val="7"/>
            <w:tcBorders>
              <w:right w:val="single" w:sz="4" w:space="0" w:color="auto"/>
            </w:tcBorders>
          </w:tcPr>
          <w:p w14:paraId="5B1033C3" w14:textId="77777777" w:rsidR="00697841" w:rsidRPr="004D02B2" w:rsidRDefault="00697841" w:rsidP="00C11757">
            <w:pPr>
              <w:jc w:val="center"/>
              <w:rPr>
                <w:rFonts w:asciiTheme="minorEastAsia" w:hAnsiTheme="minorEastAsia"/>
                <w:bCs/>
                <w:sz w:val="18"/>
                <w:szCs w:val="18"/>
              </w:rPr>
            </w:pPr>
            <w:r w:rsidRPr="00F73FE5">
              <w:rPr>
                <w:rFonts w:hint="eastAsia"/>
                <w:sz w:val="18"/>
                <w:szCs w:val="18"/>
              </w:rPr>
              <w:t>下面的参数仅</w:t>
            </w:r>
            <w:r>
              <w:rPr>
                <w:rFonts w:asciiTheme="minorEastAsia" w:eastAsiaTheme="minorEastAsia" w:hAnsiTheme="minorEastAsia"/>
                <w:sz w:val="18"/>
                <w:szCs w:val="18"/>
              </w:rPr>
              <w:t>T</w:t>
            </w:r>
            <w:r>
              <w:rPr>
                <w:rFonts w:asciiTheme="minorEastAsia" w:eastAsiaTheme="minorEastAsia" w:hAnsiTheme="minorEastAsia" w:hint="eastAsia"/>
                <w:sz w:val="18"/>
                <w:szCs w:val="18"/>
              </w:rPr>
              <w:t>radeS</w:t>
            </w:r>
            <w:r w:rsidRPr="00025E7E">
              <w:rPr>
                <w:rFonts w:asciiTheme="minorEastAsia" w:eastAsiaTheme="minorEastAsia" w:hAnsiTheme="minorEastAsia" w:hint="eastAsia"/>
                <w:sz w:val="18"/>
                <w:szCs w:val="18"/>
              </w:rPr>
              <w:t>tatus</w:t>
            </w:r>
            <w:r w:rsidRPr="00F73FE5">
              <w:rPr>
                <w:rFonts w:hint="eastAsia"/>
                <w:sz w:val="18"/>
                <w:szCs w:val="18"/>
              </w:rPr>
              <w:t xml:space="preserve"> </w:t>
            </w:r>
            <w:r>
              <w:rPr>
                <w:rFonts w:hint="eastAsia"/>
                <w:sz w:val="18"/>
                <w:szCs w:val="18"/>
              </w:rPr>
              <w:t>=</w:t>
            </w:r>
            <w:r>
              <w:rPr>
                <w:sz w:val="18"/>
                <w:szCs w:val="18"/>
              </w:rPr>
              <w:t>succ</w:t>
            </w:r>
            <w:r>
              <w:rPr>
                <w:rFonts w:hint="eastAsia"/>
                <w:sz w:val="18"/>
                <w:szCs w:val="18"/>
              </w:rPr>
              <w:t>才返回</w:t>
            </w:r>
          </w:p>
        </w:tc>
      </w:tr>
      <w:tr w:rsidR="00697841" w:rsidRPr="00CB1278" w14:paraId="4BE2873F" w14:textId="77777777" w:rsidTr="00C11757">
        <w:trPr>
          <w:trHeight w:val="354"/>
        </w:trPr>
        <w:tc>
          <w:tcPr>
            <w:tcW w:w="281" w:type="pct"/>
          </w:tcPr>
          <w:p w14:paraId="3A15DE69" w14:textId="77777777" w:rsidR="00697841" w:rsidRPr="00FD5012" w:rsidRDefault="00697841" w:rsidP="006A0DBC">
            <w:pPr>
              <w:pStyle w:val="a6"/>
              <w:numPr>
                <w:ilvl w:val="0"/>
                <w:numId w:val="54"/>
              </w:numPr>
              <w:ind w:firstLineChars="0"/>
              <w:rPr>
                <w:rFonts w:asciiTheme="minorEastAsia" w:eastAsiaTheme="minorEastAsia" w:hAnsiTheme="minorEastAsia"/>
                <w:sz w:val="18"/>
                <w:szCs w:val="18"/>
              </w:rPr>
            </w:pPr>
          </w:p>
        </w:tc>
        <w:tc>
          <w:tcPr>
            <w:tcW w:w="866" w:type="pct"/>
            <w:shd w:val="clear" w:color="auto" w:fill="auto"/>
          </w:tcPr>
          <w:p w14:paraId="74023251"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IsvOrgId</w:t>
            </w:r>
          </w:p>
        </w:tc>
        <w:tc>
          <w:tcPr>
            <w:tcW w:w="2168" w:type="pct"/>
            <w:shd w:val="clear" w:color="auto" w:fill="auto"/>
          </w:tcPr>
          <w:p w14:paraId="135134E8"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sz w:val="18"/>
                <w:szCs w:val="18"/>
              </w:rPr>
              <w:t>合作方机构号（网商银行分配）</w:t>
            </w:r>
          </w:p>
        </w:tc>
        <w:tc>
          <w:tcPr>
            <w:tcW w:w="617" w:type="pct"/>
            <w:tcBorders>
              <w:top w:val="single" w:sz="4" w:space="0" w:color="auto"/>
              <w:left w:val="single" w:sz="4" w:space="0" w:color="auto"/>
              <w:bottom w:val="single" w:sz="4" w:space="0" w:color="auto"/>
              <w:right w:val="single" w:sz="4" w:space="0" w:color="auto"/>
            </w:tcBorders>
          </w:tcPr>
          <w:p w14:paraId="2D6755EA"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4" w:type="pct"/>
            <w:tcBorders>
              <w:top w:val="single" w:sz="4" w:space="0" w:color="auto"/>
              <w:left w:val="single" w:sz="4" w:space="0" w:color="auto"/>
              <w:bottom w:val="single" w:sz="4" w:space="0" w:color="auto"/>
              <w:right w:val="single" w:sz="4" w:space="0" w:color="auto"/>
            </w:tcBorders>
          </w:tcPr>
          <w:p w14:paraId="7057BD3C"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82" w:type="pct"/>
          </w:tcPr>
          <w:p w14:paraId="71038EB8"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308726A6" w14:textId="77777777" w:rsidR="00697841" w:rsidRPr="004D02B2" w:rsidRDefault="00697841" w:rsidP="00C11757">
            <w:pPr>
              <w:rPr>
                <w:rFonts w:asciiTheme="minorEastAsia" w:eastAsiaTheme="minorEastAsia" w:hAnsiTheme="minorEastAsia"/>
                <w:bCs/>
                <w:sz w:val="18"/>
                <w:szCs w:val="18"/>
              </w:rPr>
            </w:pPr>
          </w:p>
        </w:tc>
      </w:tr>
      <w:tr w:rsidR="00697841" w:rsidRPr="00A25896" w14:paraId="5270A9E7" w14:textId="77777777" w:rsidTr="00C11757">
        <w:trPr>
          <w:trHeight w:val="287"/>
        </w:trPr>
        <w:tc>
          <w:tcPr>
            <w:tcW w:w="281" w:type="pct"/>
          </w:tcPr>
          <w:p w14:paraId="4C6B46AA" w14:textId="77777777" w:rsidR="00697841" w:rsidRPr="00FD5012" w:rsidRDefault="00697841" w:rsidP="006A0DBC">
            <w:pPr>
              <w:pStyle w:val="a6"/>
              <w:numPr>
                <w:ilvl w:val="0"/>
                <w:numId w:val="54"/>
              </w:numPr>
              <w:ind w:firstLineChars="0"/>
              <w:rPr>
                <w:rFonts w:asciiTheme="minorEastAsia" w:eastAsiaTheme="minorEastAsia" w:hAnsiTheme="minorEastAsia"/>
                <w:sz w:val="18"/>
                <w:szCs w:val="18"/>
              </w:rPr>
            </w:pPr>
          </w:p>
        </w:tc>
        <w:tc>
          <w:tcPr>
            <w:tcW w:w="866" w:type="pct"/>
            <w:shd w:val="clear" w:color="auto" w:fill="auto"/>
          </w:tcPr>
          <w:p w14:paraId="4A82CC3D"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sz w:val="18"/>
                <w:szCs w:val="18"/>
              </w:rPr>
              <w:t>M</w:t>
            </w:r>
            <w:r w:rsidRPr="004D02B2">
              <w:rPr>
                <w:rFonts w:asciiTheme="minorEastAsia" w:eastAsiaTheme="minorEastAsia" w:hAnsiTheme="minorEastAsia"/>
                <w:sz w:val="18"/>
                <w:szCs w:val="18"/>
              </w:rPr>
              <w:t>erchant</w:t>
            </w:r>
            <w:r>
              <w:rPr>
                <w:rFonts w:asciiTheme="minorEastAsia" w:eastAsiaTheme="minorEastAsia" w:hAnsiTheme="minorEastAsia" w:hint="eastAsia"/>
                <w:sz w:val="18"/>
                <w:szCs w:val="18"/>
              </w:rPr>
              <w:t>I</w:t>
            </w:r>
            <w:r w:rsidRPr="004D02B2">
              <w:rPr>
                <w:rFonts w:asciiTheme="minorEastAsia" w:eastAsiaTheme="minorEastAsia" w:hAnsiTheme="minorEastAsia" w:hint="eastAsia"/>
                <w:sz w:val="18"/>
                <w:szCs w:val="18"/>
              </w:rPr>
              <w:t>d</w:t>
            </w:r>
          </w:p>
        </w:tc>
        <w:tc>
          <w:tcPr>
            <w:tcW w:w="2168" w:type="pct"/>
            <w:shd w:val="clear" w:color="auto" w:fill="auto"/>
          </w:tcPr>
          <w:p w14:paraId="16E209E4" w14:textId="74EC6FFB"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商户</w:t>
            </w:r>
            <w:r w:rsidR="0045394B">
              <w:rPr>
                <w:rFonts w:asciiTheme="minorEastAsia" w:eastAsiaTheme="minorEastAsia" w:hAnsiTheme="minorEastAsia" w:hint="eastAsia"/>
                <w:sz w:val="18"/>
                <w:szCs w:val="18"/>
              </w:rPr>
              <w:t>号</w:t>
            </w:r>
            <w:r w:rsidR="0045394B">
              <w:rPr>
                <w:rFonts w:asciiTheme="minorEastAsia" w:eastAsiaTheme="minorEastAsia" w:hAnsiTheme="minorEastAsia"/>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w:t>
            </w:r>
            <w:r w:rsidR="0045394B">
              <w:rPr>
                <w:rFonts w:asciiTheme="minorEastAsia" w:eastAsiaTheme="minorEastAsia" w:hAnsiTheme="minorEastAsia"/>
                <w:color w:val="000000"/>
                <w:sz w:val="18"/>
                <w:szCs w:val="18"/>
              </w:rPr>
              <w:lastRenderedPageBreak/>
              <w:t>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获取。</w:t>
            </w:r>
          </w:p>
        </w:tc>
        <w:tc>
          <w:tcPr>
            <w:tcW w:w="617" w:type="pct"/>
            <w:tcBorders>
              <w:top w:val="single" w:sz="4" w:space="0" w:color="auto"/>
              <w:left w:val="single" w:sz="4" w:space="0" w:color="auto"/>
              <w:bottom w:val="single" w:sz="4" w:space="0" w:color="auto"/>
              <w:right w:val="single" w:sz="4" w:space="0" w:color="auto"/>
            </w:tcBorders>
          </w:tcPr>
          <w:p w14:paraId="78A23F79"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lastRenderedPageBreak/>
              <w:t>String</w:t>
            </w:r>
          </w:p>
        </w:tc>
        <w:tc>
          <w:tcPr>
            <w:tcW w:w="294" w:type="pct"/>
            <w:tcBorders>
              <w:top w:val="single" w:sz="4" w:space="0" w:color="auto"/>
              <w:left w:val="single" w:sz="4" w:space="0" w:color="auto"/>
              <w:bottom w:val="single" w:sz="4" w:space="0" w:color="auto"/>
              <w:right w:val="single" w:sz="4" w:space="0" w:color="auto"/>
            </w:tcBorders>
          </w:tcPr>
          <w:p w14:paraId="036A0863"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82" w:type="pct"/>
          </w:tcPr>
          <w:p w14:paraId="15D06228"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7652681A" w14:textId="77777777" w:rsidR="00697841" w:rsidRPr="004D02B2" w:rsidRDefault="00697841" w:rsidP="00C11757">
            <w:pPr>
              <w:jc w:val="center"/>
              <w:rPr>
                <w:rFonts w:asciiTheme="minorEastAsia" w:eastAsiaTheme="minorEastAsia" w:hAnsiTheme="minorEastAsia"/>
                <w:bCs/>
                <w:sz w:val="18"/>
                <w:szCs w:val="18"/>
              </w:rPr>
            </w:pPr>
          </w:p>
        </w:tc>
      </w:tr>
      <w:tr w:rsidR="00697841" w:rsidRPr="00CB1278" w14:paraId="5B0CD4DA" w14:textId="77777777" w:rsidTr="00C11757">
        <w:trPr>
          <w:trHeight w:val="287"/>
        </w:trPr>
        <w:tc>
          <w:tcPr>
            <w:tcW w:w="281" w:type="pct"/>
          </w:tcPr>
          <w:p w14:paraId="4732D185" w14:textId="77777777" w:rsidR="00697841" w:rsidRPr="00FD5012" w:rsidRDefault="00697841" w:rsidP="006A0DBC">
            <w:pPr>
              <w:pStyle w:val="a6"/>
              <w:numPr>
                <w:ilvl w:val="0"/>
                <w:numId w:val="54"/>
              </w:numPr>
              <w:ind w:firstLineChars="0"/>
              <w:rPr>
                <w:rFonts w:asciiTheme="minorEastAsia" w:eastAsiaTheme="minorEastAsia" w:hAnsiTheme="minorEastAsia"/>
                <w:sz w:val="18"/>
                <w:szCs w:val="18"/>
              </w:rPr>
            </w:pPr>
          </w:p>
        </w:tc>
        <w:tc>
          <w:tcPr>
            <w:tcW w:w="866" w:type="pct"/>
            <w:shd w:val="clear" w:color="auto" w:fill="auto"/>
          </w:tcPr>
          <w:p w14:paraId="039CA38D"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sz w:val="18"/>
                <w:szCs w:val="18"/>
              </w:rPr>
              <w:t>O</w:t>
            </w:r>
            <w:r>
              <w:rPr>
                <w:rFonts w:asciiTheme="minorEastAsia" w:eastAsiaTheme="minorEastAsia" w:hAnsiTheme="minorEastAsia" w:hint="eastAsia"/>
                <w:sz w:val="18"/>
                <w:szCs w:val="18"/>
              </w:rPr>
              <w:t>rderN</w:t>
            </w:r>
            <w:r w:rsidRPr="004D02B2">
              <w:rPr>
                <w:rFonts w:asciiTheme="minorEastAsia" w:eastAsiaTheme="minorEastAsia" w:hAnsiTheme="minorEastAsia" w:hint="eastAsia"/>
                <w:sz w:val="18"/>
                <w:szCs w:val="18"/>
              </w:rPr>
              <w:t>o</w:t>
            </w:r>
          </w:p>
        </w:tc>
        <w:tc>
          <w:tcPr>
            <w:tcW w:w="2168" w:type="pct"/>
            <w:shd w:val="clear" w:color="auto" w:fill="auto"/>
          </w:tcPr>
          <w:p w14:paraId="2B3B0F99" w14:textId="4C160541"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支付返回的订单号</w:t>
            </w:r>
          </w:p>
        </w:tc>
        <w:tc>
          <w:tcPr>
            <w:tcW w:w="617" w:type="pct"/>
            <w:tcBorders>
              <w:top w:val="single" w:sz="4" w:space="0" w:color="auto"/>
              <w:left w:val="single" w:sz="4" w:space="0" w:color="auto"/>
              <w:bottom w:val="single" w:sz="4" w:space="0" w:color="auto"/>
              <w:right w:val="single" w:sz="4" w:space="0" w:color="auto"/>
            </w:tcBorders>
          </w:tcPr>
          <w:p w14:paraId="13D21CFA"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4" w:type="pct"/>
            <w:tcBorders>
              <w:top w:val="single" w:sz="4" w:space="0" w:color="auto"/>
              <w:left w:val="single" w:sz="4" w:space="0" w:color="auto"/>
              <w:bottom w:val="single" w:sz="4" w:space="0" w:color="auto"/>
              <w:right w:val="single" w:sz="4" w:space="0" w:color="auto"/>
            </w:tcBorders>
          </w:tcPr>
          <w:p w14:paraId="7EAE65BA"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64</w:t>
            </w:r>
          </w:p>
        </w:tc>
        <w:tc>
          <w:tcPr>
            <w:tcW w:w="482" w:type="pct"/>
          </w:tcPr>
          <w:p w14:paraId="038198A5"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1DC9A006" w14:textId="77777777" w:rsidR="00697841" w:rsidRPr="004D02B2" w:rsidRDefault="00697841" w:rsidP="00C11757">
            <w:pPr>
              <w:rPr>
                <w:rFonts w:asciiTheme="minorEastAsia" w:eastAsiaTheme="minorEastAsia" w:hAnsiTheme="minorEastAsia"/>
                <w:bCs/>
                <w:sz w:val="18"/>
                <w:szCs w:val="18"/>
              </w:rPr>
            </w:pPr>
          </w:p>
        </w:tc>
      </w:tr>
      <w:tr w:rsidR="00697841" w:rsidRPr="00CB1278" w14:paraId="5CD336B2" w14:textId="77777777" w:rsidTr="00C11757">
        <w:trPr>
          <w:trHeight w:val="287"/>
        </w:trPr>
        <w:tc>
          <w:tcPr>
            <w:tcW w:w="281" w:type="pct"/>
          </w:tcPr>
          <w:p w14:paraId="164EA4C3" w14:textId="77777777" w:rsidR="00697841" w:rsidRPr="00FD5012" w:rsidRDefault="00697841" w:rsidP="006A0DBC">
            <w:pPr>
              <w:pStyle w:val="a6"/>
              <w:numPr>
                <w:ilvl w:val="0"/>
                <w:numId w:val="54"/>
              </w:numPr>
              <w:ind w:firstLineChars="0"/>
              <w:rPr>
                <w:rFonts w:asciiTheme="minorEastAsia" w:eastAsiaTheme="minorEastAsia" w:hAnsiTheme="minorEastAsia"/>
                <w:sz w:val="18"/>
                <w:szCs w:val="18"/>
              </w:rPr>
            </w:pPr>
          </w:p>
        </w:tc>
        <w:tc>
          <w:tcPr>
            <w:tcW w:w="866" w:type="pct"/>
            <w:shd w:val="clear" w:color="auto" w:fill="auto"/>
          </w:tcPr>
          <w:p w14:paraId="62138017"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efundA</w:t>
            </w:r>
            <w:r w:rsidRPr="004D02B2">
              <w:rPr>
                <w:rFonts w:asciiTheme="minorEastAsia" w:eastAsiaTheme="minorEastAsia" w:hAnsiTheme="minorEastAsia" w:hint="eastAsia"/>
                <w:sz w:val="18"/>
                <w:szCs w:val="18"/>
              </w:rPr>
              <w:t>mount</w:t>
            </w:r>
          </w:p>
        </w:tc>
        <w:tc>
          <w:tcPr>
            <w:tcW w:w="2168" w:type="pct"/>
            <w:shd w:val="clear" w:color="auto" w:fill="auto"/>
          </w:tcPr>
          <w:p w14:paraId="2125D57D"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退款金额</w:t>
            </w:r>
          </w:p>
        </w:tc>
        <w:tc>
          <w:tcPr>
            <w:tcW w:w="617" w:type="pct"/>
            <w:tcBorders>
              <w:top w:val="single" w:sz="4" w:space="0" w:color="auto"/>
              <w:left w:val="single" w:sz="4" w:space="0" w:color="auto"/>
              <w:bottom w:val="single" w:sz="4" w:space="0" w:color="auto"/>
              <w:right w:val="single" w:sz="4" w:space="0" w:color="auto"/>
            </w:tcBorders>
          </w:tcPr>
          <w:p w14:paraId="437BDBCD"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Number</w:t>
            </w:r>
          </w:p>
        </w:tc>
        <w:tc>
          <w:tcPr>
            <w:tcW w:w="294" w:type="pct"/>
            <w:tcBorders>
              <w:top w:val="single" w:sz="4" w:space="0" w:color="auto"/>
              <w:left w:val="single" w:sz="4" w:space="0" w:color="auto"/>
              <w:bottom w:val="single" w:sz="4" w:space="0" w:color="auto"/>
              <w:right w:val="single" w:sz="4" w:space="0" w:color="auto"/>
            </w:tcBorders>
          </w:tcPr>
          <w:p w14:paraId="01AC1494" w14:textId="77777777" w:rsidR="00697841" w:rsidRPr="004D02B2" w:rsidRDefault="00697841" w:rsidP="00C11757">
            <w:pPr>
              <w:rPr>
                <w:rFonts w:asciiTheme="minorEastAsia" w:eastAsiaTheme="minorEastAsia" w:hAnsiTheme="minorEastAsia"/>
                <w:bCs/>
                <w:sz w:val="18"/>
                <w:szCs w:val="18"/>
              </w:rPr>
            </w:pPr>
          </w:p>
        </w:tc>
        <w:tc>
          <w:tcPr>
            <w:tcW w:w="482" w:type="pct"/>
          </w:tcPr>
          <w:p w14:paraId="419E21B8"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6A807346" w14:textId="77777777" w:rsidR="00697841" w:rsidRPr="004D02B2" w:rsidRDefault="00697841" w:rsidP="00C11757">
            <w:pPr>
              <w:rPr>
                <w:rFonts w:asciiTheme="minorEastAsia" w:eastAsiaTheme="minorEastAsia" w:hAnsiTheme="minorEastAsia"/>
                <w:bCs/>
                <w:sz w:val="18"/>
                <w:szCs w:val="18"/>
              </w:rPr>
            </w:pPr>
          </w:p>
        </w:tc>
      </w:tr>
      <w:tr w:rsidR="00697841" w:rsidRPr="00CB1278" w14:paraId="6832A6D9" w14:textId="77777777" w:rsidTr="00C11757">
        <w:trPr>
          <w:trHeight w:val="287"/>
        </w:trPr>
        <w:tc>
          <w:tcPr>
            <w:tcW w:w="281" w:type="pct"/>
          </w:tcPr>
          <w:p w14:paraId="2DE62494" w14:textId="77777777" w:rsidR="00697841" w:rsidRPr="00FD5012" w:rsidRDefault="00697841" w:rsidP="006A0DBC">
            <w:pPr>
              <w:pStyle w:val="a6"/>
              <w:numPr>
                <w:ilvl w:val="0"/>
                <w:numId w:val="54"/>
              </w:numPr>
              <w:ind w:firstLineChars="0"/>
              <w:rPr>
                <w:rFonts w:asciiTheme="minorEastAsia" w:eastAsiaTheme="minorEastAsia" w:hAnsiTheme="minorEastAsia"/>
                <w:sz w:val="18"/>
                <w:szCs w:val="18"/>
              </w:rPr>
            </w:pPr>
          </w:p>
        </w:tc>
        <w:tc>
          <w:tcPr>
            <w:tcW w:w="866" w:type="pct"/>
            <w:shd w:val="clear" w:color="auto" w:fill="auto"/>
          </w:tcPr>
          <w:p w14:paraId="71161A67"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efundR</w:t>
            </w:r>
            <w:r w:rsidRPr="004D02B2">
              <w:rPr>
                <w:rFonts w:asciiTheme="minorEastAsia" w:eastAsiaTheme="minorEastAsia" w:hAnsiTheme="minorEastAsia" w:hint="eastAsia"/>
                <w:sz w:val="18"/>
                <w:szCs w:val="18"/>
              </w:rPr>
              <w:t>eason</w:t>
            </w:r>
          </w:p>
        </w:tc>
        <w:tc>
          <w:tcPr>
            <w:tcW w:w="2168" w:type="pct"/>
            <w:shd w:val="clear" w:color="auto" w:fill="auto"/>
          </w:tcPr>
          <w:p w14:paraId="77FFDD0C"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退款原因</w:t>
            </w:r>
          </w:p>
        </w:tc>
        <w:tc>
          <w:tcPr>
            <w:tcW w:w="617" w:type="pct"/>
            <w:tcBorders>
              <w:top w:val="single" w:sz="4" w:space="0" w:color="auto"/>
              <w:left w:val="single" w:sz="4" w:space="0" w:color="auto"/>
              <w:bottom w:val="single" w:sz="4" w:space="0" w:color="auto"/>
              <w:right w:val="single" w:sz="4" w:space="0" w:color="auto"/>
            </w:tcBorders>
          </w:tcPr>
          <w:p w14:paraId="2DD00A79"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4" w:type="pct"/>
            <w:tcBorders>
              <w:top w:val="single" w:sz="4" w:space="0" w:color="auto"/>
              <w:left w:val="single" w:sz="4" w:space="0" w:color="auto"/>
              <w:bottom w:val="single" w:sz="4" w:space="0" w:color="auto"/>
              <w:right w:val="single" w:sz="4" w:space="0" w:color="auto"/>
            </w:tcBorders>
          </w:tcPr>
          <w:p w14:paraId="212E9A34"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256</w:t>
            </w:r>
          </w:p>
        </w:tc>
        <w:tc>
          <w:tcPr>
            <w:tcW w:w="482" w:type="pct"/>
          </w:tcPr>
          <w:p w14:paraId="13DE72FE"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57EE334B" w14:textId="77777777" w:rsidR="00697841" w:rsidRPr="004D02B2" w:rsidRDefault="00697841" w:rsidP="00C11757">
            <w:pPr>
              <w:rPr>
                <w:rFonts w:asciiTheme="minorEastAsia" w:eastAsiaTheme="minorEastAsia" w:hAnsiTheme="minorEastAsia"/>
                <w:bCs/>
                <w:sz w:val="18"/>
                <w:szCs w:val="18"/>
              </w:rPr>
            </w:pPr>
          </w:p>
        </w:tc>
      </w:tr>
      <w:tr w:rsidR="00697841" w:rsidRPr="00CB1278" w14:paraId="6C73962E" w14:textId="77777777" w:rsidTr="00C11757">
        <w:trPr>
          <w:trHeight w:val="287"/>
        </w:trPr>
        <w:tc>
          <w:tcPr>
            <w:tcW w:w="281" w:type="pct"/>
          </w:tcPr>
          <w:p w14:paraId="7A37D488" w14:textId="77777777" w:rsidR="00697841" w:rsidRPr="00FD5012" w:rsidRDefault="00697841" w:rsidP="006A0DBC">
            <w:pPr>
              <w:pStyle w:val="a6"/>
              <w:numPr>
                <w:ilvl w:val="0"/>
                <w:numId w:val="54"/>
              </w:numPr>
              <w:ind w:firstLineChars="0"/>
              <w:rPr>
                <w:rFonts w:asciiTheme="minorEastAsia" w:eastAsiaTheme="minorEastAsia" w:hAnsiTheme="minorEastAsia"/>
                <w:sz w:val="18"/>
                <w:szCs w:val="18"/>
              </w:rPr>
            </w:pPr>
          </w:p>
        </w:tc>
        <w:tc>
          <w:tcPr>
            <w:tcW w:w="866" w:type="pct"/>
            <w:shd w:val="clear" w:color="auto" w:fill="auto"/>
          </w:tcPr>
          <w:p w14:paraId="4AE14F5B"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sz w:val="18"/>
                <w:szCs w:val="18"/>
              </w:rPr>
              <w:t>Operator</w:t>
            </w:r>
            <w:r>
              <w:rPr>
                <w:rFonts w:asciiTheme="minorEastAsia" w:eastAsiaTheme="minorEastAsia" w:hAnsiTheme="minorEastAsia" w:hint="eastAsia"/>
                <w:sz w:val="18"/>
                <w:szCs w:val="18"/>
              </w:rPr>
              <w:t>I</w:t>
            </w:r>
            <w:r w:rsidRPr="004D02B2">
              <w:rPr>
                <w:rFonts w:asciiTheme="minorEastAsia" w:eastAsiaTheme="minorEastAsia" w:hAnsiTheme="minorEastAsia"/>
                <w:sz w:val="18"/>
                <w:szCs w:val="18"/>
              </w:rPr>
              <w:t>d</w:t>
            </w:r>
          </w:p>
        </w:tc>
        <w:tc>
          <w:tcPr>
            <w:tcW w:w="2168" w:type="pct"/>
            <w:shd w:val="clear" w:color="auto" w:fill="auto"/>
          </w:tcPr>
          <w:p w14:paraId="40AE29E7"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操作员ID</w:t>
            </w:r>
          </w:p>
        </w:tc>
        <w:tc>
          <w:tcPr>
            <w:tcW w:w="617" w:type="pct"/>
            <w:tcBorders>
              <w:top w:val="single" w:sz="4" w:space="0" w:color="auto"/>
              <w:left w:val="single" w:sz="4" w:space="0" w:color="auto"/>
              <w:bottom w:val="single" w:sz="4" w:space="0" w:color="auto"/>
              <w:right w:val="single" w:sz="4" w:space="0" w:color="auto"/>
            </w:tcBorders>
          </w:tcPr>
          <w:p w14:paraId="748A6692"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4" w:type="pct"/>
            <w:tcBorders>
              <w:top w:val="single" w:sz="4" w:space="0" w:color="auto"/>
              <w:left w:val="single" w:sz="4" w:space="0" w:color="auto"/>
              <w:bottom w:val="single" w:sz="4" w:space="0" w:color="auto"/>
              <w:right w:val="single" w:sz="4" w:space="0" w:color="auto"/>
            </w:tcBorders>
          </w:tcPr>
          <w:p w14:paraId="7C8DDF34"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482" w:type="pct"/>
          </w:tcPr>
          <w:p w14:paraId="69B8CAF2"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O</w:t>
            </w:r>
          </w:p>
        </w:tc>
        <w:tc>
          <w:tcPr>
            <w:tcW w:w="292" w:type="pct"/>
            <w:tcBorders>
              <w:top w:val="single" w:sz="4" w:space="0" w:color="auto"/>
              <w:left w:val="single" w:sz="4" w:space="0" w:color="auto"/>
              <w:bottom w:val="single" w:sz="4" w:space="0" w:color="auto"/>
              <w:right w:val="single" w:sz="4" w:space="0" w:color="auto"/>
            </w:tcBorders>
          </w:tcPr>
          <w:p w14:paraId="714E85E5" w14:textId="77777777" w:rsidR="00697841" w:rsidRPr="004D02B2" w:rsidRDefault="00697841" w:rsidP="00C11757">
            <w:pPr>
              <w:rPr>
                <w:rFonts w:asciiTheme="minorEastAsia" w:eastAsiaTheme="minorEastAsia" w:hAnsiTheme="minorEastAsia"/>
                <w:bCs/>
                <w:sz w:val="18"/>
                <w:szCs w:val="18"/>
              </w:rPr>
            </w:pPr>
          </w:p>
        </w:tc>
      </w:tr>
      <w:tr w:rsidR="00697841" w:rsidRPr="00CB1278" w14:paraId="5BD48D0D" w14:textId="77777777" w:rsidTr="00C11757">
        <w:trPr>
          <w:trHeight w:val="287"/>
        </w:trPr>
        <w:tc>
          <w:tcPr>
            <w:tcW w:w="281" w:type="pct"/>
          </w:tcPr>
          <w:p w14:paraId="29554372" w14:textId="77777777" w:rsidR="00697841" w:rsidRPr="00FD5012" w:rsidRDefault="00697841" w:rsidP="006A0DBC">
            <w:pPr>
              <w:pStyle w:val="a6"/>
              <w:numPr>
                <w:ilvl w:val="0"/>
                <w:numId w:val="54"/>
              </w:numPr>
              <w:ind w:firstLineChars="0"/>
              <w:rPr>
                <w:rFonts w:asciiTheme="minorEastAsia" w:eastAsiaTheme="minorEastAsia" w:hAnsiTheme="minorEastAsia"/>
                <w:sz w:val="18"/>
                <w:szCs w:val="18"/>
              </w:rPr>
            </w:pPr>
          </w:p>
        </w:tc>
        <w:tc>
          <w:tcPr>
            <w:tcW w:w="866" w:type="pct"/>
            <w:shd w:val="clear" w:color="auto" w:fill="auto"/>
          </w:tcPr>
          <w:p w14:paraId="47093312"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sz w:val="18"/>
                <w:szCs w:val="18"/>
              </w:rPr>
              <w:t>Device</w:t>
            </w:r>
            <w:r>
              <w:rPr>
                <w:rFonts w:asciiTheme="minorEastAsia" w:eastAsiaTheme="minorEastAsia" w:hAnsiTheme="minorEastAsia" w:hint="eastAsia"/>
                <w:sz w:val="18"/>
                <w:szCs w:val="18"/>
              </w:rPr>
              <w:t>I</w:t>
            </w:r>
            <w:r w:rsidRPr="004D02B2">
              <w:rPr>
                <w:rFonts w:asciiTheme="minorEastAsia" w:eastAsiaTheme="minorEastAsia" w:hAnsiTheme="minorEastAsia" w:hint="eastAsia"/>
                <w:sz w:val="18"/>
                <w:szCs w:val="18"/>
              </w:rPr>
              <w:t>d</w:t>
            </w:r>
          </w:p>
        </w:tc>
        <w:tc>
          <w:tcPr>
            <w:tcW w:w="2168" w:type="pct"/>
            <w:shd w:val="clear" w:color="auto" w:fill="auto"/>
          </w:tcPr>
          <w:p w14:paraId="46F91E64"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终端设备号(门店号或收银设备ID)。</w:t>
            </w:r>
          </w:p>
        </w:tc>
        <w:tc>
          <w:tcPr>
            <w:tcW w:w="617" w:type="pct"/>
            <w:tcBorders>
              <w:top w:val="single" w:sz="4" w:space="0" w:color="auto"/>
              <w:left w:val="single" w:sz="4" w:space="0" w:color="auto"/>
              <w:bottom w:val="single" w:sz="4" w:space="0" w:color="auto"/>
              <w:right w:val="single" w:sz="4" w:space="0" w:color="auto"/>
            </w:tcBorders>
          </w:tcPr>
          <w:p w14:paraId="5E0FCEE6"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String</w:t>
            </w:r>
          </w:p>
        </w:tc>
        <w:tc>
          <w:tcPr>
            <w:tcW w:w="294" w:type="pct"/>
            <w:tcBorders>
              <w:top w:val="single" w:sz="4" w:space="0" w:color="auto"/>
              <w:left w:val="single" w:sz="4" w:space="0" w:color="auto"/>
              <w:bottom w:val="single" w:sz="4" w:space="0" w:color="auto"/>
              <w:right w:val="single" w:sz="4" w:space="0" w:color="auto"/>
            </w:tcBorders>
          </w:tcPr>
          <w:p w14:paraId="1F812EF7"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32</w:t>
            </w:r>
          </w:p>
        </w:tc>
        <w:tc>
          <w:tcPr>
            <w:tcW w:w="482" w:type="pct"/>
          </w:tcPr>
          <w:p w14:paraId="39F3724D"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sz w:val="18"/>
                <w:szCs w:val="18"/>
              </w:rPr>
              <w:t>O</w:t>
            </w:r>
          </w:p>
        </w:tc>
        <w:tc>
          <w:tcPr>
            <w:tcW w:w="292" w:type="pct"/>
            <w:tcBorders>
              <w:top w:val="single" w:sz="4" w:space="0" w:color="auto"/>
              <w:left w:val="single" w:sz="4" w:space="0" w:color="auto"/>
              <w:bottom w:val="single" w:sz="4" w:space="0" w:color="auto"/>
              <w:right w:val="single" w:sz="4" w:space="0" w:color="auto"/>
            </w:tcBorders>
          </w:tcPr>
          <w:p w14:paraId="4B74D322" w14:textId="77777777" w:rsidR="00697841" w:rsidRPr="004D02B2" w:rsidRDefault="00697841" w:rsidP="00C11757">
            <w:pPr>
              <w:rPr>
                <w:rFonts w:asciiTheme="minorEastAsia" w:eastAsiaTheme="minorEastAsia" w:hAnsiTheme="minorEastAsia"/>
                <w:bCs/>
                <w:sz w:val="18"/>
                <w:szCs w:val="18"/>
              </w:rPr>
            </w:pPr>
          </w:p>
        </w:tc>
      </w:tr>
      <w:tr w:rsidR="00697841" w:rsidRPr="00CB1278" w14:paraId="564008FE" w14:textId="77777777" w:rsidTr="00C11757">
        <w:trPr>
          <w:trHeight w:val="287"/>
        </w:trPr>
        <w:tc>
          <w:tcPr>
            <w:tcW w:w="281" w:type="pct"/>
          </w:tcPr>
          <w:p w14:paraId="0434136D" w14:textId="77777777" w:rsidR="00697841" w:rsidRPr="00FD5012" w:rsidRDefault="00697841" w:rsidP="006A0DBC">
            <w:pPr>
              <w:pStyle w:val="a6"/>
              <w:numPr>
                <w:ilvl w:val="0"/>
                <w:numId w:val="54"/>
              </w:numPr>
              <w:ind w:firstLineChars="0"/>
              <w:rPr>
                <w:rFonts w:asciiTheme="minorEastAsia" w:eastAsiaTheme="minorEastAsia" w:hAnsiTheme="minorEastAsia"/>
                <w:sz w:val="18"/>
                <w:szCs w:val="18"/>
              </w:rPr>
            </w:pPr>
          </w:p>
        </w:tc>
        <w:tc>
          <w:tcPr>
            <w:tcW w:w="866" w:type="pct"/>
            <w:shd w:val="clear" w:color="auto" w:fill="auto"/>
          </w:tcPr>
          <w:p w14:paraId="5CD9FF0F"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sz w:val="18"/>
                <w:szCs w:val="18"/>
              </w:rPr>
              <w:t>G</w:t>
            </w:r>
            <w:r>
              <w:rPr>
                <w:rFonts w:asciiTheme="minorEastAsia" w:eastAsiaTheme="minorEastAsia" w:hAnsiTheme="minorEastAsia" w:hint="eastAsia"/>
                <w:sz w:val="18"/>
                <w:szCs w:val="18"/>
              </w:rPr>
              <w:t>mtR</w:t>
            </w:r>
            <w:r w:rsidRPr="004D02B2">
              <w:rPr>
                <w:rFonts w:asciiTheme="minorEastAsia" w:eastAsiaTheme="minorEastAsia" w:hAnsiTheme="minorEastAsia" w:hint="eastAsia"/>
                <w:sz w:val="18"/>
                <w:szCs w:val="18"/>
              </w:rPr>
              <w:t>efundment</w:t>
            </w:r>
          </w:p>
        </w:tc>
        <w:tc>
          <w:tcPr>
            <w:tcW w:w="2168" w:type="pct"/>
            <w:shd w:val="clear" w:color="auto" w:fill="auto"/>
          </w:tcPr>
          <w:p w14:paraId="321AC0B6"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退款完成时间</w:t>
            </w:r>
          </w:p>
        </w:tc>
        <w:tc>
          <w:tcPr>
            <w:tcW w:w="617" w:type="pct"/>
            <w:tcBorders>
              <w:top w:val="single" w:sz="4" w:space="0" w:color="auto"/>
              <w:left w:val="single" w:sz="4" w:space="0" w:color="auto"/>
              <w:bottom w:val="single" w:sz="4" w:space="0" w:color="auto"/>
              <w:right w:val="single" w:sz="4" w:space="0" w:color="auto"/>
            </w:tcBorders>
          </w:tcPr>
          <w:p w14:paraId="475FCCED" w14:textId="77777777" w:rsidR="00697841" w:rsidRPr="004D02B2" w:rsidRDefault="00697841" w:rsidP="00C11757">
            <w:pPr>
              <w:rPr>
                <w:rFonts w:asciiTheme="minorEastAsia" w:eastAsiaTheme="minorEastAsia" w:hAnsiTheme="minorEastAsia"/>
                <w:bCs/>
                <w:sz w:val="18"/>
                <w:szCs w:val="18"/>
              </w:rPr>
            </w:pPr>
            <w:r w:rsidRPr="003D09B9">
              <w:rPr>
                <w:rFonts w:asciiTheme="minorEastAsia" w:eastAsiaTheme="minorEastAsia" w:hAnsiTheme="minorEastAsia" w:hint="eastAsia"/>
                <w:sz w:val="18"/>
                <w:szCs w:val="18"/>
              </w:rPr>
              <w:t>datetime</w:t>
            </w:r>
          </w:p>
        </w:tc>
        <w:tc>
          <w:tcPr>
            <w:tcW w:w="294" w:type="pct"/>
            <w:tcBorders>
              <w:top w:val="single" w:sz="4" w:space="0" w:color="auto"/>
              <w:left w:val="single" w:sz="4" w:space="0" w:color="auto"/>
              <w:bottom w:val="single" w:sz="4" w:space="0" w:color="auto"/>
              <w:right w:val="single" w:sz="4" w:space="0" w:color="auto"/>
            </w:tcBorders>
          </w:tcPr>
          <w:p w14:paraId="41456C86" w14:textId="77777777" w:rsidR="00697841" w:rsidRPr="004D02B2" w:rsidRDefault="00697841" w:rsidP="00C11757">
            <w:pPr>
              <w:rPr>
                <w:rFonts w:asciiTheme="minorEastAsia" w:eastAsiaTheme="minorEastAsia" w:hAnsiTheme="minorEastAsia"/>
                <w:bCs/>
                <w:sz w:val="18"/>
                <w:szCs w:val="18"/>
              </w:rPr>
            </w:pPr>
          </w:p>
        </w:tc>
        <w:tc>
          <w:tcPr>
            <w:tcW w:w="482" w:type="pct"/>
          </w:tcPr>
          <w:p w14:paraId="1F613503" w14:textId="77777777" w:rsidR="00697841" w:rsidRPr="004D02B2" w:rsidRDefault="00697841" w:rsidP="00C11757">
            <w:pPr>
              <w:rPr>
                <w:rFonts w:asciiTheme="minorEastAsia" w:eastAsiaTheme="minorEastAsia" w:hAnsiTheme="minorEastAsia"/>
                <w:bCs/>
                <w:sz w:val="18"/>
                <w:szCs w:val="18"/>
              </w:rPr>
            </w:pPr>
            <w:r w:rsidRPr="004D02B2">
              <w:rPr>
                <w:rFonts w:asciiTheme="minorEastAsia" w:eastAsiaTheme="minorEastAsia" w:hAnsiTheme="minorEastAsia" w:hint="eastAsia"/>
                <w:sz w:val="18"/>
                <w:szCs w:val="18"/>
              </w:rPr>
              <w:t>M</w:t>
            </w:r>
          </w:p>
        </w:tc>
        <w:tc>
          <w:tcPr>
            <w:tcW w:w="292" w:type="pct"/>
            <w:tcBorders>
              <w:top w:val="single" w:sz="4" w:space="0" w:color="auto"/>
              <w:left w:val="single" w:sz="4" w:space="0" w:color="auto"/>
              <w:bottom w:val="single" w:sz="4" w:space="0" w:color="auto"/>
              <w:right w:val="single" w:sz="4" w:space="0" w:color="auto"/>
            </w:tcBorders>
          </w:tcPr>
          <w:p w14:paraId="6F3B6FE1" w14:textId="77777777" w:rsidR="00697841" w:rsidRPr="004D02B2" w:rsidRDefault="00697841" w:rsidP="00C11757">
            <w:pPr>
              <w:rPr>
                <w:rFonts w:asciiTheme="minorEastAsia" w:eastAsiaTheme="minorEastAsia" w:hAnsiTheme="minorEastAsia"/>
                <w:bCs/>
                <w:sz w:val="18"/>
                <w:szCs w:val="18"/>
              </w:rPr>
            </w:pPr>
          </w:p>
        </w:tc>
      </w:tr>
    </w:tbl>
    <w:p w14:paraId="58F03683" w14:textId="77777777" w:rsidR="00F32D02" w:rsidRDefault="00697841" w:rsidP="00A43EF8">
      <w:r>
        <w:rPr>
          <w:rFonts w:hint="eastAsia"/>
        </w:rPr>
        <w:t xml:space="preserve"> </w:t>
      </w:r>
    </w:p>
    <w:p w14:paraId="46AFFB77" w14:textId="77777777" w:rsidR="00F32D02" w:rsidRDefault="00F32D02" w:rsidP="00F32D02">
      <w:pPr>
        <w:pStyle w:val="4"/>
        <w:numPr>
          <w:ilvl w:val="0"/>
          <w:numId w:val="0"/>
        </w:numPr>
        <w:ind w:left="864" w:hanging="864"/>
      </w:pPr>
      <w:r>
        <w:rPr>
          <w:rFonts w:hint="eastAsia"/>
        </w:rPr>
        <w:t>报文返回码</w:t>
      </w:r>
    </w:p>
    <w:p w14:paraId="33E4CA70" w14:textId="77777777" w:rsidR="00F32D02" w:rsidRDefault="00F32D02" w:rsidP="00A43EF8"/>
    <w:tbl>
      <w:tblPr>
        <w:tblStyle w:val="a9"/>
        <w:tblW w:w="0" w:type="auto"/>
        <w:tblLayout w:type="fixed"/>
        <w:tblLook w:val="04A0" w:firstRow="1" w:lastRow="0" w:firstColumn="1" w:lastColumn="0" w:noHBand="0" w:noVBand="1"/>
      </w:tblPr>
      <w:tblGrid>
        <w:gridCol w:w="3936"/>
        <w:gridCol w:w="4586"/>
      </w:tblGrid>
      <w:tr w:rsidR="00F32D02" w14:paraId="13D25B4A" w14:textId="77777777" w:rsidTr="00A43EF8">
        <w:tc>
          <w:tcPr>
            <w:tcW w:w="3936" w:type="dxa"/>
          </w:tcPr>
          <w:p w14:paraId="5EBE0151" w14:textId="2908D42C" w:rsidR="00F32D02" w:rsidRDefault="00F32D02" w:rsidP="00F32D02">
            <w:r>
              <w:rPr>
                <w:rFonts w:hint="eastAsia"/>
              </w:rPr>
              <w:t>返回码</w:t>
            </w:r>
          </w:p>
        </w:tc>
        <w:tc>
          <w:tcPr>
            <w:tcW w:w="4586" w:type="dxa"/>
          </w:tcPr>
          <w:p w14:paraId="3A4568CD" w14:textId="3ACB8477" w:rsidR="00F32D02" w:rsidRDefault="00F32D02" w:rsidP="00F32D02">
            <w:r>
              <w:rPr>
                <w:rFonts w:hint="eastAsia"/>
              </w:rPr>
              <w:t>中文</w:t>
            </w:r>
            <w:r>
              <w:t>描述</w:t>
            </w:r>
          </w:p>
        </w:tc>
      </w:tr>
      <w:tr w:rsidR="00F32D02" w14:paraId="6AA791CC" w14:textId="77777777" w:rsidTr="00A43EF8">
        <w:tc>
          <w:tcPr>
            <w:tcW w:w="3936" w:type="dxa"/>
            <w:vAlign w:val="center"/>
          </w:tcPr>
          <w:p w14:paraId="0804DF0F" w14:textId="54D7B31A" w:rsidR="00F32D02" w:rsidRDefault="00F32D02" w:rsidP="00F32D02">
            <w:r>
              <w:rPr>
                <w:rFonts w:ascii="Tahoma" w:hAnsi="Tahoma" w:cs="Tahoma"/>
                <w:color w:val="404040"/>
                <w:sz w:val="22"/>
                <w:szCs w:val="22"/>
              </w:rPr>
              <w:t>MT_ILLEGAL_PARAMETER</w:t>
            </w:r>
          </w:p>
        </w:tc>
        <w:tc>
          <w:tcPr>
            <w:tcW w:w="4586" w:type="dxa"/>
            <w:vAlign w:val="center"/>
          </w:tcPr>
          <w:p w14:paraId="3DEDE644" w14:textId="27985D31" w:rsidR="00F32D02" w:rsidRDefault="00F32D02" w:rsidP="00F32D02">
            <w:r>
              <w:rPr>
                <w:rFonts w:ascii="Tahoma" w:hAnsi="Tahoma" w:cs="Tahoma"/>
                <w:color w:val="404040"/>
                <w:sz w:val="22"/>
                <w:szCs w:val="22"/>
              </w:rPr>
              <w:t>请求参数错误。</w:t>
            </w:r>
          </w:p>
        </w:tc>
      </w:tr>
      <w:tr w:rsidR="00F32D02" w14:paraId="705C9C10" w14:textId="77777777" w:rsidTr="00A43EF8">
        <w:tc>
          <w:tcPr>
            <w:tcW w:w="3936" w:type="dxa"/>
            <w:vAlign w:val="center"/>
          </w:tcPr>
          <w:p w14:paraId="399129CF" w14:textId="555A5814" w:rsidR="00F32D02" w:rsidRDefault="00F32D02" w:rsidP="00F32D02">
            <w:r>
              <w:rPr>
                <w:rFonts w:ascii="Tahoma" w:hAnsi="Tahoma" w:cs="Tahoma"/>
                <w:color w:val="404040"/>
                <w:sz w:val="22"/>
                <w:szCs w:val="22"/>
              </w:rPr>
              <w:t>MT_SYSTEM_CONFIG_ERROR</w:t>
            </w:r>
          </w:p>
        </w:tc>
        <w:tc>
          <w:tcPr>
            <w:tcW w:w="4586" w:type="dxa"/>
            <w:vAlign w:val="center"/>
          </w:tcPr>
          <w:p w14:paraId="10FDB6DB" w14:textId="05F1E5F0" w:rsidR="00F32D02" w:rsidRDefault="00F32D02" w:rsidP="00F32D02">
            <w:r>
              <w:rPr>
                <w:rFonts w:ascii="Tahoma" w:hAnsi="Tahoma" w:cs="Tahoma"/>
                <w:color w:val="404040"/>
                <w:sz w:val="22"/>
                <w:szCs w:val="22"/>
              </w:rPr>
              <w:t>系统配置错误，交易失败</w:t>
            </w:r>
          </w:p>
        </w:tc>
      </w:tr>
      <w:tr w:rsidR="00F32D02" w14:paraId="01102FCB" w14:textId="77777777" w:rsidTr="00A43EF8">
        <w:tc>
          <w:tcPr>
            <w:tcW w:w="3936" w:type="dxa"/>
            <w:vAlign w:val="center"/>
          </w:tcPr>
          <w:p w14:paraId="2BDC0DF8" w14:textId="2C0EE688" w:rsidR="00F32D02" w:rsidRDefault="00F32D02" w:rsidP="00F32D02">
            <w:r>
              <w:rPr>
                <w:rFonts w:ascii="Tahoma" w:hAnsi="Tahoma" w:cs="Tahoma"/>
                <w:color w:val="404040"/>
                <w:sz w:val="22"/>
                <w:szCs w:val="22"/>
              </w:rPr>
              <w:t>MT_ORDER_TYPE_NO_SUPPORT_CLOSE_ERROR</w:t>
            </w:r>
          </w:p>
        </w:tc>
        <w:tc>
          <w:tcPr>
            <w:tcW w:w="4586" w:type="dxa"/>
            <w:vAlign w:val="center"/>
          </w:tcPr>
          <w:p w14:paraId="3410BC2F" w14:textId="52AEA7AD" w:rsidR="00F32D02" w:rsidRDefault="00F32D02" w:rsidP="00F32D02">
            <w:r>
              <w:rPr>
                <w:rFonts w:ascii="Tahoma" w:hAnsi="Tahoma" w:cs="Tahoma"/>
                <w:color w:val="404040"/>
                <w:sz w:val="22"/>
                <w:szCs w:val="22"/>
              </w:rPr>
              <w:t>支付单类型为反扫，不支持关单</w:t>
            </w:r>
          </w:p>
        </w:tc>
      </w:tr>
      <w:tr w:rsidR="00F32D02" w14:paraId="191A5898" w14:textId="77777777" w:rsidTr="00A43EF8">
        <w:tc>
          <w:tcPr>
            <w:tcW w:w="3936" w:type="dxa"/>
            <w:vAlign w:val="center"/>
          </w:tcPr>
          <w:p w14:paraId="6506349E" w14:textId="11638180" w:rsidR="00F32D02" w:rsidRDefault="00F32D02" w:rsidP="00F32D02">
            <w:r>
              <w:rPr>
                <w:rFonts w:ascii="Tahoma" w:hAnsi="Tahoma" w:cs="Tahoma"/>
                <w:color w:val="404040"/>
                <w:sz w:val="22"/>
                <w:szCs w:val="22"/>
              </w:rPr>
              <w:t>MT_TRADE_INFO_IS_TAMPER</w:t>
            </w:r>
          </w:p>
        </w:tc>
        <w:tc>
          <w:tcPr>
            <w:tcW w:w="4586" w:type="dxa"/>
            <w:vAlign w:val="center"/>
          </w:tcPr>
          <w:p w14:paraId="3A1D823E" w14:textId="316BC353" w:rsidR="00F32D02" w:rsidRDefault="00F32D02" w:rsidP="00F32D02">
            <w:r>
              <w:rPr>
                <w:rFonts w:ascii="Tahoma" w:hAnsi="Tahoma" w:cs="Tahoma"/>
                <w:color w:val="404040"/>
                <w:sz w:val="22"/>
                <w:szCs w:val="22"/>
              </w:rPr>
              <w:t>交易信息被篡改</w:t>
            </w:r>
          </w:p>
        </w:tc>
      </w:tr>
      <w:tr w:rsidR="00F32D02" w14:paraId="121C9BCF" w14:textId="77777777" w:rsidTr="00A43EF8">
        <w:tc>
          <w:tcPr>
            <w:tcW w:w="3936" w:type="dxa"/>
            <w:vAlign w:val="center"/>
          </w:tcPr>
          <w:p w14:paraId="22C5916B" w14:textId="0E3106FF" w:rsidR="00F32D02" w:rsidRDefault="00F32D02" w:rsidP="00F32D02">
            <w:r>
              <w:rPr>
                <w:rFonts w:ascii="Tahoma" w:hAnsi="Tahoma" w:cs="Tahoma"/>
                <w:color w:val="404040"/>
                <w:sz w:val="22"/>
                <w:szCs w:val="22"/>
              </w:rPr>
              <w:t>MT_DISCORDANT_REPEAT_REQUEST</w:t>
            </w:r>
          </w:p>
        </w:tc>
        <w:tc>
          <w:tcPr>
            <w:tcW w:w="4586" w:type="dxa"/>
            <w:vAlign w:val="center"/>
          </w:tcPr>
          <w:p w14:paraId="10687351" w14:textId="6AFC0137" w:rsidR="00F32D02" w:rsidRDefault="00F32D02" w:rsidP="00F32D02">
            <w:r>
              <w:rPr>
                <w:rFonts w:ascii="Tahoma" w:hAnsi="Tahoma" w:cs="Tahoma"/>
                <w:color w:val="404040"/>
                <w:sz w:val="22"/>
                <w:szCs w:val="22"/>
              </w:rPr>
              <w:t>重复请求参数不一致</w:t>
            </w:r>
          </w:p>
        </w:tc>
      </w:tr>
      <w:tr w:rsidR="00F32D02" w14:paraId="29250383" w14:textId="77777777" w:rsidTr="00A43EF8">
        <w:tc>
          <w:tcPr>
            <w:tcW w:w="3936" w:type="dxa"/>
            <w:vAlign w:val="center"/>
          </w:tcPr>
          <w:p w14:paraId="6E91FC35" w14:textId="59D3723E" w:rsidR="00F32D02" w:rsidRDefault="00F32D02" w:rsidP="00F32D02">
            <w:r>
              <w:rPr>
                <w:rFonts w:ascii="Tahoma" w:hAnsi="Tahoma" w:cs="Tahoma"/>
                <w:color w:val="404040"/>
                <w:sz w:val="22"/>
                <w:szCs w:val="22"/>
              </w:rPr>
              <w:t>MT_FORBIDDEN_TRADE_TIME</w:t>
            </w:r>
          </w:p>
        </w:tc>
        <w:tc>
          <w:tcPr>
            <w:tcW w:w="4586" w:type="dxa"/>
            <w:vAlign w:val="center"/>
          </w:tcPr>
          <w:p w14:paraId="71857D4E" w14:textId="1FD29A34" w:rsidR="00F32D02" w:rsidRDefault="00F32D02" w:rsidP="00F32D02">
            <w:r>
              <w:rPr>
                <w:rFonts w:ascii="Tahoma" w:hAnsi="Tahoma" w:cs="Tahoma"/>
                <w:color w:val="404040"/>
                <w:sz w:val="22"/>
                <w:szCs w:val="22"/>
              </w:rPr>
              <w:t>当前时段禁止此交易</w:t>
            </w:r>
          </w:p>
        </w:tc>
      </w:tr>
      <w:tr w:rsidR="00F32D02" w14:paraId="493AD993" w14:textId="77777777" w:rsidTr="00A43EF8">
        <w:tc>
          <w:tcPr>
            <w:tcW w:w="3936" w:type="dxa"/>
            <w:vAlign w:val="center"/>
          </w:tcPr>
          <w:p w14:paraId="0C047AE8" w14:textId="6D728305" w:rsidR="00F32D02" w:rsidRDefault="00F32D02" w:rsidP="00F32D02">
            <w:r>
              <w:rPr>
                <w:rFonts w:ascii="Tahoma" w:hAnsi="Tahoma" w:cs="Tahoma"/>
                <w:color w:val="404040"/>
                <w:sz w:val="22"/>
                <w:szCs w:val="22"/>
              </w:rPr>
              <w:t>MT_PAY_ORDER_NOT_EXISTS</w:t>
            </w:r>
          </w:p>
        </w:tc>
        <w:tc>
          <w:tcPr>
            <w:tcW w:w="4586" w:type="dxa"/>
            <w:vAlign w:val="center"/>
          </w:tcPr>
          <w:p w14:paraId="22EBC03E" w14:textId="5D19579E" w:rsidR="00F32D02" w:rsidRDefault="00F32D02" w:rsidP="00F32D02">
            <w:r>
              <w:rPr>
                <w:rFonts w:ascii="Tahoma" w:hAnsi="Tahoma" w:cs="Tahoma"/>
                <w:color w:val="404040"/>
                <w:sz w:val="22"/>
                <w:szCs w:val="22"/>
              </w:rPr>
              <w:t>支付单不存在，请确认支付单号重新发起调用。</w:t>
            </w:r>
          </w:p>
        </w:tc>
      </w:tr>
      <w:tr w:rsidR="00F32D02" w14:paraId="00763C4C" w14:textId="77777777" w:rsidTr="00A43EF8">
        <w:tc>
          <w:tcPr>
            <w:tcW w:w="3936" w:type="dxa"/>
            <w:vAlign w:val="center"/>
          </w:tcPr>
          <w:p w14:paraId="71B9A814" w14:textId="30432B88" w:rsidR="00F32D02" w:rsidRDefault="00F32D02" w:rsidP="00F32D02">
            <w:r>
              <w:rPr>
                <w:rFonts w:ascii="Tahoma" w:hAnsi="Tahoma" w:cs="Tahoma"/>
                <w:color w:val="404040"/>
                <w:sz w:val="22"/>
                <w:szCs w:val="22"/>
              </w:rPr>
              <w:t>MT_ISV_AR_INVALID</w:t>
            </w:r>
          </w:p>
        </w:tc>
        <w:tc>
          <w:tcPr>
            <w:tcW w:w="4586" w:type="dxa"/>
            <w:vAlign w:val="center"/>
          </w:tcPr>
          <w:p w14:paraId="7A71F2A2" w14:textId="1BE9BFCC" w:rsidR="00F32D02" w:rsidRDefault="00F32D02" w:rsidP="00F32D02">
            <w:r>
              <w:rPr>
                <w:rFonts w:ascii="Tahoma" w:hAnsi="Tahoma" w:cs="Tahoma"/>
                <w:color w:val="404040"/>
                <w:sz w:val="22"/>
                <w:szCs w:val="22"/>
              </w:rPr>
              <w:t>ISV</w:t>
            </w:r>
            <w:r>
              <w:rPr>
                <w:rFonts w:ascii="Tahoma" w:hAnsi="Tahoma" w:cs="Tahoma"/>
                <w:color w:val="404040"/>
                <w:sz w:val="22"/>
                <w:szCs w:val="22"/>
              </w:rPr>
              <w:t>合约状态非法</w:t>
            </w:r>
          </w:p>
        </w:tc>
      </w:tr>
      <w:tr w:rsidR="00F32D02" w14:paraId="225694A5" w14:textId="77777777" w:rsidTr="00A43EF8">
        <w:tc>
          <w:tcPr>
            <w:tcW w:w="3936" w:type="dxa"/>
            <w:vAlign w:val="center"/>
          </w:tcPr>
          <w:p w14:paraId="52F3E46F" w14:textId="716FC235" w:rsidR="00F32D02" w:rsidRDefault="00F32D02" w:rsidP="00F32D02">
            <w:r>
              <w:rPr>
                <w:rFonts w:ascii="Tahoma" w:hAnsi="Tahoma" w:cs="Tahoma"/>
                <w:color w:val="404040"/>
                <w:sz w:val="22"/>
                <w:szCs w:val="22"/>
              </w:rPr>
              <w:t>MT_ORDER_INFO_CONTAINED_FORBIDDEN_WORDS</w:t>
            </w:r>
          </w:p>
        </w:tc>
        <w:tc>
          <w:tcPr>
            <w:tcW w:w="4586" w:type="dxa"/>
            <w:vAlign w:val="center"/>
          </w:tcPr>
          <w:p w14:paraId="718F5256" w14:textId="677A67EF" w:rsidR="00F32D02" w:rsidRDefault="00F32D02" w:rsidP="00F32D02">
            <w:r>
              <w:rPr>
                <w:rFonts w:ascii="Tahoma" w:hAnsi="Tahoma" w:cs="Tahoma"/>
                <w:color w:val="404040"/>
                <w:sz w:val="22"/>
                <w:szCs w:val="22"/>
              </w:rPr>
              <w:t>订单信息中包含违禁词</w:t>
            </w:r>
          </w:p>
        </w:tc>
      </w:tr>
      <w:tr w:rsidR="00F32D02" w14:paraId="42A9FBDC" w14:textId="77777777" w:rsidTr="00A43EF8">
        <w:tc>
          <w:tcPr>
            <w:tcW w:w="3936" w:type="dxa"/>
            <w:vAlign w:val="center"/>
          </w:tcPr>
          <w:p w14:paraId="6E914AE4" w14:textId="5DF21F41" w:rsidR="00F32D02" w:rsidRDefault="00F32D02" w:rsidP="00F32D02">
            <w:r>
              <w:rPr>
                <w:rFonts w:ascii="Tahoma" w:hAnsi="Tahoma" w:cs="Tahoma"/>
                <w:color w:val="404040"/>
                <w:sz w:val="22"/>
                <w:szCs w:val="22"/>
              </w:rPr>
              <w:t>MT_PAY_REQUEST_IN_PROCESS</w:t>
            </w:r>
          </w:p>
        </w:tc>
        <w:tc>
          <w:tcPr>
            <w:tcW w:w="4586" w:type="dxa"/>
            <w:vAlign w:val="center"/>
          </w:tcPr>
          <w:p w14:paraId="56F2FB92" w14:textId="2CA5DBE1" w:rsidR="00F32D02" w:rsidRDefault="00F32D02" w:rsidP="00F32D02">
            <w:r>
              <w:rPr>
                <w:rFonts w:ascii="Tahoma" w:hAnsi="Tahoma" w:cs="Tahoma"/>
                <w:color w:val="404040"/>
                <w:sz w:val="22"/>
                <w:szCs w:val="22"/>
              </w:rPr>
              <w:t>支付单处理中，请稍后使用原参数再次发起调用</w:t>
            </w:r>
            <w:r>
              <w:rPr>
                <w:rFonts w:ascii="Tahoma" w:hAnsi="Tahoma" w:cs="Tahoma"/>
                <w:color w:val="404040"/>
                <w:sz w:val="22"/>
                <w:szCs w:val="22"/>
              </w:rPr>
              <w:t>,</w:t>
            </w:r>
            <w:r>
              <w:rPr>
                <w:rFonts w:ascii="Tahoma" w:hAnsi="Tahoma" w:cs="Tahoma"/>
                <w:color w:val="404040"/>
                <w:sz w:val="22"/>
                <w:szCs w:val="22"/>
              </w:rPr>
              <w:t>或查询交易订单状态</w:t>
            </w:r>
          </w:p>
        </w:tc>
      </w:tr>
      <w:tr w:rsidR="00F32D02" w14:paraId="4A34C5A9" w14:textId="77777777" w:rsidTr="00A43EF8">
        <w:tc>
          <w:tcPr>
            <w:tcW w:w="3936" w:type="dxa"/>
            <w:vAlign w:val="center"/>
          </w:tcPr>
          <w:p w14:paraId="0E300F60" w14:textId="71F1035A" w:rsidR="00F32D02" w:rsidRDefault="00F32D02" w:rsidP="00F32D02">
            <w:r>
              <w:rPr>
                <w:rFonts w:ascii="Tahoma" w:hAnsi="Tahoma" w:cs="Tahoma"/>
                <w:color w:val="404040"/>
                <w:sz w:val="22"/>
                <w:szCs w:val="22"/>
              </w:rPr>
              <w:t>MT_MERCH_AR_INVALID</w:t>
            </w:r>
          </w:p>
        </w:tc>
        <w:tc>
          <w:tcPr>
            <w:tcW w:w="4586" w:type="dxa"/>
            <w:vAlign w:val="center"/>
          </w:tcPr>
          <w:p w14:paraId="64CA914B" w14:textId="461A91E0" w:rsidR="00F32D02" w:rsidRDefault="00F32D02" w:rsidP="00F32D02">
            <w:r>
              <w:rPr>
                <w:rFonts w:ascii="Tahoma" w:hAnsi="Tahoma" w:cs="Tahoma"/>
                <w:color w:val="404040"/>
                <w:sz w:val="22"/>
                <w:szCs w:val="22"/>
              </w:rPr>
              <w:t>商户合约状态非法</w:t>
            </w:r>
          </w:p>
        </w:tc>
      </w:tr>
      <w:tr w:rsidR="00F32D02" w14:paraId="6DCAD449" w14:textId="77777777" w:rsidTr="00A43EF8">
        <w:tc>
          <w:tcPr>
            <w:tcW w:w="3936" w:type="dxa"/>
            <w:vAlign w:val="center"/>
          </w:tcPr>
          <w:p w14:paraId="658FAEF2" w14:textId="045B13B9" w:rsidR="00F32D02" w:rsidRDefault="00F32D02" w:rsidP="00F32D02">
            <w:r>
              <w:rPr>
                <w:rFonts w:ascii="Tahoma" w:hAnsi="Tahoma" w:cs="Tahoma"/>
                <w:color w:val="404040"/>
                <w:sz w:val="22"/>
                <w:szCs w:val="22"/>
              </w:rPr>
              <w:t>MT_ISV_ROLE_INVALID</w:t>
            </w:r>
          </w:p>
        </w:tc>
        <w:tc>
          <w:tcPr>
            <w:tcW w:w="4586" w:type="dxa"/>
            <w:vAlign w:val="center"/>
          </w:tcPr>
          <w:p w14:paraId="54376FDA" w14:textId="35104F6A" w:rsidR="00F32D02" w:rsidRDefault="00F32D02" w:rsidP="00F32D02">
            <w:r>
              <w:rPr>
                <w:rFonts w:ascii="Tahoma" w:hAnsi="Tahoma" w:cs="Tahoma"/>
                <w:color w:val="404040"/>
                <w:sz w:val="22"/>
                <w:szCs w:val="22"/>
              </w:rPr>
              <w:t>ISV</w:t>
            </w:r>
            <w:r>
              <w:rPr>
                <w:rFonts w:ascii="Tahoma" w:hAnsi="Tahoma" w:cs="Tahoma"/>
                <w:color w:val="404040"/>
                <w:sz w:val="22"/>
                <w:szCs w:val="22"/>
              </w:rPr>
              <w:t>角色状态非法</w:t>
            </w:r>
          </w:p>
        </w:tc>
      </w:tr>
      <w:tr w:rsidR="00F32D02" w14:paraId="4A6DD1A3" w14:textId="77777777" w:rsidTr="00A43EF8">
        <w:tc>
          <w:tcPr>
            <w:tcW w:w="3936" w:type="dxa"/>
            <w:vAlign w:val="center"/>
          </w:tcPr>
          <w:p w14:paraId="193EE969" w14:textId="4DC3599E" w:rsidR="00F32D02" w:rsidRDefault="00F32D02" w:rsidP="00F32D02">
            <w:r>
              <w:rPr>
                <w:rFonts w:ascii="Tahoma" w:hAnsi="Tahoma" w:cs="Tahoma"/>
                <w:color w:val="404040"/>
                <w:sz w:val="22"/>
                <w:szCs w:val="22"/>
              </w:rPr>
              <w:t>MT_SYSTEMERROR</w:t>
            </w:r>
          </w:p>
        </w:tc>
        <w:tc>
          <w:tcPr>
            <w:tcW w:w="4586" w:type="dxa"/>
            <w:vAlign w:val="center"/>
          </w:tcPr>
          <w:p w14:paraId="1D8D2269" w14:textId="5A51E082" w:rsidR="00F32D02" w:rsidRDefault="00F32D02" w:rsidP="00F32D02">
            <w:r>
              <w:rPr>
                <w:rFonts w:ascii="Tahoma" w:hAnsi="Tahoma" w:cs="Tahoma"/>
                <w:color w:val="404040"/>
                <w:sz w:val="22"/>
                <w:szCs w:val="22"/>
              </w:rPr>
              <w:t>系统未知异常，请使用原参数再次发起调用</w:t>
            </w:r>
          </w:p>
        </w:tc>
      </w:tr>
      <w:tr w:rsidR="00F32D02" w14:paraId="12C8E968" w14:textId="77777777" w:rsidTr="00A43EF8">
        <w:tc>
          <w:tcPr>
            <w:tcW w:w="3936" w:type="dxa"/>
            <w:vAlign w:val="center"/>
          </w:tcPr>
          <w:p w14:paraId="72103C98" w14:textId="121EBA77" w:rsidR="00F32D02" w:rsidRDefault="00F32D02" w:rsidP="00F32D02">
            <w:r>
              <w:rPr>
                <w:rFonts w:ascii="Tahoma" w:hAnsi="Tahoma" w:cs="Tahoma"/>
                <w:color w:val="404040"/>
                <w:sz w:val="22"/>
                <w:szCs w:val="22"/>
              </w:rPr>
              <w:t>MT_MERCH_ID_NOT_EXIST</w:t>
            </w:r>
          </w:p>
        </w:tc>
        <w:tc>
          <w:tcPr>
            <w:tcW w:w="4586" w:type="dxa"/>
            <w:vAlign w:val="center"/>
          </w:tcPr>
          <w:p w14:paraId="73F18003" w14:textId="3FE41589" w:rsidR="00F32D02" w:rsidRDefault="00F32D02" w:rsidP="00F32D02">
            <w:r>
              <w:rPr>
                <w:rFonts w:ascii="Tahoma" w:hAnsi="Tahoma" w:cs="Tahoma"/>
                <w:color w:val="404040"/>
                <w:sz w:val="22"/>
                <w:szCs w:val="22"/>
              </w:rPr>
              <w:t>商户号不存在或不属于此</w:t>
            </w:r>
            <w:r>
              <w:rPr>
                <w:rFonts w:ascii="Tahoma" w:hAnsi="Tahoma" w:cs="Tahoma"/>
                <w:color w:val="404040"/>
                <w:sz w:val="22"/>
                <w:szCs w:val="22"/>
              </w:rPr>
              <w:t>ISV</w:t>
            </w:r>
          </w:p>
        </w:tc>
      </w:tr>
      <w:tr w:rsidR="00F32D02" w14:paraId="77EAA330" w14:textId="77777777" w:rsidTr="00A43EF8">
        <w:tc>
          <w:tcPr>
            <w:tcW w:w="3936" w:type="dxa"/>
            <w:vAlign w:val="center"/>
          </w:tcPr>
          <w:p w14:paraId="40AEE710" w14:textId="2C1B0C5A" w:rsidR="00F32D02" w:rsidRDefault="00F32D02" w:rsidP="00F32D02">
            <w:r>
              <w:rPr>
                <w:rFonts w:ascii="Tahoma" w:hAnsi="Tahoma" w:cs="Tahoma"/>
                <w:color w:val="404040"/>
                <w:sz w:val="22"/>
                <w:szCs w:val="22"/>
              </w:rPr>
              <w:t>MT_MERCH_ROLE_INVALID</w:t>
            </w:r>
          </w:p>
        </w:tc>
        <w:tc>
          <w:tcPr>
            <w:tcW w:w="4586" w:type="dxa"/>
            <w:vAlign w:val="center"/>
          </w:tcPr>
          <w:p w14:paraId="10E33811" w14:textId="24B59B89" w:rsidR="00F32D02" w:rsidRDefault="00F32D02" w:rsidP="00F32D02">
            <w:r>
              <w:rPr>
                <w:rFonts w:ascii="Tahoma" w:hAnsi="Tahoma" w:cs="Tahoma"/>
                <w:color w:val="404040"/>
                <w:sz w:val="22"/>
                <w:szCs w:val="22"/>
              </w:rPr>
              <w:t>商户角色状态非法</w:t>
            </w:r>
          </w:p>
        </w:tc>
      </w:tr>
      <w:tr w:rsidR="00F32D02" w14:paraId="42C9E92A" w14:textId="77777777" w:rsidTr="00A43EF8">
        <w:tc>
          <w:tcPr>
            <w:tcW w:w="3936" w:type="dxa"/>
            <w:vAlign w:val="center"/>
          </w:tcPr>
          <w:p w14:paraId="7F835F6C" w14:textId="661C8B24" w:rsidR="00F32D02" w:rsidRDefault="00F32D02" w:rsidP="00F32D02">
            <w:r>
              <w:rPr>
                <w:rFonts w:ascii="Tahoma" w:hAnsi="Tahoma" w:cs="Tahoma"/>
                <w:color w:val="404040"/>
                <w:sz w:val="22"/>
                <w:szCs w:val="22"/>
              </w:rPr>
              <w:t>MT_ACCESS_LIMITED</w:t>
            </w:r>
          </w:p>
        </w:tc>
        <w:tc>
          <w:tcPr>
            <w:tcW w:w="4586" w:type="dxa"/>
            <w:vAlign w:val="center"/>
          </w:tcPr>
          <w:p w14:paraId="6DF09D28" w14:textId="7012E301" w:rsidR="00F32D02" w:rsidRDefault="00F32D02" w:rsidP="00F32D02">
            <w:r>
              <w:rPr>
                <w:rFonts w:ascii="Tahoma" w:hAnsi="Tahoma" w:cs="Tahoma"/>
                <w:color w:val="404040"/>
                <w:sz w:val="22"/>
                <w:szCs w:val="22"/>
              </w:rPr>
              <w:t>请求被限流或被限制访问</w:t>
            </w:r>
          </w:p>
        </w:tc>
      </w:tr>
      <w:tr w:rsidR="00F32D02" w14:paraId="56C4D96F" w14:textId="77777777" w:rsidTr="00A43EF8">
        <w:tc>
          <w:tcPr>
            <w:tcW w:w="3936" w:type="dxa"/>
            <w:vAlign w:val="center"/>
          </w:tcPr>
          <w:p w14:paraId="5702BDCF" w14:textId="1F9B9207" w:rsidR="00F32D02" w:rsidRDefault="00F32D02" w:rsidP="00F32D02">
            <w:r>
              <w:rPr>
                <w:rFonts w:ascii="Tahoma" w:hAnsi="Tahoma" w:cs="Tahoma"/>
                <w:color w:val="404040"/>
                <w:sz w:val="22"/>
                <w:szCs w:val="22"/>
              </w:rPr>
              <w:t>MT_PAY_ORDER_CLOSED</w:t>
            </w:r>
          </w:p>
        </w:tc>
        <w:tc>
          <w:tcPr>
            <w:tcW w:w="4586" w:type="dxa"/>
            <w:vAlign w:val="center"/>
          </w:tcPr>
          <w:p w14:paraId="1F3887F7" w14:textId="2E3DE957" w:rsidR="00F32D02" w:rsidRDefault="00F32D02" w:rsidP="00F32D02">
            <w:r>
              <w:rPr>
                <w:rFonts w:ascii="Tahoma" w:hAnsi="Tahoma" w:cs="Tahoma"/>
                <w:color w:val="404040"/>
                <w:sz w:val="22"/>
                <w:szCs w:val="22"/>
              </w:rPr>
              <w:t>支付单已经被关闭</w:t>
            </w:r>
          </w:p>
        </w:tc>
      </w:tr>
      <w:tr w:rsidR="00F32D02" w14:paraId="4BD68D7E" w14:textId="77777777" w:rsidTr="00A43EF8">
        <w:tc>
          <w:tcPr>
            <w:tcW w:w="3936" w:type="dxa"/>
            <w:vAlign w:val="center"/>
          </w:tcPr>
          <w:p w14:paraId="58D654D5" w14:textId="182D7D6F" w:rsidR="00F32D02" w:rsidRDefault="00F32D02" w:rsidP="00F32D02">
            <w:r>
              <w:rPr>
                <w:rFonts w:ascii="Tahoma" w:hAnsi="Tahoma" w:cs="Tahoma"/>
                <w:color w:val="404040"/>
                <w:sz w:val="22"/>
                <w:szCs w:val="22"/>
              </w:rPr>
              <w:t>MT_PAY_ORDER_STATUS_ERROR</w:t>
            </w:r>
          </w:p>
        </w:tc>
        <w:tc>
          <w:tcPr>
            <w:tcW w:w="4586" w:type="dxa"/>
            <w:vAlign w:val="center"/>
          </w:tcPr>
          <w:p w14:paraId="31816398" w14:textId="64FDC75E" w:rsidR="00F32D02" w:rsidRDefault="00F32D02" w:rsidP="00F32D02">
            <w:r>
              <w:rPr>
                <w:rFonts w:ascii="Tahoma" w:hAnsi="Tahoma" w:cs="Tahoma"/>
                <w:color w:val="404040"/>
                <w:sz w:val="22"/>
                <w:szCs w:val="22"/>
              </w:rPr>
              <w:t>支付单当前状态不允许此交易</w:t>
            </w:r>
          </w:p>
        </w:tc>
      </w:tr>
      <w:tr w:rsidR="00F32D02" w14:paraId="2F7EBF4E" w14:textId="77777777" w:rsidTr="00A43EF8">
        <w:tc>
          <w:tcPr>
            <w:tcW w:w="3936" w:type="dxa"/>
            <w:vAlign w:val="center"/>
          </w:tcPr>
          <w:p w14:paraId="00FEFB5C" w14:textId="23F00A75" w:rsidR="00F32D02" w:rsidRDefault="00F32D02" w:rsidP="00F32D02">
            <w:r>
              <w:rPr>
                <w:rFonts w:ascii="Tahoma" w:hAnsi="Tahoma" w:cs="Tahoma"/>
                <w:color w:val="404040"/>
                <w:sz w:val="22"/>
                <w:szCs w:val="22"/>
              </w:rPr>
              <w:t>MT_NOT_AUTH</w:t>
            </w:r>
          </w:p>
        </w:tc>
        <w:tc>
          <w:tcPr>
            <w:tcW w:w="4586" w:type="dxa"/>
            <w:vAlign w:val="center"/>
          </w:tcPr>
          <w:p w14:paraId="50FDB111" w14:textId="76D651B0" w:rsidR="00F32D02" w:rsidRDefault="00F32D02" w:rsidP="00F32D02">
            <w:r>
              <w:rPr>
                <w:rFonts w:ascii="Tahoma" w:hAnsi="Tahoma" w:cs="Tahoma"/>
                <w:color w:val="404040"/>
                <w:sz w:val="22"/>
                <w:szCs w:val="22"/>
              </w:rPr>
              <w:t>当前商户或</w:t>
            </w:r>
            <w:r>
              <w:rPr>
                <w:rFonts w:ascii="Tahoma" w:hAnsi="Tahoma" w:cs="Tahoma"/>
                <w:color w:val="404040"/>
                <w:sz w:val="22"/>
                <w:szCs w:val="22"/>
              </w:rPr>
              <w:t>ISV</w:t>
            </w:r>
            <w:r>
              <w:rPr>
                <w:rFonts w:ascii="Tahoma" w:hAnsi="Tahoma" w:cs="Tahoma"/>
                <w:color w:val="404040"/>
                <w:sz w:val="22"/>
                <w:szCs w:val="22"/>
              </w:rPr>
              <w:t>没有权限进行此交易</w:t>
            </w:r>
          </w:p>
        </w:tc>
      </w:tr>
      <w:tr w:rsidR="00F32D02" w14:paraId="00C68535" w14:textId="77777777" w:rsidTr="00A43EF8">
        <w:tc>
          <w:tcPr>
            <w:tcW w:w="3936" w:type="dxa"/>
            <w:vAlign w:val="center"/>
          </w:tcPr>
          <w:p w14:paraId="2C7DE862" w14:textId="584AE686" w:rsidR="00F32D02" w:rsidRDefault="00F32D02" w:rsidP="00F32D02">
            <w:r>
              <w:rPr>
                <w:rFonts w:ascii="Tahoma" w:hAnsi="Tahoma" w:cs="Tahoma"/>
                <w:color w:val="404040"/>
                <w:sz w:val="22"/>
                <w:szCs w:val="22"/>
              </w:rPr>
              <w:t>MT_ISV_ORG_ID_NOT_EXIST</w:t>
            </w:r>
          </w:p>
        </w:tc>
        <w:tc>
          <w:tcPr>
            <w:tcW w:w="4586" w:type="dxa"/>
            <w:vAlign w:val="center"/>
          </w:tcPr>
          <w:p w14:paraId="7548B14B" w14:textId="4C7A934C" w:rsidR="00F32D02" w:rsidRDefault="00F32D02" w:rsidP="00F32D02">
            <w:r>
              <w:rPr>
                <w:rFonts w:ascii="Tahoma" w:hAnsi="Tahoma" w:cs="Tahoma"/>
                <w:color w:val="404040"/>
                <w:sz w:val="22"/>
                <w:szCs w:val="22"/>
              </w:rPr>
              <w:t>ISV</w:t>
            </w:r>
            <w:r>
              <w:rPr>
                <w:rFonts w:ascii="Tahoma" w:hAnsi="Tahoma" w:cs="Tahoma"/>
                <w:color w:val="404040"/>
                <w:sz w:val="22"/>
                <w:szCs w:val="22"/>
              </w:rPr>
              <w:t>机构号不存在</w:t>
            </w:r>
          </w:p>
        </w:tc>
      </w:tr>
      <w:tr w:rsidR="00F32D02" w14:paraId="7E694F01" w14:textId="77777777" w:rsidTr="00A43EF8">
        <w:tc>
          <w:tcPr>
            <w:tcW w:w="3936" w:type="dxa"/>
            <w:vAlign w:val="center"/>
          </w:tcPr>
          <w:p w14:paraId="5AF0F893" w14:textId="1571A4AD" w:rsidR="00F32D02" w:rsidRDefault="00F32D02" w:rsidP="00F32D02">
            <w:r>
              <w:rPr>
                <w:rFonts w:ascii="Tahoma" w:hAnsi="Tahoma" w:cs="Tahoma"/>
                <w:color w:val="404040"/>
                <w:sz w:val="22"/>
                <w:szCs w:val="22"/>
              </w:rPr>
              <w:t>MT_MERCH_STORE_ID_IS_INVALID</w:t>
            </w:r>
          </w:p>
        </w:tc>
        <w:tc>
          <w:tcPr>
            <w:tcW w:w="4586" w:type="dxa"/>
            <w:vAlign w:val="center"/>
          </w:tcPr>
          <w:p w14:paraId="697D13B1" w14:textId="43C74110" w:rsidR="00F32D02" w:rsidRDefault="00F32D02" w:rsidP="00F32D02">
            <w:r>
              <w:rPr>
                <w:rFonts w:ascii="Tahoma" w:hAnsi="Tahoma" w:cs="Tahoma"/>
                <w:color w:val="404040"/>
                <w:sz w:val="22"/>
                <w:szCs w:val="22"/>
              </w:rPr>
              <w:t>商户门店编号无效</w:t>
            </w:r>
          </w:p>
        </w:tc>
      </w:tr>
    </w:tbl>
    <w:p w14:paraId="6B36F384" w14:textId="77777777" w:rsidR="00F32D02" w:rsidRDefault="00F32D02" w:rsidP="00A43EF8"/>
    <w:p w14:paraId="71A5D4A8" w14:textId="126836E1" w:rsidR="00697841" w:rsidRDefault="00697841" w:rsidP="00697841">
      <w:pPr>
        <w:pStyle w:val="3"/>
      </w:pPr>
      <w:r>
        <w:rPr>
          <w:rFonts w:hint="eastAsia"/>
        </w:rPr>
        <w:lastRenderedPageBreak/>
        <w:t>对账</w:t>
      </w:r>
      <w:r>
        <w:t>文件下载</w:t>
      </w:r>
    </w:p>
    <w:p w14:paraId="01DC2FD0" w14:textId="77777777" w:rsidR="00697841" w:rsidRDefault="00697841" w:rsidP="00697841">
      <w:pPr>
        <w:spacing w:line="360" w:lineRule="auto"/>
        <w:ind w:firstLineChars="200" w:firstLine="480"/>
        <w:rPr>
          <w:sz w:val="24"/>
          <w:szCs w:val="24"/>
        </w:rPr>
      </w:pPr>
      <w:r w:rsidRPr="00EA6F6F">
        <w:rPr>
          <w:rFonts w:hint="eastAsia"/>
          <w:sz w:val="24"/>
          <w:szCs w:val="24"/>
        </w:rPr>
        <w:t>商户可以通过</w:t>
      </w:r>
      <w:r>
        <w:rPr>
          <w:rFonts w:hint="eastAsia"/>
          <w:sz w:val="24"/>
          <w:szCs w:val="24"/>
        </w:rPr>
        <w:t>S</w:t>
      </w:r>
      <w:r>
        <w:rPr>
          <w:sz w:val="24"/>
          <w:szCs w:val="24"/>
        </w:rPr>
        <w:t>FTP</w:t>
      </w:r>
      <w:r>
        <w:rPr>
          <w:rFonts w:hint="eastAsia"/>
          <w:sz w:val="24"/>
          <w:szCs w:val="24"/>
        </w:rPr>
        <w:t>下载历史交易清单。比如掉单、系统错误等导致商户侧网商</w:t>
      </w:r>
      <w:r>
        <w:rPr>
          <w:sz w:val="24"/>
          <w:szCs w:val="24"/>
        </w:rPr>
        <w:t>银行</w:t>
      </w:r>
      <w:r w:rsidRPr="00EA6F6F">
        <w:rPr>
          <w:rFonts w:hint="eastAsia"/>
          <w:sz w:val="24"/>
          <w:szCs w:val="24"/>
        </w:rPr>
        <w:t>侧数据不一致，通过对账单核对后可校正支付状态。</w:t>
      </w:r>
    </w:p>
    <w:p w14:paraId="7722FEEC" w14:textId="6013CFF7" w:rsidR="00697841" w:rsidRDefault="00697841" w:rsidP="00697841">
      <w:pPr>
        <w:spacing w:line="360" w:lineRule="auto"/>
        <w:ind w:firstLineChars="200" w:firstLine="480"/>
        <w:rPr>
          <w:sz w:val="24"/>
          <w:szCs w:val="24"/>
        </w:rPr>
      </w:pPr>
      <w:r>
        <w:rPr>
          <w:rFonts w:hint="eastAsia"/>
          <w:sz w:val="24"/>
          <w:szCs w:val="24"/>
        </w:rPr>
        <w:t>对账文件</w:t>
      </w:r>
      <w:r>
        <w:rPr>
          <w:sz w:val="24"/>
          <w:szCs w:val="24"/>
        </w:rPr>
        <w:t>按自然日提供，当天提供前一天的交易对账文件。</w:t>
      </w:r>
      <w:r>
        <w:rPr>
          <w:rFonts w:hint="eastAsia"/>
          <w:sz w:val="24"/>
          <w:szCs w:val="24"/>
        </w:rPr>
        <w:t>对账</w:t>
      </w:r>
      <w:r>
        <w:rPr>
          <w:sz w:val="24"/>
          <w:szCs w:val="24"/>
        </w:rPr>
        <w:t>单下载时间一般在</w:t>
      </w:r>
      <w:r>
        <w:rPr>
          <w:rFonts w:hint="eastAsia"/>
          <w:sz w:val="24"/>
          <w:szCs w:val="24"/>
        </w:rPr>
        <w:t>10</w:t>
      </w:r>
      <w:r>
        <w:rPr>
          <w:rFonts w:hint="eastAsia"/>
          <w:sz w:val="24"/>
          <w:szCs w:val="24"/>
        </w:rPr>
        <w:t>点钟</w:t>
      </w:r>
      <w:r>
        <w:rPr>
          <w:sz w:val="24"/>
          <w:szCs w:val="24"/>
        </w:rPr>
        <w:t>左右，具体的</w:t>
      </w:r>
      <w:r>
        <w:rPr>
          <w:rFonts w:hint="eastAsia"/>
          <w:sz w:val="24"/>
          <w:szCs w:val="24"/>
        </w:rPr>
        <w:t>SFTP</w:t>
      </w:r>
      <w:r>
        <w:rPr>
          <w:sz w:val="24"/>
          <w:szCs w:val="24"/>
        </w:rPr>
        <w:t>地址接入时网商银行会提供。对账单格式如下：</w:t>
      </w:r>
    </w:p>
    <w:p w14:paraId="108F568B" w14:textId="77777777" w:rsidR="00116F66" w:rsidRDefault="00116F66" w:rsidP="00697841">
      <w:pPr>
        <w:spacing w:line="360" w:lineRule="auto"/>
        <w:ind w:firstLineChars="200" w:firstLine="480"/>
        <w:rPr>
          <w:sz w:val="24"/>
          <w:szCs w:val="24"/>
        </w:rPr>
      </w:pPr>
      <w:r>
        <w:rPr>
          <w:sz w:val="24"/>
          <w:szCs w:val="24"/>
        </w:rPr>
        <w:object w:dxaOrig="1513" w:dyaOrig="1032" w14:anchorId="03F43679">
          <v:shape id="_x0000_i1029" type="#_x0000_t75" style="width:76pt;height:51pt" o:ole="">
            <v:imagedata r:id="rId44" o:title=""/>
          </v:shape>
          <o:OLEObject Type="Embed" ProgID="Package" ShapeID="_x0000_i1029" DrawAspect="Icon" ObjectID="_1564031046" r:id="rId45"/>
        </w:object>
      </w:r>
    </w:p>
    <w:p w14:paraId="149AA511" w14:textId="77777777" w:rsidR="00697841" w:rsidRDefault="00697841" w:rsidP="00697841">
      <w:pPr>
        <w:spacing w:line="360" w:lineRule="auto"/>
        <w:ind w:firstLineChars="200" w:firstLine="480"/>
        <w:jc w:val="left"/>
        <w:rPr>
          <w:sz w:val="24"/>
          <w:szCs w:val="24"/>
        </w:rPr>
      </w:pPr>
      <w:r>
        <w:rPr>
          <w:rFonts w:hint="eastAsia"/>
          <w:sz w:val="24"/>
          <w:szCs w:val="24"/>
        </w:rPr>
        <w:t>如果前一天没有交易</w:t>
      </w:r>
      <w:r>
        <w:rPr>
          <w:sz w:val="24"/>
          <w:szCs w:val="24"/>
        </w:rPr>
        <w:t>数据，</w:t>
      </w:r>
      <w:r>
        <w:rPr>
          <w:rFonts w:hint="eastAsia"/>
          <w:sz w:val="24"/>
          <w:szCs w:val="24"/>
        </w:rPr>
        <w:t>当天提供</w:t>
      </w:r>
      <w:r>
        <w:rPr>
          <w:sz w:val="24"/>
          <w:szCs w:val="24"/>
        </w:rPr>
        <w:t>空</w:t>
      </w:r>
      <w:r>
        <w:rPr>
          <w:rFonts w:hint="eastAsia"/>
          <w:sz w:val="24"/>
          <w:szCs w:val="24"/>
        </w:rPr>
        <w:t>文件</w:t>
      </w:r>
      <w:r>
        <w:rPr>
          <w:sz w:val="24"/>
          <w:szCs w:val="24"/>
        </w:rPr>
        <w:t>。</w:t>
      </w:r>
    </w:p>
    <w:p w14:paraId="0BBB3500" w14:textId="77777777" w:rsidR="00697841" w:rsidRDefault="00697841" w:rsidP="00697841">
      <w:pPr>
        <w:spacing w:line="360" w:lineRule="auto"/>
        <w:ind w:firstLineChars="200" w:firstLine="480"/>
        <w:jc w:val="left"/>
        <w:rPr>
          <w:sz w:val="24"/>
          <w:szCs w:val="24"/>
        </w:rPr>
      </w:pPr>
      <w:r>
        <w:rPr>
          <w:rFonts w:hint="eastAsia"/>
          <w:sz w:val="24"/>
          <w:szCs w:val="24"/>
        </w:rPr>
        <w:t>如果</w:t>
      </w:r>
      <w:r>
        <w:rPr>
          <w:sz w:val="24"/>
          <w:szCs w:val="24"/>
        </w:rPr>
        <w:t>网商系统未处理完交易，</w:t>
      </w:r>
      <w:r>
        <w:rPr>
          <w:rFonts w:hint="eastAsia"/>
          <w:sz w:val="24"/>
          <w:szCs w:val="24"/>
        </w:rPr>
        <w:t>S</w:t>
      </w:r>
      <w:r>
        <w:rPr>
          <w:sz w:val="24"/>
          <w:szCs w:val="24"/>
        </w:rPr>
        <w:t>FTP</w:t>
      </w:r>
      <w:r>
        <w:rPr>
          <w:rFonts w:hint="eastAsia"/>
          <w:sz w:val="24"/>
          <w:szCs w:val="24"/>
        </w:rPr>
        <w:t>会</w:t>
      </w:r>
      <w:r>
        <w:rPr>
          <w:sz w:val="24"/>
          <w:szCs w:val="24"/>
        </w:rPr>
        <w:t>报</w:t>
      </w:r>
      <w:r>
        <w:rPr>
          <w:rFonts w:hint="eastAsia"/>
          <w:sz w:val="24"/>
          <w:szCs w:val="24"/>
        </w:rPr>
        <w:t>对账</w:t>
      </w:r>
      <w:r>
        <w:rPr>
          <w:sz w:val="24"/>
          <w:szCs w:val="24"/>
        </w:rPr>
        <w:t>文件不存在</w:t>
      </w:r>
      <w:r>
        <w:rPr>
          <w:rFonts w:hint="eastAsia"/>
          <w:sz w:val="24"/>
          <w:szCs w:val="24"/>
        </w:rPr>
        <w:t>。</w:t>
      </w:r>
    </w:p>
    <w:p w14:paraId="27ED00D7" w14:textId="4F80F8CC" w:rsidR="00697841" w:rsidRDefault="00697841" w:rsidP="00697841">
      <w:pPr>
        <w:spacing w:line="360" w:lineRule="auto"/>
        <w:ind w:firstLineChars="200" w:firstLine="480"/>
        <w:jc w:val="left"/>
        <w:rPr>
          <w:sz w:val="24"/>
          <w:szCs w:val="24"/>
        </w:rPr>
      </w:pPr>
      <w:r>
        <w:rPr>
          <w:rFonts w:hint="eastAsia"/>
          <w:sz w:val="24"/>
          <w:szCs w:val="24"/>
        </w:rPr>
        <w:t>文件</w:t>
      </w:r>
      <w:r>
        <w:rPr>
          <w:sz w:val="24"/>
          <w:szCs w:val="24"/>
        </w:rPr>
        <w:t>下载地址</w:t>
      </w:r>
      <w:r>
        <w:rPr>
          <w:rFonts w:hint="eastAsia"/>
          <w:sz w:val="24"/>
          <w:szCs w:val="24"/>
        </w:rPr>
        <w:t>及</w:t>
      </w:r>
      <w:r>
        <w:rPr>
          <w:sz w:val="24"/>
          <w:szCs w:val="24"/>
        </w:rPr>
        <w:t>文件命名方式：</w:t>
      </w:r>
    </w:p>
    <w:p w14:paraId="4A4608A7" w14:textId="4B52D05E" w:rsidR="00697841" w:rsidRDefault="00697841" w:rsidP="00697841">
      <w:pPr>
        <w:rPr>
          <w:sz w:val="24"/>
          <w:szCs w:val="24"/>
        </w:rPr>
      </w:pPr>
      <w:r>
        <w:rPr>
          <w:sz w:val="24"/>
          <w:szCs w:val="24"/>
        </w:rPr>
        <w:t>Sftp</w:t>
      </w:r>
      <w:r>
        <w:rPr>
          <w:sz w:val="24"/>
          <w:szCs w:val="24"/>
        </w:rPr>
        <w:t>地址</w:t>
      </w:r>
      <w:r>
        <w:rPr>
          <w:rFonts w:hint="eastAsia"/>
          <w:sz w:val="24"/>
          <w:szCs w:val="24"/>
        </w:rPr>
        <w:t>：</w:t>
      </w:r>
      <w:r w:rsidR="006C6745" w:rsidRPr="006C6745">
        <w:rPr>
          <w:sz w:val="24"/>
          <w:szCs w:val="24"/>
        </w:rPr>
        <w:t>fcsftp.mybank.cn</w:t>
      </w:r>
      <w:r w:rsidRPr="00C33380">
        <w:rPr>
          <w:sz w:val="24"/>
          <w:szCs w:val="24"/>
        </w:rPr>
        <w:t>/home/isvrecon/sftp_root/isv/</w:t>
      </w:r>
      <w:r>
        <w:rPr>
          <w:rFonts w:hint="eastAsia"/>
          <w:sz w:val="24"/>
          <w:szCs w:val="24"/>
        </w:rPr>
        <w:t>合作方</w:t>
      </w:r>
      <w:r>
        <w:rPr>
          <w:sz w:val="24"/>
          <w:szCs w:val="24"/>
        </w:rPr>
        <w:t>机构</w:t>
      </w:r>
      <w:r>
        <w:rPr>
          <w:rFonts w:hint="eastAsia"/>
          <w:sz w:val="24"/>
          <w:szCs w:val="24"/>
        </w:rPr>
        <w:t>ID</w:t>
      </w:r>
      <w:r w:rsidRPr="00C33380">
        <w:rPr>
          <w:sz w:val="24"/>
          <w:szCs w:val="24"/>
        </w:rPr>
        <w:t>/</w:t>
      </w:r>
      <w:r>
        <w:rPr>
          <w:sz w:val="24"/>
          <w:szCs w:val="24"/>
        </w:rPr>
        <w:t>YYYYMMDD</w:t>
      </w:r>
      <w:r w:rsidRPr="00C33380">
        <w:rPr>
          <w:sz w:val="24"/>
          <w:szCs w:val="24"/>
        </w:rPr>
        <w:t>/</w:t>
      </w:r>
      <w:r w:rsidRPr="004532DC">
        <w:rPr>
          <w:rFonts w:hint="eastAsia"/>
          <w:sz w:val="24"/>
          <w:szCs w:val="24"/>
        </w:rPr>
        <w:t>机构</w:t>
      </w:r>
      <w:r w:rsidRPr="004532DC">
        <w:rPr>
          <w:rFonts w:hint="eastAsia"/>
          <w:sz w:val="24"/>
          <w:szCs w:val="24"/>
        </w:rPr>
        <w:t>id_</w:t>
      </w:r>
      <w:r w:rsidRPr="004532DC">
        <w:rPr>
          <w:rFonts w:hint="eastAsia"/>
          <w:sz w:val="24"/>
          <w:szCs w:val="24"/>
        </w:rPr>
        <w:t>日期</w:t>
      </w:r>
      <w:r w:rsidRPr="004532DC">
        <w:rPr>
          <w:rFonts w:hint="eastAsia"/>
          <w:sz w:val="24"/>
          <w:szCs w:val="24"/>
        </w:rPr>
        <w:t>.txt</w:t>
      </w:r>
    </w:p>
    <w:p w14:paraId="431095DE" w14:textId="260FDED4" w:rsidR="006C6745" w:rsidRDefault="006C6745" w:rsidP="00697841">
      <w:pPr>
        <w:rPr>
          <w:sz w:val="24"/>
          <w:szCs w:val="24"/>
        </w:rPr>
      </w:pPr>
      <w:r>
        <w:rPr>
          <w:rFonts w:hint="eastAsia"/>
          <w:sz w:val="24"/>
          <w:szCs w:val="24"/>
        </w:rPr>
        <w:t>端口</w:t>
      </w:r>
      <w:r>
        <w:rPr>
          <w:sz w:val="24"/>
          <w:szCs w:val="24"/>
        </w:rPr>
        <w:t>：</w:t>
      </w:r>
      <w:r>
        <w:rPr>
          <w:rFonts w:hint="eastAsia"/>
          <w:sz w:val="24"/>
          <w:szCs w:val="24"/>
        </w:rPr>
        <w:t>8080</w:t>
      </w:r>
    </w:p>
    <w:p w14:paraId="74D881AF" w14:textId="77777777" w:rsidR="00A40EDE" w:rsidRDefault="00A40EDE" w:rsidP="00697841">
      <w:pPr>
        <w:rPr>
          <w:sz w:val="24"/>
          <w:szCs w:val="24"/>
        </w:rPr>
      </w:pPr>
    </w:p>
    <w:p w14:paraId="7BC6D29E" w14:textId="77777777" w:rsidR="00697841" w:rsidRDefault="00697841" w:rsidP="00697841">
      <w:pPr>
        <w:pStyle w:val="2"/>
      </w:pPr>
      <w:r>
        <w:rPr>
          <w:rFonts w:hint="eastAsia"/>
        </w:rPr>
        <w:t>银行</w:t>
      </w:r>
      <w:r>
        <w:t>账户服务部分</w:t>
      </w:r>
    </w:p>
    <w:p w14:paraId="158B0371" w14:textId="77777777" w:rsidR="00697841" w:rsidRDefault="00697841" w:rsidP="00697841">
      <w:pPr>
        <w:pStyle w:val="3"/>
        <w:rPr>
          <w:sz w:val="24"/>
        </w:rPr>
      </w:pPr>
      <w:r>
        <w:rPr>
          <w:rFonts w:hint="eastAsia"/>
        </w:rPr>
        <w:t>商户银行账户开通</w:t>
      </w:r>
      <w:r w:rsidRPr="00EA6F6F">
        <w:rPr>
          <w:sz w:val="24"/>
        </w:rPr>
        <w:t>&lt;ant.mybank.merchantprod.account.open&gt;</w:t>
      </w:r>
    </w:p>
    <w:p w14:paraId="110FCC43" w14:textId="77777777" w:rsidR="00697841" w:rsidRPr="00C476AD" w:rsidRDefault="00697841" w:rsidP="00697841">
      <w:pPr>
        <w:spacing w:line="360" w:lineRule="auto"/>
        <w:ind w:firstLineChars="200" w:firstLine="480"/>
        <w:rPr>
          <w:sz w:val="24"/>
          <w:szCs w:val="24"/>
        </w:rPr>
      </w:pPr>
      <w:r w:rsidRPr="00C476AD">
        <w:rPr>
          <w:rFonts w:hint="eastAsia"/>
          <w:sz w:val="24"/>
          <w:szCs w:val="24"/>
        </w:rPr>
        <w:t>合作方</w:t>
      </w:r>
      <w:r w:rsidRPr="00C476AD">
        <w:rPr>
          <w:sz w:val="24"/>
          <w:szCs w:val="24"/>
        </w:rPr>
        <w:t>通过本接口可以为</w:t>
      </w:r>
      <w:r w:rsidRPr="00C476AD">
        <w:rPr>
          <w:rFonts w:hint="eastAsia"/>
          <w:sz w:val="24"/>
          <w:szCs w:val="24"/>
        </w:rPr>
        <w:t>商户</w:t>
      </w:r>
      <w:r w:rsidRPr="00C476AD">
        <w:rPr>
          <w:sz w:val="24"/>
          <w:szCs w:val="24"/>
        </w:rPr>
        <w:t>开通银行账户</w:t>
      </w:r>
      <w:r w:rsidRPr="00C476AD">
        <w:rPr>
          <w:rFonts w:hint="eastAsia"/>
          <w:sz w:val="24"/>
          <w:szCs w:val="24"/>
        </w:rPr>
        <w:t>。本接口只</w:t>
      </w:r>
      <w:r w:rsidRPr="00C476AD">
        <w:rPr>
          <w:sz w:val="24"/>
          <w:szCs w:val="24"/>
        </w:rPr>
        <w:t>支持</w:t>
      </w:r>
      <w:r w:rsidRPr="00C476AD">
        <w:rPr>
          <w:rFonts w:hint="eastAsia"/>
          <w:sz w:val="24"/>
          <w:szCs w:val="24"/>
        </w:rPr>
        <w:t>开通</w:t>
      </w:r>
      <w:r w:rsidRPr="00C476AD">
        <w:rPr>
          <w:sz w:val="24"/>
          <w:szCs w:val="24"/>
        </w:rPr>
        <w:t>个人</w:t>
      </w:r>
      <w:r w:rsidRPr="00C476AD">
        <w:rPr>
          <w:rFonts w:hint="eastAsia"/>
          <w:sz w:val="24"/>
          <w:szCs w:val="24"/>
        </w:rPr>
        <w:t>银行</w:t>
      </w:r>
      <w:r w:rsidRPr="00C476AD">
        <w:rPr>
          <w:sz w:val="24"/>
          <w:szCs w:val="24"/>
        </w:rPr>
        <w:t>账户，不支持</w:t>
      </w:r>
      <w:r w:rsidRPr="00C476AD">
        <w:rPr>
          <w:rFonts w:hint="eastAsia"/>
          <w:sz w:val="24"/>
          <w:szCs w:val="24"/>
        </w:rPr>
        <w:t>开通</w:t>
      </w:r>
      <w:r w:rsidRPr="00C476AD">
        <w:rPr>
          <w:sz w:val="24"/>
          <w:szCs w:val="24"/>
        </w:rPr>
        <w:t>企业银行账户。</w:t>
      </w:r>
    </w:p>
    <w:p w14:paraId="261BE163" w14:textId="456ED618" w:rsidR="00697841" w:rsidRDefault="00697841" w:rsidP="00697841">
      <w:pPr>
        <w:spacing w:line="360" w:lineRule="auto"/>
        <w:ind w:firstLineChars="200" w:firstLine="480"/>
        <w:rPr>
          <w:rFonts w:ascii="宋体" w:hAnsi="宋体"/>
          <w:sz w:val="24"/>
          <w:szCs w:val="24"/>
        </w:rPr>
      </w:pPr>
      <w:r w:rsidRPr="00C476AD">
        <w:rPr>
          <w:rFonts w:hint="eastAsia"/>
          <w:sz w:val="24"/>
          <w:szCs w:val="24"/>
        </w:rPr>
        <w:t>同一个</w:t>
      </w:r>
      <w:r>
        <w:rPr>
          <w:rFonts w:hint="eastAsia"/>
          <w:sz w:val="24"/>
          <w:szCs w:val="24"/>
        </w:rPr>
        <w:t>合作方机构号（网商银行分配）</w:t>
      </w:r>
      <w:r w:rsidRPr="00C476AD">
        <w:rPr>
          <w:rFonts w:hint="eastAsia"/>
          <w:sz w:val="24"/>
          <w:szCs w:val="24"/>
        </w:rPr>
        <w:t>下</w:t>
      </w:r>
      <w:r w:rsidRPr="00C476AD">
        <w:rPr>
          <w:sz w:val="24"/>
          <w:szCs w:val="24"/>
        </w:rPr>
        <w:t>，</w:t>
      </w:r>
      <w:r w:rsidRPr="00C476AD">
        <w:rPr>
          <w:rFonts w:hint="eastAsia"/>
          <w:sz w:val="24"/>
          <w:szCs w:val="24"/>
        </w:rPr>
        <w:t>同一个外部商户号只能开立一个二类户。</w:t>
      </w:r>
      <w:r w:rsidRPr="00C476AD">
        <w:rPr>
          <w:rFonts w:ascii="宋体" w:hAnsi="宋体" w:hint="eastAsia"/>
          <w:sz w:val="24"/>
          <w:szCs w:val="24"/>
        </w:rPr>
        <w:t>同一个</w:t>
      </w:r>
      <w:r>
        <w:rPr>
          <w:rFonts w:ascii="宋体" w:hAnsi="宋体" w:hint="eastAsia"/>
          <w:sz w:val="24"/>
          <w:szCs w:val="24"/>
        </w:rPr>
        <w:t>合作方机构号（网商银行分配）</w:t>
      </w:r>
      <w:r w:rsidRPr="00C476AD">
        <w:rPr>
          <w:rFonts w:ascii="宋体" w:hAnsi="宋体"/>
          <w:sz w:val="24"/>
          <w:szCs w:val="24"/>
        </w:rPr>
        <w:t>下</w:t>
      </w:r>
      <w:r w:rsidRPr="00C476AD">
        <w:rPr>
          <w:rFonts w:ascii="宋体" w:hAnsi="宋体" w:hint="eastAsia"/>
          <w:sz w:val="24"/>
          <w:szCs w:val="24"/>
        </w:rPr>
        <w:t>、同一个证件号下开设的二类户最多不能超过</w:t>
      </w:r>
      <w:r w:rsidR="00B11B5E">
        <w:rPr>
          <w:rFonts w:ascii="宋体" w:hAnsi="宋体"/>
          <w:color w:val="FF0000"/>
          <w:sz w:val="24"/>
          <w:szCs w:val="24"/>
        </w:rPr>
        <w:t>4</w:t>
      </w:r>
      <w:r w:rsidRPr="00C476AD">
        <w:rPr>
          <w:rFonts w:ascii="宋体" w:hAnsi="宋体" w:hint="eastAsia"/>
          <w:sz w:val="24"/>
          <w:szCs w:val="24"/>
        </w:rPr>
        <w:t>个。</w:t>
      </w:r>
    </w:p>
    <w:p w14:paraId="2623385B" w14:textId="3FA2A775" w:rsidR="00B047B3" w:rsidRDefault="00B047B3" w:rsidP="00697841">
      <w:pPr>
        <w:spacing w:line="360" w:lineRule="auto"/>
        <w:ind w:firstLineChars="200" w:firstLine="480"/>
        <w:rPr>
          <w:rFonts w:ascii="宋体" w:hAnsi="宋体"/>
          <w:sz w:val="24"/>
          <w:szCs w:val="24"/>
        </w:rPr>
      </w:pPr>
      <w:r>
        <w:rPr>
          <w:rFonts w:ascii="宋体" w:hAnsi="宋体" w:hint="eastAsia"/>
          <w:sz w:val="24"/>
          <w:szCs w:val="24"/>
        </w:rPr>
        <w:t>注意</w:t>
      </w:r>
      <w:r>
        <w:rPr>
          <w:rFonts w:ascii="宋体" w:hAnsi="宋体"/>
          <w:sz w:val="24"/>
          <w:szCs w:val="24"/>
        </w:rPr>
        <w:t>：客户未满</w:t>
      </w:r>
      <w:r>
        <w:rPr>
          <w:rFonts w:ascii="宋体" w:hAnsi="宋体" w:hint="eastAsia"/>
          <w:sz w:val="24"/>
          <w:szCs w:val="24"/>
        </w:rPr>
        <w:t>16岁</w:t>
      </w:r>
      <w:r>
        <w:rPr>
          <w:rFonts w:ascii="宋体" w:hAnsi="宋体"/>
          <w:sz w:val="24"/>
          <w:szCs w:val="24"/>
        </w:rPr>
        <w:t>不能开户，未满</w:t>
      </w:r>
      <w:r>
        <w:rPr>
          <w:rFonts w:ascii="宋体" w:hAnsi="宋体" w:hint="eastAsia"/>
          <w:sz w:val="24"/>
          <w:szCs w:val="24"/>
        </w:rPr>
        <w:t>18岁</w:t>
      </w:r>
      <w:r>
        <w:rPr>
          <w:rFonts w:ascii="宋体" w:hAnsi="宋体"/>
          <w:sz w:val="24"/>
          <w:szCs w:val="24"/>
        </w:rPr>
        <w:t>不能进行</w:t>
      </w:r>
      <w:r>
        <w:rPr>
          <w:rFonts w:ascii="宋体" w:hAnsi="宋体" w:hint="eastAsia"/>
          <w:sz w:val="24"/>
          <w:szCs w:val="24"/>
        </w:rPr>
        <w:t>基金</w:t>
      </w:r>
      <w:r>
        <w:rPr>
          <w:rFonts w:ascii="宋体" w:hAnsi="宋体"/>
          <w:sz w:val="24"/>
          <w:szCs w:val="24"/>
        </w:rPr>
        <w:t>交易</w:t>
      </w:r>
      <w:r>
        <w:rPr>
          <w:rFonts w:ascii="宋体" w:hAnsi="宋体" w:hint="eastAsia"/>
          <w:sz w:val="24"/>
          <w:szCs w:val="24"/>
        </w:rPr>
        <w:t>。</w:t>
      </w:r>
      <w:r w:rsidR="008C652B">
        <w:rPr>
          <w:rFonts w:ascii="宋体" w:hAnsi="宋体" w:hint="eastAsia"/>
          <w:sz w:val="24"/>
          <w:szCs w:val="24"/>
        </w:rPr>
        <w:t>建议</w:t>
      </w:r>
      <w:r w:rsidR="008C652B">
        <w:rPr>
          <w:rFonts w:ascii="宋体" w:hAnsi="宋体"/>
          <w:sz w:val="24"/>
          <w:szCs w:val="24"/>
        </w:rPr>
        <w:t>商户</w:t>
      </w:r>
      <w:r w:rsidR="008C652B">
        <w:rPr>
          <w:rFonts w:ascii="宋体" w:hAnsi="宋体" w:hint="eastAsia"/>
          <w:sz w:val="24"/>
          <w:szCs w:val="24"/>
        </w:rPr>
        <w:t>进驻</w:t>
      </w:r>
      <w:r w:rsidR="008C652B">
        <w:rPr>
          <w:rFonts w:ascii="宋体" w:hAnsi="宋体"/>
          <w:sz w:val="24"/>
          <w:szCs w:val="24"/>
        </w:rPr>
        <w:t>时统一控制年龄为</w:t>
      </w:r>
      <w:r w:rsidR="008C652B">
        <w:rPr>
          <w:rFonts w:ascii="宋体" w:hAnsi="宋体" w:hint="eastAsia"/>
          <w:sz w:val="24"/>
          <w:szCs w:val="24"/>
        </w:rPr>
        <w:t>16岁</w:t>
      </w:r>
      <w:r w:rsidR="008C652B">
        <w:rPr>
          <w:rFonts w:ascii="宋体" w:hAnsi="宋体"/>
          <w:sz w:val="24"/>
          <w:szCs w:val="24"/>
        </w:rPr>
        <w:t>。</w:t>
      </w:r>
    </w:p>
    <w:p w14:paraId="16A24B8A" w14:textId="77777777" w:rsidR="00697841" w:rsidRPr="00B80435" w:rsidRDefault="00697841" w:rsidP="00697841">
      <w:pPr>
        <w:pStyle w:val="4"/>
        <w:numPr>
          <w:ilvl w:val="0"/>
          <w:numId w:val="0"/>
        </w:numPr>
        <w:ind w:left="864" w:hanging="864"/>
      </w:pPr>
      <w:r w:rsidRPr="00B80435">
        <w:rPr>
          <w:rFonts w:hint="eastAsia"/>
        </w:rPr>
        <w:lastRenderedPageBreak/>
        <w:t>请求报文</w:t>
      </w:r>
    </w:p>
    <w:tbl>
      <w:tblPr>
        <w:tblStyle w:val="a9"/>
        <w:tblW w:w="5000" w:type="pct"/>
        <w:tblLayout w:type="fixed"/>
        <w:tblLook w:val="04A0" w:firstRow="1" w:lastRow="0" w:firstColumn="1" w:lastColumn="0" w:noHBand="0" w:noVBand="1"/>
      </w:tblPr>
      <w:tblGrid>
        <w:gridCol w:w="417"/>
        <w:gridCol w:w="1386"/>
        <w:gridCol w:w="2020"/>
        <w:gridCol w:w="993"/>
        <w:gridCol w:w="567"/>
        <w:gridCol w:w="708"/>
        <w:gridCol w:w="2205"/>
      </w:tblGrid>
      <w:tr w:rsidR="00697841" w:rsidRPr="00CB1278" w14:paraId="09858E06" w14:textId="77777777" w:rsidTr="00C11757">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38A5ED" w14:textId="77777777" w:rsidR="00697841" w:rsidRPr="00BC504A" w:rsidRDefault="00697841" w:rsidP="00C11757">
            <w:pPr>
              <w:rPr>
                <w:rFonts w:asciiTheme="minorEastAsia" w:eastAsiaTheme="minorEastAsia" w:hAnsiTheme="minorEastAsia"/>
                <w:b/>
              </w:rPr>
            </w:pPr>
            <w:r>
              <w:rPr>
                <w:rFonts w:asciiTheme="minorEastAsia" w:eastAsiaTheme="minorEastAsia" w:hAnsiTheme="minorEastAsia" w:hint="eastAsia"/>
                <w:b/>
              </w:rPr>
              <w:t>序号</w:t>
            </w:r>
          </w:p>
        </w:tc>
        <w:tc>
          <w:tcPr>
            <w:tcW w:w="83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426929" w14:textId="77777777" w:rsidR="00697841" w:rsidRPr="00BC504A" w:rsidRDefault="00697841" w:rsidP="00C11757">
            <w:pPr>
              <w:rPr>
                <w:rFonts w:asciiTheme="minorEastAsia" w:eastAsiaTheme="minorEastAsia" w:hAnsiTheme="minorEastAsia"/>
                <w:b/>
              </w:rPr>
            </w:pPr>
            <w:r w:rsidRPr="00BC504A">
              <w:rPr>
                <w:rFonts w:asciiTheme="minorEastAsia" w:eastAsiaTheme="minorEastAsia" w:hAnsiTheme="minorEastAsia" w:hint="eastAsia"/>
                <w:b/>
              </w:rPr>
              <w:t>参数名</w:t>
            </w:r>
          </w:p>
        </w:tc>
        <w:tc>
          <w:tcPr>
            <w:tcW w:w="121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931AC"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9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835CFD"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3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933705"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B27DE2"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3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93EA05"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697841" w:rsidRPr="00CB1278" w14:paraId="45C3FABB" w14:textId="77777777" w:rsidTr="00C11757">
        <w:trPr>
          <w:trHeight w:val="287"/>
        </w:trPr>
        <w:tc>
          <w:tcPr>
            <w:tcW w:w="251" w:type="pct"/>
          </w:tcPr>
          <w:p w14:paraId="63A63C3E" w14:textId="77777777" w:rsidR="00697841" w:rsidRPr="00BC504A" w:rsidRDefault="00697841" w:rsidP="006A0DBC">
            <w:pPr>
              <w:pStyle w:val="a6"/>
              <w:numPr>
                <w:ilvl w:val="0"/>
                <w:numId w:val="55"/>
              </w:numPr>
              <w:ind w:firstLineChars="0"/>
              <w:rPr>
                <w:rFonts w:asciiTheme="minorEastAsia" w:eastAsiaTheme="minorEastAsia" w:hAnsiTheme="minorEastAsia"/>
                <w:sz w:val="18"/>
                <w:szCs w:val="18"/>
              </w:rPr>
            </w:pPr>
          </w:p>
        </w:tc>
        <w:tc>
          <w:tcPr>
            <w:tcW w:w="835" w:type="pct"/>
            <w:shd w:val="clear" w:color="auto" w:fill="auto"/>
          </w:tcPr>
          <w:p w14:paraId="7B61FBF9"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Is</w:t>
            </w:r>
            <w:r>
              <w:rPr>
                <w:rFonts w:asciiTheme="minorEastAsia" w:eastAsiaTheme="minorEastAsia" w:hAnsiTheme="minorEastAsia"/>
                <w:color w:val="000000"/>
                <w:sz w:val="18"/>
                <w:szCs w:val="18"/>
              </w:rPr>
              <w:t>v</w:t>
            </w:r>
            <w:r w:rsidRPr="00991833">
              <w:rPr>
                <w:rFonts w:asciiTheme="minorEastAsia" w:eastAsiaTheme="minorEastAsia" w:hAnsiTheme="minorEastAsia" w:hint="eastAsia"/>
                <w:color w:val="000000"/>
                <w:sz w:val="18"/>
                <w:szCs w:val="18"/>
              </w:rPr>
              <w:t>OrgId</w:t>
            </w:r>
          </w:p>
        </w:tc>
        <w:tc>
          <w:tcPr>
            <w:tcW w:w="1217" w:type="pct"/>
            <w:shd w:val="clear" w:color="auto" w:fill="auto"/>
          </w:tcPr>
          <w:p w14:paraId="790C7D69"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合作方机构号（网商银行分配）</w:t>
            </w:r>
          </w:p>
        </w:tc>
        <w:tc>
          <w:tcPr>
            <w:tcW w:w="598" w:type="pct"/>
            <w:shd w:val="clear" w:color="auto" w:fill="auto"/>
          </w:tcPr>
          <w:p w14:paraId="6F340C05"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3ABE04CB"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tcBorders>
              <w:top w:val="single" w:sz="4" w:space="0" w:color="auto"/>
              <w:left w:val="single" w:sz="4" w:space="0" w:color="auto"/>
              <w:bottom w:val="single" w:sz="4" w:space="0" w:color="auto"/>
              <w:right w:val="single" w:sz="4" w:space="0" w:color="auto"/>
            </w:tcBorders>
          </w:tcPr>
          <w:p w14:paraId="26CAA5A8"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329" w:type="pct"/>
            <w:tcBorders>
              <w:top w:val="single" w:sz="4" w:space="0" w:color="auto"/>
              <w:left w:val="single" w:sz="4" w:space="0" w:color="auto"/>
              <w:bottom w:val="single" w:sz="4" w:space="0" w:color="auto"/>
              <w:right w:val="single" w:sz="4" w:space="0" w:color="auto"/>
            </w:tcBorders>
          </w:tcPr>
          <w:p w14:paraId="4741E391" w14:textId="77777777" w:rsidR="00697841" w:rsidRPr="00D90C6F" w:rsidRDefault="00697841" w:rsidP="00C11757">
            <w:pPr>
              <w:rPr>
                <w:rFonts w:asciiTheme="minorHAnsi" w:eastAsiaTheme="minorEastAsia" w:hAnsiTheme="minorHAnsi"/>
                <w:sz w:val="18"/>
                <w:szCs w:val="18"/>
              </w:rPr>
            </w:pPr>
            <w:r w:rsidRPr="003542DC">
              <w:rPr>
                <w:rFonts w:asciiTheme="minorHAnsi" w:eastAsiaTheme="minorEastAsia" w:hAnsiTheme="minorHAnsi"/>
                <w:sz w:val="18"/>
                <w:szCs w:val="18"/>
              </w:rPr>
              <w:t>202210000000000001025</w:t>
            </w:r>
          </w:p>
        </w:tc>
      </w:tr>
      <w:tr w:rsidR="00697841" w:rsidRPr="00CB1278" w14:paraId="63A84FB9" w14:textId="77777777" w:rsidTr="00C11757">
        <w:trPr>
          <w:trHeight w:val="287"/>
        </w:trPr>
        <w:tc>
          <w:tcPr>
            <w:tcW w:w="251" w:type="pct"/>
          </w:tcPr>
          <w:p w14:paraId="0A76B599" w14:textId="77777777" w:rsidR="00697841" w:rsidRPr="00BC504A" w:rsidRDefault="00697841" w:rsidP="006A0DBC">
            <w:pPr>
              <w:pStyle w:val="a6"/>
              <w:numPr>
                <w:ilvl w:val="0"/>
                <w:numId w:val="55"/>
              </w:numPr>
              <w:ind w:firstLineChars="0"/>
              <w:rPr>
                <w:rFonts w:asciiTheme="minorEastAsia" w:eastAsiaTheme="minorEastAsia" w:hAnsiTheme="minorEastAsia"/>
                <w:sz w:val="18"/>
                <w:szCs w:val="18"/>
              </w:rPr>
            </w:pPr>
          </w:p>
        </w:tc>
        <w:tc>
          <w:tcPr>
            <w:tcW w:w="835" w:type="pct"/>
            <w:shd w:val="clear" w:color="auto" w:fill="auto"/>
          </w:tcPr>
          <w:p w14:paraId="07216402"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Out</w:t>
            </w:r>
            <w:r w:rsidRPr="00991833">
              <w:rPr>
                <w:rFonts w:asciiTheme="minorEastAsia" w:eastAsiaTheme="minorEastAsia" w:hAnsiTheme="minorEastAsia" w:hint="eastAsia"/>
                <w:color w:val="000000"/>
                <w:sz w:val="18"/>
                <w:szCs w:val="18"/>
              </w:rPr>
              <w:t>MerchantId</w:t>
            </w:r>
          </w:p>
        </w:tc>
        <w:tc>
          <w:tcPr>
            <w:tcW w:w="1217" w:type="pct"/>
            <w:shd w:val="clear" w:color="auto" w:fill="auto"/>
          </w:tcPr>
          <w:p w14:paraId="270667C3"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合作方</w:t>
            </w:r>
            <w:r w:rsidRPr="00991833">
              <w:rPr>
                <w:rFonts w:asciiTheme="minorEastAsia" w:eastAsiaTheme="minorEastAsia" w:hAnsiTheme="minorEastAsia" w:hint="eastAsia"/>
                <w:color w:val="000000"/>
                <w:sz w:val="18"/>
                <w:szCs w:val="18"/>
              </w:rPr>
              <w:t>系统的外部商户号</w:t>
            </w:r>
          </w:p>
        </w:tc>
        <w:tc>
          <w:tcPr>
            <w:tcW w:w="598" w:type="pct"/>
            <w:shd w:val="clear" w:color="auto" w:fill="auto"/>
          </w:tcPr>
          <w:p w14:paraId="3BC75ECF"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6A8D032A"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shd w:val="clear" w:color="auto" w:fill="auto"/>
          </w:tcPr>
          <w:p w14:paraId="3EBF458A"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329" w:type="pct"/>
            <w:tcBorders>
              <w:top w:val="single" w:sz="4" w:space="0" w:color="auto"/>
              <w:left w:val="single" w:sz="4" w:space="0" w:color="auto"/>
              <w:bottom w:val="single" w:sz="4" w:space="0" w:color="auto"/>
              <w:right w:val="single" w:sz="4" w:space="0" w:color="auto"/>
            </w:tcBorders>
          </w:tcPr>
          <w:p w14:paraId="4ADB8C75" w14:textId="77777777" w:rsidR="00697841" w:rsidRPr="00D90C6F" w:rsidRDefault="00697841" w:rsidP="00C11757">
            <w:pPr>
              <w:rPr>
                <w:rFonts w:asciiTheme="minorHAnsi" w:eastAsiaTheme="minorEastAsia" w:hAnsiTheme="minorHAnsi"/>
                <w:sz w:val="18"/>
                <w:szCs w:val="18"/>
              </w:rPr>
            </w:pPr>
            <w:r w:rsidRPr="00D90C6F">
              <w:rPr>
                <w:rFonts w:asciiTheme="minorHAnsi" w:eastAsiaTheme="minorEastAsia" w:hAnsiTheme="minorHAnsi"/>
                <w:sz w:val="18"/>
                <w:szCs w:val="18"/>
              </w:rPr>
              <w:t>MER000001</w:t>
            </w:r>
          </w:p>
        </w:tc>
      </w:tr>
      <w:tr w:rsidR="00697841" w:rsidRPr="003D09B9" w14:paraId="783C91DD" w14:textId="77777777" w:rsidTr="00C11757">
        <w:trPr>
          <w:trHeight w:val="287"/>
        </w:trPr>
        <w:tc>
          <w:tcPr>
            <w:tcW w:w="251" w:type="pct"/>
          </w:tcPr>
          <w:p w14:paraId="4B0769A3" w14:textId="77777777" w:rsidR="00697841" w:rsidRPr="00BC504A" w:rsidRDefault="00697841" w:rsidP="006A0DBC">
            <w:pPr>
              <w:pStyle w:val="a6"/>
              <w:numPr>
                <w:ilvl w:val="0"/>
                <w:numId w:val="55"/>
              </w:numPr>
              <w:ind w:firstLineChars="0"/>
              <w:rPr>
                <w:rFonts w:asciiTheme="minorEastAsia" w:eastAsiaTheme="minorEastAsia" w:hAnsiTheme="minorEastAsia"/>
                <w:sz w:val="18"/>
                <w:szCs w:val="18"/>
              </w:rPr>
            </w:pPr>
          </w:p>
        </w:tc>
        <w:tc>
          <w:tcPr>
            <w:tcW w:w="835" w:type="pct"/>
            <w:shd w:val="clear" w:color="auto" w:fill="auto"/>
          </w:tcPr>
          <w:p w14:paraId="766C6E99"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r>
              <w:rPr>
                <w:rFonts w:asciiTheme="minorEastAsia" w:eastAsiaTheme="minorEastAsia" w:hAnsiTheme="minorEastAsia"/>
                <w:color w:val="000000"/>
                <w:sz w:val="18"/>
                <w:szCs w:val="18"/>
              </w:rPr>
              <w:t>ertName</w:t>
            </w:r>
          </w:p>
        </w:tc>
        <w:tc>
          <w:tcPr>
            <w:tcW w:w="1217" w:type="pct"/>
            <w:shd w:val="clear" w:color="auto" w:fill="auto"/>
          </w:tcPr>
          <w:p w14:paraId="38DBE25D"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姓名</w:t>
            </w:r>
          </w:p>
        </w:tc>
        <w:tc>
          <w:tcPr>
            <w:tcW w:w="598" w:type="pct"/>
            <w:shd w:val="clear" w:color="auto" w:fill="auto"/>
          </w:tcPr>
          <w:p w14:paraId="6687CA26"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Pr>
          <w:p w14:paraId="0262EEC6"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256</w:t>
            </w:r>
          </w:p>
        </w:tc>
        <w:tc>
          <w:tcPr>
            <w:tcW w:w="427" w:type="pct"/>
          </w:tcPr>
          <w:p w14:paraId="286EC2AD"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329" w:type="pct"/>
          </w:tcPr>
          <w:p w14:paraId="3C2F28CA" w14:textId="77777777" w:rsidR="00697841" w:rsidRPr="00D90C6F" w:rsidRDefault="00697841" w:rsidP="00C11757">
            <w:pPr>
              <w:rPr>
                <w:rFonts w:asciiTheme="minorHAnsi" w:eastAsiaTheme="minorEastAsia" w:hAnsiTheme="minorHAnsi"/>
                <w:sz w:val="18"/>
                <w:szCs w:val="18"/>
              </w:rPr>
            </w:pPr>
            <w:r w:rsidRPr="00D90C6F">
              <w:rPr>
                <w:rFonts w:asciiTheme="minorHAnsi" w:eastAsiaTheme="minorEastAsia" w:hAnsiTheme="minorHAnsi"/>
                <w:sz w:val="18"/>
                <w:szCs w:val="18"/>
              </w:rPr>
              <w:t>卫阳</w:t>
            </w:r>
          </w:p>
        </w:tc>
      </w:tr>
      <w:tr w:rsidR="00697841" w:rsidRPr="003D09B9" w14:paraId="1EC1F30C" w14:textId="77777777" w:rsidTr="00C11757">
        <w:trPr>
          <w:trHeight w:val="287"/>
        </w:trPr>
        <w:tc>
          <w:tcPr>
            <w:tcW w:w="251" w:type="pct"/>
          </w:tcPr>
          <w:p w14:paraId="46B4CC3D" w14:textId="77777777" w:rsidR="00697841" w:rsidRPr="00BC504A" w:rsidRDefault="00697841" w:rsidP="006A0DBC">
            <w:pPr>
              <w:pStyle w:val="a6"/>
              <w:numPr>
                <w:ilvl w:val="0"/>
                <w:numId w:val="55"/>
              </w:numPr>
              <w:ind w:firstLineChars="0"/>
              <w:rPr>
                <w:rFonts w:asciiTheme="minorEastAsia" w:eastAsiaTheme="minorEastAsia" w:hAnsiTheme="minorEastAsia"/>
                <w:sz w:val="18"/>
                <w:szCs w:val="18"/>
              </w:rPr>
            </w:pPr>
          </w:p>
        </w:tc>
        <w:tc>
          <w:tcPr>
            <w:tcW w:w="835" w:type="pct"/>
            <w:shd w:val="clear" w:color="auto" w:fill="auto"/>
          </w:tcPr>
          <w:p w14:paraId="210C0ADE"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r>
              <w:rPr>
                <w:rFonts w:asciiTheme="minorEastAsia" w:eastAsiaTheme="minorEastAsia" w:hAnsiTheme="minorEastAsia"/>
                <w:color w:val="000000"/>
                <w:sz w:val="18"/>
                <w:szCs w:val="18"/>
              </w:rPr>
              <w:t>ert</w:t>
            </w:r>
            <w:r w:rsidRPr="00991833">
              <w:rPr>
                <w:rFonts w:asciiTheme="minorEastAsia" w:eastAsiaTheme="minorEastAsia" w:hAnsiTheme="minorEastAsia"/>
                <w:color w:val="000000"/>
                <w:sz w:val="18"/>
                <w:szCs w:val="18"/>
              </w:rPr>
              <w:t>Type</w:t>
            </w:r>
          </w:p>
        </w:tc>
        <w:tc>
          <w:tcPr>
            <w:tcW w:w="1217" w:type="pct"/>
            <w:shd w:val="clear" w:color="auto" w:fill="auto"/>
          </w:tcPr>
          <w:p w14:paraId="66099DCB" w14:textId="73F1EA09" w:rsidR="00697841" w:rsidRPr="00991833" w:rsidRDefault="00697841" w:rsidP="009538ED">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证件类型</w:t>
            </w:r>
            <w:r w:rsidR="009538ED">
              <w:rPr>
                <w:rFonts w:asciiTheme="minorEastAsia" w:eastAsiaTheme="minorEastAsia" w:hAnsiTheme="minorEastAsia" w:hint="eastAsia"/>
                <w:color w:val="000000"/>
                <w:sz w:val="18"/>
                <w:szCs w:val="18"/>
              </w:rPr>
              <w:t>。</w:t>
            </w:r>
            <w:r w:rsidR="009538ED">
              <w:rPr>
                <w:rFonts w:asciiTheme="minorEastAsia" w:eastAsiaTheme="minorEastAsia" w:hAnsiTheme="minorEastAsia"/>
                <w:color w:val="000000"/>
                <w:sz w:val="18"/>
                <w:szCs w:val="18"/>
              </w:rPr>
              <w:t>仅支持身份证，送</w:t>
            </w:r>
            <w:r w:rsidR="009538ED">
              <w:rPr>
                <w:rFonts w:asciiTheme="minorEastAsia" w:eastAsiaTheme="minorEastAsia" w:hAnsiTheme="minorEastAsia" w:hint="eastAsia"/>
                <w:color w:val="000000"/>
                <w:sz w:val="18"/>
                <w:szCs w:val="18"/>
              </w:rPr>
              <w:t>01.</w:t>
            </w:r>
          </w:p>
        </w:tc>
        <w:tc>
          <w:tcPr>
            <w:tcW w:w="598" w:type="pct"/>
            <w:shd w:val="clear" w:color="auto" w:fill="auto"/>
          </w:tcPr>
          <w:p w14:paraId="19F768F6"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Pr>
          <w:p w14:paraId="438274A4"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8</w:t>
            </w:r>
          </w:p>
        </w:tc>
        <w:tc>
          <w:tcPr>
            <w:tcW w:w="427" w:type="pct"/>
          </w:tcPr>
          <w:p w14:paraId="7EC19828"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329" w:type="pct"/>
          </w:tcPr>
          <w:p w14:paraId="63F73BE7" w14:textId="77777777" w:rsidR="00697841" w:rsidRPr="00D90C6F" w:rsidRDefault="00697841" w:rsidP="00C11757">
            <w:pPr>
              <w:rPr>
                <w:rFonts w:asciiTheme="minorHAnsi" w:eastAsiaTheme="minorEastAsia" w:hAnsiTheme="minorHAnsi"/>
                <w:sz w:val="18"/>
                <w:szCs w:val="18"/>
              </w:rPr>
            </w:pPr>
            <w:r w:rsidRPr="00D90C6F">
              <w:rPr>
                <w:rFonts w:asciiTheme="minorHAnsi" w:eastAsiaTheme="minorEastAsia" w:hAnsiTheme="minorHAnsi" w:hint="eastAsia"/>
                <w:sz w:val="18"/>
                <w:szCs w:val="18"/>
              </w:rPr>
              <w:t>01</w:t>
            </w:r>
          </w:p>
        </w:tc>
      </w:tr>
      <w:tr w:rsidR="00697841" w:rsidRPr="003D09B9" w14:paraId="33A5CB47" w14:textId="77777777" w:rsidTr="00C11757">
        <w:trPr>
          <w:trHeight w:val="287"/>
        </w:trPr>
        <w:tc>
          <w:tcPr>
            <w:tcW w:w="251" w:type="pct"/>
          </w:tcPr>
          <w:p w14:paraId="1195DCF1" w14:textId="77777777" w:rsidR="00697841" w:rsidRPr="00BC504A" w:rsidRDefault="00697841" w:rsidP="006A0DBC">
            <w:pPr>
              <w:pStyle w:val="a6"/>
              <w:numPr>
                <w:ilvl w:val="0"/>
                <w:numId w:val="55"/>
              </w:numPr>
              <w:ind w:firstLineChars="0"/>
              <w:rPr>
                <w:rFonts w:asciiTheme="minorEastAsia" w:eastAsiaTheme="minorEastAsia" w:hAnsiTheme="minorEastAsia"/>
                <w:sz w:val="18"/>
                <w:szCs w:val="18"/>
              </w:rPr>
            </w:pPr>
          </w:p>
        </w:tc>
        <w:tc>
          <w:tcPr>
            <w:tcW w:w="835" w:type="pct"/>
            <w:shd w:val="clear" w:color="auto" w:fill="auto"/>
          </w:tcPr>
          <w:p w14:paraId="3D49CB43"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r>
              <w:rPr>
                <w:rFonts w:asciiTheme="minorEastAsia" w:eastAsiaTheme="minorEastAsia" w:hAnsiTheme="minorEastAsia"/>
                <w:color w:val="000000"/>
                <w:sz w:val="18"/>
                <w:szCs w:val="18"/>
              </w:rPr>
              <w:t>ert</w:t>
            </w:r>
            <w:r w:rsidRPr="00991833">
              <w:rPr>
                <w:rFonts w:asciiTheme="minorEastAsia" w:eastAsiaTheme="minorEastAsia" w:hAnsiTheme="minorEastAsia" w:hint="eastAsia"/>
                <w:color w:val="000000"/>
                <w:sz w:val="18"/>
                <w:szCs w:val="18"/>
              </w:rPr>
              <w:t>No</w:t>
            </w:r>
          </w:p>
        </w:tc>
        <w:tc>
          <w:tcPr>
            <w:tcW w:w="1217" w:type="pct"/>
            <w:shd w:val="clear" w:color="auto" w:fill="auto"/>
          </w:tcPr>
          <w:p w14:paraId="5307AEA4"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证件号码</w:t>
            </w:r>
          </w:p>
        </w:tc>
        <w:tc>
          <w:tcPr>
            <w:tcW w:w="598" w:type="pct"/>
            <w:shd w:val="clear" w:color="auto" w:fill="auto"/>
          </w:tcPr>
          <w:p w14:paraId="68C3B998"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Pr>
          <w:p w14:paraId="37B3EB43"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256</w:t>
            </w:r>
          </w:p>
        </w:tc>
        <w:tc>
          <w:tcPr>
            <w:tcW w:w="427" w:type="pct"/>
          </w:tcPr>
          <w:p w14:paraId="0C554A86"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329" w:type="pct"/>
          </w:tcPr>
          <w:p w14:paraId="3F18C0B6" w14:textId="77777777" w:rsidR="00697841" w:rsidRPr="00D90C6F" w:rsidRDefault="00697841" w:rsidP="00C11757">
            <w:pPr>
              <w:rPr>
                <w:rFonts w:ascii="Times" w:eastAsia="Times New Roman" w:hAnsi="Times"/>
                <w:bCs/>
              </w:rPr>
            </w:pPr>
            <w:r w:rsidRPr="00D90C6F">
              <w:rPr>
                <w:rFonts w:asciiTheme="minorHAnsi" w:eastAsiaTheme="minorEastAsia" w:hAnsiTheme="minorHAnsi"/>
                <w:sz w:val="18"/>
                <w:szCs w:val="18"/>
              </w:rPr>
              <w:t>440901197709194316</w:t>
            </w:r>
          </w:p>
        </w:tc>
      </w:tr>
      <w:tr w:rsidR="00697841" w:rsidRPr="003D09B9" w14:paraId="69BED836" w14:textId="77777777" w:rsidTr="00C11757">
        <w:trPr>
          <w:trHeight w:val="287"/>
        </w:trPr>
        <w:tc>
          <w:tcPr>
            <w:tcW w:w="251" w:type="pct"/>
          </w:tcPr>
          <w:p w14:paraId="7A742F5E" w14:textId="77777777" w:rsidR="00697841" w:rsidRPr="00BC504A" w:rsidRDefault="00697841" w:rsidP="006A0DBC">
            <w:pPr>
              <w:pStyle w:val="a6"/>
              <w:numPr>
                <w:ilvl w:val="0"/>
                <w:numId w:val="55"/>
              </w:numPr>
              <w:ind w:firstLineChars="0"/>
              <w:rPr>
                <w:rFonts w:asciiTheme="minorEastAsia" w:eastAsiaTheme="minorEastAsia" w:hAnsiTheme="minorEastAsia"/>
                <w:sz w:val="18"/>
                <w:szCs w:val="18"/>
              </w:rPr>
            </w:pPr>
          </w:p>
        </w:tc>
        <w:tc>
          <w:tcPr>
            <w:tcW w:w="835" w:type="pct"/>
            <w:shd w:val="clear" w:color="auto" w:fill="auto"/>
          </w:tcPr>
          <w:p w14:paraId="564A1B6A"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r w:rsidRPr="00991833">
              <w:rPr>
                <w:rFonts w:asciiTheme="minorEastAsia" w:eastAsiaTheme="minorEastAsia" w:hAnsiTheme="minorEastAsia" w:hint="eastAsia"/>
                <w:color w:val="000000"/>
                <w:sz w:val="18"/>
                <w:szCs w:val="18"/>
              </w:rPr>
              <w:t>obile</w:t>
            </w:r>
          </w:p>
        </w:tc>
        <w:tc>
          <w:tcPr>
            <w:tcW w:w="1217" w:type="pct"/>
            <w:shd w:val="clear" w:color="auto" w:fill="auto"/>
          </w:tcPr>
          <w:p w14:paraId="740A8B7E"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手机号。</w:t>
            </w:r>
            <w:r w:rsidRPr="00991833">
              <w:rPr>
                <w:rFonts w:asciiTheme="minorEastAsia" w:eastAsiaTheme="minorEastAsia" w:hAnsiTheme="minorEastAsia" w:hint="eastAsia"/>
                <w:color w:val="000000"/>
                <w:sz w:val="18"/>
                <w:szCs w:val="18"/>
              </w:rPr>
              <w:t>必须为绑定卡银行预留手机号，</w:t>
            </w:r>
            <w:r>
              <w:rPr>
                <w:rFonts w:asciiTheme="minorEastAsia" w:eastAsiaTheme="minorEastAsia" w:hAnsiTheme="minorEastAsia" w:hint="eastAsia"/>
                <w:color w:val="000000"/>
                <w:sz w:val="18"/>
                <w:szCs w:val="18"/>
              </w:rPr>
              <w:t>手机号</w:t>
            </w:r>
            <w:r>
              <w:rPr>
                <w:rFonts w:asciiTheme="minorEastAsia" w:eastAsiaTheme="minorEastAsia" w:hAnsiTheme="minorEastAsia"/>
                <w:color w:val="000000"/>
                <w:sz w:val="18"/>
                <w:szCs w:val="18"/>
              </w:rPr>
              <w:t>会随银行卡信息送发卡行校验。</w:t>
            </w:r>
            <w:r>
              <w:rPr>
                <w:rFonts w:asciiTheme="minorEastAsia" w:eastAsiaTheme="minorEastAsia" w:hAnsiTheme="minorEastAsia" w:hint="eastAsia"/>
                <w:color w:val="000000"/>
                <w:sz w:val="18"/>
                <w:szCs w:val="18"/>
              </w:rPr>
              <w:t>该</w:t>
            </w:r>
            <w:r>
              <w:rPr>
                <w:rFonts w:asciiTheme="minorEastAsia" w:eastAsiaTheme="minorEastAsia" w:hAnsiTheme="minorEastAsia"/>
                <w:color w:val="000000"/>
                <w:sz w:val="18"/>
                <w:szCs w:val="18"/>
              </w:rPr>
              <w:t>手机号</w:t>
            </w:r>
            <w:r w:rsidRPr="00991833">
              <w:rPr>
                <w:rFonts w:asciiTheme="minorEastAsia" w:eastAsiaTheme="minorEastAsia" w:hAnsiTheme="minorEastAsia" w:hint="eastAsia"/>
                <w:color w:val="000000"/>
                <w:sz w:val="18"/>
                <w:szCs w:val="18"/>
              </w:rPr>
              <w:t>同时会作为网商银行业务预留手机号</w:t>
            </w:r>
          </w:p>
        </w:tc>
        <w:tc>
          <w:tcPr>
            <w:tcW w:w="598" w:type="pct"/>
            <w:shd w:val="clear" w:color="auto" w:fill="auto"/>
          </w:tcPr>
          <w:p w14:paraId="539666BF"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Pr>
          <w:p w14:paraId="4BF07E89"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427" w:type="pct"/>
          </w:tcPr>
          <w:p w14:paraId="64331CBE"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329" w:type="pct"/>
          </w:tcPr>
          <w:p w14:paraId="17E29019" w14:textId="77777777" w:rsidR="00697841" w:rsidRPr="00991833" w:rsidRDefault="00697841" w:rsidP="00C11757">
            <w:pPr>
              <w:rPr>
                <w:rFonts w:asciiTheme="minorEastAsia" w:eastAsiaTheme="minorEastAsia" w:hAnsiTheme="minorEastAsia"/>
                <w:bCs/>
                <w:color w:val="000000"/>
                <w:sz w:val="18"/>
                <w:szCs w:val="18"/>
              </w:rPr>
            </w:pPr>
            <w:r w:rsidRPr="00AA4538">
              <w:rPr>
                <w:rFonts w:asciiTheme="minorHAnsi" w:eastAsiaTheme="minorEastAsia" w:hAnsiTheme="minorHAnsi" w:hint="eastAsia"/>
                <w:sz w:val="18"/>
                <w:szCs w:val="18"/>
              </w:rPr>
              <w:t>13345670987</w:t>
            </w:r>
          </w:p>
        </w:tc>
      </w:tr>
      <w:tr w:rsidR="00697841" w:rsidRPr="003D09B9" w14:paraId="58C23401" w14:textId="77777777" w:rsidTr="00C11757">
        <w:trPr>
          <w:trHeight w:val="287"/>
        </w:trPr>
        <w:tc>
          <w:tcPr>
            <w:tcW w:w="251" w:type="pct"/>
          </w:tcPr>
          <w:p w14:paraId="5979743F" w14:textId="77777777" w:rsidR="00697841" w:rsidRPr="00BC504A" w:rsidRDefault="00697841" w:rsidP="006A0DBC">
            <w:pPr>
              <w:pStyle w:val="a6"/>
              <w:numPr>
                <w:ilvl w:val="0"/>
                <w:numId w:val="55"/>
              </w:numPr>
              <w:ind w:firstLineChars="0"/>
              <w:rPr>
                <w:rFonts w:asciiTheme="minorEastAsia" w:eastAsiaTheme="minorEastAsia" w:hAnsiTheme="minorEastAsia"/>
                <w:sz w:val="18"/>
                <w:szCs w:val="18"/>
              </w:rPr>
            </w:pPr>
          </w:p>
        </w:tc>
        <w:tc>
          <w:tcPr>
            <w:tcW w:w="835" w:type="pct"/>
            <w:shd w:val="clear" w:color="auto" w:fill="auto"/>
          </w:tcPr>
          <w:p w14:paraId="236D6C8E"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B</w:t>
            </w:r>
            <w:r w:rsidRPr="00991833">
              <w:rPr>
                <w:rFonts w:asciiTheme="minorEastAsia" w:eastAsiaTheme="minorEastAsia" w:hAnsiTheme="minorEastAsia"/>
                <w:color w:val="000000"/>
                <w:sz w:val="18"/>
                <w:szCs w:val="18"/>
              </w:rPr>
              <w:t>ankCardNo</w:t>
            </w:r>
          </w:p>
        </w:tc>
        <w:tc>
          <w:tcPr>
            <w:tcW w:w="1217" w:type="pct"/>
            <w:shd w:val="clear" w:color="auto" w:fill="auto"/>
          </w:tcPr>
          <w:p w14:paraId="37EA4AFE"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绑定银行卡号</w:t>
            </w:r>
            <w:r>
              <w:rPr>
                <w:rFonts w:asciiTheme="minorEastAsia" w:eastAsiaTheme="minorEastAsia" w:hAnsiTheme="minorEastAsia" w:hint="eastAsia"/>
                <w:color w:val="000000"/>
                <w:sz w:val="18"/>
                <w:szCs w:val="18"/>
              </w:rPr>
              <w:t>。余利宝</w:t>
            </w:r>
            <w:r>
              <w:rPr>
                <w:rFonts w:asciiTheme="minorEastAsia" w:eastAsiaTheme="minorEastAsia" w:hAnsiTheme="minorEastAsia"/>
                <w:color w:val="000000"/>
                <w:sz w:val="18"/>
                <w:szCs w:val="18"/>
              </w:rPr>
              <w:t>及银行卡账户</w:t>
            </w:r>
            <w:r>
              <w:rPr>
                <w:rFonts w:asciiTheme="minorEastAsia" w:eastAsiaTheme="minorEastAsia" w:hAnsiTheme="minorEastAsia" w:hint="eastAsia"/>
                <w:color w:val="000000"/>
                <w:sz w:val="18"/>
                <w:szCs w:val="18"/>
              </w:rPr>
              <w:t>的</w:t>
            </w:r>
            <w:r>
              <w:rPr>
                <w:rFonts w:asciiTheme="minorEastAsia" w:eastAsiaTheme="minorEastAsia" w:hAnsiTheme="minorEastAsia"/>
                <w:color w:val="000000"/>
                <w:sz w:val="18"/>
                <w:szCs w:val="18"/>
              </w:rPr>
              <w:t>资金仅能</w:t>
            </w:r>
            <w:r>
              <w:rPr>
                <w:rFonts w:asciiTheme="minorEastAsia" w:eastAsiaTheme="minorEastAsia" w:hAnsiTheme="minorEastAsia" w:hint="eastAsia"/>
                <w:color w:val="000000"/>
                <w:sz w:val="18"/>
                <w:szCs w:val="18"/>
              </w:rPr>
              <w:t>提</w:t>
            </w:r>
            <w:r>
              <w:rPr>
                <w:rFonts w:asciiTheme="minorEastAsia" w:eastAsiaTheme="minorEastAsia" w:hAnsiTheme="minorEastAsia"/>
                <w:color w:val="000000"/>
                <w:sz w:val="18"/>
                <w:szCs w:val="18"/>
              </w:rPr>
              <w:t>现到该银行卡中。利用</w:t>
            </w:r>
            <w:r>
              <w:rPr>
                <w:rFonts w:asciiTheme="minorEastAsia" w:eastAsiaTheme="minorEastAsia" w:hAnsiTheme="minorEastAsia" w:hint="eastAsia"/>
                <w:color w:val="000000"/>
                <w:sz w:val="18"/>
                <w:szCs w:val="18"/>
              </w:rPr>
              <w:t>换卡</w:t>
            </w:r>
            <w:r>
              <w:rPr>
                <w:rFonts w:asciiTheme="minorEastAsia" w:eastAsiaTheme="minorEastAsia" w:hAnsiTheme="minorEastAsia"/>
                <w:color w:val="000000"/>
                <w:sz w:val="18"/>
                <w:szCs w:val="18"/>
              </w:rPr>
              <w:t>接口可更换绑定银行卡。</w:t>
            </w:r>
          </w:p>
        </w:tc>
        <w:tc>
          <w:tcPr>
            <w:tcW w:w="598" w:type="pct"/>
            <w:shd w:val="clear" w:color="auto" w:fill="auto"/>
          </w:tcPr>
          <w:p w14:paraId="324BD016"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Pr>
          <w:p w14:paraId="217A9F5B"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tcPr>
          <w:p w14:paraId="784024D8"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329" w:type="pct"/>
          </w:tcPr>
          <w:p w14:paraId="4FD27AEA" w14:textId="77777777" w:rsidR="00697841" w:rsidRPr="00DB1695" w:rsidRDefault="00697841" w:rsidP="00C11757">
            <w:pPr>
              <w:rPr>
                <w:rFonts w:ascii="Times" w:eastAsia="Times New Roman" w:hAnsi="Times"/>
                <w:bCs/>
              </w:rPr>
            </w:pPr>
            <w:r w:rsidRPr="00DB1695">
              <w:rPr>
                <w:rFonts w:asciiTheme="minorHAnsi" w:eastAsiaTheme="minorEastAsia" w:hAnsiTheme="minorHAnsi"/>
                <w:sz w:val="18"/>
                <w:szCs w:val="18"/>
              </w:rPr>
              <w:t>6228480402564890018</w:t>
            </w:r>
          </w:p>
        </w:tc>
      </w:tr>
      <w:tr w:rsidR="00697841" w:rsidRPr="003D09B9" w14:paraId="572934E7" w14:textId="77777777" w:rsidTr="00C11757">
        <w:trPr>
          <w:trHeight w:val="269"/>
        </w:trPr>
        <w:tc>
          <w:tcPr>
            <w:tcW w:w="251" w:type="pct"/>
          </w:tcPr>
          <w:p w14:paraId="2D51F1C4" w14:textId="77777777" w:rsidR="00697841" w:rsidRPr="00BC504A" w:rsidRDefault="00697841" w:rsidP="006A0DBC">
            <w:pPr>
              <w:pStyle w:val="a6"/>
              <w:numPr>
                <w:ilvl w:val="0"/>
                <w:numId w:val="55"/>
              </w:numPr>
              <w:ind w:firstLineChars="0"/>
              <w:rPr>
                <w:rFonts w:asciiTheme="minorEastAsia" w:eastAsiaTheme="minorEastAsia" w:hAnsiTheme="minorEastAsia"/>
                <w:sz w:val="18"/>
                <w:szCs w:val="18"/>
              </w:rPr>
            </w:pPr>
          </w:p>
        </w:tc>
        <w:tc>
          <w:tcPr>
            <w:tcW w:w="835" w:type="pct"/>
            <w:shd w:val="clear" w:color="auto" w:fill="auto"/>
          </w:tcPr>
          <w:p w14:paraId="3BB4B928"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Auth</w:t>
            </w:r>
            <w:r>
              <w:rPr>
                <w:rFonts w:asciiTheme="minorEastAsia" w:eastAsiaTheme="minorEastAsia" w:hAnsiTheme="minorEastAsia"/>
                <w:color w:val="000000"/>
                <w:sz w:val="18"/>
                <w:szCs w:val="18"/>
              </w:rPr>
              <w:t>Code</w:t>
            </w:r>
          </w:p>
        </w:tc>
        <w:tc>
          <w:tcPr>
            <w:tcW w:w="1217" w:type="pct"/>
            <w:shd w:val="clear" w:color="auto" w:fill="auto"/>
          </w:tcPr>
          <w:p w14:paraId="1F2FFBEA"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手机验证码。用于</w:t>
            </w:r>
            <w:r>
              <w:rPr>
                <w:rFonts w:asciiTheme="minorEastAsia" w:eastAsiaTheme="minorEastAsia" w:hAnsiTheme="minorEastAsia"/>
                <w:color w:val="000000"/>
                <w:sz w:val="18"/>
                <w:szCs w:val="18"/>
              </w:rPr>
              <w:t>客户身</w:t>
            </w:r>
            <w:r>
              <w:rPr>
                <w:rFonts w:asciiTheme="minorEastAsia" w:eastAsiaTheme="minorEastAsia" w:hAnsiTheme="minorEastAsia" w:hint="eastAsia"/>
                <w:color w:val="000000"/>
                <w:sz w:val="18"/>
                <w:szCs w:val="18"/>
              </w:rPr>
              <w:t>份</w:t>
            </w:r>
            <w:r>
              <w:rPr>
                <w:rFonts w:asciiTheme="minorEastAsia" w:eastAsiaTheme="minorEastAsia" w:hAnsiTheme="minorEastAsia"/>
                <w:color w:val="000000"/>
                <w:sz w:val="18"/>
                <w:szCs w:val="18"/>
              </w:rPr>
              <w:t>核实，</w:t>
            </w:r>
            <w:r>
              <w:rPr>
                <w:rFonts w:asciiTheme="minorEastAsia" w:eastAsiaTheme="minorEastAsia" w:hAnsiTheme="minorEastAsia" w:hint="eastAsia"/>
                <w:color w:val="000000"/>
                <w:sz w:val="18"/>
                <w:szCs w:val="18"/>
              </w:rPr>
              <w:t>利用</w:t>
            </w:r>
            <w:r>
              <w:rPr>
                <w:rFonts w:asciiTheme="minorEastAsia" w:eastAsiaTheme="minorEastAsia" w:hAnsiTheme="minorEastAsia"/>
                <w:color w:val="000000"/>
                <w:sz w:val="18"/>
                <w:szCs w:val="18"/>
              </w:rPr>
              <w:t>短信</w:t>
            </w:r>
            <w:r>
              <w:rPr>
                <w:rFonts w:asciiTheme="minorEastAsia" w:eastAsiaTheme="minorEastAsia" w:hAnsiTheme="minorEastAsia" w:hint="eastAsia"/>
                <w:color w:val="000000"/>
                <w:sz w:val="18"/>
                <w:szCs w:val="18"/>
              </w:rPr>
              <w:t>验证码</w:t>
            </w:r>
            <w:r>
              <w:rPr>
                <w:rFonts w:asciiTheme="minorEastAsia" w:eastAsiaTheme="minorEastAsia" w:hAnsiTheme="minorEastAsia"/>
                <w:color w:val="000000"/>
                <w:sz w:val="18"/>
                <w:szCs w:val="18"/>
              </w:rPr>
              <w:t>发送接口可获取</w:t>
            </w:r>
            <w:r>
              <w:rPr>
                <w:rFonts w:asciiTheme="minorEastAsia" w:eastAsiaTheme="minorEastAsia" w:hAnsiTheme="minorEastAsia" w:hint="eastAsia"/>
                <w:color w:val="000000"/>
                <w:sz w:val="18"/>
                <w:szCs w:val="18"/>
              </w:rPr>
              <w:t>。</w:t>
            </w:r>
          </w:p>
        </w:tc>
        <w:tc>
          <w:tcPr>
            <w:tcW w:w="598" w:type="pct"/>
            <w:shd w:val="clear" w:color="auto" w:fill="auto"/>
          </w:tcPr>
          <w:p w14:paraId="0EE00552"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Pr>
          <w:p w14:paraId="4338CEF0"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tcPr>
          <w:p w14:paraId="7567B735"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329" w:type="pct"/>
          </w:tcPr>
          <w:p w14:paraId="26EC6D48" w14:textId="77777777" w:rsidR="00697841" w:rsidRPr="00991833" w:rsidRDefault="00697841" w:rsidP="00C11757">
            <w:pPr>
              <w:rPr>
                <w:rFonts w:asciiTheme="minorEastAsia" w:eastAsiaTheme="minorEastAsia" w:hAnsiTheme="minorEastAsia"/>
                <w:bCs/>
                <w:color w:val="000000"/>
                <w:sz w:val="18"/>
                <w:szCs w:val="18"/>
              </w:rPr>
            </w:pPr>
            <w:r w:rsidRPr="00DB1695">
              <w:rPr>
                <w:rFonts w:asciiTheme="minorHAnsi" w:eastAsiaTheme="minorEastAsia" w:hAnsiTheme="minorHAnsi" w:hint="eastAsia"/>
                <w:sz w:val="18"/>
                <w:szCs w:val="18"/>
              </w:rPr>
              <w:t>811374</w:t>
            </w:r>
          </w:p>
        </w:tc>
      </w:tr>
      <w:tr w:rsidR="00697841" w:rsidRPr="003D09B9" w14:paraId="58E76221" w14:textId="77777777" w:rsidTr="00C11757">
        <w:trPr>
          <w:trHeight w:val="269"/>
        </w:trPr>
        <w:tc>
          <w:tcPr>
            <w:tcW w:w="251" w:type="pct"/>
          </w:tcPr>
          <w:p w14:paraId="62DF6246" w14:textId="77777777" w:rsidR="00697841" w:rsidRPr="00BC504A" w:rsidRDefault="00697841" w:rsidP="006A0DBC">
            <w:pPr>
              <w:pStyle w:val="a6"/>
              <w:numPr>
                <w:ilvl w:val="0"/>
                <w:numId w:val="55"/>
              </w:numPr>
              <w:ind w:firstLineChars="0"/>
              <w:rPr>
                <w:rFonts w:asciiTheme="minorEastAsia" w:eastAsiaTheme="minorEastAsia" w:hAnsiTheme="minorEastAsia"/>
                <w:sz w:val="18"/>
                <w:szCs w:val="18"/>
              </w:rPr>
            </w:pPr>
          </w:p>
        </w:tc>
        <w:tc>
          <w:tcPr>
            <w:tcW w:w="835" w:type="pct"/>
            <w:shd w:val="clear" w:color="auto" w:fill="auto"/>
          </w:tcPr>
          <w:p w14:paraId="2ECA07E6"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91833">
              <w:rPr>
                <w:rFonts w:asciiTheme="minorEastAsia" w:eastAsiaTheme="minorEastAsia" w:hAnsiTheme="minorEastAsia" w:hint="eastAsia"/>
                <w:color w:val="000000"/>
                <w:sz w:val="18"/>
                <w:szCs w:val="18"/>
              </w:rPr>
              <w:t>utTradeNo</w:t>
            </w:r>
          </w:p>
        </w:tc>
        <w:tc>
          <w:tcPr>
            <w:tcW w:w="1217" w:type="pct"/>
            <w:shd w:val="clear" w:color="auto" w:fill="auto"/>
          </w:tcPr>
          <w:p w14:paraId="179DCEAF"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外部交易号</w:t>
            </w:r>
            <w:r>
              <w:rPr>
                <w:rFonts w:asciiTheme="minorEastAsia" w:eastAsiaTheme="minorEastAsia" w:hAnsiTheme="minorEastAsia" w:hint="eastAsia"/>
                <w:color w:val="000000"/>
                <w:sz w:val="18"/>
                <w:szCs w:val="18"/>
              </w:rPr>
              <w:t>。</w:t>
            </w:r>
            <w:r>
              <w:rPr>
                <w:rFonts w:hint="eastAsia"/>
                <w:sz w:val="18"/>
                <w:szCs w:val="18"/>
              </w:rPr>
              <w:t>合作</w:t>
            </w:r>
            <w:r>
              <w:rPr>
                <w:sz w:val="18"/>
                <w:szCs w:val="18"/>
              </w:rPr>
              <w:t>方系统提交的</w:t>
            </w:r>
            <w:r>
              <w:rPr>
                <w:rFonts w:hint="eastAsia"/>
                <w:sz w:val="18"/>
                <w:szCs w:val="18"/>
              </w:rPr>
              <w:t>交易</w:t>
            </w:r>
            <w:r>
              <w:rPr>
                <w:sz w:val="18"/>
                <w:szCs w:val="18"/>
              </w:rPr>
              <w:t>号。</w:t>
            </w:r>
          </w:p>
        </w:tc>
        <w:tc>
          <w:tcPr>
            <w:tcW w:w="598" w:type="pct"/>
            <w:shd w:val="clear" w:color="auto" w:fill="auto"/>
          </w:tcPr>
          <w:p w14:paraId="1C0ED808"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Pr>
          <w:p w14:paraId="00827730"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427" w:type="pct"/>
          </w:tcPr>
          <w:p w14:paraId="28231C78"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ME</w:t>
            </w:r>
          </w:p>
        </w:tc>
        <w:tc>
          <w:tcPr>
            <w:tcW w:w="1329" w:type="pct"/>
          </w:tcPr>
          <w:p w14:paraId="6607EBA1" w14:textId="77777777" w:rsidR="00697841" w:rsidRPr="00991833" w:rsidRDefault="00697841" w:rsidP="00C11757">
            <w:pPr>
              <w:rPr>
                <w:rFonts w:asciiTheme="minorEastAsia" w:eastAsiaTheme="minorEastAsia" w:hAnsiTheme="minorEastAsia"/>
                <w:bCs/>
                <w:color w:val="000000"/>
                <w:sz w:val="18"/>
                <w:szCs w:val="18"/>
              </w:rPr>
            </w:pPr>
            <w:r w:rsidRPr="00123A3A">
              <w:rPr>
                <w:rFonts w:asciiTheme="minorHAnsi" w:eastAsiaTheme="minorEastAsia" w:hAnsiTheme="minorHAnsi" w:hint="eastAsia"/>
                <w:sz w:val="18"/>
                <w:szCs w:val="18"/>
              </w:rPr>
              <w:t>20151229113030000000000000000001</w:t>
            </w:r>
          </w:p>
        </w:tc>
      </w:tr>
    </w:tbl>
    <w:p w14:paraId="3FAC7E08" w14:textId="77777777" w:rsidR="00697841" w:rsidRPr="00F561BB" w:rsidRDefault="00697841" w:rsidP="00697841">
      <w:pPr>
        <w:pStyle w:val="4"/>
        <w:numPr>
          <w:ilvl w:val="0"/>
          <w:numId w:val="0"/>
        </w:numPr>
        <w:ind w:left="864" w:hanging="864"/>
      </w:pPr>
      <w:r w:rsidRPr="00F561BB">
        <w:rPr>
          <w:rFonts w:hint="eastAsia"/>
        </w:rPr>
        <w:t>响应报文</w:t>
      </w:r>
    </w:p>
    <w:tbl>
      <w:tblPr>
        <w:tblStyle w:val="a9"/>
        <w:tblW w:w="5000" w:type="pct"/>
        <w:tblLayout w:type="fixed"/>
        <w:tblLook w:val="04A0" w:firstRow="1" w:lastRow="0" w:firstColumn="1" w:lastColumn="0" w:noHBand="0" w:noVBand="1"/>
      </w:tblPr>
      <w:tblGrid>
        <w:gridCol w:w="416"/>
        <w:gridCol w:w="1117"/>
        <w:gridCol w:w="2018"/>
        <w:gridCol w:w="981"/>
        <w:gridCol w:w="567"/>
        <w:gridCol w:w="708"/>
        <w:gridCol w:w="2489"/>
      </w:tblGrid>
      <w:tr w:rsidR="00697841" w:rsidRPr="00CB1278" w14:paraId="3F4B9F74" w14:textId="77777777" w:rsidTr="00C11757">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6BBDEA" w14:textId="77777777" w:rsidR="00697841" w:rsidRPr="00B55BC7" w:rsidRDefault="00697841" w:rsidP="00C11757">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619F03"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12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1E0A3C"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7B78F6"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3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DC550D"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7ABD7"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4821F5"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697841" w:rsidRPr="00CB1278" w14:paraId="519C2BC2" w14:textId="77777777" w:rsidTr="00C11757">
        <w:trPr>
          <w:trHeight w:val="354"/>
        </w:trPr>
        <w:tc>
          <w:tcPr>
            <w:tcW w:w="251" w:type="pct"/>
          </w:tcPr>
          <w:p w14:paraId="5330EAC0" w14:textId="77777777" w:rsidR="00697841" w:rsidRPr="00FD5012" w:rsidRDefault="00697841" w:rsidP="006A0DBC">
            <w:pPr>
              <w:pStyle w:val="a6"/>
              <w:numPr>
                <w:ilvl w:val="0"/>
                <w:numId w:val="56"/>
              </w:numPr>
              <w:ind w:firstLineChars="0"/>
              <w:rPr>
                <w:rFonts w:asciiTheme="minorEastAsia" w:eastAsiaTheme="minorEastAsia" w:hAnsiTheme="minorEastAsia"/>
                <w:sz w:val="18"/>
                <w:szCs w:val="18"/>
              </w:rPr>
            </w:pPr>
          </w:p>
        </w:tc>
        <w:tc>
          <w:tcPr>
            <w:tcW w:w="673" w:type="pct"/>
            <w:shd w:val="clear" w:color="auto" w:fill="auto"/>
          </w:tcPr>
          <w:p w14:paraId="16AA97C7" w14:textId="77777777" w:rsidR="00697841" w:rsidRPr="004D02B2" w:rsidRDefault="00697841" w:rsidP="00C11757">
            <w:pPr>
              <w:rPr>
                <w:rFonts w:asciiTheme="minorEastAsia" w:eastAsiaTheme="minorEastAsia" w:hAnsiTheme="minorEastAsia"/>
                <w:bCs/>
                <w:sz w:val="18"/>
                <w:szCs w:val="18"/>
              </w:rPr>
            </w:pPr>
            <w:r>
              <w:rPr>
                <w:rFonts w:ascii="宋体" w:hAnsi="宋体"/>
              </w:rPr>
              <w:t>R</w:t>
            </w:r>
            <w:r w:rsidRPr="00F561BB">
              <w:rPr>
                <w:rFonts w:ascii="宋体" w:hAnsi="宋体"/>
              </w:rPr>
              <w:t>espInfo</w:t>
            </w:r>
          </w:p>
        </w:tc>
        <w:tc>
          <w:tcPr>
            <w:tcW w:w="1216" w:type="pct"/>
            <w:shd w:val="clear" w:color="auto" w:fill="auto"/>
          </w:tcPr>
          <w:p w14:paraId="298D6078"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返回码组件</w:t>
            </w:r>
          </w:p>
        </w:tc>
        <w:tc>
          <w:tcPr>
            <w:tcW w:w="591" w:type="pct"/>
            <w:tcBorders>
              <w:top w:val="single" w:sz="4" w:space="0" w:color="auto"/>
              <w:left w:val="single" w:sz="4" w:space="0" w:color="auto"/>
              <w:bottom w:val="single" w:sz="4" w:space="0" w:color="auto"/>
              <w:right w:val="single" w:sz="4" w:space="0" w:color="auto"/>
            </w:tcBorders>
          </w:tcPr>
          <w:p w14:paraId="2FBAB7C2"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342" w:type="pct"/>
            <w:tcBorders>
              <w:top w:val="single" w:sz="4" w:space="0" w:color="auto"/>
              <w:left w:val="single" w:sz="4" w:space="0" w:color="auto"/>
              <w:bottom w:val="single" w:sz="4" w:space="0" w:color="auto"/>
              <w:right w:val="single" w:sz="4" w:space="0" w:color="auto"/>
            </w:tcBorders>
          </w:tcPr>
          <w:p w14:paraId="292850FD" w14:textId="77777777" w:rsidR="00697841" w:rsidRDefault="00697841" w:rsidP="00C11757">
            <w:pPr>
              <w:rPr>
                <w:rFonts w:asciiTheme="minorEastAsia" w:eastAsiaTheme="minorEastAsia" w:hAnsiTheme="minorEastAsia"/>
                <w:bCs/>
                <w:sz w:val="18"/>
                <w:szCs w:val="18"/>
              </w:rPr>
            </w:pPr>
          </w:p>
        </w:tc>
        <w:tc>
          <w:tcPr>
            <w:tcW w:w="427" w:type="pct"/>
          </w:tcPr>
          <w:p w14:paraId="0AB7C6A4"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1500" w:type="pct"/>
            <w:tcBorders>
              <w:top w:val="single" w:sz="4" w:space="0" w:color="auto"/>
              <w:left w:val="single" w:sz="4" w:space="0" w:color="auto"/>
              <w:bottom w:val="single" w:sz="4" w:space="0" w:color="auto"/>
              <w:right w:val="single" w:sz="4" w:space="0" w:color="auto"/>
            </w:tcBorders>
          </w:tcPr>
          <w:p w14:paraId="474C350E" w14:textId="77777777" w:rsidR="00697841" w:rsidRPr="004D02B2" w:rsidRDefault="00697841" w:rsidP="00C11757">
            <w:pPr>
              <w:rPr>
                <w:rFonts w:asciiTheme="minorEastAsia" w:eastAsiaTheme="minorEastAsia" w:hAnsiTheme="minorEastAsia"/>
                <w:bCs/>
                <w:sz w:val="18"/>
                <w:szCs w:val="18"/>
              </w:rPr>
            </w:pPr>
          </w:p>
        </w:tc>
      </w:tr>
      <w:tr w:rsidR="00697841" w:rsidRPr="00CB1278" w14:paraId="63459FA4" w14:textId="77777777" w:rsidTr="00C11757">
        <w:trPr>
          <w:trHeight w:val="354"/>
        </w:trPr>
        <w:tc>
          <w:tcPr>
            <w:tcW w:w="251" w:type="pct"/>
          </w:tcPr>
          <w:p w14:paraId="6F478ADD" w14:textId="77777777" w:rsidR="00697841" w:rsidRPr="00FD5012" w:rsidRDefault="00697841" w:rsidP="006A0DBC">
            <w:pPr>
              <w:pStyle w:val="a6"/>
              <w:numPr>
                <w:ilvl w:val="0"/>
                <w:numId w:val="56"/>
              </w:numPr>
              <w:ind w:firstLineChars="0"/>
              <w:rPr>
                <w:rFonts w:asciiTheme="minorEastAsia" w:eastAsiaTheme="minorEastAsia" w:hAnsiTheme="minorEastAsia"/>
                <w:sz w:val="18"/>
                <w:szCs w:val="18"/>
              </w:rPr>
            </w:pPr>
          </w:p>
        </w:tc>
        <w:tc>
          <w:tcPr>
            <w:tcW w:w="673" w:type="pct"/>
            <w:shd w:val="clear" w:color="auto" w:fill="auto"/>
          </w:tcPr>
          <w:p w14:paraId="26A734E0"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D2B12">
              <w:rPr>
                <w:rFonts w:asciiTheme="minorEastAsia" w:eastAsiaTheme="minorEastAsia" w:hAnsiTheme="minorEastAsia" w:hint="eastAsia"/>
                <w:color w:val="000000"/>
                <w:sz w:val="18"/>
                <w:szCs w:val="18"/>
              </w:rPr>
              <w:t>penResult</w:t>
            </w:r>
          </w:p>
        </w:tc>
        <w:tc>
          <w:tcPr>
            <w:tcW w:w="1216" w:type="pct"/>
            <w:tcBorders>
              <w:top w:val="single" w:sz="4" w:space="0" w:color="auto"/>
              <w:left w:val="single" w:sz="4" w:space="0" w:color="auto"/>
              <w:bottom w:val="single" w:sz="4" w:space="0" w:color="auto"/>
              <w:right w:val="single" w:sz="4" w:space="0" w:color="auto"/>
            </w:tcBorders>
          </w:tcPr>
          <w:p w14:paraId="77A44120" w14:textId="77777777" w:rsidR="00697841" w:rsidRDefault="00697841" w:rsidP="00C11757">
            <w:pPr>
              <w:rPr>
                <w:rFonts w:asciiTheme="minorEastAsia" w:eastAsiaTheme="minorEastAsia" w:hAnsiTheme="minorEastAsia"/>
                <w:color w:val="000000"/>
                <w:sz w:val="18"/>
                <w:szCs w:val="18"/>
              </w:rPr>
            </w:pPr>
            <w:r w:rsidRPr="009D2B12">
              <w:rPr>
                <w:rFonts w:asciiTheme="minorEastAsia" w:eastAsiaTheme="minorEastAsia" w:hAnsiTheme="minorEastAsia" w:hint="eastAsia"/>
                <w:color w:val="000000"/>
                <w:sz w:val="18"/>
                <w:szCs w:val="18"/>
              </w:rPr>
              <w:t>开户结果</w:t>
            </w:r>
            <w:r>
              <w:rPr>
                <w:rFonts w:asciiTheme="minorEastAsia" w:eastAsiaTheme="minorEastAsia" w:hAnsiTheme="minorEastAsia" w:hint="eastAsia"/>
                <w:color w:val="000000"/>
                <w:sz w:val="18"/>
                <w:szCs w:val="18"/>
              </w:rPr>
              <w:t>。可选值</w:t>
            </w:r>
            <w:r>
              <w:rPr>
                <w:rFonts w:asciiTheme="minorEastAsia" w:eastAsiaTheme="minorEastAsia" w:hAnsiTheme="minorEastAsia"/>
                <w:color w:val="000000"/>
                <w:sz w:val="18"/>
                <w:szCs w:val="18"/>
              </w:rPr>
              <w:t>：</w:t>
            </w:r>
          </w:p>
          <w:p w14:paraId="73635AF6" w14:textId="77777777" w:rsidR="00697841" w:rsidRDefault="00697841" w:rsidP="00C11757">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1：</w:t>
            </w:r>
            <w:r w:rsidRPr="009D2B12">
              <w:rPr>
                <w:rFonts w:asciiTheme="minorEastAsia" w:eastAsiaTheme="minorEastAsia" w:hAnsiTheme="minorEastAsia" w:hint="eastAsia"/>
                <w:color w:val="000000"/>
                <w:sz w:val="18"/>
                <w:szCs w:val="18"/>
              </w:rPr>
              <w:t xml:space="preserve">成功 </w:t>
            </w:r>
          </w:p>
          <w:p w14:paraId="45A596C3" w14:textId="77777777" w:rsidR="00697841" w:rsidRDefault="00697841" w:rsidP="00C11757">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2：</w:t>
            </w:r>
            <w:r w:rsidRPr="009D2B12">
              <w:rPr>
                <w:rFonts w:asciiTheme="minorEastAsia" w:eastAsiaTheme="minorEastAsia" w:hAnsiTheme="minorEastAsia" w:hint="eastAsia"/>
                <w:color w:val="000000"/>
                <w:sz w:val="18"/>
                <w:szCs w:val="18"/>
              </w:rPr>
              <w:t xml:space="preserve">失败 </w:t>
            </w:r>
          </w:p>
          <w:p w14:paraId="7C95995E"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w:t>
            </w:r>
            <w:r w:rsidRPr="009D2B12">
              <w:rPr>
                <w:rFonts w:asciiTheme="minorEastAsia" w:eastAsiaTheme="minorEastAsia" w:hAnsiTheme="minorEastAsia" w:hint="eastAsia"/>
                <w:color w:val="000000"/>
                <w:sz w:val="18"/>
                <w:szCs w:val="18"/>
              </w:rPr>
              <w:t>审核中</w:t>
            </w:r>
          </w:p>
        </w:tc>
        <w:tc>
          <w:tcPr>
            <w:tcW w:w="591" w:type="pct"/>
            <w:tcBorders>
              <w:top w:val="single" w:sz="4" w:space="0" w:color="auto"/>
              <w:left w:val="single" w:sz="4" w:space="0" w:color="auto"/>
              <w:bottom w:val="single" w:sz="4" w:space="0" w:color="auto"/>
              <w:right w:val="single" w:sz="4" w:space="0" w:color="auto"/>
            </w:tcBorders>
          </w:tcPr>
          <w:p w14:paraId="1229A5E2"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62CD96F5"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8</w:t>
            </w:r>
          </w:p>
        </w:tc>
        <w:tc>
          <w:tcPr>
            <w:tcW w:w="427" w:type="pct"/>
          </w:tcPr>
          <w:p w14:paraId="04251644"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500" w:type="pct"/>
            <w:tcBorders>
              <w:top w:val="single" w:sz="4" w:space="0" w:color="auto"/>
              <w:left w:val="single" w:sz="4" w:space="0" w:color="auto"/>
              <w:bottom w:val="single" w:sz="4" w:space="0" w:color="auto"/>
              <w:right w:val="single" w:sz="4" w:space="0" w:color="auto"/>
            </w:tcBorders>
          </w:tcPr>
          <w:p w14:paraId="1DD3D957"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1</w:t>
            </w:r>
          </w:p>
        </w:tc>
      </w:tr>
      <w:tr w:rsidR="00697841" w:rsidRPr="00CB1278" w14:paraId="649BF208" w14:textId="77777777" w:rsidTr="00C11757">
        <w:trPr>
          <w:trHeight w:val="354"/>
        </w:trPr>
        <w:tc>
          <w:tcPr>
            <w:tcW w:w="251" w:type="pct"/>
          </w:tcPr>
          <w:p w14:paraId="010A49E6" w14:textId="77777777" w:rsidR="00697841" w:rsidRPr="00FD5012" w:rsidRDefault="00697841" w:rsidP="006A0DBC">
            <w:pPr>
              <w:pStyle w:val="a6"/>
              <w:numPr>
                <w:ilvl w:val="0"/>
                <w:numId w:val="56"/>
              </w:numPr>
              <w:ind w:firstLineChars="0"/>
              <w:rPr>
                <w:rFonts w:asciiTheme="minorEastAsia" w:eastAsiaTheme="minorEastAsia" w:hAnsiTheme="minorEastAsia"/>
                <w:sz w:val="18"/>
                <w:szCs w:val="18"/>
              </w:rPr>
            </w:pPr>
          </w:p>
        </w:tc>
        <w:tc>
          <w:tcPr>
            <w:tcW w:w="673" w:type="pct"/>
            <w:shd w:val="clear" w:color="auto" w:fill="auto"/>
          </w:tcPr>
          <w:p w14:paraId="02C19E94"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M</w:t>
            </w:r>
            <w:r w:rsidRPr="009D2B12">
              <w:rPr>
                <w:rFonts w:asciiTheme="minorEastAsia" w:eastAsiaTheme="minorEastAsia" w:hAnsiTheme="minorEastAsia"/>
                <w:color w:val="000000"/>
                <w:sz w:val="18"/>
                <w:szCs w:val="18"/>
              </w:rPr>
              <w:t>erchant</w:t>
            </w:r>
            <w:r w:rsidRPr="009D2B12">
              <w:rPr>
                <w:rFonts w:asciiTheme="minorEastAsia" w:eastAsiaTheme="minorEastAsia" w:hAnsiTheme="minorEastAsia" w:hint="eastAsia"/>
                <w:color w:val="000000"/>
                <w:sz w:val="18"/>
                <w:szCs w:val="18"/>
              </w:rPr>
              <w:t>Id</w:t>
            </w:r>
          </w:p>
        </w:tc>
        <w:tc>
          <w:tcPr>
            <w:tcW w:w="1216" w:type="pct"/>
            <w:tcBorders>
              <w:top w:val="single" w:sz="4" w:space="0" w:color="auto"/>
              <w:left w:val="single" w:sz="4" w:space="0" w:color="auto"/>
              <w:bottom w:val="single" w:sz="4" w:space="0" w:color="auto"/>
              <w:right w:val="single" w:sz="4" w:space="0" w:color="auto"/>
            </w:tcBorders>
          </w:tcPr>
          <w:p w14:paraId="58ED32B6" w14:textId="557AA26E" w:rsidR="00697841" w:rsidRDefault="00697841" w:rsidP="00C11757">
            <w:pPr>
              <w:rPr>
                <w:rFonts w:asciiTheme="minorEastAsia" w:eastAsiaTheme="minorEastAsia" w:hAnsiTheme="minorEastAsia"/>
                <w:bCs/>
                <w:color w:val="000000"/>
                <w:sz w:val="18"/>
                <w:szCs w:val="18"/>
              </w:rPr>
            </w:pPr>
            <w:r w:rsidRPr="009D2B12">
              <w:rPr>
                <w:rFonts w:asciiTheme="minorEastAsia" w:eastAsiaTheme="minorEastAsia" w:hAnsiTheme="minorEastAsia" w:hint="eastAsia"/>
                <w:color w:val="000000"/>
                <w:sz w:val="18"/>
                <w:szCs w:val="18"/>
              </w:rPr>
              <w:t>商户号</w:t>
            </w:r>
            <w:r>
              <w:rPr>
                <w:rFonts w:asciiTheme="minorEastAsia" w:eastAsiaTheme="minorEastAsia" w:hAnsiTheme="minorEastAsia" w:hint="eastAsia"/>
                <w:color w:val="000000"/>
                <w:sz w:val="18"/>
                <w:szCs w:val="18"/>
              </w:rPr>
              <w:t>。</w:t>
            </w:r>
            <w:r w:rsidR="0045394B">
              <w:rPr>
                <w:rFonts w:asciiTheme="minorEastAsia" w:eastAsiaTheme="minorEastAsia" w:hAnsiTheme="minorEastAsia" w:hint="eastAsia"/>
                <w:color w:val="000000"/>
                <w:sz w:val="18"/>
                <w:szCs w:val="18"/>
              </w:rPr>
              <w:t>网商为</w:t>
            </w:r>
            <w:r w:rsidR="0045394B">
              <w:rPr>
                <w:rFonts w:asciiTheme="minorEastAsia" w:eastAsiaTheme="minorEastAsia" w:hAnsiTheme="minorEastAsia"/>
                <w:color w:val="000000"/>
                <w:sz w:val="18"/>
                <w:szCs w:val="18"/>
              </w:rPr>
              <w:t>商户分配的</w:t>
            </w:r>
            <w:r w:rsidR="0045394B">
              <w:rPr>
                <w:rFonts w:asciiTheme="minorEastAsia" w:eastAsiaTheme="minorEastAsia" w:hAnsiTheme="minorEastAsia" w:hint="eastAsia"/>
                <w:color w:val="000000"/>
                <w:sz w:val="18"/>
                <w:szCs w:val="18"/>
              </w:rPr>
              <w:t>商户</w:t>
            </w:r>
            <w:r w:rsidR="0045394B">
              <w:rPr>
                <w:rFonts w:asciiTheme="minorEastAsia" w:eastAsiaTheme="minorEastAsia" w:hAnsiTheme="minorEastAsia"/>
                <w:color w:val="000000"/>
                <w:sz w:val="18"/>
                <w:szCs w:val="18"/>
              </w:rPr>
              <w:t>号</w:t>
            </w:r>
            <w:r w:rsidR="0045394B">
              <w:rPr>
                <w:rFonts w:asciiTheme="minorEastAsia" w:eastAsiaTheme="minorEastAsia" w:hAnsiTheme="minorEastAsia" w:hint="eastAsia"/>
                <w:color w:val="000000"/>
                <w:sz w:val="18"/>
                <w:szCs w:val="18"/>
              </w:rPr>
              <w:t>，</w:t>
            </w:r>
            <w:r w:rsidR="0045394B">
              <w:rPr>
                <w:rFonts w:asciiTheme="minorEastAsia" w:eastAsiaTheme="minorEastAsia" w:hAnsiTheme="minorEastAsia"/>
                <w:color w:val="000000"/>
                <w:sz w:val="18"/>
                <w:szCs w:val="18"/>
              </w:rPr>
              <w:t>通过商户入驻</w:t>
            </w:r>
            <w:r w:rsidR="0045394B">
              <w:rPr>
                <w:rFonts w:asciiTheme="minorEastAsia" w:eastAsiaTheme="minorEastAsia" w:hAnsiTheme="minorEastAsia" w:hint="eastAsia"/>
                <w:color w:val="000000"/>
                <w:sz w:val="18"/>
                <w:szCs w:val="18"/>
              </w:rPr>
              <w:t>结果</w:t>
            </w:r>
            <w:r w:rsidR="0045394B">
              <w:rPr>
                <w:rFonts w:asciiTheme="minorEastAsia" w:eastAsiaTheme="minorEastAsia" w:hAnsiTheme="minorEastAsia"/>
                <w:color w:val="000000"/>
                <w:sz w:val="18"/>
                <w:szCs w:val="18"/>
              </w:rPr>
              <w:t>查询</w:t>
            </w:r>
            <w:r w:rsidR="0045394B">
              <w:rPr>
                <w:rFonts w:asciiTheme="minorEastAsia" w:eastAsiaTheme="minorEastAsia" w:hAnsiTheme="minorEastAsia" w:hint="eastAsia"/>
                <w:color w:val="000000"/>
                <w:sz w:val="18"/>
                <w:szCs w:val="18"/>
              </w:rPr>
              <w:t>接口</w:t>
            </w:r>
            <w:r w:rsidR="0045394B">
              <w:rPr>
                <w:rFonts w:asciiTheme="minorEastAsia" w:eastAsiaTheme="minorEastAsia" w:hAnsiTheme="minorEastAsia"/>
                <w:color w:val="000000"/>
                <w:sz w:val="18"/>
                <w:szCs w:val="18"/>
              </w:rPr>
              <w:t>获</w:t>
            </w:r>
            <w:r w:rsidR="0045394B">
              <w:rPr>
                <w:rFonts w:asciiTheme="minorEastAsia" w:eastAsiaTheme="minorEastAsia" w:hAnsiTheme="minorEastAsia"/>
                <w:color w:val="000000"/>
                <w:sz w:val="18"/>
                <w:szCs w:val="18"/>
              </w:rPr>
              <w:lastRenderedPageBreak/>
              <w:t>取。</w:t>
            </w:r>
          </w:p>
        </w:tc>
        <w:tc>
          <w:tcPr>
            <w:tcW w:w="591" w:type="pct"/>
            <w:tcBorders>
              <w:top w:val="single" w:sz="4" w:space="0" w:color="auto"/>
              <w:left w:val="single" w:sz="4" w:space="0" w:color="auto"/>
              <w:bottom w:val="single" w:sz="4" w:space="0" w:color="auto"/>
              <w:right w:val="single" w:sz="4" w:space="0" w:color="auto"/>
            </w:tcBorders>
          </w:tcPr>
          <w:p w14:paraId="1EBF5622"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lastRenderedPageBreak/>
              <w:t>String</w:t>
            </w:r>
          </w:p>
        </w:tc>
        <w:tc>
          <w:tcPr>
            <w:tcW w:w="342" w:type="pct"/>
            <w:tcBorders>
              <w:top w:val="single" w:sz="4" w:space="0" w:color="auto"/>
              <w:left w:val="single" w:sz="4" w:space="0" w:color="auto"/>
              <w:bottom w:val="single" w:sz="4" w:space="0" w:color="auto"/>
              <w:right w:val="single" w:sz="4" w:space="0" w:color="auto"/>
            </w:tcBorders>
          </w:tcPr>
          <w:p w14:paraId="2D5811B2"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tcPr>
          <w:p w14:paraId="26ABAE1C"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500" w:type="pct"/>
            <w:tcBorders>
              <w:top w:val="single" w:sz="4" w:space="0" w:color="auto"/>
              <w:left w:val="single" w:sz="4" w:space="0" w:color="auto"/>
              <w:bottom w:val="single" w:sz="4" w:space="0" w:color="auto"/>
              <w:right w:val="single" w:sz="4" w:space="0" w:color="auto"/>
            </w:tcBorders>
          </w:tcPr>
          <w:p w14:paraId="234336D9" w14:textId="77777777" w:rsidR="00697841" w:rsidRPr="009D2B12" w:rsidRDefault="00697841" w:rsidP="00C11757">
            <w:pPr>
              <w:rPr>
                <w:rFonts w:asciiTheme="minorEastAsia" w:eastAsiaTheme="minorEastAsia" w:hAnsiTheme="minorEastAsia"/>
                <w:bCs/>
                <w:color w:val="000000"/>
                <w:sz w:val="18"/>
                <w:szCs w:val="18"/>
              </w:rPr>
            </w:pPr>
            <w:r w:rsidRPr="00543A75">
              <w:rPr>
                <w:rFonts w:asciiTheme="minorHAnsi" w:eastAsiaTheme="minorEastAsia" w:hAnsiTheme="minorHAnsi"/>
                <w:sz w:val="18"/>
                <w:szCs w:val="18"/>
              </w:rPr>
              <w:t>226801000000000101099</w:t>
            </w:r>
          </w:p>
        </w:tc>
      </w:tr>
      <w:tr w:rsidR="00697841" w:rsidRPr="00CB1278" w14:paraId="799A554D" w14:textId="77777777" w:rsidTr="00C11757">
        <w:trPr>
          <w:trHeight w:val="354"/>
        </w:trPr>
        <w:tc>
          <w:tcPr>
            <w:tcW w:w="251" w:type="pct"/>
          </w:tcPr>
          <w:p w14:paraId="4DA0F685" w14:textId="77777777" w:rsidR="00697841" w:rsidRPr="00FD5012" w:rsidRDefault="00697841" w:rsidP="006A0DBC">
            <w:pPr>
              <w:pStyle w:val="a6"/>
              <w:numPr>
                <w:ilvl w:val="0"/>
                <w:numId w:val="56"/>
              </w:numPr>
              <w:ind w:firstLineChars="0"/>
              <w:rPr>
                <w:rFonts w:asciiTheme="minorEastAsia" w:eastAsiaTheme="minorEastAsia" w:hAnsiTheme="minorEastAsia"/>
                <w:sz w:val="18"/>
                <w:szCs w:val="18"/>
              </w:rPr>
            </w:pPr>
          </w:p>
        </w:tc>
        <w:tc>
          <w:tcPr>
            <w:tcW w:w="673" w:type="pct"/>
            <w:shd w:val="clear" w:color="auto" w:fill="auto"/>
          </w:tcPr>
          <w:p w14:paraId="331E2F73"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A</w:t>
            </w:r>
            <w:r w:rsidRPr="009D2B12">
              <w:rPr>
                <w:rFonts w:asciiTheme="minorEastAsia" w:eastAsiaTheme="minorEastAsia" w:hAnsiTheme="minorEastAsia" w:hint="eastAsia"/>
                <w:color w:val="000000"/>
                <w:sz w:val="18"/>
                <w:szCs w:val="18"/>
              </w:rPr>
              <w:t>ccountNo</w:t>
            </w:r>
          </w:p>
        </w:tc>
        <w:tc>
          <w:tcPr>
            <w:tcW w:w="1216" w:type="pct"/>
            <w:tcBorders>
              <w:top w:val="single" w:sz="4" w:space="0" w:color="auto"/>
              <w:left w:val="single" w:sz="4" w:space="0" w:color="auto"/>
              <w:bottom w:val="single" w:sz="4" w:space="0" w:color="auto"/>
              <w:right w:val="single" w:sz="4" w:space="0" w:color="auto"/>
            </w:tcBorders>
          </w:tcPr>
          <w:p w14:paraId="280F0E2B" w14:textId="77777777" w:rsidR="00697841" w:rsidRDefault="00697841" w:rsidP="00C11757">
            <w:pPr>
              <w:rPr>
                <w:rFonts w:asciiTheme="minorEastAsia" w:eastAsiaTheme="minorEastAsia" w:hAnsiTheme="minorEastAsia"/>
                <w:bCs/>
                <w:color w:val="000000"/>
                <w:sz w:val="18"/>
                <w:szCs w:val="18"/>
              </w:rPr>
            </w:pPr>
            <w:r w:rsidRPr="009D2B12">
              <w:rPr>
                <w:rFonts w:asciiTheme="minorEastAsia" w:eastAsiaTheme="minorEastAsia" w:hAnsiTheme="minorEastAsia" w:hint="eastAsia"/>
                <w:color w:val="000000"/>
                <w:sz w:val="18"/>
                <w:szCs w:val="18"/>
              </w:rPr>
              <w:t>二类户卡号</w:t>
            </w:r>
            <w:r>
              <w:rPr>
                <w:rFonts w:asciiTheme="minorEastAsia" w:eastAsiaTheme="minorEastAsia" w:hAnsiTheme="minorEastAsia" w:hint="eastAsia"/>
                <w:color w:val="000000"/>
                <w:sz w:val="18"/>
                <w:szCs w:val="18"/>
              </w:rPr>
              <w:t>。</w:t>
            </w:r>
            <w:r>
              <w:rPr>
                <w:rFonts w:asciiTheme="minorEastAsia" w:eastAsiaTheme="minorEastAsia" w:hAnsiTheme="minorEastAsia"/>
                <w:color w:val="000000"/>
                <w:sz w:val="18"/>
                <w:szCs w:val="18"/>
              </w:rPr>
              <w:t>除了直接返回外，</w:t>
            </w:r>
            <w:r>
              <w:rPr>
                <w:rFonts w:asciiTheme="minorEastAsia" w:eastAsiaTheme="minorEastAsia" w:hAnsiTheme="minorEastAsia" w:hint="eastAsia"/>
                <w:color w:val="000000"/>
                <w:sz w:val="18"/>
                <w:szCs w:val="18"/>
              </w:rPr>
              <w:t>二类户卡号会</w:t>
            </w:r>
            <w:r>
              <w:rPr>
                <w:rFonts w:asciiTheme="minorEastAsia" w:eastAsiaTheme="minorEastAsia" w:hAnsiTheme="minorEastAsia"/>
                <w:color w:val="000000"/>
                <w:sz w:val="18"/>
                <w:szCs w:val="18"/>
              </w:rPr>
              <w:t>通过</w:t>
            </w:r>
            <w:r>
              <w:rPr>
                <w:rFonts w:asciiTheme="minorEastAsia" w:eastAsiaTheme="minorEastAsia" w:hAnsiTheme="minorEastAsia" w:hint="eastAsia"/>
                <w:color w:val="000000"/>
                <w:sz w:val="18"/>
                <w:szCs w:val="18"/>
              </w:rPr>
              <w:t>短信的</w:t>
            </w:r>
            <w:r>
              <w:rPr>
                <w:rFonts w:asciiTheme="minorEastAsia" w:eastAsiaTheme="minorEastAsia" w:hAnsiTheme="minorEastAsia"/>
                <w:color w:val="000000"/>
                <w:sz w:val="18"/>
                <w:szCs w:val="18"/>
              </w:rPr>
              <w:t>形式发送客户手机</w:t>
            </w:r>
            <w:r>
              <w:rPr>
                <w:rFonts w:asciiTheme="minorEastAsia" w:eastAsiaTheme="minorEastAsia" w:hAnsiTheme="minorEastAsia" w:hint="eastAsia"/>
                <w:color w:val="000000"/>
                <w:sz w:val="18"/>
                <w:szCs w:val="18"/>
              </w:rPr>
              <w:t>。</w:t>
            </w:r>
          </w:p>
        </w:tc>
        <w:tc>
          <w:tcPr>
            <w:tcW w:w="591" w:type="pct"/>
            <w:tcBorders>
              <w:top w:val="single" w:sz="4" w:space="0" w:color="auto"/>
              <w:left w:val="single" w:sz="4" w:space="0" w:color="auto"/>
              <w:bottom w:val="single" w:sz="4" w:space="0" w:color="auto"/>
              <w:right w:val="single" w:sz="4" w:space="0" w:color="auto"/>
            </w:tcBorders>
          </w:tcPr>
          <w:p w14:paraId="649F54B8"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4F821386"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7" w:type="pct"/>
          </w:tcPr>
          <w:p w14:paraId="4C33DF1C"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500" w:type="pct"/>
            <w:tcBorders>
              <w:top w:val="single" w:sz="4" w:space="0" w:color="auto"/>
              <w:left w:val="single" w:sz="4" w:space="0" w:color="auto"/>
              <w:bottom w:val="single" w:sz="4" w:space="0" w:color="auto"/>
              <w:right w:val="single" w:sz="4" w:space="0" w:color="auto"/>
            </w:tcBorders>
          </w:tcPr>
          <w:p w14:paraId="7D03106E" w14:textId="77777777" w:rsidR="00697841" w:rsidRPr="009D2B12" w:rsidRDefault="00697841" w:rsidP="00C11757">
            <w:pPr>
              <w:rPr>
                <w:rFonts w:asciiTheme="minorEastAsia" w:eastAsiaTheme="minorEastAsia" w:hAnsiTheme="minorEastAsia"/>
                <w:bCs/>
                <w:color w:val="000000"/>
                <w:sz w:val="18"/>
                <w:szCs w:val="18"/>
              </w:rPr>
            </w:pPr>
          </w:p>
        </w:tc>
      </w:tr>
      <w:tr w:rsidR="00697841" w:rsidRPr="00CB1278" w14:paraId="2A95F968" w14:textId="77777777" w:rsidTr="00C11757">
        <w:trPr>
          <w:trHeight w:val="354"/>
        </w:trPr>
        <w:tc>
          <w:tcPr>
            <w:tcW w:w="251" w:type="pct"/>
          </w:tcPr>
          <w:p w14:paraId="30C7693A" w14:textId="77777777" w:rsidR="00697841" w:rsidRPr="00FD5012" w:rsidRDefault="00697841" w:rsidP="006A0DBC">
            <w:pPr>
              <w:pStyle w:val="a6"/>
              <w:numPr>
                <w:ilvl w:val="0"/>
                <w:numId w:val="56"/>
              </w:numPr>
              <w:ind w:firstLineChars="0"/>
              <w:rPr>
                <w:rFonts w:asciiTheme="minorEastAsia" w:eastAsiaTheme="minorEastAsia" w:hAnsiTheme="minorEastAsia"/>
                <w:sz w:val="18"/>
                <w:szCs w:val="18"/>
              </w:rPr>
            </w:pPr>
          </w:p>
        </w:tc>
        <w:tc>
          <w:tcPr>
            <w:tcW w:w="673" w:type="pct"/>
            <w:shd w:val="clear" w:color="auto" w:fill="auto"/>
          </w:tcPr>
          <w:p w14:paraId="6D1CB274"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91833">
              <w:rPr>
                <w:rFonts w:asciiTheme="minorEastAsia" w:eastAsiaTheme="minorEastAsia" w:hAnsiTheme="minorEastAsia" w:hint="eastAsia"/>
                <w:color w:val="000000"/>
                <w:sz w:val="18"/>
                <w:szCs w:val="18"/>
              </w:rPr>
              <w:t>utTradeNo</w:t>
            </w:r>
          </w:p>
        </w:tc>
        <w:tc>
          <w:tcPr>
            <w:tcW w:w="1216" w:type="pct"/>
            <w:tcBorders>
              <w:top w:val="single" w:sz="4" w:space="0" w:color="auto"/>
              <w:left w:val="single" w:sz="4" w:space="0" w:color="auto"/>
              <w:bottom w:val="single" w:sz="4" w:space="0" w:color="auto"/>
              <w:right w:val="single" w:sz="4" w:space="0" w:color="auto"/>
            </w:tcBorders>
          </w:tcPr>
          <w:p w14:paraId="00F70AEC" w14:textId="77777777" w:rsidR="00697841" w:rsidRPr="009D2B12"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外部交易号</w:t>
            </w:r>
            <w:r>
              <w:rPr>
                <w:rFonts w:asciiTheme="minorEastAsia" w:eastAsiaTheme="minorEastAsia" w:hAnsiTheme="minorEastAsia" w:hint="eastAsia"/>
                <w:color w:val="000000"/>
                <w:sz w:val="18"/>
                <w:szCs w:val="18"/>
              </w:rPr>
              <w:t>。</w:t>
            </w:r>
          </w:p>
        </w:tc>
        <w:tc>
          <w:tcPr>
            <w:tcW w:w="591" w:type="pct"/>
            <w:tcBorders>
              <w:top w:val="single" w:sz="4" w:space="0" w:color="auto"/>
              <w:left w:val="single" w:sz="4" w:space="0" w:color="auto"/>
              <w:bottom w:val="single" w:sz="4" w:space="0" w:color="auto"/>
              <w:right w:val="single" w:sz="4" w:space="0" w:color="auto"/>
            </w:tcBorders>
          </w:tcPr>
          <w:p w14:paraId="206AC01A"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42" w:type="pct"/>
            <w:tcBorders>
              <w:top w:val="single" w:sz="4" w:space="0" w:color="auto"/>
              <w:left w:val="single" w:sz="4" w:space="0" w:color="auto"/>
              <w:bottom w:val="single" w:sz="4" w:space="0" w:color="auto"/>
              <w:right w:val="single" w:sz="4" w:space="0" w:color="auto"/>
            </w:tcBorders>
          </w:tcPr>
          <w:p w14:paraId="3A585A0C"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427" w:type="pct"/>
          </w:tcPr>
          <w:p w14:paraId="6A8350F7" w14:textId="77777777" w:rsidR="00697841"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ME</w:t>
            </w:r>
          </w:p>
        </w:tc>
        <w:tc>
          <w:tcPr>
            <w:tcW w:w="1500" w:type="pct"/>
            <w:tcBorders>
              <w:top w:val="single" w:sz="4" w:space="0" w:color="auto"/>
              <w:left w:val="single" w:sz="4" w:space="0" w:color="auto"/>
              <w:bottom w:val="single" w:sz="4" w:space="0" w:color="auto"/>
              <w:right w:val="single" w:sz="4" w:space="0" w:color="auto"/>
            </w:tcBorders>
          </w:tcPr>
          <w:p w14:paraId="4AC60AB7" w14:textId="77777777" w:rsidR="00697841" w:rsidRPr="009D2B12" w:rsidRDefault="00697841" w:rsidP="00C11757">
            <w:pPr>
              <w:rPr>
                <w:rFonts w:asciiTheme="minorEastAsia" w:eastAsiaTheme="minorEastAsia" w:hAnsiTheme="minorEastAsia"/>
                <w:bCs/>
                <w:color w:val="000000"/>
                <w:sz w:val="18"/>
                <w:szCs w:val="18"/>
              </w:rPr>
            </w:pPr>
            <w:r w:rsidRPr="00123A3A">
              <w:rPr>
                <w:rFonts w:asciiTheme="minorHAnsi" w:eastAsiaTheme="minorEastAsia" w:hAnsiTheme="minorHAnsi" w:hint="eastAsia"/>
                <w:sz w:val="18"/>
                <w:szCs w:val="18"/>
              </w:rPr>
              <w:t>20151229113030000000000000000001</w:t>
            </w:r>
          </w:p>
        </w:tc>
      </w:tr>
    </w:tbl>
    <w:p w14:paraId="04D19AB7" w14:textId="77777777" w:rsidR="00F32D02" w:rsidRDefault="00F32D02" w:rsidP="00F32D02">
      <w:pPr>
        <w:pStyle w:val="4"/>
        <w:numPr>
          <w:ilvl w:val="0"/>
          <w:numId w:val="0"/>
        </w:numPr>
        <w:ind w:left="864" w:hanging="864"/>
      </w:pPr>
      <w:r>
        <w:rPr>
          <w:rFonts w:hint="eastAsia"/>
        </w:rPr>
        <w:t>报文返回码</w:t>
      </w:r>
    </w:p>
    <w:tbl>
      <w:tblPr>
        <w:tblStyle w:val="a9"/>
        <w:tblW w:w="0" w:type="auto"/>
        <w:tblLook w:val="04A0" w:firstRow="1" w:lastRow="0" w:firstColumn="1" w:lastColumn="0" w:noHBand="0" w:noVBand="1"/>
      </w:tblPr>
      <w:tblGrid>
        <w:gridCol w:w="4257"/>
        <w:gridCol w:w="4039"/>
      </w:tblGrid>
      <w:tr w:rsidR="00F32D02" w14:paraId="141F2DBF" w14:textId="77777777" w:rsidTr="00F32D02">
        <w:tc>
          <w:tcPr>
            <w:tcW w:w="4261" w:type="dxa"/>
          </w:tcPr>
          <w:p w14:paraId="45BAB5FA" w14:textId="590A4FF2" w:rsidR="00F32D02" w:rsidRDefault="00F32D02" w:rsidP="00F32D02">
            <w:r>
              <w:rPr>
                <w:rFonts w:hint="eastAsia"/>
              </w:rPr>
              <w:t>返回码</w:t>
            </w:r>
          </w:p>
        </w:tc>
        <w:tc>
          <w:tcPr>
            <w:tcW w:w="4261" w:type="dxa"/>
          </w:tcPr>
          <w:p w14:paraId="26E401A0" w14:textId="3FE4E951" w:rsidR="00F32D02" w:rsidRDefault="00F32D02" w:rsidP="00F32D02">
            <w:r>
              <w:rPr>
                <w:rFonts w:hint="eastAsia"/>
              </w:rPr>
              <w:t>中文</w:t>
            </w:r>
            <w:r>
              <w:t>描述</w:t>
            </w:r>
          </w:p>
        </w:tc>
      </w:tr>
      <w:tr w:rsidR="00F32D02" w14:paraId="7ACDAFB4" w14:textId="77777777" w:rsidTr="00A43EF8">
        <w:tc>
          <w:tcPr>
            <w:tcW w:w="4261" w:type="dxa"/>
            <w:vAlign w:val="bottom"/>
          </w:tcPr>
          <w:p w14:paraId="0B2AAAF8" w14:textId="45104CAD" w:rsidR="00F32D02" w:rsidRDefault="00F32D02" w:rsidP="00F32D02">
            <w:r>
              <w:rPr>
                <w:rFonts w:hint="eastAsia"/>
                <w:color w:val="000000"/>
              </w:rPr>
              <w:t>BKMP_ILLEGAL_PARAM</w:t>
            </w:r>
          </w:p>
        </w:tc>
        <w:tc>
          <w:tcPr>
            <w:tcW w:w="4261" w:type="dxa"/>
            <w:vAlign w:val="bottom"/>
          </w:tcPr>
          <w:p w14:paraId="7EED9081" w14:textId="1D5A5221" w:rsidR="00F32D02" w:rsidRDefault="00F32D02" w:rsidP="00F32D02">
            <w:r>
              <w:rPr>
                <w:rFonts w:hint="eastAsia"/>
                <w:color w:val="000000"/>
              </w:rPr>
              <w:t>参数非法</w:t>
            </w:r>
          </w:p>
        </w:tc>
      </w:tr>
      <w:tr w:rsidR="00F32D02" w14:paraId="00C7837E" w14:textId="77777777" w:rsidTr="00A43EF8">
        <w:tc>
          <w:tcPr>
            <w:tcW w:w="4261" w:type="dxa"/>
            <w:vAlign w:val="bottom"/>
          </w:tcPr>
          <w:p w14:paraId="3FDA7C8F" w14:textId="2D0D8831" w:rsidR="00F32D02" w:rsidRDefault="00F32D02" w:rsidP="00F32D02">
            <w:r>
              <w:rPr>
                <w:rFonts w:hint="eastAsia"/>
                <w:color w:val="000000"/>
              </w:rPr>
              <w:t>BKMP_IDEMPOTENCY_ERROR</w:t>
            </w:r>
          </w:p>
        </w:tc>
        <w:tc>
          <w:tcPr>
            <w:tcW w:w="4261" w:type="dxa"/>
            <w:vAlign w:val="bottom"/>
          </w:tcPr>
          <w:p w14:paraId="3BE950A4" w14:textId="7B2E8F39" w:rsidR="00F32D02" w:rsidRDefault="00F32D02" w:rsidP="00F32D02">
            <w:r>
              <w:rPr>
                <w:rFonts w:hint="eastAsia"/>
                <w:color w:val="000000"/>
              </w:rPr>
              <w:t>幂等性错误</w:t>
            </w:r>
          </w:p>
        </w:tc>
      </w:tr>
      <w:tr w:rsidR="00F32D02" w14:paraId="2264B29E" w14:textId="77777777" w:rsidTr="00A43EF8">
        <w:tc>
          <w:tcPr>
            <w:tcW w:w="4261" w:type="dxa"/>
            <w:vAlign w:val="bottom"/>
          </w:tcPr>
          <w:p w14:paraId="010C1912" w14:textId="44396C3A" w:rsidR="00F32D02" w:rsidRDefault="00F32D02" w:rsidP="00F32D02">
            <w:r>
              <w:rPr>
                <w:rFonts w:hint="eastAsia"/>
                <w:color w:val="000000"/>
              </w:rPr>
              <w:t>BKMP_SMS_VERIFY_OVER_COUNT_LIMIT</w:t>
            </w:r>
          </w:p>
        </w:tc>
        <w:tc>
          <w:tcPr>
            <w:tcW w:w="4261" w:type="dxa"/>
            <w:vAlign w:val="bottom"/>
          </w:tcPr>
          <w:p w14:paraId="482A8608" w14:textId="69F9C3E9" w:rsidR="00F32D02" w:rsidRDefault="00F32D02" w:rsidP="00F32D02">
            <w:r>
              <w:rPr>
                <w:rFonts w:hint="eastAsia"/>
                <w:color w:val="000000"/>
              </w:rPr>
              <w:t>验证码已使用或已过期</w:t>
            </w:r>
          </w:p>
        </w:tc>
      </w:tr>
      <w:tr w:rsidR="00F32D02" w14:paraId="665153D7" w14:textId="77777777" w:rsidTr="00A43EF8">
        <w:tc>
          <w:tcPr>
            <w:tcW w:w="4261" w:type="dxa"/>
            <w:vAlign w:val="bottom"/>
          </w:tcPr>
          <w:p w14:paraId="0C250A21" w14:textId="2DDDAF7E" w:rsidR="00F32D02" w:rsidRDefault="00F32D02" w:rsidP="00F32D02">
            <w:r>
              <w:rPr>
                <w:rFonts w:hint="eastAsia"/>
                <w:color w:val="000000"/>
              </w:rPr>
              <w:t>BKMP_SMS_VERIFY_ERROR</w:t>
            </w:r>
          </w:p>
        </w:tc>
        <w:tc>
          <w:tcPr>
            <w:tcW w:w="4261" w:type="dxa"/>
            <w:vAlign w:val="bottom"/>
          </w:tcPr>
          <w:p w14:paraId="04024658" w14:textId="2CA23331" w:rsidR="00F32D02" w:rsidRDefault="00F32D02" w:rsidP="00F32D02">
            <w:r>
              <w:rPr>
                <w:rFonts w:hint="eastAsia"/>
                <w:color w:val="000000"/>
              </w:rPr>
              <w:t>手机验证码错误</w:t>
            </w:r>
          </w:p>
        </w:tc>
      </w:tr>
      <w:tr w:rsidR="0050617B" w14:paraId="04308611" w14:textId="77777777" w:rsidTr="00A43EF8">
        <w:tc>
          <w:tcPr>
            <w:tcW w:w="4261" w:type="dxa"/>
            <w:vAlign w:val="bottom"/>
          </w:tcPr>
          <w:p w14:paraId="341F0DA2" w14:textId="1ED3099E" w:rsidR="0050617B" w:rsidRDefault="0050617B" w:rsidP="00F32D02">
            <w:pPr>
              <w:rPr>
                <w:color w:val="000000"/>
              </w:rPr>
            </w:pPr>
            <w:r w:rsidRPr="0050617B">
              <w:rPr>
                <w:color w:val="000000"/>
              </w:rPr>
              <w:t>BKMP_ISV_CERTNO_OVER_LIMIT</w:t>
            </w:r>
          </w:p>
        </w:tc>
        <w:tc>
          <w:tcPr>
            <w:tcW w:w="4261" w:type="dxa"/>
            <w:vAlign w:val="bottom"/>
          </w:tcPr>
          <w:p w14:paraId="265ACB28" w14:textId="58309CD8" w:rsidR="0050617B" w:rsidRDefault="0050617B" w:rsidP="00F32D02">
            <w:pPr>
              <w:rPr>
                <w:color w:val="000000"/>
              </w:rPr>
            </w:pPr>
            <w:r w:rsidRPr="0050617B">
              <w:rPr>
                <w:rFonts w:hint="eastAsia"/>
                <w:color w:val="000000"/>
              </w:rPr>
              <w:t>同一证件号开通商户数量超限</w:t>
            </w:r>
          </w:p>
        </w:tc>
      </w:tr>
    </w:tbl>
    <w:p w14:paraId="0F271C87" w14:textId="77777777" w:rsidR="00F32D02" w:rsidRPr="00F32D02" w:rsidRDefault="00F32D02" w:rsidP="00A43EF8"/>
    <w:p w14:paraId="568DC5F9" w14:textId="77777777" w:rsidR="00697841" w:rsidRDefault="00697841" w:rsidP="00697841">
      <w:pPr>
        <w:pStyle w:val="3"/>
        <w:rPr>
          <w:sz w:val="22"/>
        </w:rPr>
      </w:pPr>
      <w:r w:rsidRPr="002E6885">
        <w:rPr>
          <w:rFonts w:hint="eastAsia"/>
        </w:rPr>
        <w:t>商户</w:t>
      </w:r>
      <w:r>
        <w:rPr>
          <w:rFonts w:hint="eastAsia"/>
        </w:rPr>
        <w:t>账户换绑卡</w:t>
      </w:r>
      <w:r w:rsidRPr="00EA6F6F">
        <w:rPr>
          <w:sz w:val="22"/>
        </w:rPr>
        <w:t>&lt;ant.mybank.merchantprod.account.bindbankcard&gt;</w:t>
      </w:r>
    </w:p>
    <w:p w14:paraId="17F0CE55" w14:textId="77777777" w:rsidR="00697841" w:rsidRDefault="00697841" w:rsidP="00697841">
      <w:pPr>
        <w:spacing w:line="360" w:lineRule="auto"/>
        <w:ind w:firstLineChars="200" w:firstLine="480"/>
        <w:rPr>
          <w:sz w:val="24"/>
          <w:szCs w:val="24"/>
        </w:rPr>
      </w:pPr>
      <w:r w:rsidRPr="00D57815">
        <w:rPr>
          <w:rFonts w:hint="eastAsia"/>
          <w:sz w:val="24"/>
          <w:szCs w:val="24"/>
        </w:rPr>
        <w:t>商户修改开户时绑定的银行卡。</w:t>
      </w:r>
      <w:r>
        <w:rPr>
          <w:rFonts w:hint="eastAsia"/>
          <w:sz w:val="24"/>
          <w:szCs w:val="24"/>
        </w:rPr>
        <w:t>银行</w:t>
      </w:r>
      <w:r>
        <w:rPr>
          <w:sz w:val="24"/>
          <w:szCs w:val="24"/>
        </w:rPr>
        <w:t>账户</w:t>
      </w:r>
      <w:r>
        <w:rPr>
          <w:rFonts w:hint="eastAsia"/>
          <w:sz w:val="24"/>
          <w:szCs w:val="24"/>
        </w:rPr>
        <w:t>绑定</w:t>
      </w:r>
      <w:r>
        <w:rPr>
          <w:sz w:val="24"/>
          <w:szCs w:val="24"/>
        </w:rPr>
        <w:t>卡更换后，余利宝</w:t>
      </w:r>
      <w:r>
        <w:rPr>
          <w:rFonts w:hint="eastAsia"/>
          <w:sz w:val="24"/>
          <w:szCs w:val="24"/>
        </w:rPr>
        <w:t>提现</w:t>
      </w:r>
      <w:r>
        <w:rPr>
          <w:sz w:val="24"/>
          <w:szCs w:val="24"/>
        </w:rPr>
        <w:t>的</w:t>
      </w:r>
      <w:r>
        <w:rPr>
          <w:rFonts w:hint="eastAsia"/>
          <w:sz w:val="24"/>
          <w:szCs w:val="24"/>
        </w:rPr>
        <w:t>银行卡随之调整。</w:t>
      </w:r>
    </w:p>
    <w:p w14:paraId="0C284370" w14:textId="77777777" w:rsidR="00697841" w:rsidRPr="00333B5D" w:rsidRDefault="00697841" w:rsidP="00697841">
      <w:pPr>
        <w:spacing w:line="360" w:lineRule="auto"/>
        <w:ind w:firstLineChars="200" w:firstLine="480"/>
        <w:rPr>
          <w:sz w:val="24"/>
          <w:szCs w:val="24"/>
        </w:rPr>
      </w:pPr>
      <w:r>
        <w:rPr>
          <w:rFonts w:hint="eastAsia"/>
          <w:sz w:val="24"/>
          <w:szCs w:val="24"/>
        </w:rPr>
        <w:t>换</w:t>
      </w:r>
      <w:r>
        <w:rPr>
          <w:sz w:val="24"/>
          <w:szCs w:val="24"/>
        </w:rPr>
        <w:t>绑卡</w:t>
      </w:r>
      <w:r>
        <w:rPr>
          <w:rFonts w:hint="eastAsia"/>
          <w:sz w:val="24"/>
          <w:szCs w:val="24"/>
        </w:rPr>
        <w:t>的</w:t>
      </w:r>
      <w:r>
        <w:rPr>
          <w:sz w:val="24"/>
          <w:szCs w:val="24"/>
        </w:rPr>
        <w:t>卡要求与商户本人同</w:t>
      </w:r>
      <w:r>
        <w:rPr>
          <w:rFonts w:hint="eastAsia"/>
          <w:sz w:val="24"/>
          <w:szCs w:val="24"/>
        </w:rPr>
        <w:t>人</w:t>
      </w:r>
      <w:r>
        <w:rPr>
          <w:sz w:val="24"/>
          <w:szCs w:val="24"/>
        </w:rPr>
        <w:t>（姓名、</w:t>
      </w:r>
      <w:r>
        <w:rPr>
          <w:rFonts w:hint="eastAsia"/>
          <w:sz w:val="24"/>
          <w:szCs w:val="24"/>
        </w:rPr>
        <w:t>身份证</w:t>
      </w:r>
      <w:r>
        <w:rPr>
          <w:sz w:val="24"/>
          <w:szCs w:val="24"/>
        </w:rPr>
        <w:t>号码一致）</w:t>
      </w:r>
      <w:r>
        <w:rPr>
          <w:rFonts w:hint="eastAsia"/>
          <w:sz w:val="24"/>
          <w:szCs w:val="24"/>
        </w:rPr>
        <w:t>。交易</w:t>
      </w:r>
      <w:r>
        <w:rPr>
          <w:sz w:val="24"/>
          <w:szCs w:val="24"/>
        </w:rPr>
        <w:t>时，</w:t>
      </w:r>
      <w:r>
        <w:rPr>
          <w:rFonts w:hint="eastAsia"/>
          <w:sz w:val="24"/>
          <w:szCs w:val="24"/>
        </w:rPr>
        <w:t>银行</w:t>
      </w:r>
      <w:r>
        <w:rPr>
          <w:sz w:val="24"/>
          <w:szCs w:val="24"/>
        </w:rPr>
        <w:t>会做</w:t>
      </w:r>
      <w:r>
        <w:rPr>
          <w:rFonts w:hint="eastAsia"/>
          <w:sz w:val="24"/>
          <w:szCs w:val="24"/>
        </w:rPr>
        <w:t>预留</w:t>
      </w:r>
      <w:r>
        <w:rPr>
          <w:sz w:val="24"/>
          <w:szCs w:val="24"/>
        </w:rPr>
        <w:t>手机</w:t>
      </w:r>
      <w:r>
        <w:rPr>
          <w:rFonts w:hint="eastAsia"/>
          <w:sz w:val="24"/>
          <w:szCs w:val="24"/>
        </w:rPr>
        <w:t>号动态</w:t>
      </w:r>
      <w:r>
        <w:rPr>
          <w:sz w:val="24"/>
          <w:szCs w:val="24"/>
        </w:rPr>
        <w:t>验证码</w:t>
      </w:r>
      <w:r>
        <w:rPr>
          <w:rFonts w:hint="eastAsia"/>
          <w:sz w:val="24"/>
          <w:szCs w:val="24"/>
        </w:rPr>
        <w:t>校验，</w:t>
      </w:r>
      <w:r>
        <w:rPr>
          <w:sz w:val="24"/>
          <w:szCs w:val="24"/>
        </w:rPr>
        <w:t>须商户</w:t>
      </w:r>
      <w:r>
        <w:rPr>
          <w:rFonts w:hint="eastAsia"/>
          <w:sz w:val="24"/>
          <w:szCs w:val="24"/>
        </w:rPr>
        <w:t>先</w:t>
      </w:r>
      <w:r>
        <w:rPr>
          <w:sz w:val="24"/>
          <w:szCs w:val="24"/>
        </w:rPr>
        <w:t>调用短信</w:t>
      </w:r>
      <w:r>
        <w:rPr>
          <w:rFonts w:hint="eastAsia"/>
          <w:sz w:val="24"/>
          <w:szCs w:val="24"/>
        </w:rPr>
        <w:t>发送</w:t>
      </w:r>
      <w:r>
        <w:rPr>
          <w:sz w:val="24"/>
          <w:szCs w:val="24"/>
        </w:rPr>
        <w:t>接口发送验证码，</w:t>
      </w:r>
      <w:r>
        <w:rPr>
          <w:rFonts w:hint="eastAsia"/>
          <w:sz w:val="24"/>
          <w:szCs w:val="24"/>
        </w:rPr>
        <w:t>获取</w:t>
      </w:r>
      <w:r>
        <w:rPr>
          <w:sz w:val="24"/>
          <w:szCs w:val="24"/>
        </w:rPr>
        <w:t>到客户</w:t>
      </w:r>
      <w:r>
        <w:rPr>
          <w:rFonts w:hint="eastAsia"/>
          <w:sz w:val="24"/>
          <w:szCs w:val="24"/>
        </w:rPr>
        <w:t>回填</w:t>
      </w:r>
      <w:r>
        <w:rPr>
          <w:sz w:val="24"/>
          <w:szCs w:val="24"/>
        </w:rPr>
        <w:t>的短信验证码后才提交换绑卡</w:t>
      </w:r>
      <w:r>
        <w:rPr>
          <w:rFonts w:hint="eastAsia"/>
          <w:sz w:val="24"/>
          <w:szCs w:val="24"/>
        </w:rPr>
        <w:t>请求</w:t>
      </w:r>
      <w:r>
        <w:rPr>
          <w:sz w:val="24"/>
          <w:szCs w:val="24"/>
        </w:rPr>
        <w:t>。</w:t>
      </w:r>
    </w:p>
    <w:p w14:paraId="7FAFC7C5" w14:textId="77777777" w:rsidR="00697841" w:rsidRPr="00F561BB" w:rsidRDefault="00697841" w:rsidP="00697841">
      <w:pPr>
        <w:pStyle w:val="4"/>
        <w:numPr>
          <w:ilvl w:val="0"/>
          <w:numId w:val="0"/>
        </w:numPr>
        <w:ind w:left="864" w:hanging="864"/>
      </w:pPr>
      <w:r w:rsidRPr="00F561BB">
        <w:rPr>
          <w:rFonts w:hint="eastAsia"/>
        </w:rPr>
        <w:t>请求报文</w:t>
      </w:r>
    </w:p>
    <w:tbl>
      <w:tblPr>
        <w:tblStyle w:val="a9"/>
        <w:tblW w:w="5000" w:type="pct"/>
        <w:tblLook w:val="04A0" w:firstRow="1" w:lastRow="0" w:firstColumn="1" w:lastColumn="0" w:noHBand="0" w:noVBand="1"/>
      </w:tblPr>
      <w:tblGrid>
        <w:gridCol w:w="482"/>
        <w:gridCol w:w="1599"/>
        <w:gridCol w:w="1074"/>
        <w:gridCol w:w="860"/>
        <w:gridCol w:w="496"/>
        <w:gridCol w:w="689"/>
        <w:gridCol w:w="3096"/>
      </w:tblGrid>
      <w:tr w:rsidR="00697841" w:rsidRPr="00CB1278" w14:paraId="1467F0C0" w14:textId="77777777" w:rsidTr="00C11757">
        <w:trPr>
          <w:trHeight w:val="324"/>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8FD797" w14:textId="77777777" w:rsidR="00697841" w:rsidRPr="00BC504A" w:rsidRDefault="00697841" w:rsidP="00C11757">
            <w:pPr>
              <w:rPr>
                <w:rFonts w:asciiTheme="minorEastAsia" w:eastAsiaTheme="minorEastAsia" w:hAnsiTheme="minorEastAsia"/>
                <w:b/>
              </w:rPr>
            </w:pPr>
            <w:r>
              <w:rPr>
                <w:rFonts w:asciiTheme="minorEastAsia" w:eastAsiaTheme="minorEastAsia" w:hAnsiTheme="minorEastAsia" w:hint="eastAsia"/>
                <w:b/>
              </w:rPr>
              <w:t>序号</w:t>
            </w:r>
          </w:p>
        </w:tc>
        <w:tc>
          <w:tcPr>
            <w:tcW w:w="97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4E7B9F" w14:textId="77777777" w:rsidR="00697841" w:rsidRPr="00BC504A" w:rsidRDefault="00697841" w:rsidP="00C11757">
            <w:pPr>
              <w:rPr>
                <w:rFonts w:asciiTheme="minorEastAsia" w:eastAsiaTheme="minorEastAsia" w:hAnsiTheme="minorEastAsia"/>
                <w:b/>
              </w:rPr>
            </w:pPr>
            <w:r w:rsidRPr="00BC504A">
              <w:rPr>
                <w:rFonts w:asciiTheme="minorEastAsia" w:eastAsiaTheme="minorEastAsia" w:hAnsiTheme="minorEastAsia" w:hint="eastAsia"/>
                <w:b/>
              </w:rPr>
              <w:t>参数名</w:t>
            </w:r>
          </w:p>
        </w:tc>
        <w:tc>
          <w:tcPr>
            <w:tcW w:w="6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E94C57"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228DAE"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A23183"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525E9C"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8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044F6D"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697841" w:rsidRPr="00CB1278" w14:paraId="674EF79D" w14:textId="77777777" w:rsidTr="00C11757">
        <w:trPr>
          <w:trHeight w:val="287"/>
        </w:trPr>
        <w:tc>
          <w:tcPr>
            <w:tcW w:w="299" w:type="pct"/>
          </w:tcPr>
          <w:p w14:paraId="728BBBA8" w14:textId="77777777" w:rsidR="00697841" w:rsidRPr="00BC504A" w:rsidRDefault="00697841" w:rsidP="006A0DBC">
            <w:pPr>
              <w:pStyle w:val="a6"/>
              <w:numPr>
                <w:ilvl w:val="0"/>
                <w:numId w:val="57"/>
              </w:numPr>
              <w:ind w:firstLineChars="0"/>
              <w:rPr>
                <w:rFonts w:asciiTheme="minorEastAsia" w:eastAsiaTheme="minorEastAsia" w:hAnsiTheme="minorEastAsia"/>
                <w:sz w:val="18"/>
                <w:szCs w:val="18"/>
              </w:rPr>
            </w:pPr>
          </w:p>
        </w:tc>
        <w:tc>
          <w:tcPr>
            <w:tcW w:w="972" w:type="pct"/>
            <w:shd w:val="clear" w:color="auto" w:fill="auto"/>
          </w:tcPr>
          <w:p w14:paraId="75AB07ED"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I</w:t>
            </w:r>
            <w:r w:rsidRPr="00991833">
              <w:rPr>
                <w:rFonts w:asciiTheme="minorEastAsia" w:eastAsiaTheme="minorEastAsia" w:hAnsiTheme="minorEastAsia" w:hint="eastAsia"/>
                <w:color w:val="000000"/>
                <w:sz w:val="18"/>
                <w:szCs w:val="18"/>
              </w:rPr>
              <w:t>svOrgId</w:t>
            </w:r>
          </w:p>
        </w:tc>
        <w:tc>
          <w:tcPr>
            <w:tcW w:w="656" w:type="pct"/>
            <w:shd w:val="clear" w:color="auto" w:fill="auto"/>
          </w:tcPr>
          <w:p w14:paraId="3D5BFE84"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合作方机构号</w:t>
            </w:r>
          </w:p>
        </w:tc>
        <w:tc>
          <w:tcPr>
            <w:tcW w:w="526" w:type="pct"/>
            <w:shd w:val="clear" w:color="auto" w:fill="auto"/>
          </w:tcPr>
          <w:p w14:paraId="0D3FEBB1"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Borders>
              <w:top w:val="single" w:sz="4" w:space="0" w:color="auto"/>
              <w:left w:val="single" w:sz="4" w:space="0" w:color="auto"/>
              <w:bottom w:val="single" w:sz="4" w:space="0" w:color="auto"/>
              <w:right w:val="single" w:sz="4" w:space="0" w:color="auto"/>
            </w:tcBorders>
          </w:tcPr>
          <w:p w14:paraId="6841A1B1"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tcBorders>
              <w:top w:val="single" w:sz="4" w:space="0" w:color="auto"/>
              <w:left w:val="single" w:sz="4" w:space="0" w:color="auto"/>
              <w:bottom w:val="single" w:sz="4" w:space="0" w:color="auto"/>
              <w:right w:val="single" w:sz="4" w:space="0" w:color="auto"/>
            </w:tcBorders>
          </w:tcPr>
          <w:p w14:paraId="38E4EC93"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816" w:type="pct"/>
            <w:tcBorders>
              <w:top w:val="single" w:sz="4" w:space="0" w:color="auto"/>
              <w:left w:val="single" w:sz="4" w:space="0" w:color="auto"/>
              <w:bottom w:val="single" w:sz="4" w:space="0" w:color="auto"/>
              <w:right w:val="single" w:sz="4" w:space="0" w:color="auto"/>
            </w:tcBorders>
          </w:tcPr>
          <w:p w14:paraId="4154A51C" w14:textId="77777777" w:rsidR="00697841" w:rsidRPr="00991833" w:rsidRDefault="00697841" w:rsidP="00C11757">
            <w:pPr>
              <w:rPr>
                <w:rFonts w:asciiTheme="minorEastAsia" w:eastAsiaTheme="minorEastAsia" w:hAnsiTheme="minorEastAsia"/>
                <w:bCs/>
                <w:color w:val="000000"/>
                <w:sz w:val="18"/>
                <w:szCs w:val="18"/>
              </w:rPr>
            </w:pPr>
            <w:r w:rsidRPr="003542DC">
              <w:rPr>
                <w:rFonts w:asciiTheme="minorHAnsi" w:eastAsiaTheme="minorEastAsia" w:hAnsiTheme="minorHAnsi"/>
                <w:sz w:val="18"/>
                <w:szCs w:val="18"/>
              </w:rPr>
              <w:t>202210000000000001025</w:t>
            </w:r>
          </w:p>
        </w:tc>
      </w:tr>
      <w:tr w:rsidR="00697841" w:rsidRPr="00CB1278" w14:paraId="051CC9DF" w14:textId="77777777" w:rsidTr="00C11757">
        <w:trPr>
          <w:trHeight w:val="287"/>
        </w:trPr>
        <w:tc>
          <w:tcPr>
            <w:tcW w:w="299" w:type="pct"/>
          </w:tcPr>
          <w:p w14:paraId="5B7E3712" w14:textId="77777777" w:rsidR="00697841" w:rsidRPr="00BC504A" w:rsidRDefault="00697841" w:rsidP="006A0DBC">
            <w:pPr>
              <w:pStyle w:val="a6"/>
              <w:numPr>
                <w:ilvl w:val="0"/>
                <w:numId w:val="57"/>
              </w:numPr>
              <w:ind w:firstLineChars="0"/>
              <w:rPr>
                <w:rFonts w:asciiTheme="minorEastAsia" w:eastAsiaTheme="minorEastAsia" w:hAnsiTheme="minorEastAsia"/>
                <w:sz w:val="18"/>
                <w:szCs w:val="18"/>
              </w:rPr>
            </w:pPr>
          </w:p>
        </w:tc>
        <w:tc>
          <w:tcPr>
            <w:tcW w:w="972" w:type="pct"/>
            <w:shd w:val="clear" w:color="auto" w:fill="auto"/>
          </w:tcPr>
          <w:p w14:paraId="1413A31B"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r w:rsidRPr="00991833">
              <w:rPr>
                <w:rFonts w:asciiTheme="minorEastAsia" w:eastAsiaTheme="minorEastAsia" w:hAnsiTheme="minorEastAsia" w:hint="eastAsia"/>
                <w:color w:val="000000"/>
                <w:sz w:val="18"/>
                <w:szCs w:val="18"/>
              </w:rPr>
              <w:t>erchantId</w:t>
            </w:r>
          </w:p>
        </w:tc>
        <w:tc>
          <w:tcPr>
            <w:tcW w:w="656" w:type="pct"/>
            <w:shd w:val="clear" w:color="auto" w:fill="auto"/>
          </w:tcPr>
          <w:p w14:paraId="5064F60F" w14:textId="435DC3BD" w:rsidR="00697841" w:rsidRPr="00CB1278"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商户号</w:t>
            </w:r>
            <w:r w:rsidR="00B52F88">
              <w:rPr>
                <w:rFonts w:asciiTheme="minorEastAsia" w:eastAsiaTheme="minorEastAsia" w:hAnsiTheme="minorEastAsia" w:hint="eastAsia"/>
                <w:color w:val="000000"/>
                <w:sz w:val="18"/>
                <w:szCs w:val="18"/>
              </w:rPr>
              <w:t>。网商为</w:t>
            </w:r>
            <w:r w:rsidR="00B52F88">
              <w:rPr>
                <w:rFonts w:asciiTheme="minorEastAsia" w:eastAsiaTheme="minorEastAsia" w:hAnsiTheme="minorEastAsia"/>
                <w:color w:val="000000"/>
                <w:sz w:val="18"/>
                <w:szCs w:val="18"/>
              </w:rPr>
              <w:t>商户分配的</w:t>
            </w:r>
            <w:r w:rsidR="00B52F88">
              <w:rPr>
                <w:rFonts w:asciiTheme="minorEastAsia" w:eastAsiaTheme="minorEastAsia" w:hAnsiTheme="minorEastAsia" w:hint="eastAsia"/>
                <w:color w:val="000000"/>
                <w:sz w:val="18"/>
                <w:szCs w:val="18"/>
              </w:rPr>
              <w:t>商户</w:t>
            </w:r>
            <w:r w:rsidR="00B52F88">
              <w:rPr>
                <w:rFonts w:asciiTheme="minorEastAsia" w:eastAsiaTheme="minorEastAsia" w:hAnsiTheme="minorEastAsia"/>
                <w:color w:val="000000"/>
                <w:sz w:val="18"/>
                <w:szCs w:val="18"/>
              </w:rPr>
              <w:t>号</w:t>
            </w:r>
            <w:r w:rsidR="00B52F88">
              <w:rPr>
                <w:rFonts w:asciiTheme="minorEastAsia" w:eastAsiaTheme="minorEastAsia" w:hAnsiTheme="minorEastAsia" w:hint="eastAsia"/>
                <w:color w:val="000000"/>
                <w:sz w:val="18"/>
                <w:szCs w:val="18"/>
              </w:rPr>
              <w:t>，</w:t>
            </w:r>
            <w:r w:rsidR="00B52F88">
              <w:rPr>
                <w:rFonts w:asciiTheme="minorEastAsia" w:eastAsiaTheme="minorEastAsia" w:hAnsiTheme="minorEastAsia"/>
                <w:color w:val="000000"/>
                <w:sz w:val="18"/>
                <w:szCs w:val="18"/>
              </w:rPr>
              <w:t>通过商户入驻</w:t>
            </w:r>
            <w:r w:rsidR="00B52F88">
              <w:rPr>
                <w:rFonts w:asciiTheme="minorEastAsia" w:eastAsiaTheme="minorEastAsia" w:hAnsiTheme="minorEastAsia" w:hint="eastAsia"/>
                <w:color w:val="000000"/>
                <w:sz w:val="18"/>
                <w:szCs w:val="18"/>
              </w:rPr>
              <w:t>结果</w:t>
            </w:r>
            <w:r w:rsidR="00B52F88">
              <w:rPr>
                <w:rFonts w:asciiTheme="minorEastAsia" w:eastAsiaTheme="minorEastAsia" w:hAnsiTheme="minorEastAsia"/>
                <w:color w:val="000000"/>
                <w:sz w:val="18"/>
                <w:szCs w:val="18"/>
              </w:rPr>
              <w:t>查询</w:t>
            </w:r>
            <w:r w:rsidR="00B52F88">
              <w:rPr>
                <w:rFonts w:asciiTheme="minorEastAsia" w:eastAsiaTheme="minorEastAsia" w:hAnsiTheme="minorEastAsia" w:hint="eastAsia"/>
                <w:color w:val="000000"/>
                <w:sz w:val="18"/>
                <w:szCs w:val="18"/>
              </w:rPr>
              <w:t>接口</w:t>
            </w:r>
            <w:r w:rsidR="00B52F88">
              <w:rPr>
                <w:rFonts w:asciiTheme="minorEastAsia" w:eastAsiaTheme="minorEastAsia" w:hAnsiTheme="minorEastAsia"/>
                <w:color w:val="000000"/>
                <w:sz w:val="18"/>
                <w:szCs w:val="18"/>
              </w:rPr>
              <w:t>获取。</w:t>
            </w:r>
          </w:p>
        </w:tc>
        <w:tc>
          <w:tcPr>
            <w:tcW w:w="526" w:type="pct"/>
            <w:shd w:val="clear" w:color="auto" w:fill="auto"/>
          </w:tcPr>
          <w:p w14:paraId="4C408094"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Borders>
              <w:top w:val="single" w:sz="4" w:space="0" w:color="auto"/>
              <w:left w:val="single" w:sz="4" w:space="0" w:color="auto"/>
              <w:bottom w:val="single" w:sz="4" w:space="0" w:color="auto"/>
              <w:right w:val="single" w:sz="4" w:space="0" w:color="auto"/>
            </w:tcBorders>
          </w:tcPr>
          <w:p w14:paraId="61919384"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shd w:val="clear" w:color="auto" w:fill="auto"/>
          </w:tcPr>
          <w:p w14:paraId="28D5226B"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816" w:type="pct"/>
            <w:tcBorders>
              <w:top w:val="single" w:sz="4" w:space="0" w:color="auto"/>
              <w:left w:val="single" w:sz="4" w:space="0" w:color="auto"/>
              <w:bottom w:val="single" w:sz="4" w:space="0" w:color="auto"/>
              <w:right w:val="single" w:sz="4" w:space="0" w:color="auto"/>
            </w:tcBorders>
          </w:tcPr>
          <w:p w14:paraId="13963931" w14:textId="77777777" w:rsidR="00697841" w:rsidRPr="00991833" w:rsidRDefault="00697841" w:rsidP="00C11757">
            <w:pPr>
              <w:rPr>
                <w:rFonts w:asciiTheme="minorEastAsia" w:eastAsiaTheme="minorEastAsia" w:hAnsiTheme="minorEastAsia"/>
                <w:bCs/>
                <w:color w:val="000000"/>
                <w:sz w:val="18"/>
                <w:szCs w:val="18"/>
              </w:rPr>
            </w:pPr>
            <w:r w:rsidRPr="00543A75">
              <w:rPr>
                <w:rFonts w:asciiTheme="minorHAnsi" w:eastAsiaTheme="minorEastAsia" w:hAnsiTheme="minorHAnsi"/>
                <w:sz w:val="18"/>
                <w:szCs w:val="18"/>
              </w:rPr>
              <w:t>226801000000000101099</w:t>
            </w:r>
          </w:p>
        </w:tc>
      </w:tr>
      <w:tr w:rsidR="00697841" w:rsidRPr="003D09B9" w14:paraId="0AEFF780" w14:textId="77777777" w:rsidTr="00C11757">
        <w:trPr>
          <w:trHeight w:val="287"/>
        </w:trPr>
        <w:tc>
          <w:tcPr>
            <w:tcW w:w="299" w:type="pct"/>
          </w:tcPr>
          <w:p w14:paraId="3C7924E9" w14:textId="77777777" w:rsidR="00697841" w:rsidRPr="00BC504A" w:rsidRDefault="00697841" w:rsidP="006A0DBC">
            <w:pPr>
              <w:pStyle w:val="a6"/>
              <w:numPr>
                <w:ilvl w:val="0"/>
                <w:numId w:val="57"/>
              </w:numPr>
              <w:ind w:firstLineChars="0"/>
              <w:rPr>
                <w:rFonts w:asciiTheme="minorEastAsia" w:eastAsiaTheme="minorEastAsia" w:hAnsiTheme="minorEastAsia"/>
                <w:sz w:val="18"/>
                <w:szCs w:val="18"/>
              </w:rPr>
            </w:pPr>
          </w:p>
        </w:tc>
        <w:tc>
          <w:tcPr>
            <w:tcW w:w="972" w:type="pct"/>
            <w:shd w:val="clear" w:color="auto" w:fill="auto"/>
          </w:tcPr>
          <w:p w14:paraId="0E89E1A1"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N</w:t>
            </w:r>
            <w:r w:rsidRPr="00E10DB5">
              <w:rPr>
                <w:rFonts w:asciiTheme="minorEastAsia" w:eastAsiaTheme="minorEastAsia" w:hAnsiTheme="minorEastAsia" w:hint="eastAsia"/>
                <w:color w:val="000000"/>
                <w:sz w:val="18"/>
                <w:szCs w:val="18"/>
              </w:rPr>
              <w:t>ewBankCardNo</w:t>
            </w:r>
          </w:p>
        </w:tc>
        <w:tc>
          <w:tcPr>
            <w:tcW w:w="656" w:type="pct"/>
            <w:shd w:val="clear" w:color="auto" w:fill="auto"/>
          </w:tcPr>
          <w:p w14:paraId="5AA18EF1" w14:textId="77777777" w:rsidR="00697841" w:rsidRPr="00991833" w:rsidRDefault="00697841" w:rsidP="00C11757">
            <w:pPr>
              <w:rPr>
                <w:rFonts w:asciiTheme="minorEastAsia" w:eastAsiaTheme="minorEastAsia" w:hAnsiTheme="minorEastAsia"/>
                <w:bCs/>
                <w:color w:val="000000"/>
                <w:sz w:val="18"/>
                <w:szCs w:val="18"/>
              </w:rPr>
            </w:pPr>
            <w:r w:rsidRPr="00E10DB5">
              <w:rPr>
                <w:rFonts w:asciiTheme="minorEastAsia" w:eastAsiaTheme="minorEastAsia" w:hAnsiTheme="minorEastAsia" w:hint="eastAsia"/>
                <w:color w:val="000000"/>
                <w:sz w:val="18"/>
                <w:szCs w:val="18"/>
              </w:rPr>
              <w:t>新绑定卡卡号</w:t>
            </w:r>
          </w:p>
        </w:tc>
        <w:tc>
          <w:tcPr>
            <w:tcW w:w="526" w:type="pct"/>
            <w:shd w:val="clear" w:color="auto" w:fill="auto"/>
          </w:tcPr>
          <w:p w14:paraId="02F588E6"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Pr>
          <w:p w14:paraId="20918EC3"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tcPr>
          <w:p w14:paraId="0B1E92F5"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816" w:type="pct"/>
          </w:tcPr>
          <w:p w14:paraId="2EF86964" w14:textId="77777777" w:rsidR="00697841" w:rsidRPr="00991833" w:rsidRDefault="00697841" w:rsidP="00C11757">
            <w:pPr>
              <w:rPr>
                <w:rFonts w:asciiTheme="minorEastAsia" w:eastAsiaTheme="minorEastAsia" w:hAnsiTheme="minorEastAsia"/>
                <w:bCs/>
                <w:color w:val="000000"/>
                <w:sz w:val="18"/>
                <w:szCs w:val="18"/>
              </w:rPr>
            </w:pPr>
            <w:r w:rsidRPr="00DB1695">
              <w:rPr>
                <w:rFonts w:asciiTheme="minorHAnsi" w:eastAsiaTheme="minorEastAsia" w:hAnsiTheme="minorHAnsi"/>
                <w:sz w:val="18"/>
                <w:szCs w:val="18"/>
              </w:rPr>
              <w:t>6228480402564890018</w:t>
            </w:r>
          </w:p>
        </w:tc>
      </w:tr>
      <w:tr w:rsidR="00697841" w:rsidRPr="003D09B9" w14:paraId="2EA7B265" w14:textId="77777777" w:rsidTr="00C11757">
        <w:trPr>
          <w:trHeight w:val="287"/>
        </w:trPr>
        <w:tc>
          <w:tcPr>
            <w:tcW w:w="299" w:type="pct"/>
          </w:tcPr>
          <w:p w14:paraId="32F698A2" w14:textId="77777777" w:rsidR="00697841" w:rsidRPr="00BC504A" w:rsidRDefault="00697841" w:rsidP="006A0DBC">
            <w:pPr>
              <w:pStyle w:val="a6"/>
              <w:numPr>
                <w:ilvl w:val="0"/>
                <w:numId w:val="57"/>
              </w:numPr>
              <w:ind w:firstLineChars="0"/>
              <w:rPr>
                <w:rFonts w:asciiTheme="minorEastAsia" w:eastAsiaTheme="minorEastAsia" w:hAnsiTheme="minorEastAsia"/>
                <w:sz w:val="18"/>
                <w:szCs w:val="18"/>
              </w:rPr>
            </w:pPr>
          </w:p>
        </w:tc>
        <w:tc>
          <w:tcPr>
            <w:tcW w:w="972" w:type="pct"/>
            <w:shd w:val="clear" w:color="auto" w:fill="auto"/>
          </w:tcPr>
          <w:p w14:paraId="394A3BFE"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N</w:t>
            </w:r>
            <w:r w:rsidRPr="00E10DB5">
              <w:rPr>
                <w:rFonts w:asciiTheme="minorEastAsia" w:eastAsiaTheme="minorEastAsia" w:hAnsiTheme="minorEastAsia" w:hint="eastAsia"/>
                <w:color w:val="000000"/>
                <w:sz w:val="18"/>
                <w:szCs w:val="18"/>
              </w:rPr>
              <w:t>ewMobile</w:t>
            </w:r>
          </w:p>
        </w:tc>
        <w:tc>
          <w:tcPr>
            <w:tcW w:w="656" w:type="pct"/>
            <w:shd w:val="clear" w:color="auto" w:fill="auto"/>
          </w:tcPr>
          <w:p w14:paraId="6FEC6180" w14:textId="77777777" w:rsidR="00697841" w:rsidRPr="00991833" w:rsidRDefault="00697841" w:rsidP="00C11757">
            <w:pPr>
              <w:rPr>
                <w:rFonts w:asciiTheme="minorEastAsia" w:eastAsiaTheme="minorEastAsia" w:hAnsiTheme="minorEastAsia"/>
                <w:bCs/>
                <w:color w:val="000000"/>
                <w:sz w:val="18"/>
                <w:szCs w:val="18"/>
              </w:rPr>
            </w:pPr>
            <w:r w:rsidRPr="00E10DB5">
              <w:rPr>
                <w:rFonts w:asciiTheme="minorEastAsia" w:eastAsiaTheme="minorEastAsia" w:hAnsiTheme="minorEastAsia" w:hint="eastAsia"/>
                <w:color w:val="000000"/>
                <w:sz w:val="18"/>
                <w:szCs w:val="18"/>
              </w:rPr>
              <w:t>新绑定卡</w:t>
            </w:r>
            <w:r>
              <w:rPr>
                <w:rFonts w:asciiTheme="minorEastAsia" w:eastAsiaTheme="minorEastAsia" w:hAnsiTheme="minorEastAsia" w:hint="eastAsia"/>
                <w:color w:val="000000"/>
                <w:sz w:val="18"/>
                <w:szCs w:val="18"/>
              </w:rPr>
              <w:t>在发卡</w:t>
            </w:r>
            <w:r>
              <w:rPr>
                <w:rFonts w:asciiTheme="minorEastAsia" w:eastAsiaTheme="minorEastAsia" w:hAnsiTheme="minorEastAsia"/>
                <w:color w:val="000000"/>
                <w:sz w:val="18"/>
                <w:szCs w:val="18"/>
              </w:rPr>
              <w:t>银行的</w:t>
            </w:r>
            <w:r w:rsidRPr="00E10DB5">
              <w:rPr>
                <w:rFonts w:asciiTheme="minorEastAsia" w:eastAsiaTheme="minorEastAsia" w:hAnsiTheme="minorEastAsia" w:hint="eastAsia"/>
                <w:color w:val="000000"/>
                <w:sz w:val="18"/>
                <w:szCs w:val="18"/>
              </w:rPr>
              <w:t>预留手机号</w:t>
            </w:r>
            <w:r>
              <w:rPr>
                <w:rFonts w:asciiTheme="minorEastAsia" w:eastAsiaTheme="minorEastAsia" w:hAnsiTheme="minorEastAsia" w:hint="eastAsia"/>
                <w:color w:val="000000"/>
                <w:sz w:val="18"/>
                <w:szCs w:val="18"/>
              </w:rPr>
              <w:t>。</w:t>
            </w:r>
            <w:r w:rsidRPr="00207426">
              <w:rPr>
                <w:rFonts w:asciiTheme="minorEastAsia" w:eastAsiaTheme="minorEastAsia" w:hAnsiTheme="minorEastAsia"/>
                <w:color w:val="FF0000"/>
                <w:sz w:val="18"/>
                <w:szCs w:val="18"/>
              </w:rPr>
              <w:t>如果该号码与网商预留手机号不一致，须先更换网商</w:t>
            </w:r>
            <w:r w:rsidRPr="00207426">
              <w:rPr>
                <w:rFonts w:asciiTheme="minorEastAsia" w:eastAsiaTheme="minorEastAsia" w:hAnsiTheme="minorEastAsia" w:hint="eastAsia"/>
                <w:color w:val="FF0000"/>
                <w:sz w:val="18"/>
                <w:szCs w:val="18"/>
              </w:rPr>
              <w:t>预留</w:t>
            </w:r>
            <w:r w:rsidRPr="00207426">
              <w:rPr>
                <w:rFonts w:asciiTheme="minorEastAsia" w:eastAsiaTheme="minorEastAsia" w:hAnsiTheme="minorEastAsia"/>
                <w:color w:val="FF0000"/>
                <w:sz w:val="18"/>
                <w:szCs w:val="18"/>
              </w:rPr>
              <w:t>手机号。</w:t>
            </w:r>
          </w:p>
        </w:tc>
        <w:tc>
          <w:tcPr>
            <w:tcW w:w="526" w:type="pct"/>
            <w:shd w:val="clear" w:color="auto" w:fill="auto"/>
          </w:tcPr>
          <w:p w14:paraId="5A6570B9"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Pr>
          <w:p w14:paraId="00A2418D"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423" w:type="pct"/>
          </w:tcPr>
          <w:p w14:paraId="6BB9779E"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816" w:type="pct"/>
          </w:tcPr>
          <w:p w14:paraId="452EC77C" w14:textId="77777777" w:rsidR="00697841" w:rsidRPr="00991833" w:rsidRDefault="00697841" w:rsidP="00C11757">
            <w:pPr>
              <w:rPr>
                <w:rFonts w:asciiTheme="minorEastAsia" w:eastAsiaTheme="minorEastAsia" w:hAnsiTheme="minorEastAsia"/>
                <w:bCs/>
                <w:color w:val="000000"/>
                <w:sz w:val="18"/>
                <w:szCs w:val="18"/>
              </w:rPr>
            </w:pPr>
            <w:r w:rsidRPr="00AA4538">
              <w:rPr>
                <w:rFonts w:asciiTheme="minorHAnsi" w:eastAsiaTheme="minorEastAsia" w:hAnsiTheme="minorHAnsi" w:hint="eastAsia"/>
                <w:sz w:val="18"/>
                <w:szCs w:val="18"/>
              </w:rPr>
              <w:t>13345670987</w:t>
            </w:r>
          </w:p>
        </w:tc>
      </w:tr>
      <w:tr w:rsidR="00697841" w:rsidRPr="003D09B9" w14:paraId="2B65B350" w14:textId="77777777" w:rsidTr="00C11757">
        <w:trPr>
          <w:trHeight w:val="287"/>
        </w:trPr>
        <w:tc>
          <w:tcPr>
            <w:tcW w:w="299" w:type="pct"/>
          </w:tcPr>
          <w:p w14:paraId="72739811" w14:textId="77777777" w:rsidR="00697841" w:rsidRPr="00BC504A" w:rsidRDefault="00697841" w:rsidP="006A0DBC">
            <w:pPr>
              <w:pStyle w:val="a6"/>
              <w:numPr>
                <w:ilvl w:val="0"/>
                <w:numId w:val="57"/>
              </w:numPr>
              <w:ind w:firstLineChars="0"/>
              <w:rPr>
                <w:rFonts w:asciiTheme="minorEastAsia" w:eastAsiaTheme="minorEastAsia" w:hAnsiTheme="minorEastAsia"/>
                <w:sz w:val="18"/>
                <w:szCs w:val="18"/>
              </w:rPr>
            </w:pPr>
          </w:p>
        </w:tc>
        <w:tc>
          <w:tcPr>
            <w:tcW w:w="972" w:type="pct"/>
            <w:shd w:val="clear" w:color="auto" w:fill="auto"/>
          </w:tcPr>
          <w:p w14:paraId="579DBA09"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Mobile</w:t>
            </w:r>
            <w:r w:rsidRPr="00E10DB5">
              <w:rPr>
                <w:rFonts w:asciiTheme="minorEastAsia" w:eastAsiaTheme="minorEastAsia" w:hAnsiTheme="minorEastAsia" w:hint="eastAsia"/>
                <w:color w:val="000000"/>
                <w:sz w:val="18"/>
                <w:szCs w:val="18"/>
              </w:rPr>
              <w:t>AuthCode</w:t>
            </w:r>
          </w:p>
        </w:tc>
        <w:tc>
          <w:tcPr>
            <w:tcW w:w="656" w:type="pct"/>
            <w:shd w:val="clear" w:color="auto" w:fill="auto"/>
          </w:tcPr>
          <w:p w14:paraId="58F6E0D5"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网商银行业务</w:t>
            </w:r>
            <w:r>
              <w:rPr>
                <w:rFonts w:asciiTheme="minorEastAsia" w:eastAsiaTheme="minorEastAsia" w:hAnsiTheme="minorEastAsia"/>
                <w:color w:val="000000"/>
                <w:sz w:val="18"/>
                <w:szCs w:val="18"/>
              </w:rPr>
              <w:t>预留</w:t>
            </w:r>
            <w:r w:rsidRPr="00E10DB5">
              <w:rPr>
                <w:rFonts w:asciiTheme="minorEastAsia" w:eastAsiaTheme="minorEastAsia" w:hAnsiTheme="minorEastAsia" w:hint="eastAsia"/>
                <w:color w:val="000000"/>
                <w:sz w:val="18"/>
                <w:szCs w:val="18"/>
              </w:rPr>
              <w:t>手机</w:t>
            </w:r>
            <w:r>
              <w:rPr>
                <w:rFonts w:asciiTheme="minorEastAsia" w:eastAsiaTheme="minorEastAsia" w:hAnsiTheme="minorEastAsia" w:hint="eastAsia"/>
                <w:color w:val="000000"/>
                <w:sz w:val="18"/>
                <w:szCs w:val="18"/>
              </w:rPr>
              <w:t>号</w:t>
            </w:r>
            <w:r w:rsidRPr="00E10DB5">
              <w:rPr>
                <w:rFonts w:asciiTheme="minorEastAsia" w:eastAsiaTheme="minorEastAsia" w:hAnsiTheme="minorEastAsia" w:hint="eastAsia"/>
                <w:color w:val="000000"/>
                <w:sz w:val="18"/>
                <w:szCs w:val="18"/>
              </w:rPr>
              <w:t>验证码</w:t>
            </w:r>
            <w:r>
              <w:rPr>
                <w:rFonts w:asciiTheme="minorEastAsia" w:eastAsiaTheme="minorEastAsia" w:hAnsiTheme="minorEastAsia" w:hint="eastAsia"/>
                <w:color w:val="000000"/>
                <w:sz w:val="18"/>
                <w:szCs w:val="18"/>
              </w:rPr>
              <w:t>。</w:t>
            </w:r>
            <w:r w:rsidRPr="00207426">
              <w:rPr>
                <w:rFonts w:asciiTheme="minorEastAsia" w:eastAsiaTheme="minorEastAsia" w:hAnsiTheme="minorEastAsia" w:hint="eastAsia"/>
                <w:color w:val="FF0000"/>
                <w:sz w:val="18"/>
                <w:szCs w:val="18"/>
              </w:rPr>
              <w:t>特指</w:t>
            </w:r>
            <w:r w:rsidRPr="00207426">
              <w:rPr>
                <w:rFonts w:asciiTheme="minorEastAsia" w:eastAsiaTheme="minorEastAsia" w:hAnsiTheme="minorEastAsia"/>
                <w:color w:val="FF0000"/>
                <w:sz w:val="18"/>
                <w:szCs w:val="18"/>
              </w:rPr>
              <w:t>商户开户时使用的手机号</w:t>
            </w:r>
            <w:r>
              <w:rPr>
                <w:rFonts w:asciiTheme="minorEastAsia" w:eastAsiaTheme="minorEastAsia" w:hAnsiTheme="minorEastAsia" w:hint="eastAsia"/>
                <w:color w:val="FF0000"/>
                <w:sz w:val="18"/>
                <w:szCs w:val="18"/>
              </w:rPr>
              <w:t>，</w:t>
            </w:r>
            <w:r>
              <w:rPr>
                <w:rFonts w:asciiTheme="minorEastAsia" w:eastAsiaTheme="minorEastAsia" w:hAnsiTheme="minorEastAsia"/>
                <w:color w:val="FF0000"/>
                <w:sz w:val="18"/>
                <w:szCs w:val="18"/>
              </w:rPr>
              <w:t>可更换</w:t>
            </w:r>
            <w:r w:rsidRPr="00207426">
              <w:rPr>
                <w:rFonts w:asciiTheme="minorEastAsia" w:eastAsiaTheme="minorEastAsia" w:hAnsiTheme="minorEastAsia"/>
                <w:color w:val="FF0000"/>
                <w:sz w:val="18"/>
                <w:szCs w:val="18"/>
              </w:rPr>
              <w:t>。</w:t>
            </w:r>
          </w:p>
        </w:tc>
        <w:tc>
          <w:tcPr>
            <w:tcW w:w="526" w:type="pct"/>
            <w:shd w:val="clear" w:color="auto" w:fill="auto"/>
          </w:tcPr>
          <w:p w14:paraId="121C24FF"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Pr>
          <w:p w14:paraId="5CC40767"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tcPr>
          <w:p w14:paraId="675CE02B"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816" w:type="pct"/>
          </w:tcPr>
          <w:p w14:paraId="7110C515" w14:textId="77777777" w:rsidR="00697841" w:rsidRPr="00991833" w:rsidRDefault="00697841" w:rsidP="00C11757">
            <w:pPr>
              <w:rPr>
                <w:rFonts w:asciiTheme="minorEastAsia" w:eastAsiaTheme="minorEastAsia" w:hAnsiTheme="minorEastAsia"/>
                <w:bCs/>
                <w:color w:val="000000"/>
                <w:sz w:val="18"/>
                <w:szCs w:val="18"/>
              </w:rPr>
            </w:pPr>
            <w:r w:rsidRPr="00DB1695">
              <w:rPr>
                <w:rFonts w:asciiTheme="minorHAnsi" w:eastAsiaTheme="minorEastAsia" w:hAnsiTheme="minorHAnsi" w:hint="eastAsia"/>
                <w:sz w:val="18"/>
                <w:szCs w:val="18"/>
              </w:rPr>
              <w:t>811374</w:t>
            </w:r>
          </w:p>
        </w:tc>
      </w:tr>
      <w:tr w:rsidR="00697841" w:rsidRPr="003D09B9" w14:paraId="7FCB09D7" w14:textId="77777777" w:rsidTr="00C11757">
        <w:trPr>
          <w:trHeight w:val="269"/>
        </w:trPr>
        <w:tc>
          <w:tcPr>
            <w:tcW w:w="299" w:type="pct"/>
          </w:tcPr>
          <w:p w14:paraId="779CC120" w14:textId="77777777" w:rsidR="00697841" w:rsidRPr="00BC504A" w:rsidRDefault="00697841" w:rsidP="006A0DBC">
            <w:pPr>
              <w:pStyle w:val="a6"/>
              <w:numPr>
                <w:ilvl w:val="0"/>
                <w:numId w:val="57"/>
              </w:numPr>
              <w:ind w:firstLineChars="0"/>
              <w:rPr>
                <w:rFonts w:asciiTheme="minorEastAsia" w:eastAsiaTheme="minorEastAsia" w:hAnsiTheme="minorEastAsia"/>
                <w:sz w:val="18"/>
                <w:szCs w:val="18"/>
              </w:rPr>
            </w:pPr>
          </w:p>
        </w:tc>
        <w:tc>
          <w:tcPr>
            <w:tcW w:w="972" w:type="pct"/>
            <w:shd w:val="clear" w:color="auto" w:fill="auto"/>
          </w:tcPr>
          <w:p w14:paraId="53A9EA40"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91833">
              <w:rPr>
                <w:rFonts w:asciiTheme="minorEastAsia" w:eastAsiaTheme="minorEastAsia" w:hAnsiTheme="minorEastAsia" w:hint="eastAsia"/>
                <w:color w:val="000000"/>
                <w:sz w:val="18"/>
                <w:szCs w:val="18"/>
              </w:rPr>
              <w:t>utTradeNo</w:t>
            </w:r>
          </w:p>
        </w:tc>
        <w:tc>
          <w:tcPr>
            <w:tcW w:w="656" w:type="pct"/>
            <w:shd w:val="clear" w:color="auto" w:fill="auto"/>
          </w:tcPr>
          <w:p w14:paraId="388C7C62"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外部交易号</w:t>
            </w:r>
          </w:p>
        </w:tc>
        <w:tc>
          <w:tcPr>
            <w:tcW w:w="526" w:type="pct"/>
            <w:shd w:val="clear" w:color="auto" w:fill="auto"/>
          </w:tcPr>
          <w:p w14:paraId="008C7AFF"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Pr>
          <w:p w14:paraId="28572F60"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64</w:t>
            </w:r>
          </w:p>
        </w:tc>
        <w:tc>
          <w:tcPr>
            <w:tcW w:w="423" w:type="pct"/>
          </w:tcPr>
          <w:p w14:paraId="33C14C32"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ME</w:t>
            </w:r>
          </w:p>
        </w:tc>
        <w:tc>
          <w:tcPr>
            <w:tcW w:w="1816" w:type="pct"/>
          </w:tcPr>
          <w:p w14:paraId="1994E2BC" w14:textId="77777777" w:rsidR="00697841" w:rsidRPr="00991833" w:rsidRDefault="00697841" w:rsidP="00C11757">
            <w:pPr>
              <w:rPr>
                <w:rFonts w:asciiTheme="minorEastAsia" w:eastAsiaTheme="minorEastAsia" w:hAnsiTheme="minorEastAsia"/>
                <w:bCs/>
                <w:color w:val="000000"/>
                <w:sz w:val="18"/>
                <w:szCs w:val="18"/>
              </w:rPr>
            </w:pPr>
            <w:r w:rsidRPr="00E10DB5">
              <w:rPr>
                <w:rFonts w:asciiTheme="minorEastAsia" w:eastAsiaTheme="minorEastAsia" w:hAnsiTheme="minorEastAsia" w:hint="eastAsia"/>
                <w:color w:val="000000"/>
                <w:sz w:val="18"/>
                <w:szCs w:val="18"/>
              </w:rPr>
              <w:t>20151229113030000000000000000001</w:t>
            </w:r>
          </w:p>
        </w:tc>
      </w:tr>
    </w:tbl>
    <w:p w14:paraId="2B4586DD" w14:textId="77777777" w:rsidR="00697841" w:rsidRPr="0080790B" w:rsidRDefault="00697841" w:rsidP="00697841">
      <w:pPr>
        <w:rPr>
          <w:rFonts w:hAnsi="宋体"/>
        </w:rPr>
      </w:pPr>
    </w:p>
    <w:p w14:paraId="255390FF" w14:textId="77777777" w:rsidR="00697841" w:rsidRPr="00F561BB" w:rsidRDefault="00697841" w:rsidP="00697841">
      <w:pPr>
        <w:pStyle w:val="4"/>
        <w:numPr>
          <w:ilvl w:val="0"/>
          <w:numId w:val="0"/>
        </w:numPr>
        <w:ind w:left="864" w:hanging="864"/>
      </w:pPr>
      <w:r w:rsidRPr="00F561BB">
        <w:rPr>
          <w:rFonts w:hint="eastAsia"/>
        </w:rPr>
        <w:t>响应报文</w:t>
      </w:r>
    </w:p>
    <w:tbl>
      <w:tblPr>
        <w:tblStyle w:val="a9"/>
        <w:tblW w:w="5000" w:type="pct"/>
        <w:tblLook w:val="04A0" w:firstRow="1" w:lastRow="0" w:firstColumn="1" w:lastColumn="0" w:noHBand="0" w:noVBand="1"/>
      </w:tblPr>
      <w:tblGrid>
        <w:gridCol w:w="417"/>
        <w:gridCol w:w="1116"/>
        <w:gridCol w:w="2017"/>
        <w:gridCol w:w="756"/>
        <w:gridCol w:w="427"/>
        <w:gridCol w:w="427"/>
        <w:gridCol w:w="3136"/>
      </w:tblGrid>
      <w:tr w:rsidR="00697841" w:rsidRPr="00CB1278" w14:paraId="53DDCA4C" w14:textId="77777777" w:rsidTr="00697841">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E4FC5" w14:textId="77777777" w:rsidR="00697841" w:rsidRPr="00B55BC7" w:rsidRDefault="00697841" w:rsidP="00C11757">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76F6D4"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12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8210C"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4890EA"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2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C4CC2"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2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496998"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8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64D21F"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697841" w:rsidRPr="00CB1278" w14:paraId="2C72CD86" w14:textId="77777777" w:rsidTr="00697841">
        <w:trPr>
          <w:trHeight w:val="354"/>
        </w:trPr>
        <w:tc>
          <w:tcPr>
            <w:tcW w:w="251" w:type="pct"/>
          </w:tcPr>
          <w:p w14:paraId="7EA6BA0B" w14:textId="77777777" w:rsidR="00697841" w:rsidRPr="00FD5012" w:rsidRDefault="00697841" w:rsidP="006A0DBC">
            <w:pPr>
              <w:pStyle w:val="a6"/>
              <w:numPr>
                <w:ilvl w:val="0"/>
                <w:numId w:val="58"/>
              </w:numPr>
              <w:ind w:firstLineChars="0"/>
              <w:rPr>
                <w:rFonts w:asciiTheme="minorEastAsia" w:eastAsiaTheme="minorEastAsia" w:hAnsiTheme="minorEastAsia"/>
                <w:sz w:val="18"/>
                <w:szCs w:val="18"/>
              </w:rPr>
            </w:pPr>
          </w:p>
        </w:tc>
        <w:tc>
          <w:tcPr>
            <w:tcW w:w="673" w:type="pct"/>
            <w:shd w:val="clear" w:color="auto" w:fill="auto"/>
          </w:tcPr>
          <w:p w14:paraId="5D3C4289" w14:textId="77777777" w:rsidR="00697841" w:rsidRPr="004D02B2" w:rsidRDefault="00697841" w:rsidP="00C11757">
            <w:pPr>
              <w:rPr>
                <w:rFonts w:asciiTheme="minorEastAsia" w:eastAsiaTheme="minorEastAsia" w:hAnsiTheme="minorEastAsia"/>
                <w:bCs/>
                <w:sz w:val="18"/>
                <w:szCs w:val="18"/>
              </w:rPr>
            </w:pPr>
            <w:r>
              <w:rPr>
                <w:rFonts w:ascii="宋体" w:hAnsi="宋体"/>
              </w:rPr>
              <w:t>R</w:t>
            </w:r>
            <w:r w:rsidRPr="00F561BB">
              <w:rPr>
                <w:rFonts w:ascii="宋体" w:hAnsi="宋体"/>
              </w:rPr>
              <w:t>espInfo</w:t>
            </w:r>
          </w:p>
        </w:tc>
        <w:tc>
          <w:tcPr>
            <w:tcW w:w="1216" w:type="pct"/>
            <w:shd w:val="clear" w:color="auto" w:fill="auto"/>
          </w:tcPr>
          <w:p w14:paraId="6BD17C6D"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返回码组件</w:t>
            </w:r>
          </w:p>
        </w:tc>
        <w:tc>
          <w:tcPr>
            <w:tcW w:w="456" w:type="pct"/>
            <w:tcBorders>
              <w:top w:val="single" w:sz="4" w:space="0" w:color="auto"/>
              <w:left w:val="single" w:sz="4" w:space="0" w:color="auto"/>
              <w:bottom w:val="single" w:sz="4" w:space="0" w:color="auto"/>
              <w:right w:val="single" w:sz="4" w:space="0" w:color="auto"/>
            </w:tcBorders>
          </w:tcPr>
          <w:p w14:paraId="5E9F48B3"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257" w:type="pct"/>
            <w:tcBorders>
              <w:top w:val="single" w:sz="4" w:space="0" w:color="auto"/>
              <w:left w:val="single" w:sz="4" w:space="0" w:color="auto"/>
              <w:bottom w:val="single" w:sz="4" w:space="0" w:color="auto"/>
              <w:right w:val="single" w:sz="4" w:space="0" w:color="auto"/>
            </w:tcBorders>
          </w:tcPr>
          <w:p w14:paraId="1FB4D279" w14:textId="77777777" w:rsidR="00697841" w:rsidRDefault="00697841" w:rsidP="00C11757">
            <w:pPr>
              <w:rPr>
                <w:rFonts w:asciiTheme="minorEastAsia" w:eastAsiaTheme="minorEastAsia" w:hAnsiTheme="minorEastAsia"/>
                <w:bCs/>
                <w:sz w:val="18"/>
                <w:szCs w:val="18"/>
              </w:rPr>
            </w:pPr>
          </w:p>
        </w:tc>
        <w:tc>
          <w:tcPr>
            <w:tcW w:w="257" w:type="pct"/>
          </w:tcPr>
          <w:p w14:paraId="76FB1E75"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1890" w:type="pct"/>
            <w:tcBorders>
              <w:top w:val="single" w:sz="4" w:space="0" w:color="auto"/>
              <w:left w:val="single" w:sz="4" w:space="0" w:color="auto"/>
              <w:bottom w:val="single" w:sz="4" w:space="0" w:color="auto"/>
              <w:right w:val="single" w:sz="4" w:space="0" w:color="auto"/>
            </w:tcBorders>
          </w:tcPr>
          <w:p w14:paraId="1ACC58AE" w14:textId="77777777" w:rsidR="00697841" w:rsidRPr="004D02B2" w:rsidRDefault="00697841" w:rsidP="00C11757">
            <w:pPr>
              <w:rPr>
                <w:rFonts w:asciiTheme="minorEastAsia" w:eastAsiaTheme="minorEastAsia" w:hAnsiTheme="minorEastAsia"/>
                <w:bCs/>
                <w:sz w:val="18"/>
                <w:szCs w:val="18"/>
              </w:rPr>
            </w:pPr>
          </w:p>
        </w:tc>
      </w:tr>
      <w:tr w:rsidR="00697841" w:rsidRPr="00CB1278" w14:paraId="33649BD2" w14:textId="77777777" w:rsidTr="00697841">
        <w:trPr>
          <w:trHeight w:val="354"/>
        </w:trPr>
        <w:tc>
          <w:tcPr>
            <w:tcW w:w="251" w:type="pct"/>
          </w:tcPr>
          <w:p w14:paraId="4B435E01" w14:textId="77777777" w:rsidR="00697841" w:rsidRPr="00FD5012" w:rsidRDefault="00697841" w:rsidP="006A0DBC">
            <w:pPr>
              <w:pStyle w:val="a6"/>
              <w:numPr>
                <w:ilvl w:val="0"/>
                <w:numId w:val="58"/>
              </w:numPr>
              <w:ind w:firstLineChars="0"/>
              <w:rPr>
                <w:rFonts w:asciiTheme="minorEastAsia" w:eastAsiaTheme="minorEastAsia" w:hAnsiTheme="minorEastAsia"/>
                <w:sz w:val="18"/>
                <w:szCs w:val="18"/>
              </w:rPr>
            </w:pPr>
          </w:p>
        </w:tc>
        <w:tc>
          <w:tcPr>
            <w:tcW w:w="673" w:type="pct"/>
            <w:shd w:val="clear" w:color="auto" w:fill="auto"/>
          </w:tcPr>
          <w:p w14:paraId="727A1B69"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91833">
              <w:rPr>
                <w:rFonts w:asciiTheme="minorEastAsia" w:eastAsiaTheme="minorEastAsia" w:hAnsiTheme="minorEastAsia" w:hint="eastAsia"/>
                <w:color w:val="000000"/>
                <w:sz w:val="18"/>
                <w:szCs w:val="18"/>
              </w:rPr>
              <w:t>utTradeNo</w:t>
            </w:r>
          </w:p>
        </w:tc>
        <w:tc>
          <w:tcPr>
            <w:tcW w:w="1216" w:type="pct"/>
            <w:tcBorders>
              <w:top w:val="single" w:sz="4" w:space="0" w:color="auto"/>
              <w:left w:val="single" w:sz="4" w:space="0" w:color="auto"/>
              <w:bottom w:val="single" w:sz="4" w:space="0" w:color="auto"/>
              <w:right w:val="single" w:sz="4" w:space="0" w:color="auto"/>
            </w:tcBorders>
          </w:tcPr>
          <w:p w14:paraId="517A7D2F" w14:textId="77777777" w:rsidR="00697841" w:rsidRPr="009D2B12"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外部交易号</w:t>
            </w:r>
          </w:p>
        </w:tc>
        <w:tc>
          <w:tcPr>
            <w:tcW w:w="456" w:type="pct"/>
            <w:tcBorders>
              <w:top w:val="single" w:sz="4" w:space="0" w:color="auto"/>
              <w:left w:val="single" w:sz="4" w:space="0" w:color="auto"/>
              <w:bottom w:val="single" w:sz="4" w:space="0" w:color="auto"/>
              <w:right w:val="single" w:sz="4" w:space="0" w:color="auto"/>
            </w:tcBorders>
          </w:tcPr>
          <w:p w14:paraId="63215F98"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125D3D29"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257" w:type="pct"/>
          </w:tcPr>
          <w:p w14:paraId="1E0019CD" w14:textId="77777777" w:rsidR="00697841"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ME</w:t>
            </w:r>
          </w:p>
        </w:tc>
        <w:tc>
          <w:tcPr>
            <w:tcW w:w="1890" w:type="pct"/>
            <w:tcBorders>
              <w:top w:val="single" w:sz="4" w:space="0" w:color="auto"/>
              <w:left w:val="single" w:sz="4" w:space="0" w:color="auto"/>
              <w:bottom w:val="single" w:sz="4" w:space="0" w:color="auto"/>
              <w:right w:val="single" w:sz="4" w:space="0" w:color="auto"/>
            </w:tcBorders>
          </w:tcPr>
          <w:p w14:paraId="04EA8107" w14:textId="77777777" w:rsidR="00697841" w:rsidRPr="009D2B12" w:rsidRDefault="00697841" w:rsidP="00C11757">
            <w:pPr>
              <w:rPr>
                <w:rFonts w:asciiTheme="minorEastAsia" w:eastAsiaTheme="minorEastAsia" w:hAnsiTheme="minorEastAsia"/>
                <w:bCs/>
                <w:color w:val="000000"/>
                <w:sz w:val="18"/>
                <w:szCs w:val="18"/>
              </w:rPr>
            </w:pPr>
            <w:r w:rsidRPr="00123A3A">
              <w:rPr>
                <w:rFonts w:asciiTheme="minorHAnsi" w:eastAsiaTheme="minorEastAsia" w:hAnsiTheme="minorHAnsi" w:hint="eastAsia"/>
                <w:sz w:val="18"/>
                <w:szCs w:val="18"/>
              </w:rPr>
              <w:t>20151229113030000000000000000001</w:t>
            </w:r>
          </w:p>
        </w:tc>
      </w:tr>
    </w:tbl>
    <w:p w14:paraId="610992F7" w14:textId="77777777" w:rsidR="00F32D02" w:rsidRDefault="00F32D02" w:rsidP="00F32D02">
      <w:pPr>
        <w:pStyle w:val="4"/>
        <w:numPr>
          <w:ilvl w:val="0"/>
          <w:numId w:val="0"/>
        </w:numPr>
        <w:ind w:left="864" w:hanging="864"/>
      </w:pPr>
      <w:bookmarkStart w:id="175" w:name="_Toc480966198"/>
      <w:r>
        <w:rPr>
          <w:rFonts w:hint="eastAsia"/>
        </w:rPr>
        <w:t>报文返回码</w:t>
      </w:r>
    </w:p>
    <w:tbl>
      <w:tblPr>
        <w:tblStyle w:val="a9"/>
        <w:tblW w:w="0" w:type="auto"/>
        <w:tblLook w:val="04A0" w:firstRow="1" w:lastRow="0" w:firstColumn="1" w:lastColumn="0" w:noHBand="0" w:noVBand="1"/>
      </w:tblPr>
      <w:tblGrid>
        <w:gridCol w:w="4257"/>
        <w:gridCol w:w="4039"/>
      </w:tblGrid>
      <w:tr w:rsidR="00F32D02" w14:paraId="112BB082" w14:textId="77777777" w:rsidTr="00F32D02">
        <w:tc>
          <w:tcPr>
            <w:tcW w:w="4261" w:type="dxa"/>
          </w:tcPr>
          <w:p w14:paraId="52C52C52" w14:textId="38E68F46" w:rsidR="00F32D02" w:rsidRDefault="00F32D02" w:rsidP="00F32D02">
            <w:r>
              <w:rPr>
                <w:rFonts w:hint="eastAsia"/>
              </w:rPr>
              <w:t>返回</w:t>
            </w:r>
            <w:r>
              <w:t>码</w:t>
            </w:r>
          </w:p>
        </w:tc>
        <w:tc>
          <w:tcPr>
            <w:tcW w:w="4261" w:type="dxa"/>
          </w:tcPr>
          <w:p w14:paraId="71422253" w14:textId="7C99C751" w:rsidR="00F32D02" w:rsidRDefault="00F32D02" w:rsidP="00F32D02">
            <w:r>
              <w:rPr>
                <w:rFonts w:hint="eastAsia"/>
              </w:rPr>
              <w:t>中文</w:t>
            </w:r>
            <w:r>
              <w:t>描述</w:t>
            </w:r>
          </w:p>
        </w:tc>
      </w:tr>
      <w:tr w:rsidR="00F32D02" w14:paraId="59D50534" w14:textId="77777777" w:rsidTr="00A43EF8">
        <w:tc>
          <w:tcPr>
            <w:tcW w:w="4261" w:type="dxa"/>
            <w:vAlign w:val="bottom"/>
          </w:tcPr>
          <w:p w14:paraId="541F237F" w14:textId="45D593AE" w:rsidR="00F32D02" w:rsidRDefault="00F32D02" w:rsidP="00F32D02">
            <w:r>
              <w:rPr>
                <w:rFonts w:hint="eastAsia"/>
                <w:color w:val="000000"/>
              </w:rPr>
              <w:t>BKMP_ILLEGAL_PARAM</w:t>
            </w:r>
          </w:p>
        </w:tc>
        <w:tc>
          <w:tcPr>
            <w:tcW w:w="4261" w:type="dxa"/>
            <w:vAlign w:val="bottom"/>
          </w:tcPr>
          <w:p w14:paraId="49A1A8C9" w14:textId="2D8F5626" w:rsidR="00F32D02" w:rsidRDefault="00F32D02" w:rsidP="00F32D02">
            <w:r>
              <w:rPr>
                <w:rFonts w:hint="eastAsia"/>
                <w:color w:val="000000"/>
              </w:rPr>
              <w:t>参数非法</w:t>
            </w:r>
          </w:p>
        </w:tc>
      </w:tr>
      <w:tr w:rsidR="00F32D02" w14:paraId="44A04BA8" w14:textId="77777777" w:rsidTr="00A43EF8">
        <w:trPr>
          <w:trHeight w:val="300"/>
        </w:trPr>
        <w:tc>
          <w:tcPr>
            <w:tcW w:w="4261" w:type="dxa"/>
            <w:vAlign w:val="bottom"/>
          </w:tcPr>
          <w:p w14:paraId="5C358217" w14:textId="6EE8C4C5" w:rsidR="00F32D02" w:rsidRDefault="00F32D02" w:rsidP="00F32D02">
            <w:r>
              <w:rPr>
                <w:rFonts w:hint="eastAsia"/>
                <w:color w:val="000000"/>
              </w:rPr>
              <w:t>BKMP_IDEMPOTENCY_ERROR</w:t>
            </w:r>
          </w:p>
        </w:tc>
        <w:tc>
          <w:tcPr>
            <w:tcW w:w="4261" w:type="dxa"/>
            <w:vAlign w:val="bottom"/>
          </w:tcPr>
          <w:p w14:paraId="0BCCA345" w14:textId="72D1B904" w:rsidR="00F32D02" w:rsidRDefault="00F32D02" w:rsidP="00F32D02">
            <w:r>
              <w:rPr>
                <w:rFonts w:hint="eastAsia"/>
                <w:color w:val="000000"/>
              </w:rPr>
              <w:t>幂等性错误</w:t>
            </w:r>
          </w:p>
        </w:tc>
      </w:tr>
      <w:tr w:rsidR="00F32D02" w14:paraId="275266B1" w14:textId="77777777" w:rsidTr="00A43EF8">
        <w:tc>
          <w:tcPr>
            <w:tcW w:w="4261" w:type="dxa"/>
            <w:vAlign w:val="bottom"/>
          </w:tcPr>
          <w:p w14:paraId="548351B5" w14:textId="72B3CD9B" w:rsidR="00F32D02" w:rsidRDefault="00F32D02" w:rsidP="00F32D02">
            <w:r>
              <w:rPr>
                <w:rFonts w:hint="eastAsia"/>
                <w:color w:val="000000"/>
              </w:rPr>
              <w:t>BKMP_SMS_VERIFY_OVER_COUNT_LIMIT</w:t>
            </w:r>
          </w:p>
        </w:tc>
        <w:tc>
          <w:tcPr>
            <w:tcW w:w="4261" w:type="dxa"/>
            <w:vAlign w:val="bottom"/>
          </w:tcPr>
          <w:p w14:paraId="4CE27940" w14:textId="76E39696" w:rsidR="00F32D02" w:rsidRDefault="00F32D02" w:rsidP="00F32D02">
            <w:r>
              <w:rPr>
                <w:rFonts w:hint="eastAsia"/>
                <w:color w:val="000000"/>
              </w:rPr>
              <w:t>验证码已使用或已过期</w:t>
            </w:r>
          </w:p>
        </w:tc>
      </w:tr>
      <w:tr w:rsidR="00F32D02" w14:paraId="4DE2B3AC" w14:textId="77777777" w:rsidTr="00A43EF8">
        <w:tc>
          <w:tcPr>
            <w:tcW w:w="4261" w:type="dxa"/>
            <w:vAlign w:val="bottom"/>
          </w:tcPr>
          <w:p w14:paraId="1F3A50FF" w14:textId="1414EC42" w:rsidR="00F32D02" w:rsidRDefault="00F32D02" w:rsidP="00F32D02">
            <w:r>
              <w:rPr>
                <w:rFonts w:hint="eastAsia"/>
                <w:color w:val="000000"/>
              </w:rPr>
              <w:lastRenderedPageBreak/>
              <w:t>BKMP_SMS_VERIFY_ERROR</w:t>
            </w:r>
          </w:p>
        </w:tc>
        <w:tc>
          <w:tcPr>
            <w:tcW w:w="4261" w:type="dxa"/>
            <w:vAlign w:val="bottom"/>
          </w:tcPr>
          <w:p w14:paraId="1B41FF0F" w14:textId="01B86BE2" w:rsidR="00F32D02" w:rsidRDefault="00F32D02" w:rsidP="00F32D02">
            <w:r>
              <w:rPr>
                <w:rFonts w:hint="eastAsia"/>
                <w:color w:val="000000"/>
              </w:rPr>
              <w:t>手机验证码错误</w:t>
            </w:r>
          </w:p>
        </w:tc>
      </w:tr>
      <w:tr w:rsidR="00F32D02" w14:paraId="2C6AB1BB" w14:textId="77777777" w:rsidTr="00A43EF8">
        <w:tc>
          <w:tcPr>
            <w:tcW w:w="4261" w:type="dxa"/>
            <w:vAlign w:val="bottom"/>
          </w:tcPr>
          <w:p w14:paraId="0D13A36E" w14:textId="1B0F70A8" w:rsidR="00F32D02" w:rsidRDefault="00F32D02" w:rsidP="00F32D02">
            <w:r>
              <w:rPr>
                <w:rFonts w:hint="eastAsia"/>
                <w:color w:val="000000"/>
              </w:rPr>
              <w:t>BKMP_MOBILE_NO_NOT_MATCH</w:t>
            </w:r>
          </w:p>
        </w:tc>
        <w:tc>
          <w:tcPr>
            <w:tcW w:w="4261" w:type="dxa"/>
            <w:vAlign w:val="bottom"/>
          </w:tcPr>
          <w:p w14:paraId="4571738D" w14:textId="3A618F50" w:rsidR="00F32D02" w:rsidRDefault="00F32D02" w:rsidP="00F32D02">
            <w:r>
              <w:rPr>
                <w:rFonts w:hint="eastAsia"/>
                <w:color w:val="000000"/>
              </w:rPr>
              <w:t>当前绑定手机号与新绑定卡在发卡银行的预留手机号不一致</w:t>
            </w:r>
          </w:p>
        </w:tc>
      </w:tr>
    </w:tbl>
    <w:p w14:paraId="65929E0A" w14:textId="77777777" w:rsidR="00F32D02" w:rsidRDefault="00F32D02" w:rsidP="00A43EF8"/>
    <w:p w14:paraId="7883735B" w14:textId="77777777" w:rsidR="00F32D02" w:rsidRPr="00F32D02" w:rsidRDefault="00F32D02" w:rsidP="00A43EF8"/>
    <w:p w14:paraId="35BA9C8F" w14:textId="77777777" w:rsidR="00697841" w:rsidRDefault="00697841" w:rsidP="00A43EF8">
      <w:pPr>
        <w:pStyle w:val="3"/>
        <w:jc w:val="left"/>
        <w:rPr>
          <w:sz w:val="22"/>
        </w:rPr>
      </w:pPr>
      <w:r w:rsidRPr="002E6885">
        <w:rPr>
          <w:rFonts w:hint="eastAsia"/>
        </w:rPr>
        <w:t>商户</w:t>
      </w:r>
      <w:r>
        <w:rPr>
          <w:rFonts w:hint="eastAsia"/>
        </w:rPr>
        <w:t>账户换绑手机</w:t>
      </w:r>
      <w:r w:rsidRPr="00EA6F6F">
        <w:rPr>
          <w:sz w:val="22"/>
        </w:rPr>
        <w:t>&lt;ant.mybank.merchantprod.account.bindmobile&gt;</w:t>
      </w:r>
      <w:bookmarkEnd w:id="175"/>
    </w:p>
    <w:p w14:paraId="5314E88C" w14:textId="77777777" w:rsidR="00697841" w:rsidRPr="00333B5D" w:rsidRDefault="00697841" w:rsidP="00697841">
      <w:pPr>
        <w:spacing w:line="360" w:lineRule="auto"/>
        <w:ind w:firstLineChars="200" w:firstLine="480"/>
        <w:rPr>
          <w:sz w:val="24"/>
          <w:szCs w:val="24"/>
        </w:rPr>
      </w:pPr>
      <w:r>
        <w:rPr>
          <w:rFonts w:hint="eastAsia"/>
          <w:sz w:val="24"/>
          <w:szCs w:val="24"/>
        </w:rPr>
        <w:t>合作</w:t>
      </w:r>
      <w:r>
        <w:rPr>
          <w:sz w:val="24"/>
          <w:szCs w:val="24"/>
        </w:rPr>
        <w:t>方可通过本接口为</w:t>
      </w:r>
      <w:r w:rsidRPr="00333B5D">
        <w:rPr>
          <w:rFonts w:hint="eastAsia"/>
          <w:sz w:val="24"/>
          <w:szCs w:val="24"/>
        </w:rPr>
        <w:t>商户</w:t>
      </w:r>
      <w:r>
        <w:rPr>
          <w:rFonts w:hint="eastAsia"/>
          <w:sz w:val="24"/>
          <w:szCs w:val="24"/>
        </w:rPr>
        <w:t>修改银行</w:t>
      </w:r>
      <w:r>
        <w:rPr>
          <w:sz w:val="24"/>
          <w:szCs w:val="24"/>
        </w:rPr>
        <w:t>账户</w:t>
      </w:r>
      <w:r>
        <w:rPr>
          <w:rFonts w:hint="eastAsia"/>
          <w:sz w:val="24"/>
          <w:szCs w:val="24"/>
        </w:rPr>
        <w:t>的</w:t>
      </w:r>
      <w:r>
        <w:rPr>
          <w:sz w:val="24"/>
          <w:szCs w:val="24"/>
        </w:rPr>
        <w:t>预留手机号。</w:t>
      </w:r>
      <w:r>
        <w:rPr>
          <w:rFonts w:hint="eastAsia"/>
          <w:sz w:val="24"/>
          <w:szCs w:val="24"/>
        </w:rPr>
        <w:t>预留</w:t>
      </w:r>
      <w:r>
        <w:rPr>
          <w:sz w:val="24"/>
          <w:szCs w:val="24"/>
        </w:rPr>
        <w:t>手机号的修改，需要对新、老手机号动态验证码的校验。如</w:t>
      </w:r>
      <w:r>
        <w:rPr>
          <w:rFonts w:hint="eastAsia"/>
          <w:sz w:val="24"/>
          <w:szCs w:val="24"/>
        </w:rPr>
        <w:t>遇上</w:t>
      </w:r>
      <w:r>
        <w:rPr>
          <w:sz w:val="24"/>
          <w:szCs w:val="24"/>
        </w:rPr>
        <w:t>老手机丢失的情况，可由</w:t>
      </w:r>
      <w:r>
        <w:rPr>
          <w:rFonts w:hint="eastAsia"/>
          <w:sz w:val="24"/>
          <w:szCs w:val="24"/>
        </w:rPr>
        <w:t>合作方</w:t>
      </w:r>
      <w:r>
        <w:rPr>
          <w:sz w:val="24"/>
          <w:szCs w:val="24"/>
        </w:rPr>
        <w:t>代替客户</w:t>
      </w:r>
      <w:r>
        <w:rPr>
          <w:rFonts w:hint="eastAsia"/>
          <w:sz w:val="24"/>
          <w:szCs w:val="24"/>
        </w:rPr>
        <w:t>通过</w:t>
      </w:r>
      <w:r>
        <w:rPr>
          <w:sz w:val="24"/>
          <w:szCs w:val="24"/>
        </w:rPr>
        <w:t>工单的方式请求网商银行</w:t>
      </w:r>
      <w:r>
        <w:rPr>
          <w:rFonts w:hint="eastAsia"/>
          <w:sz w:val="24"/>
          <w:szCs w:val="24"/>
        </w:rPr>
        <w:t>进行</w:t>
      </w:r>
      <w:r>
        <w:rPr>
          <w:sz w:val="24"/>
          <w:szCs w:val="24"/>
        </w:rPr>
        <w:t>手机号更换。</w:t>
      </w:r>
    </w:p>
    <w:p w14:paraId="642A3174" w14:textId="77777777" w:rsidR="00697841" w:rsidRPr="00F561BB" w:rsidRDefault="00697841" w:rsidP="00697841">
      <w:pPr>
        <w:pStyle w:val="4"/>
        <w:numPr>
          <w:ilvl w:val="0"/>
          <w:numId w:val="0"/>
        </w:numPr>
        <w:ind w:left="864" w:hanging="864"/>
      </w:pPr>
      <w:r w:rsidRPr="00F561BB">
        <w:rPr>
          <w:rFonts w:hint="eastAsia"/>
        </w:rPr>
        <w:t>请求报文</w:t>
      </w:r>
    </w:p>
    <w:tbl>
      <w:tblPr>
        <w:tblStyle w:val="a9"/>
        <w:tblW w:w="5000" w:type="pct"/>
        <w:tblLook w:val="04A0" w:firstRow="1" w:lastRow="0" w:firstColumn="1" w:lastColumn="0" w:noHBand="0" w:noVBand="1"/>
      </w:tblPr>
      <w:tblGrid>
        <w:gridCol w:w="453"/>
        <w:gridCol w:w="1746"/>
        <w:gridCol w:w="1045"/>
        <w:gridCol w:w="830"/>
        <w:gridCol w:w="466"/>
        <w:gridCol w:w="660"/>
        <w:gridCol w:w="3096"/>
      </w:tblGrid>
      <w:tr w:rsidR="00697841" w:rsidRPr="00CB1278" w14:paraId="787D7EFE" w14:textId="77777777" w:rsidTr="00C11757">
        <w:trPr>
          <w:trHeight w:val="324"/>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B80CE0" w14:textId="77777777" w:rsidR="00697841" w:rsidRPr="00BC504A" w:rsidRDefault="00697841" w:rsidP="00C11757">
            <w:pPr>
              <w:rPr>
                <w:rFonts w:asciiTheme="minorEastAsia" w:eastAsiaTheme="minorEastAsia" w:hAnsiTheme="minorEastAsia"/>
                <w:b/>
              </w:rPr>
            </w:pPr>
            <w:r>
              <w:rPr>
                <w:rFonts w:asciiTheme="minorEastAsia" w:eastAsiaTheme="minorEastAsia" w:hAnsiTheme="minorEastAsia" w:hint="eastAsia"/>
                <w:b/>
              </w:rPr>
              <w:t>序号</w:t>
            </w:r>
          </w:p>
        </w:tc>
        <w:tc>
          <w:tcPr>
            <w:tcW w:w="97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D2D021" w14:textId="77777777" w:rsidR="00697841" w:rsidRPr="00BC504A" w:rsidRDefault="00697841" w:rsidP="00C11757">
            <w:pPr>
              <w:rPr>
                <w:rFonts w:asciiTheme="minorEastAsia" w:eastAsiaTheme="minorEastAsia" w:hAnsiTheme="minorEastAsia"/>
                <w:b/>
              </w:rPr>
            </w:pPr>
            <w:r w:rsidRPr="00BC504A">
              <w:rPr>
                <w:rFonts w:asciiTheme="minorEastAsia" w:eastAsiaTheme="minorEastAsia" w:hAnsiTheme="minorEastAsia" w:hint="eastAsia"/>
                <w:b/>
              </w:rPr>
              <w:t>参数名</w:t>
            </w:r>
          </w:p>
        </w:tc>
        <w:tc>
          <w:tcPr>
            <w:tcW w:w="6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876B43"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2ACB0C"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BC5FCE"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B43082"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8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B5E0CA"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697841" w:rsidRPr="00CB1278" w14:paraId="623FA57D" w14:textId="77777777" w:rsidTr="00C11757">
        <w:trPr>
          <w:trHeight w:val="287"/>
        </w:trPr>
        <w:tc>
          <w:tcPr>
            <w:tcW w:w="299" w:type="pct"/>
          </w:tcPr>
          <w:p w14:paraId="017DDFC5" w14:textId="77777777" w:rsidR="00697841" w:rsidRPr="00BC504A" w:rsidRDefault="00697841" w:rsidP="006A0DBC">
            <w:pPr>
              <w:pStyle w:val="a6"/>
              <w:numPr>
                <w:ilvl w:val="0"/>
                <w:numId w:val="59"/>
              </w:numPr>
              <w:ind w:firstLineChars="0"/>
              <w:rPr>
                <w:rFonts w:asciiTheme="minorEastAsia" w:eastAsiaTheme="minorEastAsia" w:hAnsiTheme="minorEastAsia"/>
                <w:sz w:val="18"/>
                <w:szCs w:val="18"/>
              </w:rPr>
            </w:pPr>
          </w:p>
        </w:tc>
        <w:tc>
          <w:tcPr>
            <w:tcW w:w="972" w:type="pct"/>
            <w:shd w:val="clear" w:color="auto" w:fill="auto"/>
          </w:tcPr>
          <w:p w14:paraId="54FE4808"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I</w:t>
            </w:r>
            <w:r w:rsidRPr="00991833">
              <w:rPr>
                <w:rFonts w:asciiTheme="minorEastAsia" w:eastAsiaTheme="minorEastAsia" w:hAnsiTheme="minorEastAsia" w:hint="eastAsia"/>
                <w:color w:val="000000"/>
                <w:sz w:val="18"/>
                <w:szCs w:val="18"/>
              </w:rPr>
              <w:t>svOrgId</w:t>
            </w:r>
          </w:p>
        </w:tc>
        <w:tc>
          <w:tcPr>
            <w:tcW w:w="656" w:type="pct"/>
            <w:shd w:val="clear" w:color="auto" w:fill="auto"/>
          </w:tcPr>
          <w:p w14:paraId="3A1E2EFA"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合作方机构号</w:t>
            </w:r>
          </w:p>
        </w:tc>
        <w:tc>
          <w:tcPr>
            <w:tcW w:w="526" w:type="pct"/>
            <w:shd w:val="clear" w:color="auto" w:fill="auto"/>
          </w:tcPr>
          <w:p w14:paraId="32FD0A7B"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Borders>
              <w:top w:val="single" w:sz="4" w:space="0" w:color="auto"/>
              <w:left w:val="single" w:sz="4" w:space="0" w:color="auto"/>
              <w:bottom w:val="single" w:sz="4" w:space="0" w:color="auto"/>
              <w:right w:val="single" w:sz="4" w:space="0" w:color="auto"/>
            </w:tcBorders>
          </w:tcPr>
          <w:p w14:paraId="3087EC79"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tcBorders>
              <w:top w:val="single" w:sz="4" w:space="0" w:color="auto"/>
              <w:left w:val="single" w:sz="4" w:space="0" w:color="auto"/>
              <w:bottom w:val="single" w:sz="4" w:space="0" w:color="auto"/>
              <w:right w:val="single" w:sz="4" w:space="0" w:color="auto"/>
            </w:tcBorders>
          </w:tcPr>
          <w:p w14:paraId="6987A4FD"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816" w:type="pct"/>
            <w:tcBorders>
              <w:top w:val="single" w:sz="4" w:space="0" w:color="auto"/>
              <w:left w:val="single" w:sz="4" w:space="0" w:color="auto"/>
              <w:bottom w:val="single" w:sz="4" w:space="0" w:color="auto"/>
              <w:right w:val="single" w:sz="4" w:space="0" w:color="auto"/>
            </w:tcBorders>
          </w:tcPr>
          <w:p w14:paraId="13D15F3F" w14:textId="77777777" w:rsidR="00697841" w:rsidRPr="00991833" w:rsidRDefault="00697841" w:rsidP="00C11757">
            <w:pPr>
              <w:rPr>
                <w:rFonts w:asciiTheme="minorEastAsia" w:eastAsiaTheme="minorEastAsia" w:hAnsiTheme="minorEastAsia"/>
                <w:bCs/>
                <w:color w:val="000000"/>
                <w:sz w:val="18"/>
                <w:szCs w:val="18"/>
              </w:rPr>
            </w:pPr>
            <w:r w:rsidRPr="003542DC">
              <w:rPr>
                <w:rFonts w:asciiTheme="minorHAnsi" w:eastAsiaTheme="minorEastAsia" w:hAnsiTheme="minorHAnsi"/>
                <w:sz w:val="18"/>
                <w:szCs w:val="18"/>
              </w:rPr>
              <w:t>202210000000000001025</w:t>
            </w:r>
          </w:p>
        </w:tc>
      </w:tr>
      <w:tr w:rsidR="00697841" w:rsidRPr="00CB1278" w14:paraId="0524AD60" w14:textId="77777777" w:rsidTr="00C11757">
        <w:trPr>
          <w:trHeight w:val="287"/>
        </w:trPr>
        <w:tc>
          <w:tcPr>
            <w:tcW w:w="299" w:type="pct"/>
          </w:tcPr>
          <w:p w14:paraId="3EBC8FB1" w14:textId="77777777" w:rsidR="00697841" w:rsidRPr="00BC504A" w:rsidRDefault="00697841" w:rsidP="006A0DBC">
            <w:pPr>
              <w:pStyle w:val="a6"/>
              <w:numPr>
                <w:ilvl w:val="0"/>
                <w:numId w:val="59"/>
              </w:numPr>
              <w:ind w:firstLineChars="0"/>
              <w:rPr>
                <w:rFonts w:asciiTheme="minorEastAsia" w:eastAsiaTheme="minorEastAsia" w:hAnsiTheme="minorEastAsia"/>
                <w:sz w:val="18"/>
                <w:szCs w:val="18"/>
              </w:rPr>
            </w:pPr>
          </w:p>
        </w:tc>
        <w:tc>
          <w:tcPr>
            <w:tcW w:w="972" w:type="pct"/>
            <w:shd w:val="clear" w:color="auto" w:fill="auto"/>
          </w:tcPr>
          <w:p w14:paraId="62E146A0"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r w:rsidRPr="00991833">
              <w:rPr>
                <w:rFonts w:asciiTheme="minorEastAsia" w:eastAsiaTheme="minorEastAsia" w:hAnsiTheme="minorEastAsia" w:hint="eastAsia"/>
                <w:color w:val="000000"/>
                <w:sz w:val="18"/>
                <w:szCs w:val="18"/>
              </w:rPr>
              <w:t>erchantId</w:t>
            </w:r>
          </w:p>
        </w:tc>
        <w:tc>
          <w:tcPr>
            <w:tcW w:w="656" w:type="pct"/>
            <w:shd w:val="clear" w:color="auto" w:fill="auto"/>
          </w:tcPr>
          <w:p w14:paraId="775F5358" w14:textId="67C506DE" w:rsidR="00697841" w:rsidRPr="00CB1278"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商户号</w:t>
            </w:r>
            <w:r w:rsidR="00B52F88">
              <w:rPr>
                <w:rFonts w:asciiTheme="minorEastAsia" w:eastAsiaTheme="minorEastAsia" w:hAnsiTheme="minorEastAsia" w:hint="eastAsia"/>
                <w:color w:val="000000"/>
                <w:sz w:val="18"/>
                <w:szCs w:val="18"/>
              </w:rPr>
              <w:t>。网商为</w:t>
            </w:r>
            <w:r w:rsidR="00B52F88">
              <w:rPr>
                <w:rFonts w:asciiTheme="minorEastAsia" w:eastAsiaTheme="minorEastAsia" w:hAnsiTheme="minorEastAsia"/>
                <w:color w:val="000000"/>
                <w:sz w:val="18"/>
                <w:szCs w:val="18"/>
              </w:rPr>
              <w:t>商户分配的</w:t>
            </w:r>
            <w:r w:rsidR="00B52F88">
              <w:rPr>
                <w:rFonts w:asciiTheme="minorEastAsia" w:eastAsiaTheme="minorEastAsia" w:hAnsiTheme="minorEastAsia" w:hint="eastAsia"/>
                <w:color w:val="000000"/>
                <w:sz w:val="18"/>
                <w:szCs w:val="18"/>
              </w:rPr>
              <w:t>商户</w:t>
            </w:r>
            <w:r w:rsidR="00B52F88">
              <w:rPr>
                <w:rFonts w:asciiTheme="minorEastAsia" w:eastAsiaTheme="minorEastAsia" w:hAnsiTheme="minorEastAsia"/>
                <w:color w:val="000000"/>
                <w:sz w:val="18"/>
                <w:szCs w:val="18"/>
              </w:rPr>
              <w:t>号</w:t>
            </w:r>
            <w:r w:rsidR="00B52F88">
              <w:rPr>
                <w:rFonts w:asciiTheme="minorEastAsia" w:eastAsiaTheme="minorEastAsia" w:hAnsiTheme="minorEastAsia" w:hint="eastAsia"/>
                <w:color w:val="000000"/>
                <w:sz w:val="18"/>
                <w:szCs w:val="18"/>
              </w:rPr>
              <w:t>，</w:t>
            </w:r>
            <w:r w:rsidR="00B52F88">
              <w:rPr>
                <w:rFonts w:asciiTheme="minorEastAsia" w:eastAsiaTheme="minorEastAsia" w:hAnsiTheme="minorEastAsia"/>
                <w:color w:val="000000"/>
                <w:sz w:val="18"/>
                <w:szCs w:val="18"/>
              </w:rPr>
              <w:t>通过商户入驻</w:t>
            </w:r>
            <w:r w:rsidR="00B52F88">
              <w:rPr>
                <w:rFonts w:asciiTheme="minorEastAsia" w:eastAsiaTheme="minorEastAsia" w:hAnsiTheme="minorEastAsia" w:hint="eastAsia"/>
                <w:color w:val="000000"/>
                <w:sz w:val="18"/>
                <w:szCs w:val="18"/>
              </w:rPr>
              <w:t>结果</w:t>
            </w:r>
            <w:r w:rsidR="00B52F88">
              <w:rPr>
                <w:rFonts w:asciiTheme="minorEastAsia" w:eastAsiaTheme="minorEastAsia" w:hAnsiTheme="minorEastAsia"/>
                <w:color w:val="000000"/>
                <w:sz w:val="18"/>
                <w:szCs w:val="18"/>
              </w:rPr>
              <w:t>查询</w:t>
            </w:r>
            <w:r w:rsidR="00B52F88">
              <w:rPr>
                <w:rFonts w:asciiTheme="minorEastAsia" w:eastAsiaTheme="minorEastAsia" w:hAnsiTheme="minorEastAsia" w:hint="eastAsia"/>
                <w:color w:val="000000"/>
                <w:sz w:val="18"/>
                <w:szCs w:val="18"/>
              </w:rPr>
              <w:t>接口</w:t>
            </w:r>
            <w:r w:rsidR="00B52F88">
              <w:rPr>
                <w:rFonts w:asciiTheme="minorEastAsia" w:eastAsiaTheme="minorEastAsia" w:hAnsiTheme="minorEastAsia"/>
                <w:color w:val="000000"/>
                <w:sz w:val="18"/>
                <w:szCs w:val="18"/>
              </w:rPr>
              <w:t>获取。</w:t>
            </w:r>
          </w:p>
        </w:tc>
        <w:tc>
          <w:tcPr>
            <w:tcW w:w="526" w:type="pct"/>
            <w:shd w:val="clear" w:color="auto" w:fill="auto"/>
          </w:tcPr>
          <w:p w14:paraId="1F0D5467"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Borders>
              <w:top w:val="single" w:sz="4" w:space="0" w:color="auto"/>
              <w:left w:val="single" w:sz="4" w:space="0" w:color="auto"/>
              <w:bottom w:val="single" w:sz="4" w:space="0" w:color="auto"/>
              <w:right w:val="single" w:sz="4" w:space="0" w:color="auto"/>
            </w:tcBorders>
          </w:tcPr>
          <w:p w14:paraId="5D6BA997"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shd w:val="clear" w:color="auto" w:fill="auto"/>
          </w:tcPr>
          <w:p w14:paraId="0655EC36"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816" w:type="pct"/>
            <w:tcBorders>
              <w:top w:val="single" w:sz="4" w:space="0" w:color="auto"/>
              <w:left w:val="single" w:sz="4" w:space="0" w:color="auto"/>
              <w:bottom w:val="single" w:sz="4" w:space="0" w:color="auto"/>
              <w:right w:val="single" w:sz="4" w:space="0" w:color="auto"/>
            </w:tcBorders>
          </w:tcPr>
          <w:p w14:paraId="29538BBD" w14:textId="77777777" w:rsidR="00697841" w:rsidRPr="00991833" w:rsidRDefault="00697841" w:rsidP="00C11757">
            <w:pPr>
              <w:rPr>
                <w:rFonts w:asciiTheme="minorEastAsia" w:eastAsiaTheme="minorEastAsia" w:hAnsiTheme="minorEastAsia"/>
                <w:bCs/>
                <w:color w:val="000000"/>
                <w:sz w:val="18"/>
                <w:szCs w:val="18"/>
              </w:rPr>
            </w:pPr>
            <w:r w:rsidRPr="00543A75">
              <w:rPr>
                <w:rFonts w:asciiTheme="minorHAnsi" w:eastAsiaTheme="minorEastAsia" w:hAnsiTheme="minorHAnsi"/>
                <w:sz w:val="18"/>
                <w:szCs w:val="18"/>
              </w:rPr>
              <w:t>226801000000000101099</w:t>
            </w:r>
          </w:p>
        </w:tc>
      </w:tr>
      <w:tr w:rsidR="00697841" w:rsidRPr="003D09B9" w14:paraId="2C2D96AF" w14:textId="77777777" w:rsidTr="00C11757">
        <w:trPr>
          <w:trHeight w:val="287"/>
        </w:trPr>
        <w:tc>
          <w:tcPr>
            <w:tcW w:w="299" w:type="pct"/>
          </w:tcPr>
          <w:p w14:paraId="6B1BFBF0" w14:textId="77777777" w:rsidR="00697841" w:rsidRPr="00BC504A" w:rsidRDefault="00697841" w:rsidP="006A0DBC">
            <w:pPr>
              <w:pStyle w:val="a6"/>
              <w:numPr>
                <w:ilvl w:val="0"/>
                <w:numId w:val="59"/>
              </w:numPr>
              <w:ind w:firstLineChars="0"/>
              <w:rPr>
                <w:rFonts w:asciiTheme="minorEastAsia" w:eastAsiaTheme="minorEastAsia" w:hAnsiTheme="minorEastAsia"/>
                <w:sz w:val="18"/>
                <w:szCs w:val="18"/>
              </w:rPr>
            </w:pPr>
          </w:p>
        </w:tc>
        <w:tc>
          <w:tcPr>
            <w:tcW w:w="972" w:type="pct"/>
            <w:shd w:val="clear" w:color="auto" w:fill="auto"/>
          </w:tcPr>
          <w:p w14:paraId="2B9D0BA4"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N</w:t>
            </w:r>
            <w:r w:rsidRPr="00E10DB5">
              <w:rPr>
                <w:rFonts w:asciiTheme="minorEastAsia" w:eastAsiaTheme="minorEastAsia" w:hAnsiTheme="minorEastAsia" w:hint="eastAsia"/>
                <w:color w:val="000000"/>
                <w:sz w:val="18"/>
                <w:szCs w:val="18"/>
              </w:rPr>
              <w:t>ew</w:t>
            </w:r>
            <w:r>
              <w:rPr>
                <w:rFonts w:asciiTheme="minorEastAsia" w:eastAsiaTheme="minorEastAsia" w:hAnsiTheme="minorEastAsia" w:hint="eastAsia"/>
                <w:color w:val="000000"/>
                <w:sz w:val="18"/>
                <w:szCs w:val="18"/>
              </w:rPr>
              <w:t>Mobile</w:t>
            </w:r>
          </w:p>
        </w:tc>
        <w:tc>
          <w:tcPr>
            <w:tcW w:w="656" w:type="pct"/>
            <w:shd w:val="clear" w:color="auto" w:fill="auto"/>
          </w:tcPr>
          <w:p w14:paraId="42D46A52" w14:textId="77777777" w:rsidR="00697841" w:rsidRPr="00991833" w:rsidRDefault="00697841" w:rsidP="00C11757">
            <w:pPr>
              <w:rPr>
                <w:rFonts w:asciiTheme="minorEastAsia" w:eastAsiaTheme="minorEastAsia" w:hAnsiTheme="minorEastAsia"/>
                <w:bCs/>
                <w:color w:val="000000"/>
                <w:sz w:val="18"/>
                <w:szCs w:val="18"/>
              </w:rPr>
            </w:pPr>
            <w:r w:rsidRPr="0053265D">
              <w:rPr>
                <w:rFonts w:asciiTheme="minorEastAsia" w:eastAsiaTheme="minorEastAsia" w:hAnsiTheme="minorEastAsia" w:hint="eastAsia"/>
                <w:color w:val="000000"/>
                <w:sz w:val="18"/>
                <w:szCs w:val="18"/>
              </w:rPr>
              <w:t>更新后的手机号</w:t>
            </w:r>
          </w:p>
        </w:tc>
        <w:tc>
          <w:tcPr>
            <w:tcW w:w="526" w:type="pct"/>
            <w:shd w:val="clear" w:color="auto" w:fill="auto"/>
          </w:tcPr>
          <w:p w14:paraId="69FF9A29"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Pr>
          <w:p w14:paraId="0DCA16F3"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32</w:t>
            </w:r>
          </w:p>
        </w:tc>
        <w:tc>
          <w:tcPr>
            <w:tcW w:w="423" w:type="pct"/>
          </w:tcPr>
          <w:p w14:paraId="1CDF2C04"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816" w:type="pct"/>
          </w:tcPr>
          <w:p w14:paraId="38A850B9" w14:textId="77777777" w:rsidR="00697841" w:rsidRPr="00991833" w:rsidRDefault="00697841" w:rsidP="00C11757">
            <w:pPr>
              <w:rPr>
                <w:rFonts w:asciiTheme="minorEastAsia" w:eastAsiaTheme="minorEastAsia" w:hAnsiTheme="minorEastAsia"/>
                <w:bCs/>
                <w:color w:val="000000"/>
                <w:sz w:val="18"/>
                <w:szCs w:val="18"/>
              </w:rPr>
            </w:pPr>
            <w:r w:rsidRPr="00AA4538">
              <w:rPr>
                <w:rFonts w:asciiTheme="minorHAnsi" w:eastAsiaTheme="minorEastAsia" w:hAnsiTheme="minorHAnsi" w:hint="eastAsia"/>
                <w:sz w:val="18"/>
                <w:szCs w:val="18"/>
              </w:rPr>
              <w:t>13345670987</w:t>
            </w:r>
          </w:p>
        </w:tc>
      </w:tr>
      <w:tr w:rsidR="00697841" w:rsidRPr="003D09B9" w14:paraId="279C5255" w14:textId="77777777" w:rsidTr="00C11757">
        <w:trPr>
          <w:trHeight w:val="287"/>
        </w:trPr>
        <w:tc>
          <w:tcPr>
            <w:tcW w:w="299" w:type="pct"/>
          </w:tcPr>
          <w:p w14:paraId="6BFA8A5E" w14:textId="77777777" w:rsidR="00697841" w:rsidRPr="00BC504A" w:rsidRDefault="00697841" w:rsidP="006A0DBC">
            <w:pPr>
              <w:pStyle w:val="a6"/>
              <w:numPr>
                <w:ilvl w:val="0"/>
                <w:numId w:val="59"/>
              </w:numPr>
              <w:ind w:firstLineChars="0"/>
              <w:rPr>
                <w:rFonts w:asciiTheme="minorEastAsia" w:eastAsiaTheme="minorEastAsia" w:hAnsiTheme="minorEastAsia"/>
                <w:sz w:val="18"/>
                <w:szCs w:val="18"/>
              </w:rPr>
            </w:pPr>
          </w:p>
        </w:tc>
        <w:tc>
          <w:tcPr>
            <w:tcW w:w="972" w:type="pct"/>
            <w:shd w:val="clear" w:color="auto" w:fill="auto"/>
          </w:tcPr>
          <w:p w14:paraId="059B2D57"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O</w:t>
            </w:r>
            <w:r>
              <w:rPr>
                <w:rFonts w:asciiTheme="minorEastAsia" w:eastAsiaTheme="minorEastAsia" w:hAnsiTheme="minorEastAsia" w:hint="eastAsia"/>
                <w:color w:val="000000"/>
                <w:sz w:val="18"/>
                <w:szCs w:val="18"/>
              </w:rPr>
              <w:t>ldMobile</w:t>
            </w:r>
            <w:r w:rsidRPr="00E10DB5">
              <w:rPr>
                <w:rFonts w:asciiTheme="minorEastAsia" w:eastAsiaTheme="minorEastAsia" w:hAnsiTheme="minorEastAsia" w:hint="eastAsia"/>
                <w:color w:val="000000"/>
                <w:sz w:val="18"/>
                <w:szCs w:val="18"/>
              </w:rPr>
              <w:t>AuthCode</w:t>
            </w:r>
          </w:p>
        </w:tc>
        <w:tc>
          <w:tcPr>
            <w:tcW w:w="656" w:type="pct"/>
            <w:shd w:val="clear" w:color="auto" w:fill="auto"/>
          </w:tcPr>
          <w:p w14:paraId="2D271961" w14:textId="77777777" w:rsidR="00697841" w:rsidRPr="00991833" w:rsidRDefault="00697841" w:rsidP="00C11757">
            <w:pPr>
              <w:rPr>
                <w:rFonts w:asciiTheme="minorEastAsia" w:eastAsiaTheme="minorEastAsia" w:hAnsiTheme="minorEastAsia"/>
                <w:bCs/>
                <w:color w:val="000000"/>
                <w:sz w:val="18"/>
                <w:szCs w:val="18"/>
              </w:rPr>
            </w:pPr>
            <w:r w:rsidRPr="00E10DB5">
              <w:rPr>
                <w:rFonts w:asciiTheme="minorEastAsia" w:eastAsiaTheme="minorEastAsia" w:hAnsiTheme="minorEastAsia" w:hint="eastAsia"/>
                <w:color w:val="000000"/>
                <w:sz w:val="18"/>
                <w:szCs w:val="18"/>
              </w:rPr>
              <w:t>老手机验证码</w:t>
            </w:r>
          </w:p>
        </w:tc>
        <w:tc>
          <w:tcPr>
            <w:tcW w:w="526" w:type="pct"/>
            <w:shd w:val="clear" w:color="auto" w:fill="auto"/>
          </w:tcPr>
          <w:p w14:paraId="50056F9C"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Pr>
          <w:p w14:paraId="7B97978C"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tcPr>
          <w:p w14:paraId="019DDAF0"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816" w:type="pct"/>
          </w:tcPr>
          <w:p w14:paraId="1FE4CD15" w14:textId="77777777" w:rsidR="00697841" w:rsidRPr="00991833" w:rsidRDefault="00697841" w:rsidP="00C11757">
            <w:pPr>
              <w:rPr>
                <w:rFonts w:asciiTheme="minorEastAsia" w:eastAsiaTheme="minorEastAsia" w:hAnsiTheme="minorEastAsia"/>
                <w:bCs/>
                <w:color w:val="000000"/>
                <w:sz w:val="18"/>
                <w:szCs w:val="18"/>
              </w:rPr>
            </w:pPr>
            <w:r w:rsidRPr="00DB1695">
              <w:rPr>
                <w:rFonts w:asciiTheme="minorHAnsi" w:eastAsiaTheme="minorEastAsia" w:hAnsiTheme="minorHAnsi" w:hint="eastAsia"/>
                <w:sz w:val="18"/>
                <w:szCs w:val="18"/>
              </w:rPr>
              <w:t>811374</w:t>
            </w:r>
          </w:p>
        </w:tc>
      </w:tr>
      <w:tr w:rsidR="00697841" w:rsidRPr="003D09B9" w14:paraId="2564CBD9" w14:textId="77777777" w:rsidTr="00C11757">
        <w:trPr>
          <w:trHeight w:val="287"/>
        </w:trPr>
        <w:tc>
          <w:tcPr>
            <w:tcW w:w="299" w:type="pct"/>
          </w:tcPr>
          <w:p w14:paraId="330F5298" w14:textId="77777777" w:rsidR="00697841" w:rsidRPr="00BC504A" w:rsidRDefault="00697841" w:rsidP="006A0DBC">
            <w:pPr>
              <w:pStyle w:val="a6"/>
              <w:numPr>
                <w:ilvl w:val="0"/>
                <w:numId w:val="59"/>
              </w:numPr>
              <w:ind w:firstLineChars="0"/>
              <w:rPr>
                <w:rFonts w:asciiTheme="minorEastAsia" w:eastAsiaTheme="minorEastAsia" w:hAnsiTheme="minorEastAsia"/>
                <w:sz w:val="18"/>
                <w:szCs w:val="18"/>
              </w:rPr>
            </w:pPr>
          </w:p>
        </w:tc>
        <w:tc>
          <w:tcPr>
            <w:tcW w:w="972" w:type="pct"/>
            <w:shd w:val="clear" w:color="auto" w:fill="auto"/>
          </w:tcPr>
          <w:p w14:paraId="6DE06CE4"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NewMobile</w:t>
            </w:r>
            <w:r w:rsidRPr="00E10DB5">
              <w:rPr>
                <w:rFonts w:asciiTheme="minorEastAsia" w:eastAsiaTheme="minorEastAsia" w:hAnsiTheme="minorEastAsia" w:hint="eastAsia"/>
                <w:color w:val="000000"/>
                <w:sz w:val="18"/>
                <w:szCs w:val="18"/>
              </w:rPr>
              <w:t>AuthCode</w:t>
            </w:r>
          </w:p>
        </w:tc>
        <w:tc>
          <w:tcPr>
            <w:tcW w:w="656" w:type="pct"/>
            <w:shd w:val="clear" w:color="auto" w:fill="auto"/>
          </w:tcPr>
          <w:p w14:paraId="55BE5CF4" w14:textId="77777777" w:rsidR="00697841" w:rsidRPr="00991833" w:rsidRDefault="00697841" w:rsidP="00C11757">
            <w:pPr>
              <w:rPr>
                <w:rFonts w:asciiTheme="minorEastAsia" w:eastAsiaTheme="minorEastAsia" w:hAnsiTheme="minorEastAsia"/>
                <w:bCs/>
                <w:color w:val="000000"/>
                <w:sz w:val="18"/>
                <w:szCs w:val="18"/>
              </w:rPr>
            </w:pPr>
            <w:r w:rsidRPr="00E10DB5">
              <w:rPr>
                <w:rFonts w:asciiTheme="minorEastAsia" w:eastAsiaTheme="minorEastAsia" w:hAnsiTheme="minorEastAsia" w:hint="eastAsia"/>
                <w:color w:val="000000"/>
                <w:sz w:val="18"/>
                <w:szCs w:val="18"/>
              </w:rPr>
              <w:t>新手机验证码</w:t>
            </w:r>
          </w:p>
        </w:tc>
        <w:tc>
          <w:tcPr>
            <w:tcW w:w="526" w:type="pct"/>
            <w:shd w:val="clear" w:color="auto" w:fill="auto"/>
          </w:tcPr>
          <w:p w14:paraId="0300D117"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Pr>
          <w:p w14:paraId="516207AB"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tcPr>
          <w:p w14:paraId="38CCFA53"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w:t>
            </w:r>
          </w:p>
        </w:tc>
        <w:tc>
          <w:tcPr>
            <w:tcW w:w="1816" w:type="pct"/>
          </w:tcPr>
          <w:p w14:paraId="2AAC0C68" w14:textId="77777777" w:rsidR="00697841" w:rsidRPr="00991833" w:rsidRDefault="00697841" w:rsidP="00C11757">
            <w:pPr>
              <w:rPr>
                <w:rFonts w:asciiTheme="minorEastAsia" w:eastAsiaTheme="minorEastAsia" w:hAnsiTheme="minorEastAsia"/>
                <w:bCs/>
                <w:color w:val="000000"/>
                <w:sz w:val="18"/>
                <w:szCs w:val="18"/>
              </w:rPr>
            </w:pPr>
            <w:r w:rsidRPr="00C676B5">
              <w:rPr>
                <w:rFonts w:asciiTheme="minorHAnsi" w:eastAsiaTheme="minorEastAsia" w:hAnsiTheme="minorHAnsi"/>
                <w:sz w:val="18"/>
                <w:szCs w:val="18"/>
              </w:rPr>
              <w:t>235475</w:t>
            </w:r>
          </w:p>
        </w:tc>
      </w:tr>
      <w:tr w:rsidR="00697841" w:rsidRPr="003D09B9" w14:paraId="35C857F7" w14:textId="77777777" w:rsidTr="00C11757">
        <w:trPr>
          <w:trHeight w:val="269"/>
        </w:trPr>
        <w:tc>
          <w:tcPr>
            <w:tcW w:w="299" w:type="pct"/>
          </w:tcPr>
          <w:p w14:paraId="26ED040C" w14:textId="77777777" w:rsidR="00697841" w:rsidRPr="00BC504A" w:rsidRDefault="00697841" w:rsidP="006A0DBC">
            <w:pPr>
              <w:pStyle w:val="a6"/>
              <w:numPr>
                <w:ilvl w:val="0"/>
                <w:numId w:val="59"/>
              </w:numPr>
              <w:ind w:firstLineChars="0"/>
              <w:rPr>
                <w:rFonts w:asciiTheme="minorEastAsia" w:eastAsiaTheme="minorEastAsia" w:hAnsiTheme="minorEastAsia"/>
                <w:sz w:val="18"/>
                <w:szCs w:val="18"/>
              </w:rPr>
            </w:pPr>
          </w:p>
        </w:tc>
        <w:tc>
          <w:tcPr>
            <w:tcW w:w="972" w:type="pct"/>
            <w:shd w:val="clear" w:color="auto" w:fill="auto"/>
          </w:tcPr>
          <w:p w14:paraId="6DC10D62"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91833">
              <w:rPr>
                <w:rFonts w:asciiTheme="minorEastAsia" w:eastAsiaTheme="minorEastAsia" w:hAnsiTheme="minorEastAsia" w:hint="eastAsia"/>
                <w:color w:val="000000"/>
                <w:sz w:val="18"/>
                <w:szCs w:val="18"/>
              </w:rPr>
              <w:t>utTradeNo</w:t>
            </w:r>
          </w:p>
        </w:tc>
        <w:tc>
          <w:tcPr>
            <w:tcW w:w="656" w:type="pct"/>
            <w:shd w:val="clear" w:color="auto" w:fill="auto"/>
          </w:tcPr>
          <w:p w14:paraId="222B5E51"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外部交易号</w:t>
            </w:r>
          </w:p>
        </w:tc>
        <w:tc>
          <w:tcPr>
            <w:tcW w:w="526" w:type="pct"/>
            <w:shd w:val="clear" w:color="auto" w:fill="auto"/>
          </w:tcPr>
          <w:p w14:paraId="74CE0AAF"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Pr>
          <w:p w14:paraId="1F7CE3CC" w14:textId="77777777" w:rsidR="00697841" w:rsidRPr="00991833"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423" w:type="pct"/>
          </w:tcPr>
          <w:p w14:paraId="153BC548" w14:textId="77777777" w:rsidR="00697841" w:rsidRPr="00991833"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ME</w:t>
            </w:r>
          </w:p>
        </w:tc>
        <w:tc>
          <w:tcPr>
            <w:tcW w:w="1816" w:type="pct"/>
          </w:tcPr>
          <w:p w14:paraId="310C092A" w14:textId="77777777" w:rsidR="00697841" w:rsidRPr="00991833" w:rsidRDefault="00697841" w:rsidP="00C11757">
            <w:pPr>
              <w:rPr>
                <w:rFonts w:asciiTheme="minorEastAsia" w:eastAsiaTheme="minorEastAsia" w:hAnsiTheme="minorEastAsia"/>
                <w:bCs/>
                <w:color w:val="000000"/>
                <w:sz w:val="18"/>
                <w:szCs w:val="18"/>
              </w:rPr>
            </w:pPr>
            <w:r w:rsidRPr="00E10DB5">
              <w:rPr>
                <w:rFonts w:asciiTheme="minorEastAsia" w:eastAsiaTheme="minorEastAsia" w:hAnsiTheme="minorEastAsia" w:hint="eastAsia"/>
                <w:color w:val="000000"/>
                <w:sz w:val="18"/>
                <w:szCs w:val="18"/>
              </w:rPr>
              <w:t>20151229113030000000000000000001</w:t>
            </w:r>
          </w:p>
        </w:tc>
      </w:tr>
    </w:tbl>
    <w:p w14:paraId="61E3720D" w14:textId="77777777" w:rsidR="00697841" w:rsidRPr="00F561BB" w:rsidRDefault="00697841" w:rsidP="00697841">
      <w:pPr>
        <w:pStyle w:val="4"/>
        <w:numPr>
          <w:ilvl w:val="0"/>
          <w:numId w:val="0"/>
        </w:numPr>
        <w:ind w:left="864" w:hanging="864"/>
      </w:pPr>
      <w:r w:rsidRPr="00F561BB">
        <w:rPr>
          <w:rFonts w:hint="eastAsia"/>
        </w:rPr>
        <w:t>响应报文</w:t>
      </w:r>
    </w:p>
    <w:tbl>
      <w:tblPr>
        <w:tblStyle w:val="a9"/>
        <w:tblW w:w="5000" w:type="pct"/>
        <w:tblLook w:val="04A0" w:firstRow="1" w:lastRow="0" w:firstColumn="1" w:lastColumn="0" w:noHBand="0" w:noVBand="1"/>
      </w:tblPr>
      <w:tblGrid>
        <w:gridCol w:w="417"/>
        <w:gridCol w:w="1116"/>
        <w:gridCol w:w="2017"/>
        <w:gridCol w:w="756"/>
        <w:gridCol w:w="427"/>
        <w:gridCol w:w="427"/>
        <w:gridCol w:w="3136"/>
      </w:tblGrid>
      <w:tr w:rsidR="00697841" w:rsidRPr="00CB1278" w14:paraId="54720D04" w14:textId="77777777" w:rsidTr="00697841">
        <w:trPr>
          <w:trHeight w:val="324"/>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9B35F6" w14:textId="77777777" w:rsidR="00697841" w:rsidRPr="00B55BC7" w:rsidRDefault="00697841" w:rsidP="00C11757">
            <w:pPr>
              <w:rPr>
                <w:rFonts w:asciiTheme="minorEastAsia" w:eastAsiaTheme="minorEastAsia" w:hAnsiTheme="minorEastAsia"/>
                <w:b/>
              </w:rPr>
            </w:pPr>
            <w:r>
              <w:rPr>
                <w:rFonts w:asciiTheme="minorEastAsia" w:eastAsiaTheme="minorEastAsia" w:hAnsiTheme="minorEastAsia" w:hint="eastAsia"/>
                <w:b/>
              </w:rPr>
              <w:t>序号</w:t>
            </w:r>
          </w:p>
        </w:tc>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720504"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参数名</w:t>
            </w:r>
          </w:p>
        </w:tc>
        <w:tc>
          <w:tcPr>
            <w:tcW w:w="12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764F7"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290A9B"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2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88C2F6"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2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AC2B5D"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8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085A03"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697841" w:rsidRPr="00CB1278" w14:paraId="6C587DE0" w14:textId="77777777" w:rsidTr="00697841">
        <w:trPr>
          <w:trHeight w:val="354"/>
        </w:trPr>
        <w:tc>
          <w:tcPr>
            <w:tcW w:w="251" w:type="pct"/>
          </w:tcPr>
          <w:p w14:paraId="366A29D2" w14:textId="77777777" w:rsidR="00697841" w:rsidRPr="00FD5012" w:rsidRDefault="00697841" w:rsidP="006A0DBC">
            <w:pPr>
              <w:pStyle w:val="a6"/>
              <w:numPr>
                <w:ilvl w:val="0"/>
                <w:numId w:val="60"/>
              </w:numPr>
              <w:ind w:firstLineChars="0"/>
              <w:rPr>
                <w:rFonts w:asciiTheme="minorEastAsia" w:eastAsiaTheme="minorEastAsia" w:hAnsiTheme="minorEastAsia"/>
                <w:sz w:val="18"/>
                <w:szCs w:val="18"/>
              </w:rPr>
            </w:pPr>
          </w:p>
        </w:tc>
        <w:tc>
          <w:tcPr>
            <w:tcW w:w="673" w:type="pct"/>
            <w:shd w:val="clear" w:color="auto" w:fill="auto"/>
          </w:tcPr>
          <w:p w14:paraId="21D32F30" w14:textId="77777777" w:rsidR="00697841" w:rsidRPr="004D02B2" w:rsidRDefault="00697841" w:rsidP="00C11757">
            <w:pPr>
              <w:rPr>
                <w:rFonts w:asciiTheme="minorEastAsia" w:eastAsiaTheme="minorEastAsia" w:hAnsiTheme="minorEastAsia"/>
                <w:bCs/>
                <w:sz w:val="18"/>
                <w:szCs w:val="18"/>
              </w:rPr>
            </w:pPr>
            <w:r>
              <w:rPr>
                <w:rFonts w:ascii="宋体" w:hAnsi="宋体"/>
              </w:rPr>
              <w:t>R</w:t>
            </w:r>
            <w:r w:rsidRPr="00F561BB">
              <w:rPr>
                <w:rFonts w:ascii="宋体" w:hAnsi="宋体"/>
              </w:rPr>
              <w:t>espInfo</w:t>
            </w:r>
          </w:p>
        </w:tc>
        <w:tc>
          <w:tcPr>
            <w:tcW w:w="1216" w:type="pct"/>
            <w:shd w:val="clear" w:color="auto" w:fill="auto"/>
          </w:tcPr>
          <w:p w14:paraId="3DC60C5E"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返回码组件</w:t>
            </w:r>
          </w:p>
        </w:tc>
        <w:tc>
          <w:tcPr>
            <w:tcW w:w="456" w:type="pct"/>
            <w:tcBorders>
              <w:top w:val="single" w:sz="4" w:space="0" w:color="auto"/>
              <w:left w:val="single" w:sz="4" w:space="0" w:color="auto"/>
              <w:bottom w:val="single" w:sz="4" w:space="0" w:color="auto"/>
              <w:right w:val="single" w:sz="4" w:space="0" w:color="auto"/>
            </w:tcBorders>
          </w:tcPr>
          <w:p w14:paraId="71D55A5F"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257" w:type="pct"/>
            <w:tcBorders>
              <w:top w:val="single" w:sz="4" w:space="0" w:color="auto"/>
              <w:left w:val="single" w:sz="4" w:space="0" w:color="auto"/>
              <w:bottom w:val="single" w:sz="4" w:space="0" w:color="auto"/>
              <w:right w:val="single" w:sz="4" w:space="0" w:color="auto"/>
            </w:tcBorders>
          </w:tcPr>
          <w:p w14:paraId="20F8E1C1" w14:textId="77777777" w:rsidR="00697841" w:rsidRDefault="00697841" w:rsidP="00C11757">
            <w:pPr>
              <w:rPr>
                <w:rFonts w:asciiTheme="minorEastAsia" w:eastAsiaTheme="minorEastAsia" w:hAnsiTheme="minorEastAsia"/>
                <w:bCs/>
                <w:sz w:val="18"/>
                <w:szCs w:val="18"/>
              </w:rPr>
            </w:pPr>
          </w:p>
        </w:tc>
        <w:tc>
          <w:tcPr>
            <w:tcW w:w="257" w:type="pct"/>
          </w:tcPr>
          <w:p w14:paraId="06F96AAE"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1890" w:type="pct"/>
            <w:tcBorders>
              <w:top w:val="single" w:sz="4" w:space="0" w:color="auto"/>
              <w:left w:val="single" w:sz="4" w:space="0" w:color="auto"/>
              <w:bottom w:val="single" w:sz="4" w:space="0" w:color="auto"/>
              <w:right w:val="single" w:sz="4" w:space="0" w:color="auto"/>
            </w:tcBorders>
          </w:tcPr>
          <w:p w14:paraId="297E4637" w14:textId="77777777" w:rsidR="00697841" w:rsidRPr="004D02B2" w:rsidRDefault="00697841" w:rsidP="00C11757">
            <w:pPr>
              <w:rPr>
                <w:rFonts w:asciiTheme="minorEastAsia" w:eastAsiaTheme="minorEastAsia" w:hAnsiTheme="minorEastAsia"/>
                <w:bCs/>
                <w:sz w:val="18"/>
                <w:szCs w:val="18"/>
              </w:rPr>
            </w:pPr>
          </w:p>
        </w:tc>
      </w:tr>
      <w:tr w:rsidR="00697841" w:rsidRPr="00CB1278" w14:paraId="202DD6CC" w14:textId="77777777" w:rsidTr="00697841">
        <w:trPr>
          <w:trHeight w:val="354"/>
        </w:trPr>
        <w:tc>
          <w:tcPr>
            <w:tcW w:w="251" w:type="pct"/>
          </w:tcPr>
          <w:p w14:paraId="19E1E8AC" w14:textId="77777777" w:rsidR="00697841" w:rsidRPr="00FD5012" w:rsidRDefault="00697841" w:rsidP="006A0DBC">
            <w:pPr>
              <w:pStyle w:val="a6"/>
              <w:numPr>
                <w:ilvl w:val="0"/>
                <w:numId w:val="60"/>
              </w:numPr>
              <w:ind w:firstLineChars="0"/>
              <w:rPr>
                <w:rFonts w:asciiTheme="minorEastAsia" w:eastAsiaTheme="minorEastAsia" w:hAnsiTheme="minorEastAsia"/>
                <w:sz w:val="18"/>
                <w:szCs w:val="18"/>
              </w:rPr>
            </w:pPr>
          </w:p>
        </w:tc>
        <w:tc>
          <w:tcPr>
            <w:tcW w:w="673" w:type="pct"/>
            <w:shd w:val="clear" w:color="auto" w:fill="auto"/>
          </w:tcPr>
          <w:p w14:paraId="0AA7D05A"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O</w:t>
            </w:r>
            <w:r w:rsidRPr="00991833">
              <w:rPr>
                <w:rFonts w:asciiTheme="minorEastAsia" w:eastAsiaTheme="minorEastAsia" w:hAnsiTheme="minorEastAsia" w:hint="eastAsia"/>
                <w:color w:val="000000"/>
                <w:sz w:val="18"/>
                <w:szCs w:val="18"/>
              </w:rPr>
              <w:t>utTradeNo</w:t>
            </w:r>
          </w:p>
        </w:tc>
        <w:tc>
          <w:tcPr>
            <w:tcW w:w="1216" w:type="pct"/>
            <w:tcBorders>
              <w:top w:val="single" w:sz="4" w:space="0" w:color="auto"/>
              <w:left w:val="single" w:sz="4" w:space="0" w:color="auto"/>
              <w:bottom w:val="single" w:sz="4" w:space="0" w:color="auto"/>
              <w:right w:val="single" w:sz="4" w:space="0" w:color="auto"/>
            </w:tcBorders>
          </w:tcPr>
          <w:p w14:paraId="62F0B335" w14:textId="77777777" w:rsidR="00697841" w:rsidRPr="009D2B12"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外部交易号</w:t>
            </w:r>
          </w:p>
        </w:tc>
        <w:tc>
          <w:tcPr>
            <w:tcW w:w="456" w:type="pct"/>
            <w:tcBorders>
              <w:top w:val="single" w:sz="4" w:space="0" w:color="auto"/>
              <w:left w:val="single" w:sz="4" w:space="0" w:color="auto"/>
              <w:bottom w:val="single" w:sz="4" w:space="0" w:color="auto"/>
              <w:right w:val="single" w:sz="4" w:space="0" w:color="auto"/>
            </w:tcBorders>
          </w:tcPr>
          <w:p w14:paraId="4717E008" w14:textId="77777777" w:rsidR="00697841"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79FA5C55"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64</w:t>
            </w:r>
          </w:p>
        </w:tc>
        <w:tc>
          <w:tcPr>
            <w:tcW w:w="257" w:type="pct"/>
          </w:tcPr>
          <w:p w14:paraId="14B52962" w14:textId="77777777" w:rsidR="00697841"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ME</w:t>
            </w:r>
          </w:p>
        </w:tc>
        <w:tc>
          <w:tcPr>
            <w:tcW w:w="1890" w:type="pct"/>
            <w:tcBorders>
              <w:top w:val="single" w:sz="4" w:space="0" w:color="auto"/>
              <w:left w:val="single" w:sz="4" w:space="0" w:color="auto"/>
              <w:bottom w:val="single" w:sz="4" w:space="0" w:color="auto"/>
              <w:right w:val="single" w:sz="4" w:space="0" w:color="auto"/>
            </w:tcBorders>
          </w:tcPr>
          <w:p w14:paraId="05015BDD" w14:textId="77777777" w:rsidR="00697841" w:rsidRPr="009D2B12" w:rsidRDefault="00697841" w:rsidP="00C11757">
            <w:pPr>
              <w:rPr>
                <w:rFonts w:asciiTheme="minorEastAsia" w:eastAsiaTheme="minorEastAsia" w:hAnsiTheme="minorEastAsia"/>
                <w:bCs/>
                <w:color w:val="000000"/>
                <w:sz w:val="18"/>
                <w:szCs w:val="18"/>
              </w:rPr>
            </w:pPr>
            <w:r w:rsidRPr="00123A3A">
              <w:rPr>
                <w:rFonts w:asciiTheme="minorHAnsi" w:eastAsiaTheme="minorEastAsia" w:hAnsiTheme="minorHAnsi" w:hint="eastAsia"/>
                <w:sz w:val="18"/>
                <w:szCs w:val="18"/>
              </w:rPr>
              <w:t>20151229113030000000000000000001</w:t>
            </w:r>
          </w:p>
        </w:tc>
      </w:tr>
    </w:tbl>
    <w:p w14:paraId="45F42C42" w14:textId="77777777" w:rsidR="00F32D02" w:rsidRDefault="00F32D02" w:rsidP="00A43EF8">
      <w:bookmarkStart w:id="176" w:name="_Toc480966199"/>
    </w:p>
    <w:p w14:paraId="5E4CB09F" w14:textId="77777777" w:rsidR="00F32D02" w:rsidRDefault="00F32D02" w:rsidP="00F32D02">
      <w:pPr>
        <w:pStyle w:val="4"/>
        <w:numPr>
          <w:ilvl w:val="0"/>
          <w:numId w:val="0"/>
        </w:numPr>
        <w:ind w:left="864" w:hanging="864"/>
      </w:pPr>
      <w:r>
        <w:rPr>
          <w:rFonts w:hint="eastAsia"/>
        </w:rPr>
        <w:t>报文返回码</w:t>
      </w:r>
    </w:p>
    <w:tbl>
      <w:tblPr>
        <w:tblStyle w:val="a9"/>
        <w:tblW w:w="0" w:type="auto"/>
        <w:tblLook w:val="04A0" w:firstRow="1" w:lastRow="0" w:firstColumn="1" w:lastColumn="0" w:noHBand="0" w:noVBand="1"/>
      </w:tblPr>
      <w:tblGrid>
        <w:gridCol w:w="4257"/>
        <w:gridCol w:w="4039"/>
      </w:tblGrid>
      <w:tr w:rsidR="00F32D02" w14:paraId="3D6261F1" w14:textId="77777777" w:rsidTr="00F32D02">
        <w:tc>
          <w:tcPr>
            <w:tcW w:w="4261" w:type="dxa"/>
          </w:tcPr>
          <w:p w14:paraId="3F20B6DA" w14:textId="77777777" w:rsidR="00F32D02" w:rsidRDefault="00F32D02" w:rsidP="00F32D02">
            <w:r>
              <w:rPr>
                <w:rFonts w:hint="eastAsia"/>
              </w:rPr>
              <w:t>返回</w:t>
            </w:r>
            <w:r>
              <w:t>码</w:t>
            </w:r>
          </w:p>
        </w:tc>
        <w:tc>
          <w:tcPr>
            <w:tcW w:w="4261" w:type="dxa"/>
          </w:tcPr>
          <w:p w14:paraId="6513A308" w14:textId="77777777" w:rsidR="00F32D02" w:rsidRDefault="00F32D02" w:rsidP="00F32D02">
            <w:r>
              <w:rPr>
                <w:rFonts w:hint="eastAsia"/>
              </w:rPr>
              <w:t>中文</w:t>
            </w:r>
            <w:r>
              <w:t>描述</w:t>
            </w:r>
          </w:p>
        </w:tc>
      </w:tr>
      <w:tr w:rsidR="00F32D02" w14:paraId="4995080C" w14:textId="77777777" w:rsidTr="00F32D02">
        <w:tc>
          <w:tcPr>
            <w:tcW w:w="4261" w:type="dxa"/>
            <w:vAlign w:val="bottom"/>
          </w:tcPr>
          <w:p w14:paraId="025433F2" w14:textId="5E336EFE" w:rsidR="00F32D02" w:rsidRDefault="00F32D02" w:rsidP="00F32D02">
            <w:r>
              <w:rPr>
                <w:rFonts w:hint="eastAsia"/>
                <w:color w:val="000000"/>
              </w:rPr>
              <w:t>BKMP_ILLEGAL_PARAM</w:t>
            </w:r>
          </w:p>
        </w:tc>
        <w:tc>
          <w:tcPr>
            <w:tcW w:w="4261" w:type="dxa"/>
            <w:vAlign w:val="bottom"/>
          </w:tcPr>
          <w:p w14:paraId="735972C6" w14:textId="1024F932" w:rsidR="00F32D02" w:rsidRDefault="00F32D02" w:rsidP="00F32D02">
            <w:r>
              <w:rPr>
                <w:rFonts w:hint="eastAsia"/>
                <w:color w:val="000000"/>
              </w:rPr>
              <w:t>参数非法</w:t>
            </w:r>
          </w:p>
        </w:tc>
      </w:tr>
      <w:tr w:rsidR="00F32D02" w14:paraId="67CD5093" w14:textId="77777777" w:rsidTr="00F32D02">
        <w:trPr>
          <w:trHeight w:val="300"/>
        </w:trPr>
        <w:tc>
          <w:tcPr>
            <w:tcW w:w="4261" w:type="dxa"/>
            <w:vAlign w:val="bottom"/>
          </w:tcPr>
          <w:p w14:paraId="75629756" w14:textId="3235E0E3" w:rsidR="00F32D02" w:rsidRDefault="00F32D02" w:rsidP="00F32D02">
            <w:r>
              <w:rPr>
                <w:rFonts w:hint="eastAsia"/>
                <w:color w:val="000000"/>
              </w:rPr>
              <w:t>BKMP_IDEMPOTENCY_ERROR</w:t>
            </w:r>
          </w:p>
        </w:tc>
        <w:tc>
          <w:tcPr>
            <w:tcW w:w="4261" w:type="dxa"/>
            <w:vAlign w:val="bottom"/>
          </w:tcPr>
          <w:p w14:paraId="6254BC6B" w14:textId="41391999" w:rsidR="00F32D02" w:rsidRDefault="00F32D02" w:rsidP="00F32D02">
            <w:r>
              <w:rPr>
                <w:rFonts w:hint="eastAsia"/>
                <w:color w:val="000000"/>
              </w:rPr>
              <w:t>幂等性错误</w:t>
            </w:r>
          </w:p>
        </w:tc>
      </w:tr>
      <w:tr w:rsidR="00F32D02" w14:paraId="046CF0CF" w14:textId="77777777" w:rsidTr="00F32D02">
        <w:tc>
          <w:tcPr>
            <w:tcW w:w="4261" w:type="dxa"/>
            <w:vAlign w:val="bottom"/>
          </w:tcPr>
          <w:p w14:paraId="4A991355" w14:textId="489FC78C" w:rsidR="00F32D02" w:rsidRDefault="00F32D02" w:rsidP="00F32D02">
            <w:r>
              <w:rPr>
                <w:rFonts w:hint="eastAsia"/>
                <w:color w:val="000000"/>
              </w:rPr>
              <w:t>BKMP_REG_MOBILE_ILLEGAL</w:t>
            </w:r>
          </w:p>
        </w:tc>
        <w:tc>
          <w:tcPr>
            <w:tcW w:w="4261" w:type="dxa"/>
            <w:vAlign w:val="bottom"/>
          </w:tcPr>
          <w:p w14:paraId="6D878E59" w14:textId="70F45FF0" w:rsidR="00F32D02" w:rsidRDefault="00F32D02" w:rsidP="00F32D02">
            <w:r>
              <w:rPr>
                <w:rFonts w:hint="eastAsia"/>
                <w:color w:val="000000"/>
              </w:rPr>
              <w:t>商户未绑定手机号</w:t>
            </w:r>
          </w:p>
        </w:tc>
      </w:tr>
      <w:tr w:rsidR="00F32D02" w14:paraId="2201BDD6" w14:textId="77777777" w:rsidTr="00F32D02">
        <w:tc>
          <w:tcPr>
            <w:tcW w:w="4261" w:type="dxa"/>
            <w:vAlign w:val="bottom"/>
          </w:tcPr>
          <w:p w14:paraId="625EEE11" w14:textId="38F07E57" w:rsidR="00F32D02" w:rsidRDefault="00F32D02" w:rsidP="00F32D02">
            <w:r>
              <w:rPr>
                <w:rFonts w:hint="eastAsia"/>
                <w:color w:val="000000"/>
              </w:rPr>
              <w:t>BKMP_SMS_VERIFY_OVER_COUNT_LIMIT</w:t>
            </w:r>
          </w:p>
        </w:tc>
        <w:tc>
          <w:tcPr>
            <w:tcW w:w="4261" w:type="dxa"/>
            <w:vAlign w:val="bottom"/>
          </w:tcPr>
          <w:p w14:paraId="6EDFFD35" w14:textId="0B13DA00" w:rsidR="00F32D02" w:rsidRDefault="00F32D02" w:rsidP="00F32D02">
            <w:r>
              <w:rPr>
                <w:rFonts w:hint="eastAsia"/>
                <w:color w:val="000000"/>
              </w:rPr>
              <w:t>验证码已使用或已过期</w:t>
            </w:r>
          </w:p>
        </w:tc>
      </w:tr>
      <w:tr w:rsidR="00F32D02" w14:paraId="7FB7A451" w14:textId="77777777" w:rsidTr="00F32D02">
        <w:tc>
          <w:tcPr>
            <w:tcW w:w="4261" w:type="dxa"/>
            <w:vAlign w:val="bottom"/>
          </w:tcPr>
          <w:p w14:paraId="37DC7DA7" w14:textId="528E42B7" w:rsidR="00F32D02" w:rsidRDefault="00F32D02" w:rsidP="00F32D02">
            <w:r>
              <w:rPr>
                <w:rFonts w:hint="eastAsia"/>
                <w:color w:val="000000"/>
              </w:rPr>
              <w:t>BKMP_SMS_VERIFY_ERROR</w:t>
            </w:r>
          </w:p>
        </w:tc>
        <w:tc>
          <w:tcPr>
            <w:tcW w:w="4261" w:type="dxa"/>
            <w:vAlign w:val="bottom"/>
          </w:tcPr>
          <w:p w14:paraId="20CD5160" w14:textId="0A3113F7" w:rsidR="00F32D02" w:rsidRDefault="00F32D02" w:rsidP="00F32D02">
            <w:r>
              <w:rPr>
                <w:rFonts w:hint="eastAsia"/>
                <w:color w:val="000000"/>
              </w:rPr>
              <w:t>手机验证码错误</w:t>
            </w:r>
          </w:p>
        </w:tc>
      </w:tr>
    </w:tbl>
    <w:p w14:paraId="3B76D883" w14:textId="77777777" w:rsidR="00F32D02" w:rsidRPr="00F32D02" w:rsidRDefault="00F32D02" w:rsidP="00A43EF8"/>
    <w:p w14:paraId="595CF5C0" w14:textId="77777777" w:rsidR="00F32D02" w:rsidRPr="00F32D02" w:rsidRDefault="00F32D02" w:rsidP="00A43EF8"/>
    <w:p w14:paraId="19961BB7" w14:textId="77777777" w:rsidR="00697841" w:rsidRDefault="00697841" w:rsidP="00697841">
      <w:pPr>
        <w:pStyle w:val="3"/>
        <w:rPr>
          <w:sz w:val="24"/>
        </w:rPr>
      </w:pPr>
      <w:r w:rsidRPr="002E6885">
        <w:rPr>
          <w:rFonts w:hint="eastAsia"/>
        </w:rPr>
        <w:t>商户</w:t>
      </w:r>
      <w:r>
        <w:rPr>
          <w:rFonts w:hint="eastAsia"/>
        </w:rPr>
        <w:t>账户查询接口</w:t>
      </w:r>
      <w:r w:rsidRPr="00F76B46">
        <w:rPr>
          <w:sz w:val="24"/>
        </w:rPr>
        <w:t>&lt;ant.mybank.merchantprod.account.query&gt;</w:t>
      </w:r>
      <w:bookmarkEnd w:id="176"/>
    </w:p>
    <w:p w14:paraId="2EB1F986" w14:textId="77777777" w:rsidR="00697841" w:rsidRPr="00F76B46" w:rsidRDefault="00697841" w:rsidP="00697841">
      <w:pPr>
        <w:pStyle w:val="af"/>
        <w:spacing w:line="360" w:lineRule="auto"/>
        <w:ind w:leftChars="0" w:left="0" w:right="1470" w:firstLineChars="200" w:firstLine="480"/>
        <w:rPr>
          <w:rFonts w:ascii="宋体" w:hAnsi="宋体"/>
          <w:sz w:val="24"/>
          <w:szCs w:val="24"/>
        </w:rPr>
      </w:pPr>
      <w:r>
        <w:rPr>
          <w:rFonts w:ascii="宋体" w:hAnsi="宋体" w:hint="eastAsia"/>
          <w:sz w:val="24"/>
          <w:szCs w:val="24"/>
        </w:rPr>
        <w:t>合作方</w:t>
      </w:r>
      <w:r>
        <w:rPr>
          <w:rFonts w:ascii="宋体" w:hAnsi="宋体"/>
          <w:sz w:val="24"/>
          <w:szCs w:val="24"/>
        </w:rPr>
        <w:t>通过本接口客户</w:t>
      </w:r>
      <w:r w:rsidRPr="00F76B46">
        <w:rPr>
          <w:rFonts w:ascii="宋体" w:hAnsi="宋体" w:hint="eastAsia"/>
          <w:sz w:val="24"/>
          <w:szCs w:val="24"/>
        </w:rPr>
        <w:t>查询</w:t>
      </w:r>
      <w:r>
        <w:rPr>
          <w:rFonts w:ascii="宋体" w:hAnsi="宋体" w:hint="eastAsia"/>
          <w:sz w:val="24"/>
          <w:szCs w:val="24"/>
        </w:rPr>
        <w:t>商户银行卡</w:t>
      </w:r>
      <w:r>
        <w:rPr>
          <w:rFonts w:ascii="宋体" w:hAnsi="宋体"/>
          <w:sz w:val="24"/>
          <w:szCs w:val="24"/>
        </w:rPr>
        <w:t>相关的</w:t>
      </w:r>
      <w:r w:rsidRPr="00F76B46">
        <w:rPr>
          <w:rFonts w:ascii="宋体" w:hAnsi="宋体" w:hint="eastAsia"/>
          <w:sz w:val="24"/>
          <w:szCs w:val="24"/>
        </w:rPr>
        <w:t>信息</w:t>
      </w:r>
      <w:r>
        <w:rPr>
          <w:rFonts w:ascii="宋体" w:hAnsi="宋体" w:hint="eastAsia"/>
          <w:sz w:val="24"/>
          <w:szCs w:val="24"/>
        </w:rPr>
        <w:t>，</w:t>
      </w:r>
      <w:r>
        <w:rPr>
          <w:rFonts w:ascii="宋体" w:hAnsi="宋体"/>
          <w:sz w:val="24"/>
          <w:szCs w:val="24"/>
        </w:rPr>
        <w:t>包括姓名、预留手机号、绑定的银行卡号等</w:t>
      </w:r>
      <w:r w:rsidRPr="00F76B46">
        <w:rPr>
          <w:rFonts w:ascii="宋体" w:hAnsi="宋体" w:hint="eastAsia"/>
          <w:sz w:val="24"/>
          <w:szCs w:val="24"/>
        </w:rPr>
        <w:t>。</w:t>
      </w:r>
    </w:p>
    <w:p w14:paraId="7CBE4C70" w14:textId="77777777" w:rsidR="00697841" w:rsidRPr="00F76B46" w:rsidRDefault="00697841" w:rsidP="00697841">
      <w:pPr>
        <w:pStyle w:val="4"/>
        <w:numPr>
          <w:ilvl w:val="0"/>
          <w:numId w:val="0"/>
        </w:numPr>
        <w:ind w:left="864" w:hanging="864"/>
      </w:pPr>
      <w:r w:rsidRPr="00F76B46">
        <w:rPr>
          <w:rFonts w:hint="eastAsia"/>
        </w:rPr>
        <w:t>请求报文</w:t>
      </w:r>
    </w:p>
    <w:tbl>
      <w:tblPr>
        <w:tblStyle w:val="a9"/>
        <w:tblW w:w="5000" w:type="pct"/>
        <w:tblLook w:val="04A0" w:firstRow="1" w:lastRow="0" w:firstColumn="1" w:lastColumn="0" w:noHBand="0" w:noVBand="1"/>
      </w:tblPr>
      <w:tblGrid>
        <w:gridCol w:w="497"/>
        <w:gridCol w:w="1614"/>
        <w:gridCol w:w="1088"/>
        <w:gridCol w:w="873"/>
        <w:gridCol w:w="509"/>
        <w:gridCol w:w="702"/>
        <w:gridCol w:w="3013"/>
      </w:tblGrid>
      <w:tr w:rsidR="00697841" w:rsidRPr="00CB1278" w14:paraId="54EB87A3" w14:textId="77777777" w:rsidTr="00C11757">
        <w:trPr>
          <w:trHeight w:val="324"/>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875ED2" w14:textId="77777777" w:rsidR="00697841" w:rsidRPr="00BC504A" w:rsidRDefault="00697841" w:rsidP="00C11757">
            <w:pPr>
              <w:rPr>
                <w:rFonts w:asciiTheme="minorEastAsia" w:eastAsiaTheme="minorEastAsia" w:hAnsiTheme="minorEastAsia"/>
                <w:b/>
              </w:rPr>
            </w:pPr>
            <w:r>
              <w:rPr>
                <w:rFonts w:asciiTheme="minorEastAsia" w:eastAsiaTheme="minorEastAsia" w:hAnsiTheme="minorEastAsia" w:hint="eastAsia"/>
                <w:b/>
              </w:rPr>
              <w:t>序号</w:t>
            </w:r>
          </w:p>
        </w:tc>
        <w:tc>
          <w:tcPr>
            <w:tcW w:w="97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4D7B21" w14:textId="77777777" w:rsidR="00697841" w:rsidRPr="00BC504A" w:rsidRDefault="00697841" w:rsidP="00C11757">
            <w:pPr>
              <w:rPr>
                <w:rFonts w:asciiTheme="minorEastAsia" w:eastAsiaTheme="minorEastAsia" w:hAnsiTheme="minorEastAsia"/>
                <w:b/>
              </w:rPr>
            </w:pPr>
            <w:r w:rsidRPr="00BC504A">
              <w:rPr>
                <w:rFonts w:asciiTheme="minorEastAsia" w:eastAsiaTheme="minorEastAsia" w:hAnsiTheme="minorEastAsia" w:hint="eastAsia"/>
                <w:b/>
              </w:rPr>
              <w:t>参数名</w:t>
            </w:r>
          </w:p>
        </w:tc>
        <w:tc>
          <w:tcPr>
            <w:tcW w:w="6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79567D"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F7C76A"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数据类型</w:t>
            </w:r>
          </w:p>
        </w:tc>
        <w:tc>
          <w:tcPr>
            <w:tcW w:w="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A9FB5B"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长度</w:t>
            </w: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CC7B2"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出现要求</w:t>
            </w:r>
          </w:p>
        </w:tc>
        <w:tc>
          <w:tcPr>
            <w:tcW w:w="18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25D865"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示例</w:t>
            </w:r>
          </w:p>
        </w:tc>
      </w:tr>
      <w:tr w:rsidR="00697841" w:rsidRPr="00CB1278" w14:paraId="4042B467" w14:textId="77777777" w:rsidTr="00C11757">
        <w:trPr>
          <w:trHeight w:val="287"/>
        </w:trPr>
        <w:tc>
          <w:tcPr>
            <w:tcW w:w="299" w:type="pct"/>
          </w:tcPr>
          <w:p w14:paraId="6ABF5619" w14:textId="77777777" w:rsidR="00697841" w:rsidRPr="00BC504A" w:rsidRDefault="00697841" w:rsidP="006A0DBC">
            <w:pPr>
              <w:pStyle w:val="a6"/>
              <w:numPr>
                <w:ilvl w:val="0"/>
                <w:numId w:val="61"/>
              </w:numPr>
              <w:ind w:firstLineChars="0"/>
              <w:rPr>
                <w:rFonts w:asciiTheme="minorEastAsia" w:eastAsiaTheme="minorEastAsia" w:hAnsiTheme="minorEastAsia"/>
                <w:sz w:val="18"/>
                <w:szCs w:val="18"/>
              </w:rPr>
            </w:pPr>
          </w:p>
        </w:tc>
        <w:tc>
          <w:tcPr>
            <w:tcW w:w="972" w:type="pct"/>
            <w:shd w:val="clear" w:color="auto" w:fill="auto"/>
          </w:tcPr>
          <w:p w14:paraId="4956EDC6"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I</w:t>
            </w:r>
            <w:r w:rsidRPr="00991833">
              <w:rPr>
                <w:rFonts w:asciiTheme="minorEastAsia" w:eastAsiaTheme="minorEastAsia" w:hAnsiTheme="minorEastAsia" w:hint="eastAsia"/>
                <w:color w:val="000000"/>
                <w:sz w:val="18"/>
                <w:szCs w:val="18"/>
              </w:rPr>
              <w:t>svOrgId</w:t>
            </w:r>
          </w:p>
        </w:tc>
        <w:tc>
          <w:tcPr>
            <w:tcW w:w="656" w:type="pct"/>
            <w:shd w:val="clear" w:color="auto" w:fill="auto"/>
          </w:tcPr>
          <w:p w14:paraId="26ECA5F7"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合作方机构号</w:t>
            </w:r>
          </w:p>
        </w:tc>
        <w:tc>
          <w:tcPr>
            <w:tcW w:w="526" w:type="pct"/>
            <w:shd w:val="clear" w:color="auto" w:fill="auto"/>
          </w:tcPr>
          <w:p w14:paraId="5FA7B0D2"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Borders>
              <w:top w:val="single" w:sz="4" w:space="0" w:color="auto"/>
              <w:left w:val="single" w:sz="4" w:space="0" w:color="auto"/>
              <w:bottom w:val="single" w:sz="4" w:space="0" w:color="auto"/>
              <w:right w:val="single" w:sz="4" w:space="0" w:color="auto"/>
            </w:tcBorders>
          </w:tcPr>
          <w:p w14:paraId="3F375C0E"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tcBorders>
              <w:top w:val="single" w:sz="4" w:space="0" w:color="auto"/>
              <w:left w:val="single" w:sz="4" w:space="0" w:color="auto"/>
              <w:bottom w:val="single" w:sz="4" w:space="0" w:color="auto"/>
              <w:right w:val="single" w:sz="4" w:space="0" w:color="auto"/>
            </w:tcBorders>
          </w:tcPr>
          <w:p w14:paraId="49D350EA"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816" w:type="pct"/>
            <w:tcBorders>
              <w:top w:val="single" w:sz="4" w:space="0" w:color="auto"/>
              <w:left w:val="single" w:sz="4" w:space="0" w:color="auto"/>
              <w:bottom w:val="single" w:sz="4" w:space="0" w:color="auto"/>
              <w:right w:val="single" w:sz="4" w:space="0" w:color="auto"/>
            </w:tcBorders>
          </w:tcPr>
          <w:p w14:paraId="4AD3F3F4" w14:textId="77777777" w:rsidR="00697841" w:rsidRPr="00991833" w:rsidRDefault="00697841" w:rsidP="00C11757">
            <w:pPr>
              <w:rPr>
                <w:rFonts w:asciiTheme="minorEastAsia" w:eastAsiaTheme="minorEastAsia" w:hAnsiTheme="minorEastAsia"/>
                <w:bCs/>
                <w:color w:val="000000"/>
                <w:sz w:val="18"/>
                <w:szCs w:val="18"/>
              </w:rPr>
            </w:pPr>
            <w:r w:rsidRPr="003542DC">
              <w:rPr>
                <w:rFonts w:asciiTheme="minorHAnsi" w:eastAsiaTheme="minorEastAsia" w:hAnsiTheme="minorHAnsi"/>
                <w:sz w:val="18"/>
                <w:szCs w:val="18"/>
              </w:rPr>
              <w:t>202210000000000001025</w:t>
            </w:r>
          </w:p>
        </w:tc>
      </w:tr>
      <w:tr w:rsidR="00697841" w:rsidRPr="00CB1278" w14:paraId="6CA62CE5" w14:textId="77777777" w:rsidTr="00C11757">
        <w:trPr>
          <w:trHeight w:val="287"/>
        </w:trPr>
        <w:tc>
          <w:tcPr>
            <w:tcW w:w="299" w:type="pct"/>
          </w:tcPr>
          <w:p w14:paraId="5A0FA84F" w14:textId="77777777" w:rsidR="00697841" w:rsidRPr="00BC504A" w:rsidRDefault="00697841" w:rsidP="006A0DBC">
            <w:pPr>
              <w:pStyle w:val="a6"/>
              <w:numPr>
                <w:ilvl w:val="0"/>
                <w:numId w:val="61"/>
              </w:numPr>
              <w:ind w:firstLineChars="0"/>
              <w:rPr>
                <w:rFonts w:asciiTheme="minorEastAsia" w:eastAsiaTheme="minorEastAsia" w:hAnsiTheme="minorEastAsia"/>
                <w:sz w:val="18"/>
                <w:szCs w:val="18"/>
              </w:rPr>
            </w:pPr>
          </w:p>
        </w:tc>
        <w:tc>
          <w:tcPr>
            <w:tcW w:w="972" w:type="pct"/>
            <w:shd w:val="clear" w:color="auto" w:fill="auto"/>
          </w:tcPr>
          <w:p w14:paraId="25B8D730"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r w:rsidRPr="00991833">
              <w:rPr>
                <w:rFonts w:asciiTheme="minorEastAsia" w:eastAsiaTheme="minorEastAsia" w:hAnsiTheme="minorEastAsia" w:hint="eastAsia"/>
                <w:color w:val="000000"/>
                <w:sz w:val="18"/>
                <w:szCs w:val="18"/>
              </w:rPr>
              <w:t>erchantId</w:t>
            </w:r>
          </w:p>
        </w:tc>
        <w:tc>
          <w:tcPr>
            <w:tcW w:w="656" w:type="pct"/>
            <w:shd w:val="clear" w:color="auto" w:fill="auto"/>
          </w:tcPr>
          <w:p w14:paraId="3F2402E9" w14:textId="3F8205E8" w:rsidR="00697841" w:rsidRPr="00CB1278" w:rsidRDefault="00697841" w:rsidP="00C11757">
            <w:pPr>
              <w:rPr>
                <w:rFonts w:asciiTheme="minorEastAsia" w:eastAsiaTheme="minorEastAsia" w:hAnsiTheme="minorEastAsia"/>
                <w:bCs/>
                <w:color w:val="000000"/>
                <w:sz w:val="18"/>
                <w:szCs w:val="18"/>
              </w:rPr>
            </w:pPr>
            <w:r w:rsidRPr="00991833">
              <w:rPr>
                <w:rFonts w:asciiTheme="minorEastAsia" w:eastAsiaTheme="minorEastAsia" w:hAnsiTheme="minorEastAsia" w:hint="eastAsia"/>
                <w:color w:val="000000"/>
                <w:sz w:val="18"/>
                <w:szCs w:val="18"/>
              </w:rPr>
              <w:t>商户号</w:t>
            </w:r>
            <w:r w:rsidR="00B52F88">
              <w:rPr>
                <w:rFonts w:asciiTheme="minorEastAsia" w:eastAsiaTheme="minorEastAsia" w:hAnsiTheme="minorEastAsia" w:hint="eastAsia"/>
                <w:color w:val="000000"/>
                <w:sz w:val="18"/>
                <w:szCs w:val="18"/>
              </w:rPr>
              <w:t>。网商为</w:t>
            </w:r>
            <w:r w:rsidR="00B52F88">
              <w:rPr>
                <w:rFonts w:asciiTheme="minorEastAsia" w:eastAsiaTheme="minorEastAsia" w:hAnsiTheme="minorEastAsia"/>
                <w:color w:val="000000"/>
                <w:sz w:val="18"/>
                <w:szCs w:val="18"/>
              </w:rPr>
              <w:t>商户分配的</w:t>
            </w:r>
            <w:r w:rsidR="00B52F88">
              <w:rPr>
                <w:rFonts w:asciiTheme="minorEastAsia" w:eastAsiaTheme="minorEastAsia" w:hAnsiTheme="minorEastAsia" w:hint="eastAsia"/>
                <w:color w:val="000000"/>
                <w:sz w:val="18"/>
                <w:szCs w:val="18"/>
              </w:rPr>
              <w:t>商户</w:t>
            </w:r>
            <w:r w:rsidR="00B52F88">
              <w:rPr>
                <w:rFonts w:asciiTheme="minorEastAsia" w:eastAsiaTheme="minorEastAsia" w:hAnsiTheme="minorEastAsia"/>
                <w:color w:val="000000"/>
                <w:sz w:val="18"/>
                <w:szCs w:val="18"/>
              </w:rPr>
              <w:t>号</w:t>
            </w:r>
            <w:r w:rsidR="00B52F88">
              <w:rPr>
                <w:rFonts w:asciiTheme="minorEastAsia" w:eastAsiaTheme="minorEastAsia" w:hAnsiTheme="minorEastAsia" w:hint="eastAsia"/>
                <w:color w:val="000000"/>
                <w:sz w:val="18"/>
                <w:szCs w:val="18"/>
              </w:rPr>
              <w:t>，</w:t>
            </w:r>
            <w:r w:rsidR="00B52F88">
              <w:rPr>
                <w:rFonts w:asciiTheme="minorEastAsia" w:eastAsiaTheme="minorEastAsia" w:hAnsiTheme="minorEastAsia"/>
                <w:color w:val="000000"/>
                <w:sz w:val="18"/>
                <w:szCs w:val="18"/>
              </w:rPr>
              <w:t>通过商户入驻</w:t>
            </w:r>
            <w:r w:rsidR="00B52F88">
              <w:rPr>
                <w:rFonts w:asciiTheme="minorEastAsia" w:eastAsiaTheme="minorEastAsia" w:hAnsiTheme="minorEastAsia" w:hint="eastAsia"/>
                <w:color w:val="000000"/>
                <w:sz w:val="18"/>
                <w:szCs w:val="18"/>
              </w:rPr>
              <w:t>结果</w:t>
            </w:r>
            <w:r w:rsidR="00B52F88">
              <w:rPr>
                <w:rFonts w:asciiTheme="minorEastAsia" w:eastAsiaTheme="minorEastAsia" w:hAnsiTheme="minorEastAsia"/>
                <w:color w:val="000000"/>
                <w:sz w:val="18"/>
                <w:szCs w:val="18"/>
              </w:rPr>
              <w:t>查询</w:t>
            </w:r>
            <w:r w:rsidR="00B52F88">
              <w:rPr>
                <w:rFonts w:asciiTheme="minorEastAsia" w:eastAsiaTheme="minorEastAsia" w:hAnsiTheme="minorEastAsia" w:hint="eastAsia"/>
                <w:color w:val="000000"/>
                <w:sz w:val="18"/>
                <w:szCs w:val="18"/>
              </w:rPr>
              <w:t>接口</w:t>
            </w:r>
            <w:r w:rsidR="00B52F88">
              <w:rPr>
                <w:rFonts w:asciiTheme="minorEastAsia" w:eastAsiaTheme="minorEastAsia" w:hAnsiTheme="minorEastAsia"/>
                <w:color w:val="000000"/>
                <w:sz w:val="18"/>
                <w:szCs w:val="18"/>
              </w:rPr>
              <w:t>获取。</w:t>
            </w:r>
          </w:p>
        </w:tc>
        <w:tc>
          <w:tcPr>
            <w:tcW w:w="526" w:type="pct"/>
            <w:shd w:val="clear" w:color="auto" w:fill="auto"/>
          </w:tcPr>
          <w:p w14:paraId="63908081"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String</w:t>
            </w:r>
          </w:p>
        </w:tc>
        <w:tc>
          <w:tcPr>
            <w:tcW w:w="307" w:type="pct"/>
            <w:tcBorders>
              <w:top w:val="single" w:sz="4" w:space="0" w:color="auto"/>
              <w:left w:val="single" w:sz="4" w:space="0" w:color="auto"/>
              <w:bottom w:val="single" w:sz="4" w:space="0" w:color="auto"/>
              <w:right w:val="single" w:sz="4" w:space="0" w:color="auto"/>
            </w:tcBorders>
          </w:tcPr>
          <w:p w14:paraId="399EC93A" w14:textId="77777777" w:rsidR="00697841" w:rsidRPr="00CB1278"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23" w:type="pct"/>
            <w:shd w:val="clear" w:color="auto" w:fill="auto"/>
          </w:tcPr>
          <w:p w14:paraId="1B9A9349" w14:textId="77777777" w:rsidR="00697841" w:rsidRPr="00BA7A8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p>
        </w:tc>
        <w:tc>
          <w:tcPr>
            <w:tcW w:w="1816" w:type="pct"/>
            <w:tcBorders>
              <w:top w:val="single" w:sz="4" w:space="0" w:color="auto"/>
              <w:left w:val="single" w:sz="4" w:space="0" w:color="auto"/>
              <w:bottom w:val="single" w:sz="4" w:space="0" w:color="auto"/>
              <w:right w:val="single" w:sz="4" w:space="0" w:color="auto"/>
            </w:tcBorders>
          </w:tcPr>
          <w:p w14:paraId="14110980" w14:textId="77777777" w:rsidR="00697841" w:rsidRPr="00991833" w:rsidRDefault="00697841" w:rsidP="00C11757">
            <w:pPr>
              <w:rPr>
                <w:rFonts w:asciiTheme="minorEastAsia" w:eastAsiaTheme="minorEastAsia" w:hAnsiTheme="minorEastAsia"/>
                <w:bCs/>
                <w:color w:val="000000"/>
                <w:sz w:val="18"/>
                <w:szCs w:val="18"/>
              </w:rPr>
            </w:pPr>
            <w:r w:rsidRPr="00543A75">
              <w:rPr>
                <w:rFonts w:asciiTheme="minorHAnsi" w:eastAsiaTheme="minorEastAsia" w:hAnsiTheme="minorHAnsi"/>
                <w:sz w:val="18"/>
                <w:szCs w:val="18"/>
              </w:rPr>
              <w:t>226801000000000101099</w:t>
            </w:r>
          </w:p>
        </w:tc>
      </w:tr>
    </w:tbl>
    <w:p w14:paraId="3E152C47" w14:textId="77777777" w:rsidR="00697841" w:rsidRPr="00F561BB" w:rsidRDefault="00697841" w:rsidP="00697841">
      <w:pPr>
        <w:pStyle w:val="4"/>
        <w:numPr>
          <w:ilvl w:val="0"/>
          <w:numId w:val="0"/>
        </w:numPr>
        <w:ind w:left="864" w:hanging="864"/>
      </w:pPr>
      <w:r>
        <w:rPr>
          <w:rFonts w:hint="eastAsia"/>
        </w:rPr>
        <w:t>应答</w:t>
      </w:r>
      <w:r w:rsidRPr="00F561BB">
        <w:rPr>
          <w:rFonts w:hint="eastAsia"/>
        </w:rPr>
        <w:t>报文</w:t>
      </w:r>
    </w:p>
    <w:tbl>
      <w:tblPr>
        <w:tblStyle w:val="a9"/>
        <w:tblW w:w="5000" w:type="pct"/>
        <w:tblLook w:val="04A0" w:firstRow="1" w:lastRow="0" w:firstColumn="1" w:lastColumn="0" w:noHBand="0" w:noVBand="1"/>
      </w:tblPr>
      <w:tblGrid>
        <w:gridCol w:w="510"/>
        <w:gridCol w:w="1614"/>
        <w:gridCol w:w="3489"/>
        <w:gridCol w:w="894"/>
        <w:gridCol w:w="524"/>
        <w:gridCol w:w="742"/>
        <w:gridCol w:w="523"/>
      </w:tblGrid>
      <w:tr w:rsidR="00697841" w:rsidRPr="00CB1278" w14:paraId="571E33A2" w14:textId="77777777" w:rsidTr="00F32D02">
        <w:trPr>
          <w:trHeight w:val="324"/>
        </w:trPr>
        <w:tc>
          <w:tcPr>
            <w:tcW w:w="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50669A" w14:textId="77777777" w:rsidR="00697841" w:rsidRPr="00B55BC7" w:rsidRDefault="00697841" w:rsidP="00C11757">
            <w:pPr>
              <w:rPr>
                <w:rFonts w:asciiTheme="minorEastAsia" w:eastAsiaTheme="minorEastAsia" w:hAnsiTheme="minorEastAsia"/>
                <w:b/>
              </w:rPr>
            </w:pPr>
            <w:r>
              <w:rPr>
                <w:rFonts w:asciiTheme="minorEastAsia" w:eastAsiaTheme="minorEastAsia" w:hAnsiTheme="minorEastAsia" w:hint="eastAsia"/>
                <w:b/>
              </w:rPr>
              <w:t>序</w:t>
            </w:r>
            <w:r>
              <w:rPr>
                <w:rFonts w:asciiTheme="minorEastAsia" w:eastAsiaTheme="minorEastAsia" w:hAnsiTheme="minorEastAsia" w:hint="eastAsia"/>
                <w:b/>
              </w:rPr>
              <w:lastRenderedPageBreak/>
              <w:t>号</w:t>
            </w:r>
          </w:p>
        </w:tc>
        <w:tc>
          <w:tcPr>
            <w:tcW w:w="9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CEE60"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lastRenderedPageBreak/>
              <w:t>参数名</w:t>
            </w:r>
          </w:p>
        </w:tc>
        <w:tc>
          <w:tcPr>
            <w:tcW w:w="210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D196D6"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参数描述</w:t>
            </w:r>
          </w:p>
        </w:tc>
        <w:tc>
          <w:tcPr>
            <w:tcW w:w="5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949843"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t>数据类</w:t>
            </w:r>
            <w:r w:rsidRPr="00B55BC7">
              <w:rPr>
                <w:rFonts w:asciiTheme="minorEastAsia" w:eastAsiaTheme="minorEastAsia" w:hAnsiTheme="minorEastAsia" w:hint="eastAsia"/>
                <w:b/>
                <w:sz w:val="21"/>
              </w:rPr>
              <w:lastRenderedPageBreak/>
              <w:t>型</w:t>
            </w:r>
          </w:p>
        </w:tc>
        <w:tc>
          <w:tcPr>
            <w:tcW w:w="3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A21A61"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lastRenderedPageBreak/>
              <w:t>长</w:t>
            </w:r>
            <w:r w:rsidRPr="00B55BC7">
              <w:rPr>
                <w:rFonts w:asciiTheme="minorEastAsia" w:eastAsiaTheme="minorEastAsia" w:hAnsiTheme="minorEastAsia" w:hint="eastAsia"/>
                <w:b/>
                <w:sz w:val="21"/>
              </w:rPr>
              <w:lastRenderedPageBreak/>
              <w:t>度</w:t>
            </w:r>
          </w:p>
        </w:tc>
        <w:tc>
          <w:tcPr>
            <w:tcW w:w="4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DAE57E"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lastRenderedPageBreak/>
              <w:t>出现</w:t>
            </w:r>
            <w:r w:rsidRPr="00B55BC7">
              <w:rPr>
                <w:rFonts w:asciiTheme="minorEastAsia" w:eastAsiaTheme="minorEastAsia" w:hAnsiTheme="minorEastAsia" w:hint="eastAsia"/>
                <w:b/>
                <w:sz w:val="21"/>
              </w:rPr>
              <w:lastRenderedPageBreak/>
              <w:t>要求</w:t>
            </w:r>
          </w:p>
        </w:tc>
        <w:tc>
          <w:tcPr>
            <w:tcW w:w="31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2B59E" w14:textId="77777777" w:rsidR="00697841" w:rsidRPr="00B55BC7" w:rsidRDefault="00697841" w:rsidP="00C11757">
            <w:pPr>
              <w:rPr>
                <w:rFonts w:asciiTheme="minorEastAsia" w:eastAsiaTheme="minorEastAsia" w:hAnsiTheme="minorEastAsia"/>
                <w:b/>
                <w:sz w:val="21"/>
              </w:rPr>
            </w:pPr>
            <w:r w:rsidRPr="00B55BC7">
              <w:rPr>
                <w:rFonts w:asciiTheme="minorEastAsia" w:eastAsiaTheme="minorEastAsia" w:hAnsiTheme="minorEastAsia" w:hint="eastAsia"/>
                <w:b/>
                <w:sz w:val="21"/>
              </w:rPr>
              <w:lastRenderedPageBreak/>
              <w:t>示</w:t>
            </w:r>
            <w:r w:rsidRPr="00B55BC7">
              <w:rPr>
                <w:rFonts w:asciiTheme="minorEastAsia" w:eastAsiaTheme="minorEastAsia" w:hAnsiTheme="minorEastAsia" w:hint="eastAsia"/>
                <w:b/>
                <w:sz w:val="21"/>
              </w:rPr>
              <w:lastRenderedPageBreak/>
              <w:t>例</w:t>
            </w:r>
          </w:p>
        </w:tc>
      </w:tr>
      <w:tr w:rsidR="00697841" w:rsidRPr="00CB1278" w14:paraId="1D402FC8" w14:textId="77777777" w:rsidTr="00F32D02">
        <w:trPr>
          <w:trHeight w:val="354"/>
        </w:trPr>
        <w:tc>
          <w:tcPr>
            <w:tcW w:w="307" w:type="pct"/>
          </w:tcPr>
          <w:p w14:paraId="3CAFB866" w14:textId="77777777" w:rsidR="00697841" w:rsidRPr="00FD5012" w:rsidRDefault="00697841" w:rsidP="006A0DBC">
            <w:pPr>
              <w:pStyle w:val="a6"/>
              <w:numPr>
                <w:ilvl w:val="0"/>
                <w:numId w:val="62"/>
              </w:numPr>
              <w:ind w:firstLineChars="0"/>
              <w:rPr>
                <w:rFonts w:asciiTheme="minorEastAsia" w:eastAsiaTheme="minorEastAsia" w:hAnsiTheme="minorEastAsia"/>
                <w:sz w:val="18"/>
                <w:szCs w:val="18"/>
              </w:rPr>
            </w:pPr>
          </w:p>
        </w:tc>
        <w:tc>
          <w:tcPr>
            <w:tcW w:w="973" w:type="pct"/>
            <w:shd w:val="clear" w:color="auto" w:fill="auto"/>
          </w:tcPr>
          <w:p w14:paraId="3C420622" w14:textId="77777777" w:rsidR="00697841" w:rsidRPr="002E2E54"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R</w:t>
            </w:r>
            <w:r w:rsidRPr="002E2E54">
              <w:rPr>
                <w:rFonts w:asciiTheme="minorEastAsia" w:eastAsiaTheme="minorEastAsia" w:hAnsiTheme="minorEastAsia"/>
                <w:color w:val="000000"/>
                <w:sz w:val="18"/>
                <w:szCs w:val="18"/>
              </w:rPr>
              <w:t>espInfo</w:t>
            </w:r>
          </w:p>
        </w:tc>
        <w:tc>
          <w:tcPr>
            <w:tcW w:w="2103" w:type="pct"/>
            <w:shd w:val="clear" w:color="auto" w:fill="auto"/>
          </w:tcPr>
          <w:p w14:paraId="4BF22177" w14:textId="77777777" w:rsidR="00697841" w:rsidRPr="002E2E54"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返回码组件</w:t>
            </w:r>
          </w:p>
        </w:tc>
        <w:tc>
          <w:tcPr>
            <w:tcW w:w="539" w:type="pct"/>
            <w:tcBorders>
              <w:top w:val="single" w:sz="4" w:space="0" w:color="auto"/>
              <w:left w:val="single" w:sz="4" w:space="0" w:color="auto"/>
              <w:bottom w:val="single" w:sz="4" w:space="0" w:color="auto"/>
              <w:right w:val="single" w:sz="4" w:space="0" w:color="auto"/>
            </w:tcBorders>
          </w:tcPr>
          <w:p w14:paraId="22FAA747" w14:textId="77777777" w:rsidR="00697841" w:rsidRPr="009D2B12"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[返回码]对象</w:t>
            </w:r>
          </w:p>
        </w:tc>
        <w:tc>
          <w:tcPr>
            <w:tcW w:w="316" w:type="pct"/>
            <w:tcBorders>
              <w:top w:val="single" w:sz="4" w:space="0" w:color="auto"/>
              <w:left w:val="single" w:sz="4" w:space="0" w:color="auto"/>
              <w:bottom w:val="single" w:sz="4" w:space="0" w:color="auto"/>
              <w:right w:val="single" w:sz="4" w:space="0" w:color="auto"/>
            </w:tcBorders>
          </w:tcPr>
          <w:p w14:paraId="04F0087E" w14:textId="77777777" w:rsidR="00697841" w:rsidRPr="002E2E54" w:rsidRDefault="00697841" w:rsidP="00C11757">
            <w:pPr>
              <w:rPr>
                <w:rFonts w:asciiTheme="minorEastAsia" w:eastAsiaTheme="minorEastAsia" w:hAnsiTheme="minorEastAsia"/>
                <w:bCs/>
                <w:color w:val="000000"/>
                <w:sz w:val="18"/>
                <w:szCs w:val="18"/>
              </w:rPr>
            </w:pPr>
          </w:p>
        </w:tc>
        <w:tc>
          <w:tcPr>
            <w:tcW w:w="447" w:type="pct"/>
          </w:tcPr>
          <w:p w14:paraId="07827802" w14:textId="77777777" w:rsidR="00697841" w:rsidRPr="004D02B2" w:rsidRDefault="00697841" w:rsidP="00C11757">
            <w:pPr>
              <w:rPr>
                <w:rFonts w:asciiTheme="minorEastAsia" w:eastAsiaTheme="minorEastAsia" w:hAnsiTheme="minorEastAsia"/>
                <w:bCs/>
                <w:sz w:val="18"/>
                <w:szCs w:val="18"/>
              </w:rPr>
            </w:pPr>
            <w:r>
              <w:rPr>
                <w:rFonts w:asciiTheme="minorEastAsia" w:eastAsiaTheme="minorEastAsia" w:hAnsiTheme="minorEastAsia" w:hint="eastAsia"/>
                <w:color w:val="000000"/>
                <w:sz w:val="18"/>
                <w:szCs w:val="18"/>
              </w:rPr>
              <w:t>M</w:t>
            </w:r>
          </w:p>
        </w:tc>
        <w:tc>
          <w:tcPr>
            <w:tcW w:w="315" w:type="pct"/>
            <w:tcBorders>
              <w:top w:val="single" w:sz="4" w:space="0" w:color="auto"/>
              <w:left w:val="single" w:sz="4" w:space="0" w:color="auto"/>
              <w:bottom w:val="single" w:sz="4" w:space="0" w:color="auto"/>
              <w:right w:val="single" w:sz="4" w:space="0" w:color="auto"/>
            </w:tcBorders>
          </w:tcPr>
          <w:p w14:paraId="33429AFA" w14:textId="77777777" w:rsidR="00697841" w:rsidRPr="004D02B2" w:rsidRDefault="00697841" w:rsidP="00C11757">
            <w:pPr>
              <w:rPr>
                <w:rFonts w:asciiTheme="minorEastAsia" w:eastAsiaTheme="minorEastAsia" w:hAnsiTheme="minorEastAsia"/>
                <w:bCs/>
                <w:sz w:val="18"/>
                <w:szCs w:val="18"/>
              </w:rPr>
            </w:pPr>
          </w:p>
        </w:tc>
      </w:tr>
      <w:tr w:rsidR="00697841" w:rsidRPr="00CB1278" w14:paraId="340213A8" w14:textId="77777777" w:rsidTr="00F32D02">
        <w:trPr>
          <w:trHeight w:val="354"/>
        </w:trPr>
        <w:tc>
          <w:tcPr>
            <w:tcW w:w="307" w:type="pct"/>
          </w:tcPr>
          <w:p w14:paraId="4275BFA8" w14:textId="77777777" w:rsidR="00697841" w:rsidRPr="00FD5012" w:rsidRDefault="00697841" w:rsidP="006A0DBC">
            <w:pPr>
              <w:pStyle w:val="a6"/>
              <w:numPr>
                <w:ilvl w:val="0"/>
                <w:numId w:val="62"/>
              </w:numPr>
              <w:ind w:firstLineChars="0"/>
              <w:rPr>
                <w:rFonts w:asciiTheme="minorEastAsia" w:eastAsiaTheme="minorEastAsia" w:hAnsiTheme="minorEastAsia"/>
                <w:sz w:val="18"/>
                <w:szCs w:val="18"/>
              </w:rPr>
            </w:pPr>
          </w:p>
        </w:tc>
        <w:tc>
          <w:tcPr>
            <w:tcW w:w="973" w:type="pct"/>
            <w:shd w:val="clear" w:color="auto" w:fill="auto"/>
          </w:tcPr>
          <w:p w14:paraId="3A466C1E" w14:textId="77777777" w:rsidR="00697841" w:rsidRPr="002E2E54"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C</w:t>
            </w:r>
            <w:r w:rsidRPr="002E2E54">
              <w:rPr>
                <w:rFonts w:asciiTheme="minorEastAsia" w:eastAsiaTheme="minorEastAsia" w:hAnsiTheme="minorEastAsia" w:hint="eastAsia"/>
                <w:color w:val="000000"/>
                <w:sz w:val="18"/>
                <w:szCs w:val="18"/>
              </w:rPr>
              <w:t>ertName</w:t>
            </w:r>
          </w:p>
        </w:tc>
        <w:tc>
          <w:tcPr>
            <w:tcW w:w="2103" w:type="pct"/>
            <w:shd w:val="clear" w:color="auto" w:fill="auto"/>
          </w:tcPr>
          <w:p w14:paraId="3AAE9DCE" w14:textId="77777777" w:rsidR="00697841" w:rsidRPr="002E2E54"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银行</w:t>
            </w:r>
            <w:r>
              <w:rPr>
                <w:rFonts w:asciiTheme="minorEastAsia" w:eastAsiaTheme="minorEastAsia" w:hAnsiTheme="minorEastAsia"/>
                <w:color w:val="000000"/>
                <w:sz w:val="18"/>
                <w:szCs w:val="18"/>
              </w:rPr>
              <w:t>账户</w:t>
            </w:r>
            <w:r>
              <w:rPr>
                <w:rFonts w:asciiTheme="minorEastAsia" w:eastAsiaTheme="minorEastAsia" w:hAnsiTheme="minorEastAsia" w:hint="eastAsia"/>
                <w:color w:val="000000"/>
                <w:sz w:val="18"/>
                <w:szCs w:val="18"/>
              </w:rPr>
              <w:t>户主</w:t>
            </w:r>
            <w:r w:rsidRPr="002E2E54">
              <w:rPr>
                <w:rFonts w:asciiTheme="minorEastAsia" w:eastAsiaTheme="minorEastAsia" w:hAnsiTheme="minorEastAsia" w:hint="eastAsia"/>
                <w:color w:val="000000"/>
                <w:sz w:val="18"/>
                <w:szCs w:val="18"/>
              </w:rPr>
              <w:t>姓名</w:t>
            </w:r>
          </w:p>
        </w:tc>
        <w:tc>
          <w:tcPr>
            <w:tcW w:w="539" w:type="pct"/>
            <w:shd w:val="clear" w:color="auto" w:fill="auto"/>
          </w:tcPr>
          <w:p w14:paraId="57E8B8AF" w14:textId="77777777" w:rsidR="00697841" w:rsidRPr="002E5636" w:rsidRDefault="00697841" w:rsidP="00C11757">
            <w:pPr>
              <w:rPr>
                <w:rFonts w:ascii="宋体" w:hAnsi="宋体"/>
              </w:rPr>
            </w:pPr>
            <w:r>
              <w:rPr>
                <w:rFonts w:asciiTheme="minorEastAsia" w:eastAsiaTheme="minorEastAsia" w:hAnsiTheme="minorEastAsia" w:hint="eastAsia"/>
                <w:color w:val="000000"/>
                <w:sz w:val="18"/>
                <w:szCs w:val="18"/>
              </w:rPr>
              <w:t>String</w:t>
            </w:r>
          </w:p>
        </w:tc>
        <w:tc>
          <w:tcPr>
            <w:tcW w:w="316" w:type="pct"/>
            <w:tcBorders>
              <w:top w:val="single" w:sz="4" w:space="0" w:color="auto"/>
              <w:left w:val="single" w:sz="4" w:space="0" w:color="auto"/>
              <w:bottom w:val="single" w:sz="4" w:space="0" w:color="auto"/>
              <w:right w:val="single" w:sz="4" w:space="0" w:color="auto"/>
            </w:tcBorders>
          </w:tcPr>
          <w:p w14:paraId="1601EB0B" w14:textId="77777777" w:rsidR="00697841" w:rsidRPr="002E2E54" w:rsidRDefault="00697841" w:rsidP="00C11757">
            <w:pPr>
              <w:rPr>
                <w:rFonts w:asciiTheme="minorEastAsia" w:eastAsiaTheme="minorEastAsia" w:hAnsiTheme="minorEastAsia"/>
                <w:bCs/>
                <w:color w:val="000000"/>
                <w:sz w:val="18"/>
                <w:szCs w:val="18"/>
              </w:rPr>
            </w:pPr>
            <w:r w:rsidRPr="002E2E54">
              <w:rPr>
                <w:rFonts w:asciiTheme="minorEastAsia" w:eastAsiaTheme="minorEastAsia" w:hAnsiTheme="minorEastAsia" w:hint="eastAsia"/>
                <w:color w:val="000000"/>
                <w:sz w:val="18"/>
                <w:szCs w:val="18"/>
              </w:rPr>
              <w:t>256</w:t>
            </w:r>
          </w:p>
        </w:tc>
        <w:tc>
          <w:tcPr>
            <w:tcW w:w="447" w:type="pct"/>
          </w:tcPr>
          <w:p w14:paraId="62A2B3D3" w14:textId="77777777" w:rsidR="00697841" w:rsidRPr="002E5636" w:rsidRDefault="00697841" w:rsidP="00C11757">
            <w:pPr>
              <w:rPr>
                <w:rFonts w:ascii="宋体" w:hAnsi="宋体"/>
              </w:rPr>
            </w:pPr>
            <w:r w:rsidRPr="002E5636">
              <w:rPr>
                <w:rFonts w:ascii="宋体" w:hAnsi="宋体" w:hint="eastAsia"/>
              </w:rPr>
              <w:t>M</w:t>
            </w:r>
          </w:p>
        </w:tc>
        <w:tc>
          <w:tcPr>
            <w:tcW w:w="315" w:type="pct"/>
            <w:tcBorders>
              <w:top w:val="single" w:sz="4" w:space="0" w:color="auto"/>
              <w:left w:val="single" w:sz="4" w:space="0" w:color="auto"/>
              <w:bottom w:val="single" w:sz="4" w:space="0" w:color="auto"/>
              <w:right w:val="single" w:sz="4" w:space="0" w:color="auto"/>
            </w:tcBorders>
          </w:tcPr>
          <w:p w14:paraId="16D993A6" w14:textId="77777777" w:rsidR="00697841" w:rsidRPr="002E5636" w:rsidRDefault="00697841" w:rsidP="00C11757">
            <w:pPr>
              <w:rPr>
                <w:rFonts w:ascii="宋体" w:hAnsi="宋体"/>
              </w:rPr>
            </w:pPr>
          </w:p>
        </w:tc>
      </w:tr>
      <w:tr w:rsidR="00697841" w:rsidRPr="00CB1278" w14:paraId="2B7114DE" w14:textId="77777777" w:rsidTr="00F32D02">
        <w:trPr>
          <w:trHeight w:val="354"/>
        </w:trPr>
        <w:tc>
          <w:tcPr>
            <w:tcW w:w="307" w:type="pct"/>
          </w:tcPr>
          <w:p w14:paraId="4EB8F164" w14:textId="77777777" w:rsidR="00697841" w:rsidRPr="00FD5012" w:rsidRDefault="00697841" w:rsidP="006A0DBC">
            <w:pPr>
              <w:pStyle w:val="a6"/>
              <w:numPr>
                <w:ilvl w:val="0"/>
                <w:numId w:val="62"/>
              </w:numPr>
              <w:ind w:firstLineChars="0"/>
              <w:rPr>
                <w:rFonts w:asciiTheme="minorEastAsia" w:eastAsiaTheme="minorEastAsia" w:hAnsiTheme="minorEastAsia"/>
                <w:sz w:val="18"/>
                <w:szCs w:val="18"/>
              </w:rPr>
            </w:pPr>
          </w:p>
        </w:tc>
        <w:tc>
          <w:tcPr>
            <w:tcW w:w="973" w:type="pct"/>
            <w:shd w:val="clear" w:color="auto" w:fill="auto"/>
          </w:tcPr>
          <w:p w14:paraId="28116F9B" w14:textId="77777777" w:rsidR="00697841" w:rsidRPr="002E2E54"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M</w:t>
            </w:r>
            <w:r w:rsidRPr="002E2E54">
              <w:rPr>
                <w:rFonts w:asciiTheme="minorEastAsia" w:eastAsiaTheme="minorEastAsia" w:hAnsiTheme="minorEastAsia" w:hint="eastAsia"/>
                <w:color w:val="000000"/>
                <w:sz w:val="18"/>
                <w:szCs w:val="18"/>
              </w:rPr>
              <w:t>obile</w:t>
            </w:r>
          </w:p>
        </w:tc>
        <w:tc>
          <w:tcPr>
            <w:tcW w:w="2103" w:type="pct"/>
            <w:shd w:val="clear" w:color="auto" w:fill="auto"/>
          </w:tcPr>
          <w:p w14:paraId="3FF364D3" w14:textId="77777777" w:rsidR="00697841" w:rsidRPr="002E2E54"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手机号。</w:t>
            </w:r>
            <w:r w:rsidRPr="002E2E54">
              <w:rPr>
                <w:rFonts w:asciiTheme="minorEastAsia" w:eastAsiaTheme="minorEastAsia" w:hAnsiTheme="minorEastAsia" w:hint="eastAsia"/>
                <w:color w:val="000000"/>
                <w:sz w:val="18"/>
                <w:szCs w:val="18"/>
              </w:rPr>
              <w:t>网商银行业务预留手机号</w:t>
            </w:r>
          </w:p>
        </w:tc>
        <w:tc>
          <w:tcPr>
            <w:tcW w:w="539" w:type="pct"/>
            <w:shd w:val="clear" w:color="auto" w:fill="auto"/>
          </w:tcPr>
          <w:p w14:paraId="776FD27C" w14:textId="77777777" w:rsidR="00697841" w:rsidRPr="002E5636" w:rsidRDefault="00697841" w:rsidP="00C11757">
            <w:pPr>
              <w:rPr>
                <w:rFonts w:ascii="宋体" w:hAnsi="宋体"/>
              </w:rPr>
            </w:pPr>
            <w:r>
              <w:rPr>
                <w:rFonts w:asciiTheme="minorEastAsia" w:eastAsiaTheme="minorEastAsia" w:hAnsiTheme="minorEastAsia" w:hint="eastAsia"/>
                <w:color w:val="000000"/>
                <w:sz w:val="18"/>
                <w:szCs w:val="18"/>
              </w:rPr>
              <w:t>String</w:t>
            </w:r>
          </w:p>
        </w:tc>
        <w:tc>
          <w:tcPr>
            <w:tcW w:w="316" w:type="pct"/>
            <w:tcBorders>
              <w:top w:val="single" w:sz="4" w:space="0" w:color="auto"/>
              <w:left w:val="single" w:sz="4" w:space="0" w:color="auto"/>
              <w:bottom w:val="single" w:sz="4" w:space="0" w:color="auto"/>
              <w:right w:val="single" w:sz="4" w:space="0" w:color="auto"/>
            </w:tcBorders>
          </w:tcPr>
          <w:p w14:paraId="17EAC51A" w14:textId="77777777" w:rsidR="00697841" w:rsidRPr="002E2E54"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hint="eastAsia"/>
                <w:color w:val="000000"/>
                <w:sz w:val="18"/>
                <w:szCs w:val="18"/>
              </w:rPr>
              <w:t>32</w:t>
            </w:r>
          </w:p>
        </w:tc>
        <w:tc>
          <w:tcPr>
            <w:tcW w:w="447" w:type="pct"/>
          </w:tcPr>
          <w:p w14:paraId="24983935" w14:textId="77777777" w:rsidR="00697841" w:rsidRPr="002E5636" w:rsidRDefault="00697841" w:rsidP="00C11757">
            <w:pPr>
              <w:rPr>
                <w:rFonts w:ascii="宋体" w:hAnsi="宋体"/>
              </w:rPr>
            </w:pPr>
            <w:r w:rsidRPr="002E5636">
              <w:rPr>
                <w:rFonts w:ascii="宋体" w:hAnsi="宋体" w:hint="eastAsia"/>
              </w:rPr>
              <w:t>M</w:t>
            </w:r>
          </w:p>
        </w:tc>
        <w:tc>
          <w:tcPr>
            <w:tcW w:w="315" w:type="pct"/>
            <w:tcBorders>
              <w:top w:val="single" w:sz="4" w:space="0" w:color="auto"/>
              <w:left w:val="single" w:sz="4" w:space="0" w:color="auto"/>
              <w:bottom w:val="single" w:sz="4" w:space="0" w:color="auto"/>
              <w:right w:val="single" w:sz="4" w:space="0" w:color="auto"/>
            </w:tcBorders>
          </w:tcPr>
          <w:p w14:paraId="7ED77A05" w14:textId="77777777" w:rsidR="00697841" w:rsidRPr="002E5636" w:rsidRDefault="00697841" w:rsidP="00C11757">
            <w:pPr>
              <w:rPr>
                <w:rFonts w:ascii="宋体" w:hAnsi="宋体"/>
              </w:rPr>
            </w:pPr>
          </w:p>
        </w:tc>
      </w:tr>
      <w:tr w:rsidR="00697841" w:rsidRPr="00CB1278" w14:paraId="6EF21ACF" w14:textId="77777777" w:rsidTr="00F32D02">
        <w:trPr>
          <w:trHeight w:val="354"/>
        </w:trPr>
        <w:tc>
          <w:tcPr>
            <w:tcW w:w="307" w:type="pct"/>
          </w:tcPr>
          <w:p w14:paraId="2C3A56A6" w14:textId="77777777" w:rsidR="00697841" w:rsidRPr="00FD5012" w:rsidRDefault="00697841" w:rsidP="006A0DBC">
            <w:pPr>
              <w:pStyle w:val="a6"/>
              <w:numPr>
                <w:ilvl w:val="0"/>
                <w:numId w:val="62"/>
              </w:numPr>
              <w:ind w:firstLineChars="0"/>
              <w:rPr>
                <w:rFonts w:asciiTheme="minorEastAsia" w:eastAsiaTheme="minorEastAsia" w:hAnsiTheme="minorEastAsia"/>
                <w:sz w:val="18"/>
                <w:szCs w:val="18"/>
              </w:rPr>
            </w:pPr>
          </w:p>
        </w:tc>
        <w:tc>
          <w:tcPr>
            <w:tcW w:w="973" w:type="pct"/>
            <w:shd w:val="clear" w:color="auto" w:fill="auto"/>
          </w:tcPr>
          <w:p w14:paraId="551AFB84" w14:textId="77777777" w:rsidR="00697841" w:rsidRPr="002E2E54" w:rsidRDefault="00697841" w:rsidP="00C11757">
            <w:pPr>
              <w:rPr>
                <w:rFonts w:asciiTheme="minorEastAsia" w:eastAsiaTheme="minorEastAsia" w:hAnsiTheme="minorEastAsia"/>
                <w:bCs/>
                <w:color w:val="000000"/>
                <w:sz w:val="18"/>
                <w:szCs w:val="18"/>
              </w:rPr>
            </w:pPr>
            <w:r>
              <w:rPr>
                <w:rFonts w:asciiTheme="minorEastAsia" w:eastAsiaTheme="minorEastAsia" w:hAnsiTheme="minorEastAsia"/>
                <w:color w:val="000000"/>
                <w:sz w:val="18"/>
                <w:szCs w:val="18"/>
              </w:rPr>
              <w:t>B</w:t>
            </w:r>
            <w:r w:rsidRPr="002E2E54">
              <w:rPr>
                <w:rFonts w:asciiTheme="minorEastAsia" w:eastAsiaTheme="minorEastAsia" w:hAnsiTheme="minorEastAsia"/>
                <w:color w:val="000000"/>
                <w:sz w:val="18"/>
                <w:szCs w:val="18"/>
              </w:rPr>
              <w:t>ankCardNo</w:t>
            </w:r>
          </w:p>
        </w:tc>
        <w:tc>
          <w:tcPr>
            <w:tcW w:w="2103" w:type="pct"/>
            <w:shd w:val="clear" w:color="auto" w:fill="auto"/>
          </w:tcPr>
          <w:p w14:paraId="072FCF4C" w14:textId="77777777" w:rsidR="00697841" w:rsidRPr="002E2E54" w:rsidRDefault="00697841" w:rsidP="00C11757">
            <w:pPr>
              <w:rPr>
                <w:rFonts w:asciiTheme="minorEastAsia" w:eastAsiaTheme="minorEastAsia" w:hAnsiTheme="minorEastAsia"/>
                <w:bCs/>
                <w:color w:val="000000"/>
                <w:sz w:val="18"/>
                <w:szCs w:val="18"/>
              </w:rPr>
            </w:pPr>
            <w:r w:rsidRPr="002E2E54">
              <w:rPr>
                <w:rFonts w:asciiTheme="minorEastAsia" w:eastAsiaTheme="minorEastAsia" w:hAnsiTheme="minorEastAsia" w:hint="eastAsia"/>
                <w:color w:val="000000"/>
                <w:sz w:val="18"/>
                <w:szCs w:val="18"/>
              </w:rPr>
              <w:t>绑定银行卡号</w:t>
            </w:r>
          </w:p>
        </w:tc>
        <w:tc>
          <w:tcPr>
            <w:tcW w:w="539" w:type="pct"/>
            <w:shd w:val="clear" w:color="auto" w:fill="auto"/>
          </w:tcPr>
          <w:p w14:paraId="50305001" w14:textId="77777777" w:rsidR="00697841" w:rsidRPr="002E5636" w:rsidRDefault="00697841" w:rsidP="00C11757">
            <w:pPr>
              <w:rPr>
                <w:rFonts w:ascii="宋体" w:hAnsi="宋体"/>
              </w:rPr>
            </w:pPr>
            <w:r>
              <w:rPr>
                <w:rFonts w:asciiTheme="minorEastAsia" w:eastAsiaTheme="minorEastAsia" w:hAnsiTheme="minorEastAsia" w:hint="eastAsia"/>
                <w:color w:val="000000"/>
                <w:sz w:val="18"/>
                <w:szCs w:val="18"/>
              </w:rPr>
              <w:t>String</w:t>
            </w:r>
          </w:p>
        </w:tc>
        <w:tc>
          <w:tcPr>
            <w:tcW w:w="316" w:type="pct"/>
            <w:tcBorders>
              <w:top w:val="single" w:sz="4" w:space="0" w:color="auto"/>
              <w:left w:val="single" w:sz="4" w:space="0" w:color="auto"/>
              <w:bottom w:val="single" w:sz="4" w:space="0" w:color="auto"/>
              <w:right w:val="single" w:sz="4" w:space="0" w:color="auto"/>
            </w:tcBorders>
          </w:tcPr>
          <w:p w14:paraId="687A1572" w14:textId="77777777" w:rsidR="00697841" w:rsidRPr="002E2E54" w:rsidRDefault="00697841" w:rsidP="00C11757">
            <w:pPr>
              <w:rPr>
                <w:rFonts w:asciiTheme="minorEastAsia" w:eastAsiaTheme="minorEastAsia" w:hAnsiTheme="minorEastAsia"/>
                <w:bCs/>
                <w:color w:val="000000"/>
                <w:sz w:val="18"/>
                <w:szCs w:val="18"/>
              </w:rPr>
            </w:pPr>
            <w:r w:rsidRPr="002E2E54">
              <w:rPr>
                <w:rFonts w:asciiTheme="minorEastAsia" w:eastAsiaTheme="minorEastAsia" w:hAnsiTheme="minorEastAsia" w:hint="eastAsia"/>
                <w:color w:val="000000"/>
                <w:sz w:val="18"/>
                <w:szCs w:val="18"/>
              </w:rPr>
              <w:t>32</w:t>
            </w:r>
          </w:p>
        </w:tc>
        <w:tc>
          <w:tcPr>
            <w:tcW w:w="447" w:type="pct"/>
          </w:tcPr>
          <w:p w14:paraId="2E95A383" w14:textId="77777777" w:rsidR="00697841" w:rsidRPr="002E5636" w:rsidRDefault="00697841" w:rsidP="00C11757">
            <w:pPr>
              <w:rPr>
                <w:rFonts w:ascii="宋体" w:hAnsi="宋体"/>
              </w:rPr>
            </w:pPr>
            <w:r w:rsidRPr="002E5636">
              <w:rPr>
                <w:rFonts w:ascii="宋体" w:hAnsi="宋体" w:hint="eastAsia"/>
              </w:rPr>
              <w:t>M</w:t>
            </w:r>
          </w:p>
        </w:tc>
        <w:tc>
          <w:tcPr>
            <w:tcW w:w="315" w:type="pct"/>
            <w:tcBorders>
              <w:top w:val="single" w:sz="4" w:space="0" w:color="auto"/>
              <w:left w:val="single" w:sz="4" w:space="0" w:color="auto"/>
              <w:bottom w:val="single" w:sz="4" w:space="0" w:color="auto"/>
              <w:right w:val="single" w:sz="4" w:space="0" w:color="auto"/>
            </w:tcBorders>
          </w:tcPr>
          <w:p w14:paraId="3DAE9E0D" w14:textId="77777777" w:rsidR="00697841" w:rsidRPr="002E5636" w:rsidRDefault="00697841" w:rsidP="00C11757">
            <w:pPr>
              <w:rPr>
                <w:rFonts w:ascii="宋体" w:hAnsi="宋体"/>
              </w:rPr>
            </w:pPr>
          </w:p>
        </w:tc>
      </w:tr>
    </w:tbl>
    <w:p w14:paraId="13EA21FD" w14:textId="77777777" w:rsidR="00F32D02" w:rsidRDefault="00F32D02" w:rsidP="00F32D02">
      <w:pPr>
        <w:pStyle w:val="4"/>
        <w:numPr>
          <w:ilvl w:val="0"/>
          <w:numId w:val="0"/>
        </w:numPr>
        <w:ind w:left="864" w:hanging="864"/>
      </w:pPr>
      <w:r>
        <w:rPr>
          <w:rFonts w:hint="eastAsia"/>
        </w:rPr>
        <w:t>报文返回码</w:t>
      </w:r>
    </w:p>
    <w:tbl>
      <w:tblPr>
        <w:tblStyle w:val="a9"/>
        <w:tblW w:w="0" w:type="auto"/>
        <w:tblLook w:val="04A0" w:firstRow="1" w:lastRow="0" w:firstColumn="1" w:lastColumn="0" w:noHBand="0" w:noVBand="1"/>
      </w:tblPr>
      <w:tblGrid>
        <w:gridCol w:w="4191"/>
        <w:gridCol w:w="4105"/>
      </w:tblGrid>
      <w:tr w:rsidR="00F32D02" w14:paraId="786B3528" w14:textId="77777777" w:rsidTr="00F32D02">
        <w:tc>
          <w:tcPr>
            <w:tcW w:w="4261" w:type="dxa"/>
          </w:tcPr>
          <w:p w14:paraId="1826A866" w14:textId="77777777" w:rsidR="00F32D02" w:rsidRDefault="00F32D02" w:rsidP="00F32D02">
            <w:r>
              <w:rPr>
                <w:rFonts w:hint="eastAsia"/>
              </w:rPr>
              <w:t>返回</w:t>
            </w:r>
            <w:r>
              <w:t>码</w:t>
            </w:r>
          </w:p>
        </w:tc>
        <w:tc>
          <w:tcPr>
            <w:tcW w:w="4261" w:type="dxa"/>
          </w:tcPr>
          <w:p w14:paraId="1E172175" w14:textId="77777777" w:rsidR="00F32D02" w:rsidRDefault="00F32D02" w:rsidP="00F32D02">
            <w:r>
              <w:rPr>
                <w:rFonts w:hint="eastAsia"/>
              </w:rPr>
              <w:t>中文</w:t>
            </w:r>
            <w:r>
              <w:t>描述</w:t>
            </w:r>
          </w:p>
        </w:tc>
      </w:tr>
      <w:tr w:rsidR="00F32D02" w14:paraId="07795609" w14:textId="77777777" w:rsidTr="00F32D02">
        <w:tc>
          <w:tcPr>
            <w:tcW w:w="4261" w:type="dxa"/>
            <w:vAlign w:val="bottom"/>
          </w:tcPr>
          <w:p w14:paraId="43E32D73" w14:textId="0D218933" w:rsidR="00F32D02" w:rsidRDefault="00F32D02" w:rsidP="00F32D02">
            <w:r>
              <w:rPr>
                <w:rFonts w:hint="eastAsia"/>
                <w:color w:val="000000"/>
              </w:rPr>
              <w:t>BKMP_ILLEGAL_PARAM</w:t>
            </w:r>
          </w:p>
        </w:tc>
        <w:tc>
          <w:tcPr>
            <w:tcW w:w="4261" w:type="dxa"/>
            <w:vAlign w:val="bottom"/>
          </w:tcPr>
          <w:p w14:paraId="7D538099" w14:textId="5A991895" w:rsidR="00F32D02" w:rsidRDefault="00F32D02" w:rsidP="00F32D02">
            <w:r>
              <w:rPr>
                <w:rFonts w:hint="eastAsia"/>
                <w:color w:val="000000"/>
              </w:rPr>
              <w:t>参数非法</w:t>
            </w:r>
          </w:p>
        </w:tc>
      </w:tr>
    </w:tbl>
    <w:p w14:paraId="665C9B0B" w14:textId="77777777" w:rsidR="00F32D02" w:rsidRPr="00F32D02" w:rsidRDefault="00F32D02" w:rsidP="00A43EF8"/>
    <w:p w14:paraId="58FB58FB" w14:textId="4E464BD7" w:rsidR="00697841" w:rsidRDefault="00697841" w:rsidP="00697841">
      <w:pPr>
        <w:pStyle w:val="3"/>
        <w:rPr>
          <w:sz w:val="22"/>
        </w:rPr>
      </w:pPr>
      <w:r>
        <w:rPr>
          <w:rFonts w:hint="eastAsia"/>
        </w:rPr>
        <w:t>商户账户交易明细查询</w:t>
      </w:r>
      <w:r w:rsidRPr="00EA6F6F">
        <w:rPr>
          <w:sz w:val="22"/>
        </w:rPr>
        <w:t>&lt;ant.mybank.stmtcore.accountinfo.query&gt;</w:t>
      </w:r>
      <w:r w:rsidR="004E692F">
        <w:rPr>
          <w:sz w:val="22"/>
        </w:rPr>
        <w:t xml:space="preserve"> </w:t>
      </w:r>
      <w:r w:rsidR="004E692F" w:rsidRPr="00872A9E">
        <w:rPr>
          <w:rFonts w:hint="eastAsia"/>
          <w:color w:val="FF0000"/>
          <w:sz w:val="28"/>
        </w:rPr>
        <w:t>（如</w:t>
      </w:r>
      <w:r w:rsidR="004E692F" w:rsidRPr="00872A9E">
        <w:rPr>
          <w:color w:val="FF0000"/>
          <w:sz w:val="28"/>
        </w:rPr>
        <w:t>非网商银行提出，合作</w:t>
      </w:r>
      <w:r w:rsidR="004E692F" w:rsidRPr="00872A9E">
        <w:rPr>
          <w:rFonts w:hint="eastAsia"/>
          <w:color w:val="FF0000"/>
          <w:sz w:val="28"/>
        </w:rPr>
        <w:t>方</w:t>
      </w:r>
      <w:r w:rsidR="004E692F" w:rsidRPr="00872A9E">
        <w:rPr>
          <w:color w:val="FF0000"/>
          <w:sz w:val="28"/>
        </w:rPr>
        <w:t>无须关注本流程）</w:t>
      </w:r>
    </w:p>
    <w:p w14:paraId="3D9170AC" w14:textId="77777777" w:rsidR="00697841" w:rsidRPr="00F76B46" w:rsidRDefault="00697841" w:rsidP="00697841">
      <w:pPr>
        <w:spacing w:line="360" w:lineRule="auto"/>
        <w:ind w:firstLineChars="200" w:firstLine="480"/>
        <w:rPr>
          <w:rFonts w:eastAsia="宋体"/>
          <w:sz w:val="24"/>
          <w:szCs w:val="24"/>
        </w:rPr>
      </w:pPr>
      <w:r>
        <w:rPr>
          <w:rFonts w:hint="eastAsia"/>
          <w:sz w:val="24"/>
          <w:szCs w:val="24"/>
        </w:rPr>
        <w:t>本</w:t>
      </w:r>
      <w:r>
        <w:rPr>
          <w:sz w:val="24"/>
          <w:szCs w:val="24"/>
        </w:rPr>
        <w:t>接口提供</w:t>
      </w:r>
      <w:r>
        <w:rPr>
          <w:rFonts w:hint="eastAsia"/>
          <w:sz w:val="24"/>
          <w:szCs w:val="24"/>
        </w:rPr>
        <w:t>查询</w:t>
      </w:r>
      <w:r w:rsidRPr="00F76B46">
        <w:rPr>
          <w:rFonts w:hint="eastAsia"/>
          <w:sz w:val="24"/>
          <w:szCs w:val="24"/>
        </w:rPr>
        <w:t>银行</w:t>
      </w:r>
      <w:r w:rsidRPr="00F76B46">
        <w:rPr>
          <w:sz w:val="24"/>
          <w:szCs w:val="24"/>
        </w:rPr>
        <w:t>账</w:t>
      </w:r>
      <w:r>
        <w:rPr>
          <w:rFonts w:hint="eastAsia"/>
          <w:sz w:val="24"/>
          <w:szCs w:val="24"/>
        </w:rPr>
        <w:t>户相关</w:t>
      </w:r>
      <w:r>
        <w:rPr>
          <w:sz w:val="24"/>
          <w:szCs w:val="24"/>
        </w:rPr>
        <w:t>的</w:t>
      </w:r>
      <w:r>
        <w:rPr>
          <w:rFonts w:hint="eastAsia"/>
          <w:sz w:val="24"/>
          <w:szCs w:val="24"/>
        </w:rPr>
        <w:t>交易</w:t>
      </w:r>
      <w:r w:rsidRPr="00F76B46">
        <w:rPr>
          <w:rFonts w:hint="eastAsia"/>
          <w:sz w:val="24"/>
          <w:szCs w:val="24"/>
        </w:rPr>
        <w:t>明细</w:t>
      </w:r>
      <w:r>
        <w:rPr>
          <w:rFonts w:hint="eastAsia"/>
          <w:sz w:val="24"/>
          <w:szCs w:val="24"/>
        </w:rPr>
        <w:t>的</w:t>
      </w:r>
      <w:r>
        <w:rPr>
          <w:sz w:val="24"/>
          <w:szCs w:val="24"/>
        </w:rPr>
        <w:t>能力，</w:t>
      </w:r>
      <w:r>
        <w:rPr>
          <w:rFonts w:hint="eastAsia"/>
          <w:sz w:val="24"/>
          <w:szCs w:val="24"/>
        </w:rPr>
        <w:t>合作方</w:t>
      </w:r>
      <w:r>
        <w:rPr>
          <w:sz w:val="24"/>
          <w:szCs w:val="24"/>
        </w:rPr>
        <w:t>可为客户查询客户银行账户发生过的交易明细，包括转账、</w:t>
      </w:r>
      <w:r>
        <w:rPr>
          <w:rFonts w:hint="eastAsia"/>
          <w:sz w:val="24"/>
          <w:szCs w:val="24"/>
        </w:rPr>
        <w:t>理财</w:t>
      </w:r>
      <w:r>
        <w:rPr>
          <w:sz w:val="24"/>
          <w:szCs w:val="24"/>
        </w:rPr>
        <w:t>等</w:t>
      </w:r>
      <w:r w:rsidRPr="00F76B46">
        <w:rPr>
          <w:rFonts w:hint="eastAsia"/>
          <w:sz w:val="24"/>
          <w:szCs w:val="24"/>
        </w:rPr>
        <w:t>。</w:t>
      </w:r>
    </w:p>
    <w:p w14:paraId="0F9C4802" w14:textId="77777777" w:rsidR="00697841" w:rsidRPr="00C90854" w:rsidRDefault="00697841" w:rsidP="00697841">
      <w:pPr>
        <w:pStyle w:val="4"/>
        <w:numPr>
          <w:ilvl w:val="0"/>
          <w:numId w:val="0"/>
        </w:numPr>
        <w:ind w:left="864" w:hanging="864"/>
      </w:pPr>
      <w:r w:rsidRPr="00C90854">
        <w:rPr>
          <w:rFonts w:hint="eastAsia"/>
        </w:rPr>
        <w:t>请求报文</w:t>
      </w:r>
    </w:p>
    <w:tbl>
      <w:tblPr>
        <w:tblStyle w:val="a9"/>
        <w:tblW w:w="0" w:type="auto"/>
        <w:tblLayout w:type="fixed"/>
        <w:tblLook w:val="04A0" w:firstRow="1" w:lastRow="0" w:firstColumn="1" w:lastColumn="0" w:noHBand="0" w:noVBand="1"/>
      </w:tblPr>
      <w:tblGrid>
        <w:gridCol w:w="405"/>
        <w:gridCol w:w="1479"/>
        <w:gridCol w:w="2647"/>
        <w:gridCol w:w="851"/>
        <w:gridCol w:w="425"/>
        <w:gridCol w:w="709"/>
        <w:gridCol w:w="1780"/>
      </w:tblGrid>
      <w:tr w:rsidR="00697841" w:rsidRPr="005E0BC6" w14:paraId="2417D349" w14:textId="77777777" w:rsidTr="00C11757">
        <w:trPr>
          <w:trHeight w:val="324"/>
        </w:trPr>
        <w:tc>
          <w:tcPr>
            <w:tcW w:w="405" w:type="dxa"/>
            <w:tcBorders>
              <w:top w:val="single" w:sz="4" w:space="0" w:color="auto"/>
              <w:left w:val="single" w:sz="4" w:space="0" w:color="auto"/>
              <w:bottom w:val="single" w:sz="4" w:space="0" w:color="auto"/>
              <w:right w:val="single" w:sz="4" w:space="0" w:color="auto"/>
            </w:tcBorders>
            <w:shd w:val="clear" w:color="auto" w:fill="E0E0E0"/>
            <w:vAlign w:val="center"/>
          </w:tcPr>
          <w:p w14:paraId="7983402D"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147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41FB2E"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2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4DDEDD"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BA53E"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AF1729"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185F5B"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1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0EE945"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697841" w:rsidRPr="00684D17" w14:paraId="5E78A068" w14:textId="77777777" w:rsidTr="00C11757">
        <w:trPr>
          <w:trHeight w:val="287"/>
        </w:trPr>
        <w:tc>
          <w:tcPr>
            <w:tcW w:w="405" w:type="dxa"/>
            <w:tcBorders>
              <w:top w:val="single" w:sz="4" w:space="0" w:color="auto"/>
              <w:left w:val="single" w:sz="4" w:space="0" w:color="auto"/>
              <w:bottom w:val="single" w:sz="4" w:space="0" w:color="auto"/>
              <w:right w:val="single" w:sz="4" w:space="0" w:color="auto"/>
            </w:tcBorders>
            <w:vAlign w:val="center"/>
          </w:tcPr>
          <w:p w14:paraId="41115B7B" w14:textId="77777777" w:rsidR="00697841" w:rsidRPr="00E06B4C"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hideMark/>
          </w:tcPr>
          <w:p w14:paraId="51EF4DDB" w14:textId="77777777" w:rsidR="00697841" w:rsidRPr="00684D17"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2647" w:type="dxa"/>
            <w:tcBorders>
              <w:top w:val="single" w:sz="4" w:space="0" w:color="auto"/>
              <w:left w:val="single" w:sz="4" w:space="0" w:color="auto"/>
              <w:bottom w:val="single" w:sz="4" w:space="0" w:color="auto"/>
              <w:right w:val="single" w:sz="4" w:space="0" w:color="auto"/>
            </w:tcBorders>
            <w:hideMark/>
          </w:tcPr>
          <w:p w14:paraId="648AB208" w14:textId="77777777" w:rsidR="00697841" w:rsidRPr="00684D17"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851" w:type="dxa"/>
            <w:tcBorders>
              <w:top w:val="single" w:sz="4" w:space="0" w:color="auto"/>
              <w:left w:val="single" w:sz="4" w:space="0" w:color="auto"/>
              <w:bottom w:val="single" w:sz="4" w:space="0" w:color="auto"/>
              <w:right w:val="single" w:sz="4" w:space="0" w:color="auto"/>
            </w:tcBorders>
            <w:hideMark/>
          </w:tcPr>
          <w:p w14:paraId="37DCD731" w14:textId="77777777" w:rsidR="00697841" w:rsidRPr="00684D17"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425" w:type="dxa"/>
            <w:tcBorders>
              <w:top w:val="single" w:sz="4" w:space="0" w:color="auto"/>
              <w:left w:val="single" w:sz="4" w:space="0" w:color="auto"/>
              <w:bottom w:val="single" w:sz="4" w:space="0" w:color="auto"/>
              <w:right w:val="single" w:sz="4" w:space="0" w:color="auto"/>
            </w:tcBorders>
            <w:hideMark/>
          </w:tcPr>
          <w:p w14:paraId="2E383710" w14:textId="77777777" w:rsidR="00697841" w:rsidRPr="00684D17"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709" w:type="dxa"/>
            <w:tcBorders>
              <w:top w:val="single" w:sz="4" w:space="0" w:color="auto"/>
              <w:left w:val="single" w:sz="4" w:space="0" w:color="auto"/>
              <w:bottom w:val="single" w:sz="4" w:space="0" w:color="auto"/>
              <w:right w:val="single" w:sz="4" w:space="0" w:color="auto"/>
            </w:tcBorders>
            <w:hideMark/>
          </w:tcPr>
          <w:p w14:paraId="3DA5267F" w14:textId="77777777" w:rsidR="00697841" w:rsidRPr="00684D17" w:rsidRDefault="00697841"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780" w:type="dxa"/>
            <w:tcBorders>
              <w:top w:val="single" w:sz="4" w:space="0" w:color="auto"/>
              <w:left w:val="single" w:sz="4" w:space="0" w:color="auto"/>
              <w:bottom w:val="single" w:sz="4" w:space="0" w:color="auto"/>
              <w:right w:val="single" w:sz="4" w:space="0" w:color="auto"/>
            </w:tcBorders>
            <w:hideMark/>
          </w:tcPr>
          <w:p w14:paraId="03C2AD22" w14:textId="1E0D6505" w:rsidR="00697841" w:rsidRPr="00684D17" w:rsidRDefault="00B52F88" w:rsidP="00C11757">
            <w:pPr>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697841" w:rsidRPr="00123A3A">
              <w:rPr>
                <w:rFonts w:asciiTheme="minorHAnsi" w:eastAsiaTheme="minorEastAsia" w:hAnsiTheme="minorHAnsi"/>
                <w:sz w:val="18"/>
                <w:szCs w:val="18"/>
              </w:rPr>
              <w:t xml:space="preserve"> </w:t>
            </w:r>
          </w:p>
        </w:tc>
      </w:tr>
      <w:tr w:rsidR="00697841" w:rsidRPr="00684D17" w14:paraId="7F4857AD" w14:textId="77777777" w:rsidTr="00C11757">
        <w:trPr>
          <w:trHeight w:val="287"/>
        </w:trPr>
        <w:tc>
          <w:tcPr>
            <w:tcW w:w="405" w:type="dxa"/>
            <w:tcBorders>
              <w:top w:val="single" w:sz="4" w:space="0" w:color="auto"/>
              <w:left w:val="single" w:sz="4" w:space="0" w:color="auto"/>
              <w:bottom w:val="single" w:sz="4" w:space="0" w:color="auto"/>
              <w:right w:val="single" w:sz="4" w:space="0" w:color="auto"/>
            </w:tcBorders>
            <w:vAlign w:val="center"/>
          </w:tcPr>
          <w:p w14:paraId="54AE9251"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483013C7" w14:textId="77777777" w:rsidR="00697841" w:rsidRPr="00684D17"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M</w:t>
            </w:r>
            <w:r w:rsidRPr="00684D17">
              <w:rPr>
                <w:rFonts w:asciiTheme="minorHAnsi" w:eastAsiaTheme="minorEastAsia" w:hAnsiTheme="minorHAnsi" w:hint="eastAsia"/>
                <w:sz w:val="18"/>
                <w:szCs w:val="18"/>
              </w:rPr>
              <w:t>erchantId</w:t>
            </w:r>
          </w:p>
        </w:tc>
        <w:tc>
          <w:tcPr>
            <w:tcW w:w="2647" w:type="dxa"/>
            <w:tcBorders>
              <w:top w:val="single" w:sz="4" w:space="0" w:color="auto"/>
              <w:left w:val="single" w:sz="4" w:space="0" w:color="auto"/>
              <w:bottom w:val="single" w:sz="4" w:space="0" w:color="auto"/>
              <w:right w:val="single" w:sz="4" w:space="0" w:color="auto"/>
            </w:tcBorders>
          </w:tcPr>
          <w:p w14:paraId="777397C6" w14:textId="21459932" w:rsidR="00697841" w:rsidRPr="00684D17" w:rsidRDefault="00697841"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商户号</w:t>
            </w:r>
            <w:r w:rsidR="00B52F88">
              <w:rPr>
                <w:rFonts w:asciiTheme="minorHAnsi" w:eastAsiaTheme="minorEastAsia" w:hAnsiTheme="minorHAnsi" w:hint="eastAsia"/>
                <w:sz w:val="18"/>
                <w:szCs w:val="18"/>
              </w:rPr>
              <w:t>。</w:t>
            </w:r>
            <w:r w:rsidR="00B52F88">
              <w:rPr>
                <w:rFonts w:asciiTheme="minorEastAsia" w:eastAsiaTheme="minorEastAsia" w:hAnsiTheme="minorEastAsia" w:hint="eastAsia"/>
                <w:color w:val="000000"/>
                <w:sz w:val="18"/>
                <w:szCs w:val="18"/>
              </w:rPr>
              <w:t>网商为</w:t>
            </w:r>
            <w:r w:rsidR="00B52F88">
              <w:rPr>
                <w:rFonts w:asciiTheme="minorEastAsia" w:eastAsiaTheme="minorEastAsia" w:hAnsiTheme="minorEastAsia"/>
                <w:color w:val="000000"/>
                <w:sz w:val="18"/>
                <w:szCs w:val="18"/>
              </w:rPr>
              <w:t>商户分配的</w:t>
            </w:r>
            <w:r w:rsidR="00B52F88">
              <w:rPr>
                <w:rFonts w:asciiTheme="minorEastAsia" w:eastAsiaTheme="minorEastAsia" w:hAnsiTheme="minorEastAsia" w:hint="eastAsia"/>
                <w:color w:val="000000"/>
                <w:sz w:val="18"/>
                <w:szCs w:val="18"/>
              </w:rPr>
              <w:t>商户</w:t>
            </w:r>
            <w:r w:rsidR="00B52F88">
              <w:rPr>
                <w:rFonts w:asciiTheme="minorEastAsia" w:eastAsiaTheme="minorEastAsia" w:hAnsiTheme="minorEastAsia"/>
                <w:color w:val="000000"/>
                <w:sz w:val="18"/>
                <w:szCs w:val="18"/>
              </w:rPr>
              <w:t>号</w:t>
            </w:r>
            <w:r w:rsidR="00B52F88">
              <w:rPr>
                <w:rFonts w:asciiTheme="minorEastAsia" w:eastAsiaTheme="minorEastAsia" w:hAnsiTheme="minorEastAsia" w:hint="eastAsia"/>
                <w:color w:val="000000"/>
                <w:sz w:val="18"/>
                <w:szCs w:val="18"/>
              </w:rPr>
              <w:t>，</w:t>
            </w:r>
            <w:r w:rsidR="00B52F88">
              <w:rPr>
                <w:rFonts w:asciiTheme="minorEastAsia" w:eastAsiaTheme="minorEastAsia" w:hAnsiTheme="minorEastAsia"/>
                <w:color w:val="000000"/>
                <w:sz w:val="18"/>
                <w:szCs w:val="18"/>
              </w:rPr>
              <w:t>通过商户入驻</w:t>
            </w:r>
            <w:r w:rsidR="00B52F88">
              <w:rPr>
                <w:rFonts w:asciiTheme="minorEastAsia" w:eastAsiaTheme="minorEastAsia" w:hAnsiTheme="minorEastAsia" w:hint="eastAsia"/>
                <w:color w:val="000000"/>
                <w:sz w:val="18"/>
                <w:szCs w:val="18"/>
              </w:rPr>
              <w:t>结果</w:t>
            </w:r>
            <w:r w:rsidR="00B52F88">
              <w:rPr>
                <w:rFonts w:asciiTheme="minorEastAsia" w:eastAsiaTheme="minorEastAsia" w:hAnsiTheme="minorEastAsia"/>
                <w:color w:val="000000"/>
                <w:sz w:val="18"/>
                <w:szCs w:val="18"/>
              </w:rPr>
              <w:t>查询</w:t>
            </w:r>
            <w:r w:rsidR="00B52F88">
              <w:rPr>
                <w:rFonts w:asciiTheme="minorEastAsia" w:eastAsiaTheme="minorEastAsia" w:hAnsiTheme="minorEastAsia" w:hint="eastAsia"/>
                <w:color w:val="000000"/>
                <w:sz w:val="18"/>
                <w:szCs w:val="18"/>
              </w:rPr>
              <w:t>接口</w:t>
            </w:r>
            <w:r w:rsidR="00B52F88">
              <w:rPr>
                <w:rFonts w:asciiTheme="minorEastAsia" w:eastAsiaTheme="minorEastAsia" w:hAnsiTheme="minorEastAsia"/>
                <w:color w:val="000000"/>
                <w:sz w:val="18"/>
                <w:szCs w:val="18"/>
              </w:rPr>
              <w:t>获取。</w:t>
            </w:r>
          </w:p>
        </w:tc>
        <w:tc>
          <w:tcPr>
            <w:tcW w:w="851" w:type="dxa"/>
            <w:tcBorders>
              <w:top w:val="single" w:sz="4" w:space="0" w:color="auto"/>
              <w:left w:val="single" w:sz="4" w:space="0" w:color="auto"/>
              <w:bottom w:val="single" w:sz="4" w:space="0" w:color="auto"/>
              <w:right w:val="single" w:sz="4" w:space="0" w:color="auto"/>
            </w:tcBorders>
          </w:tcPr>
          <w:p w14:paraId="28928902" w14:textId="77777777" w:rsidR="00697841" w:rsidRPr="00684D17"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425" w:type="dxa"/>
            <w:tcBorders>
              <w:top w:val="single" w:sz="4" w:space="0" w:color="auto"/>
              <w:left w:val="single" w:sz="4" w:space="0" w:color="auto"/>
              <w:bottom w:val="single" w:sz="4" w:space="0" w:color="auto"/>
              <w:right w:val="single" w:sz="4" w:space="0" w:color="auto"/>
            </w:tcBorders>
          </w:tcPr>
          <w:p w14:paraId="189ED1CB" w14:textId="77777777" w:rsidR="00697841" w:rsidRPr="00684D17" w:rsidRDefault="00697841" w:rsidP="00C11757">
            <w:pPr>
              <w:rPr>
                <w:rFonts w:asciiTheme="minorHAnsi" w:eastAsiaTheme="minorEastAsia" w:hAnsiTheme="minorHAnsi"/>
                <w:sz w:val="18"/>
                <w:szCs w:val="18"/>
              </w:rPr>
            </w:pPr>
            <w:r w:rsidRPr="00684D17">
              <w:rPr>
                <w:rFonts w:asciiTheme="minorHAnsi" w:eastAsiaTheme="minorEastAsia" w:hAnsiTheme="minorHAnsi"/>
                <w:sz w:val="18"/>
                <w:szCs w:val="18"/>
              </w:rPr>
              <w:t>40</w:t>
            </w:r>
          </w:p>
        </w:tc>
        <w:tc>
          <w:tcPr>
            <w:tcW w:w="709" w:type="dxa"/>
            <w:tcBorders>
              <w:top w:val="single" w:sz="4" w:space="0" w:color="auto"/>
              <w:left w:val="single" w:sz="4" w:space="0" w:color="auto"/>
              <w:bottom w:val="single" w:sz="4" w:space="0" w:color="auto"/>
              <w:right w:val="single" w:sz="4" w:space="0" w:color="auto"/>
            </w:tcBorders>
          </w:tcPr>
          <w:p w14:paraId="1FE317D7" w14:textId="77777777" w:rsidR="00697841" w:rsidRPr="00684D17" w:rsidRDefault="00697841"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780" w:type="dxa"/>
            <w:tcBorders>
              <w:top w:val="single" w:sz="4" w:space="0" w:color="auto"/>
              <w:left w:val="single" w:sz="4" w:space="0" w:color="auto"/>
              <w:bottom w:val="single" w:sz="4" w:space="0" w:color="auto"/>
              <w:right w:val="single" w:sz="4" w:space="0" w:color="auto"/>
            </w:tcBorders>
          </w:tcPr>
          <w:p w14:paraId="66164455" w14:textId="77777777" w:rsidR="00697841" w:rsidRPr="00684D17" w:rsidRDefault="00697841" w:rsidP="00C11757">
            <w:pPr>
              <w:rPr>
                <w:rFonts w:asciiTheme="minorHAnsi" w:eastAsiaTheme="minorEastAsia" w:hAnsiTheme="minorHAnsi"/>
                <w:sz w:val="18"/>
                <w:szCs w:val="18"/>
              </w:rPr>
            </w:pPr>
          </w:p>
        </w:tc>
      </w:tr>
      <w:tr w:rsidR="00697841" w:rsidRPr="00684D17" w14:paraId="1443663D" w14:textId="77777777" w:rsidTr="00C11757">
        <w:trPr>
          <w:trHeight w:val="287"/>
        </w:trPr>
        <w:tc>
          <w:tcPr>
            <w:tcW w:w="405" w:type="dxa"/>
            <w:tcBorders>
              <w:top w:val="single" w:sz="4" w:space="0" w:color="auto"/>
              <w:left w:val="single" w:sz="4" w:space="0" w:color="auto"/>
              <w:bottom w:val="single" w:sz="4" w:space="0" w:color="auto"/>
              <w:right w:val="single" w:sz="4" w:space="0" w:color="auto"/>
            </w:tcBorders>
            <w:vAlign w:val="center"/>
          </w:tcPr>
          <w:p w14:paraId="15589025"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019E9E82" w14:textId="77777777" w:rsidR="00697841" w:rsidRPr="00684D17"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Q</w:t>
            </w:r>
            <w:r w:rsidRPr="001E0BBD">
              <w:rPr>
                <w:rFonts w:asciiTheme="minorHAnsi" w:eastAsiaTheme="minorEastAsia" w:hAnsiTheme="minorHAnsi" w:hint="eastAsia"/>
                <w:sz w:val="18"/>
                <w:szCs w:val="18"/>
              </w:rPr>
              <w:t>ueryStartDate</w:t>
            </w:r>
          </w:p>
        </w:tc>
        <w:tc>
          <w:tcPr>
            <w:tcW w:w="2647" w:type="dxa"/>
            <w:tcBorders>
              <w:top w:val="single" w:sz="4" w:space="0" w:color="auto"/>
              <w:left w:val="single" w:sz="4" w:space="0" w:color="auto"/>
              <w:bottom w:val="single" w:sz="4" w:space="0" w:color="auto"/>
              <w:right w:val="single" w:sz="4" w:space="0" w:color="auto"/>
            </w:tcBorders>
          </w:tcPr>
          <w:p w14:paraId="3D338425"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查询起始日期</w:t>
            </w:r>
          </w:p>
        </w:tc>
        <w:tc>
          <w:tcPr>
            <w:tcW w:w="851" w:type="dxa"/>
            <w:tcBorders>
              <w:top w:val="single" w:sz="4" w:space="0" w:color="auto"/>
              <w:left w:val="single" w:sz="4" w:space="0" w:color="auto"/>
              <w:bottom w:val="single" w:sz="4" w:space="0" w:color="auto"/>
              <w:right w:val="single" w:sz="4" w:space="0" w:color="auto"/>
            </w:tcBorders>
          </w:tcPr>
          <w:p w14:paraId="7C614BA4"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sz w:val="18"/>
                <w:szCs w:val="18"/>
              </w:rPr>
              <w:t>D</w:t>
            </w:r>
            <w:r w:rsidRPr="001E0BBD">
              <w:rPr>
                <w:rFonts w:asciiTheme="minorHAnsi" w:eastAsiaTheme="minorEastAsia" w:hAnsiTheme="minorHAnsi" w:hint="eastAsia"/>
                <w:sz w:val="18"/>
                <w:szCs w:val="18"/>
              </w:rPr>
              <w:t>ate</w:t>
            </w:r>
          </w:p>
        </w:tc>
        <w:tc>
          <w:tcPr>
            <w:tcW w:w="425" w:type="dxa"/>
            <w:tcBorders>
              <w:top w:val="single" w:sz="4" w:space="0" w:color="auto"/>
              <w:left w:val="single" w:sz="4" w:space="0" w:color="auto"/>
              <w:bottom w:val="single" w:sz="4" w:space="0" w:color="auto"/>
              <w:right w:val="single" w:sz="4" w:space="0" w:color="auto"/>
            </w:tcBorders>
          </w:tcPr>
          <w:p w14:paraId="3B9FD3D4"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8</w:t>
            </w:r>
          </w:p>
        </w:tc>
        <w:tc>
          <w:tcPr>
            <w:tcW w:w="709" w:type="dxa"/>
            <w:tcBorders>
              <w:top w:val="single" w:sz="4" w:space="0" w:color="auto"/>
              <w:left w:val="single" w:sz="4" w:space="0" w:color="auto"/>
              <w:bottom w:val="single" w:sz="4" w:space="0" w:color="auto"/>
              <w:right w:val="single" w:sz="4" w:space="0" w:color="auto"/>
            </w:tcBorders>
          </w:tcPr>
          <w:p w14:paraId="7D8E5297"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780" w:type="dxa"/>
            <w:tcBorders>
              <w:top w:val="single" w:sz="4" w:space="0" w:color="auto"/>
              <w:left w:val="single" w:sz="4" w:space="0" w:color="auto"/>
              <w:bottom w:val="single" w:sz="4" w:space="0" w:color="auto"/>
              <w:right w:val="single" w:sz="4" w:space="0" w:color="auto"/>
            </w:tcBorders>
          </w:tcPr>
          <w:p w14:paraId="58035E3E"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20151229</w:t>
            </w:r>
          </w:p>
        </w:tc>
      </w:tr>
      <w:tr w:rsidR="00697841" w:rsidRPr="00684D17" w14:paraId="467507FB" w14:textId="77777777" w:rsidTr="00C11757">
        <w:trPr>
          <w:trHeight w:val="283"/>
        </w:trPr>
        <w:tc>
          <w:tcPr>
            <w:tcW w:w="405" w:type="dxa"/>
            <w:tcBorders>
              <w:top w:val="single" w:sz="4" w:space="0" w:color="auto"/>
              <w:left w:val="single" w:sz="4" w:space="0" w:color="auto"/>
              <w:bottom w:val="single" w:sz="4" w:space="0" w:color="auto"/>
              <w:right w:val="single" w:sz="4" w:space="0" w:color="auto"/>
            </w:tcBorders>
            <w:vAlign w:val="center"/>
          </w:tcPr>
          <w:p w14:paraId="78B5F358"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77457838" w14:textId="77777777" w:rsidR="00697841" w:rsidRPr="00684D17"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Q</w:t>
            </w:r>
            <w:r w:rsidRPr="001E0BBD">
              <w:rPr>
                <w:rFonts w:asciiTheme="minorHAnsi" w:eastAsiaTheme="minorEastAsia" w:hAnsiTheme="minorHAnsi" w:hint="eastAsia"/>
                <w:sz w:val="18"/>
                <w:szCs w:val="18"/>
              </w:rPr>
              <w:t>ueryEndDate</w:t>
            </w:r>
          </w:p>
        </w:tc>
        <w:tc>
          <w:tcPr>
            <w:tcW w:w="2647" w:type="dxa"/>
            <w:tcBorders>
              <w:top w:val="single" w:sz="4" w:space="0" w:color="auto"/>
              <w:left w:val="single" w:sz="4" w:space="0" w:color="auto"/>
              <w:bottom w:val="single" w:sz="4" w:space="0" w:color="auto"/>
              <w:right w:val="single" w:sz="4" w:space="0" w:color="auto"/>
            </w:tcBorders>
          </w:tcPr>
          <w:p w14:paraId="3F21E2EC"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查询结束日期</w:t>
            </w:r>
            <w:r w:rsidR="00EC0221">
              <w:rPr>
                <w:rFonts w:asciiTheme="minorHAnsi" w:eastAsiaTheme="minorEastAsia" w:hAnsiTheme="minorHAnsi" w:hint="eastAsia"/>
                <w:sz w:val="18"/>
                <w:szCs w:val="18"/>
              </w:rPr>
              <w:t>。</w:t>
            </w:r>
          </w:p>
        </w:tc>
        <w:tc>
          <w:tcPr>
            <w:tcW w:w="851" w:type="dxa"/>
            <w:tcBorders>
              <w:top w:val="single" w:sz="4" w:space="0" w:color="auto"/>
              <w:left w:val="single" w:sz="4" w:space="0" w:color="auto"/>
              <w:bottom w:val="single" w:sz="4" w:space="0" w:color="auto"/>
              <w:right w:val="single" w:sz="4" w:space="0" w:color="auto"/>
            </w:tcBorders>
          </w:tcPr>
          <w:p w14:paraId="120B44D7"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date</w:t>
            </w:r>
          </w:p>
        </w:tc>
        <w:tc>
          <w:tcPr>
            <w:tcW w:w="425" w:type="dxa"/>
            <w:tcBorders>
              <w:top w:val="single" w:sz="4" w:space="0" w:color="auto"/>
              <w:left w:val="single" w:sz="4" w:space="0" w:color="auto"/>
              <w:bottom w:val="single" w:sz="4" w:space="0" w:color="auto"/>
              <w:right w:val="single" w:sz="4" w:space="0" w:color="auto"/>
            </w:tcBorders>
          </w:tcPr>
          <w:p w14:paraId="555C9C0F"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8</w:t>
            </w:r>
          </w:p>
        </w:tc>
        <w:tc>
          <w:tcPr>
            <w:tcW w:w="709" w:type="dxa"/>
            <w:tcBorders>
              <w:top w:val="single" w:sz="4" w:space="0" w:color="auto"/>
              <w:left w:val="single" w:sz="4" w:space="0" w:color="auto"/>
              <w:bottom w:val="single" w:sz="4" w:space="0" w:color="auto"/>
              <w:right w:val="single" w:sz="4" w:space="0" w:color="auto"/>
            </w:tcBorders>
          </w:tcPr>
          <w:p w14:paraId="5CDBCEE1"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780" w:type="dxa"/>
            <w:tcBorders>
              <w:top w:val="single" w:sz="4" w:space="0" w:color="auto"/>
              <w:left w:val="single" w:sz="4" w:space="0" w:color="auto"/>
              <w:bottom w:val="single" w:sz="4" w:space="0" w:color="auto"/>
              <w:right w:val="single" w:sz="4" w:space="0" w:color="auto"/>
            </w:tcBorders>
          </w:tcPr>
          <w:p w14:paraId="779C68FF" w14:textId="77777777" w:rsidR="00697841" w:rsidRPr="00684D17" w:rsidRDefault="00697841"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20160301</w:t>
            </w:r>
          </w:p>
        </w:tc>
      </w:tr>
      <w:tr w:rsidR="00697841" w:rsidRPr="00684D17" w14:paraId="04597945" w14:textId="77777777" w:rsidTr="00C11757">
        <w:trPr>
          <w:trHeight w:val="283"/>
        </w:trPr>
        <w:tc>
          <w:tcPr>
            <w:tcW w:w="405" w:type="dxa"/>
            <w:tcBorders>
              <w:top w:val="single" w:sz="4" w:space="0" w:color="auto"/>
              <w:left w:val="single" w:sz="4" w:space="0" w:color="auto"/>
              <w:bottom w:val="single" w:sz="4" w:space="0" w:color="auto"/>
              <w:right w:val="single" w:sz="4" w:space="0" w:color="auto"/>
            </w:tcBorders>
            <w:vAlign w:val="center"/>
          </w:tcPr>
          <w:p w14:paraId="12C00014"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6ACFB536"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P</w:t>
            </w:r>
            <w:r w:rsidRPr="007B1098">
              <w:rPr>
                <w:rFonts w:asciiTheme="minorHAnsi" w:eastAsiaTheme="minorEastAsia" w:hAnsiTheme="minorHAnsi" w:hint="eastAsia"/>
                <w:sz w:val="18"/>
                <w:szCs w:val="18"/>
              </w:rPr>
              <w:t>ageSize</w:t>
            </w:r>
          </w:p>
        </w:tc>
        <w:tc>
          <w:tcPr>
            <w:tcW w:w="2647" w:type="dxa"/>
            <w:tcBorders>
              <w:top w:val="single" w:sz="4" w:space="0" w:color="auto"/>
              <w:left w:val="single" w:sz="4" w:space="0" w:color="auto"/>
              <w:bottom w:val="single" w:sz="4" w:space="0" w:color="auto"/>
              <w:right w:val="single" w:sz="4" w:space="0" w:color="auto"/>
            </w:tcBorders>
          </w:tcPr>
          <w:p w14:paraId="3D67D06E" w14:textId="5D930DB2" w:rsidR="00697841" w:rsidRPr="001E0BBD" w:rsidRDefault="00697841" w:rsidP="00D04CAA">
            <w:pPr>
              <w:rPr>
                <w:rFonts w:asciiTheme="minorHAnsi" w:eastAsiaTheme="minorEastAsia" w:hAnsiTheme="minorHAnsi"/>
                <w:sz w:val="18"/>
                <w:szCs w:val="18"/>
              </w:rPr>
            </w:pPr>
            <w:r w:rsidRPr="001E0BBD">
              <w:rPr>
                <w:rFonts w:asciiTheme="minorHAnsi" w:eastAsiaTheme="minorEastAsia" w:hAnsiTheme="minorHAnsi" w:hint="eastAsia"/>
                <w:sz w:val="18"/>
                <w:szCs w:val="18"/>
              </w:rPr>
              <w:t>每页大小</w:t>
            </w:r>
            <w:r>
              <w:rPr>
                <w:rFonts w:asciiTheme="minorHAnsi" w:eastAsiaTheme="minorEastAsia" w:hAnsiTheme="minorHAnsi" w:hint="eastAsia"/>
                <w:sz w:val="18"/>
                <w:szCs w:val="18"/>
              </w:rPr>
              <w:t>。每</w:t>
            </w:r>
            <w:r>
              <w:rPr>
                <w:rFonts w:asciiTheme="minorHAnsi" w:eastAsiaTheme="minorEastAsia" w:hAnsiTheme="minorHAnsi"/>
                <w:sz w:val="18"/>
                <w:szCs w:val="18"/>
              </w:rPr>
              <w:t>页</w:t>
            </w:r>
            <w:r>
              <w:rPr>
                <w:rFonts w:asciiTheme="minorHAnsi" w:eastAsiaTheme="minorEastAsia" w:hAnsiTheme="minorHAnsi" w:hint="eastAsia"/>
                <w:sz w:val="18"/>
                <w:szCs w:val="18"/>
              </w:rPr>
              <w:t>返回</w:t>
            </w:r>
            <w:r>
              <w:rPr>
                <w:rFonts w:asciiTheme="minorHAnsi" w:eastAsiaTheme="minorEastAsia" w:hAnsiTheme="minorHAnsi"/>
                <w:sz w:val="18"/>
                <w:szCs w:val="18"/>
              </w:rPr>
              <w:t>的交易历史条数</w:t>
            </w:r>
            <w:r>
              <w:rPr>
                <w:rFonts w:asciiTheme="minorHAnsi" w:eastAsiaTheme="minorEastAsia" w:hAnsiTheme="minorHAnsi" w:hint="eastAsia"/>
                <w:sz w:val="18"/>
                <w:szCs w:val="18"/>
              </w:rPr>
              <w:t>，</w:t>
            </w:r>
            <w:r>
              <w:rPr>
                <w:rFonts w:asciiTheme="minorHAnsi" w:eastAsiaTheme="minorEastAsia" w:hAnsiTheme="minorHAnsi"/>
                <w:sz w:val="18"/>
                <w:szCs w:val="18"/>
              </w:rPr>
              <w:t>最大不能超过</w:t>
            </w:r>
            <w:r w:rsidR="00805AD5">
              <w:rPr>
                <w:rFonts w:asciiTheme="minorHAnsi" w:eastAsiaTheme="minorEastAsia" w:hAnsiTheme="minorHAnsi"/>
                <w:sz w:val="18"/>
                <w:szCs w:val="18"/>
              </w:rPr>
              <w:t>100</w:t>
            </w:r>
            <w:r>
              <w:rPr>
                <w:rFonts w:asciiTheme="minorHAnsi" w:eastAsiaTheme="minorEastAsia" w:hAnsiTheme="minorHAnsi" w:hint="eastAsia"/>
                <w:sz w:val="18"/>
                <w:szCs w:val="18"/>
              </w:rPr>
              <w:t>，</w:t>
            </w:r>
            <w:r>
              <w:rPr>
                <w:rFonts w:asciiTheme="minorHAnsi" w:eastAsiaTheme="minorEastAsia" w:hAnsiTheme="minorHAnsi"/>
                <w:sz w:val="18"/>
                <w:szCs w:val="18"/>
              </w:rPr>
              <w:t>超出默认返回</w:t>
            </w:r>
            <w:r w:rsidR="00805AD5">
              <w:rPr>
                <w:rFonts w:asciiTheme="minorHAnsi" w:eastAsiaTheme="minorEastAsia" w:hAnsiTheme="minorHAnsi"/>
                <w:sz w:val="18"/>
                <w:szCs w:val="18"/>
              </w:rPr>
              <w:t>100</w:t>
            </w:r>
            <w:r>
              <w:rPr>
                <w:rFonts w:asciiTheme="minorHAnsi" w:eastAsiaTheme="minorEastAsia" w:hAnsiTheme="minorHAnsi" w:hint="eastAsia"/>
                <w:sz w:val="18"/>
                <w:szCs w:val="18"/>
              </w:rPr>
              <w:t>条</w:t>
            </w:r>
            <w:r>
              <w:rPr>
                <w:rFonts w:asciiTheme="minorHAnsi" w:eastAsiaTheme="minorEastAsia" w:hAnsiTheme="minorHAnsi"/>
                <w:sz w:val="18"/>
                <w:szCs w:val="18"/>
              </w:rPr>
              <w:t>。</w:t>
            </w:r>
          </w:p>
        </w:tc>
        <w:tc>
          <w:tcPr>
            <w:tcW w:w="851" w:type="dxa"/>
            <w:tcBorders>
              <w:top w:val="single" w:sz="4" w:space="0" w:color="auto"/>
              <w:left w:val="single" w:sz="4" w:space="0" w:color="auto"/>
              <w:bottom w:val="single" w:sz="4" w:space="0" w:color="auto"/>
              <w:right w:val="single" w:sz="4" w:space="0" w:color="auto"/>
            </w:tcBorders>
          </w:tcPr>
          <w:p w14:paraId="52B3D085"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int</w:t>
            </w:r>
          </w:p>
        </w:tc>
        <w:tc>
          <w:tcPr>
            <w:tcW w:w="425" w:type="dxa"/>
            <w:tcBorders>
              <w:top w:val="single" w:sz="4" w:space="0" w:color="auto"/>
              <w:left w:val="single" w:sz="4" w:space="0" w:color="auto"/>
              <w:bottom w:val="single" w:sz="4" w:space="0" w:color="auto"/>
              <w:right w:val="single" w:sz="4" w:space="0" w:color="auto"/>
            </w:tcBorders>
          </w:tcPr>
          <w:p w14:paraId="57535FDF" w14:textId="77777777" w:rsidR="00697841" w:rsidRPr="001E0BBD" w:rsidRDefault="00697841" w:rsidP="00C11757">
            <w:pPr>
              <w:rPr>
                <w:rFonts w:asciiTheme="minorHAnsi" w:eastAsiaTheme="minorEastAsia" w:hAnsiTheme="minorHAnsi"/>
                <w:sz w:val="18"/>
                <w:szCs w:val="18"/>
              </w:rPr>
            </w:pPr>
          </w:p>
        </w:tc>
        <w:tc>
          <w:tcPr>
            <w:tcW w:w="709" w:type="dxa"/>
            <w:tcBorders>
              <w:top w:val="single" w:sz="4" w:space="0" w:color="auto"/>
              <w:left w:val="single" w:sz="4" w:space="0" w:color="auto"/>
              <w:bottom w:val="single" w:sz="4" w:space="0" w:color="auto"/>
              <w:right w:val="single" w:sz="4" w:space="0" w:color="auto"/>
            </w:tcBorders>
          </w:tcPr>
          <w:p w14:paraId="3491DAE2"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M</w:t>
            </w:r>
          </w:p>
        </w:tc>
        <w:tc>
          <w:tcPr>
            <w:tcW w:w="1780" w:type="dxa"/>
            <w:tcBorders>
              <w:top w:val="single" w:sz="4" w:space="0" w:color="auto"/>
              <w:left w:val="single" w:sz="4" w:space="0" w:color="auto"/>
              <w:bottom w:val="single" w:sz="4" w:space="0" w:color="auto"/>
              <w:right w:val="single" w:sz="4" w:space="0" w:color="auto"/>
            </w:tcBorders>
          </w:tcPr>
          <w:p w14:paraId="5A86E704"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10</w:t>
            </w:r>
          </w:p>
        </w:tc>
      </w:tr>
      <w:tr w:rsidR="00697841" w:rsidRPr="00684D17" w14:paraId="68312D9B" w14:textId="77777777" w:rsidTr="00C11757">
        <w:trPr>
          <w:trHeight w:val="269"/>
        </w:trPr>
        <w:tc>
          <w:tcPr>
            <w:tcW w:w="405" w:type="dxa"/>
            <w:tcBorders>
              <w:top w:val="single" w:sz="4" w:space="0" w:color="auto"/>
              <w:left w:val="single" w:sz="4" w:space="0" w:color="auto"/>
              <w:bottom w:val="single" w:sz="4" w:space="0" w:color="auto"/>
              <w:right w:val="single" w:sz="4" w:space="0" w:color="auto"/>
            </w:tcBorders>
            <w:vAlign w:val="center"/>
          </w:tcPr>
          <w:p w14:paraId="778E065C"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1E96DD67"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P</w:t>
            </w:r>
            <w:r w:rsidRPr="007B1098">
              <w:rPr>
                <w:rFonts w:asciiTheme="minorHAnsi" w:eastAsiaTheme="minorEastAsia" w:hAnsiTheme="minorHAnsi" w:hint="eastAsia"/>
                <w:sz w:val="18"/>
                <w:szCs w:val="18"/>
              </w:rPr>
              <w:t>ageIndex</w:t>
            </w:r>
          </w:p>
        </w:tc>
        <w:tc>
          <w:tcPr>
            <w:tcW w:w="2647" w:type="dxa"/>
            <w:tcBorders>
              <w:top w:val="single" w:sz="4" w:space="0" w:color="auto"/>
              <w:left w:val="single" w:sz="4" w:space="0" w:color="auto"/>
              <w:bottom w:val="single" w:sz="4" w:space="0" w:color="auto"/>
              <w:right w:val="single" w:sz="4" w:space="0" w:color="auto"/>
            </w:tcBorders>
          </w:tcPr>
          <w:p w14:paraId="1CB87423" w14:textId="1356DF10" w:rsidR="00A566C7" w:rsidRPr="001E0BBD"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页码。</w:t>
            </w:r>
            <w:r>
              <w:rPr>
                <w:rFonts w:asciiTheme="minorHAnsi" w:eastAsiaTheme="minorEastAsia" w:hAnsiTheme="minorHAnsi"/>
                <w:sz w:val="18"/>
                <w:szCs w:val="18"/>
              </w:rPr>
              <w:t>起始页</w:t>
            </w:r>
            <w:r>
              <w:rPr>
                <w:rFonts w:asciiTheme="minorHAnsi" w:eastAsiaTheme="minorEastAsia" w:hAnsiTheme="minorHAnsi" w:hint="eastAsia"/>
                <w:sz w:val="18"/>
                <w:szCs w:val="18"/>
              </w:rPr>
              <w:t>为</w:t>
            </w:r>
            <w:r w:rsidR="00A566C7">
              <w:rPr>
                <w:rFonts w:asciiTheme="minorHAnsi" w:eastAsiaTheme="minorEastAsia" w:hAnsiTheme="minorHAnsi"/>
                <w:sz w:val="18"/>
                <w:szCs w:val="18"/>
              </w:rPr>
              <w:t>1</w:t>
            </w:r>
            <w:r w:rsidR="00A566C7">
              <w:rPr>
                <w:rFonts w:asciiTheme="minorHAnsi" w:eastAsiaTheme="minorEastAsia" w:hAnsiTheme="minorHAnsi" w:hint="eastAsia"/>
                <w:sz w:val="18"/>
                <w:szCs w:val="18"/>
              </w:rPr>
              <w:t>，</w:t>
            </w:r>
            <w:r w:rsidR="00A566C7">
              <w:rPr>
                <w:rFonts w:asciiTheme="minorHAnsi" w:eastAsiaTheme="minorEastAsia" w:hAnsiTheme="minorHAnsi"/>
                <w:sz w:val="18"/>
                <w:szCs w:val="18"/>
              </w:rPr>
              <w:t>往后为</w:t>
            </w:r>
            <w:r w:rsidR="00A566C7">
              <w:rPr>
                <w:rFonts w:asciiTheme="minorHAnsi" w:eastAsiaTheme="minorEastAsia" w:hAnsiTheme="minorHAnsi" w:hint="eastAsia"/>
                <w:sz w:val="18"/>
                <w:szCs w:val="18"/>
              </w:rPr>
              <w:t>2</w:t>
            </w:r>
            <w:r w:rsidR="00A566C7">
              <w:rPr>
                <w:rFonts w:asciiTheme="minorHAnsi" w:eastAsiaTheme="minorEastAsia" w:hAnsiTheme="minorHAnsi" w:hint="eastAsia"/>
                <w:sz w:val="18"/>
                <w:szCs w:val="18"/>
              </w:rPr>
              <w:t>、</w:t>
            </w:r>
            <w:r w:rsidR="00A566C7">
              <w:rPr>
                <w:rFonts w:asciiTheme="minorHAnsi" w:eastAsiaTheme="minorEastAsia" w:hAnsiTheme="minorHAnsi" w:hint="eastAsia"/>
                <w:sz w:val="18"/>
                <w:szCs w:val="18"/>
              </w:rPr>
              <w:t>3</w:t>
            </w:r>
            <w:r w:rsidR="00A566C7">
              <w:rPr>
                <w:rFonts w:asciiTheme="minorHAnsi" w:eastAsiaTheme="minorEastAsia" w:hAnsiTheme="minorHAnsi" w:hint="eastAsia"/>
                <w:sz w:val="18"/>
                <w:szCs w:val="18"/>
              </w:rPr>
              <w:t>、</w:t>
            </w:r>
            <w:r w:rsidR="00A566C7">
              <w:rPr>
                <w:rFonts w:asciiTheme="minorHAnsi" w:eastAsiaTheme="minorEastAsia" w:hAnsiTheme="minorHAnsi" w:hint="eastAsia"/>
                <w:sz w:val="18"/>
                <w:szCs w:val="18"/>
              </w:rPr>
              <w:t>4</w:t>
            </w:r>
            <w:r w:rsidR="00A566C7">
              <w:rPr>
                <w:rFonts w:asciiTheme="minorHAnsi" w:eastAsiaTheme="minorEastAsia" w:hAnsiTheme="minorHAnsi" w:hint="eastAsia"/>
                <w:sz w:val="18"/>
                <w:szCs w:val="18"/>
              </w:rPr>
              <w:t>以此</w:t>
            </w:r>
            <w:r w:rsidR="00A566C7">
              <w:rPr>
                <w:rFonts w:asciiTheme="minorHAnsi" w:eastAsiaTheme="minorEastAsia" w:hAnsiTheme="minorHAnsi"/>
                <w:sz w:val="18"/>
                <w:szCs w:val="18"/>
              </w:rPr>
              <w:t>类推，填写</w:t>
            </w:r>
            <w:r w:rsidR="00A566C7">
              <w:rPr>
                <w:rFonts w:asciiTheme="minorHAnsi" w:eastAsiaTheme="minorEastAsia" w:hAnsiTheme="minorHAnsi" w:hint="eastAsia"/>
                <w:sz w:val="18"/>
                <w:szCs w:val="18"/>
              </w:rPr>
              <w:t>0</w:t>
            </w:r>
            <w:r w:rsidR="00A566C7">
              <w:rPr>
                <w:rFonts w:asciiTheme="minorHAnsi" w:eastAsiaTheme="minorEastAsia" w:hAnsiTheme="minorHAnsi" w:hint="eastAsia"/>
                <w:sz w:val="18"/>
                <w:szCs w:val="18"/>
              </w:rPr>
              <w:t>将参数</w:t>
            </w:r>
            <w:r w:rsidR="00A566C7">
              <w:rPr>
                <w:rFonts w:asciiTheme="minorHAnsi" w:eastAsiaTheme="minorEastAsia" w:hAnsiTheme="minorHAnsi"/>
                <w:sz w:val="18"/>
                <w:szCs w:val="18"/>
              </w:rPr>
              <w:t>非法。</w:t>
            </w:r>
          </w:p>
        </w:tc>
        <w:tc>
          <w:tcPr>
            <w:tcW w:w="851" w:type="dxa"/>
            <w:tcBorders>
              <w:top w:val="single" w:sz="4" w:space="0" w:color="auto"/>
              <w:left w:val="single" w:sz="4" w:space="0" w:color="auto"/>
              <w:bottom w:val="single" w:sz="4" w:space="0" w:color="auto"/>
              <w:right w:val="single" w:sz="4" w:space="0" w:color="auto"/>
            </w:tcBorders>
          </w:tcPr>
          <w:p w14:paraId="6B4C33A3"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int</w:t>
            </w:r>
          </w:p>
        </w:tc>
        <w:tc>
          <w:tcPr>
            <w:tcW w:w="425" w:type="dxa"/>
            <w:tcBorders>
              <w:top w:val="single" w:sz="4" w:space="0" w:color="auto"/>
              <w:left w:val="single" w:sz="4" w:space="0" w:color="auto"/>
              <w:bottom w:val="single" w:sz="4" w:space="0" w:color="auto"/>
              <w:right w:val="single" w:sz="4" w:space="0" w:color="auto"/>
            </w:tcBorders>
          </w:tcPr>
          <w:p w14:paraId="6565D4A5" w14:textId="77777777" w:rsidR="00697841" w:rsidRPr="001E0BBD" w:rsidRDefault="00697841" w:rsidP="00C11757">
            <w:pPr>
              <w:rPr>
                <w:rFonts w:asciiTheme="minorHAnsi" w:eastAsiaTheme="minorEastAsia" w:hAnsiTheme="minorHAnsi"/>
                <w:sz w:val="18"/>
                <w:szCs w:val="18"/>
              </w:rPr>
            </w:pPr>
          </w:p>
        </w:tc>
        <w:tc>
          <w:tcPr>
            <w:tcW w:w="709" w:type="dxa"/>
            <w:tcBorders>
              <w:top w:val="single" w:sz="4" w:space="0" w:color="auto"/>
              <w:left w:val="single" w:sz="4" w:space="0" w:color="auto"/>
              <w:bottom w:val="single" w:sz="4" w:space="0" w:color="auto"/>
              <w:right w:val="single" w:sz="4" w:space="0" w:color="auto"/>
            </w:tcBorders>
          </w:tcPr>
          <w:p w14:paraId="0E9BB575"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M</w:t>
            </w:r>
          </w:p>
        </w:tc>
        <w:tc>
          <w:tcPr>
            <w:tcW w:w="1780" w:type="dxa"/>
            <w:tcBorders>
              <w:top w:val="single" w:sz="4" w:space="0" w:color="auto"/>
              <w:left w:val="single" w:sz="4" w:space="0" w:color="auto"/>
              <w:bottom w:val="single" w:sz="4" w:space="0" w:color="auto"/>
              <w:right w:val="single" w:sz="4" w:space="0" w:color="auto"/>
            </w:tcBorders>
          </w:tcPr>
          <w:p w14:paraId="068CF21E"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1</w:t>
            </w:r>
          </w:p>
        </w:tc>
      </w:tr>
      <w:tr w:rsidR="00697841" w:rsidRPr="00684D17" w14:paraId="45B5124D" w14:textId="77777777" w:rsidTr="00C11757">
        <w:trPr>
          <w:trHeight w:val="269"/>
        </w:trPr>
        <w:tc>
          <w:tcPr>
            <w:tcW w:w="405" w:type="dxa"/>
            <w:tcBorders>
              <w:top w:val="single" w:sz="4" w:space="0" w:color="auto"/>
              <w:left w:val="single" w:sz="4" w:space="0" w:color="auto"/>
              <w:bottom w:val="single" w:sz="4" w:space="0" w:color="auto"/>
              <w:right w:val="single" w:sz="4" w:space="0" w:color="auto"/>
            </w:tcBorders>
            <w:vAlign w:val="center"/>
          </w:tcPr>
          <w:p w14:paraId="41AF82CD"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0539D71B"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C</w:t>
            </w:r>
            <w:r w:rsidRPr="007B1098">
              <w:rPr>
                <w:rFonts w:asciiTheme="minorHAnsi" w:eastAsiaTheme="minorEastAsia" w:hAnsiTheme="minorHAnsi" w:hint="eastAsia"/>
                <w:sz w:val="18"/>
                <w:szCs w:val="18"/>
              </w:rPr>
              <w:t>ardNo</w:t>
            </w:r>
          </w:p>
        </w:tc>
        <w:tc>
          <w:tcPr>
            <w:tcW w:w="2647" w:type="dxa"/>
            <w:tcBorders>
              <w:top w:val="single" w:sz="4" w:space="0" w:color="auto"/>
              <w:left w:val="single" w:sz="4" w:space="0" w:color="auto"/>
              <w:bottom w:val="single" w:sz="4" w:space="0" w:color="auto"/>
              <w:right w:val="single" w:sz="4" w:space="0" w:color="auto"/>
            </w:tcBorders>
          </w:tcPr>
          <w:p w14:paraId="16FDD81D"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客户卡号</w:t>
            </w:r>
          </w:p>
        </w:tc>
        <w:tc>
          <w:tcPr>
            <w:tcW w:w="851" w:type="dxa"/>
            <w:tcBorders>
              <w:top w:val="single" w:sz="4" w:space="0" w:color="auto"/>
              <w:left w:val="single" w:sz="4" w:space="0" w:color="auto"/>
              <w:bottom w:val="single" w:sz="4" w:space="0" w:color="auto"/>
              <w:right w:val="single" w:sz="4" w:space="0" w:color="auto"/>
            </w:tcBorders>
          </w:tcPr>
          <w:p w14:paraId="235897F2"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425" w:type="dxa"/>
            <w:tcBorders>
              <w:top w:val="single" w:sz="4" w:space="0" w:color="auto"/>
              <w:left w:val="single" w:sz="4" w:space="0" w:color="auto"/>
              <w:bottom w:val="single" w:sz="4" w:space="0" w:color="auto"/>
              <w:right w:val="single" w:sz="4" w:space="0" w:color="auto"/>
            </w:tcBorders>
          </w:tcPr>
          <w:p w14:paraId="18C9D65D"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25</w:t>
            </w:r>
          </w:p>
        </w:tc>
        <w:tc>
          <w:tcPr>
            <w:tcW w:w="709" w:type="dxa"/>
            <w:tcBorders>
              <w:top w:val="single" w:sz="4" w:space="0" w:color="auto"/>
              <w:left w:val="single" w:sz="4" w:space="0" w:color="auto"/>
              <w:bottom w:val="single" w:sz="4" w:space="0" w:color="auto"/>
              <w:right w:val="single" w:sz="4" w:space="0" w:color="auto"/>
            </w:tcBorders>
          </w:tcPr>
          <w:p w14:paraId="12317126"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M</w:t>
            </w:r>
          </w:p>
        </w:tc>
        <w:tc>
          <w:tcPr>
            <w:tcW w:w="1780" w:type="dxa"/>
            <w:tcBorders>
              <w:top w:val="single" w:sz="4" w:space="0" w:color="auto"/>
              <w:left w:val="single" w:sz="4" w:space="0" w:color="auto"/>
              <w:bottom w:val="single" w:sz="4" w:space="0" w:color="auto"/>
              <w:right w:val="single" w:sz="4" w:space="0" w:color="auto"/>
            </w:tcBorders>
          </w:tcPr>
          <w:p w14:paraId="0DCE7D99"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8888886531660936</w:t>
            </w:r>
          </w:p>
        </w:tc>
      </w:tr>
      <w:tr w:rsidR="00697841" w:rsidRPr="00684D17" w14:paraId="2E1DC2C9" w14:textId="77777777" w:rsidTr="00C11757">
        <w:trPr>
          <w:trHeight w:val="269"/>
        </w:trPr>
        <w:tc>
          <w:tcPr>
            <w:tcW w:w="405" w:type="dxa"/>
            <w:tcBorders>
              <w:top w:val="single" w:sz="4" w:space="0" w:color="auto"/>
              <w:left w:val="single" w:sz="4" w:space="0" w:color="auto"/>
              <w:bottom w:val="single" w:sz="4" w:space="0" w:color="auto"/>
              <w:right w:val="single" w:sz="4" w:space="0" w:color="auto"/>
            </w:tcBorders>
            <w:vAlign w:val="center"/>
          </w:tcPr>
          <w:p w14:paraId="4E8BE4E5"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67D9059F"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B</w:t>
            </w:r>
            <w:r w:rsidRPr="007B1098">
              <w:rPr>
                <w:rFonts w:asciiTheme="minorHAnsi" w:eastAsiaTheme="minorEastAsia" w:hAnsiTheme="minorHAnsi"/>
                <w:sz w:val="18"/>
                <w:szCs w:val="18"/>
              </w:rPr>
              <w:t>izTypeList</w:t>
            </w:r>
          </w:p>
        </w:tc>
        <w:tc>
          <w:tcPr>
            <w:tcW w:w="2647" w:type="dxa"/>
            <w:tcBorders>
              <w:top w:val="single" w:sz="4" w:space="0" w:color="auto"/>
              <w:left w:val="single" w:sz="4" w:space="0" w:color="auto"/>
              <w:bottom w:val="single" w:sz="4" w:space="0" w:color="auto"/>
              <w:right w:val="single" w:sz="4" w:space="0" w:color="auto"/>
            </w:tcBorders>
          </w:tcPr>
          <w:p w14:paraId="0BB99C33" w14:textId="77777777" w:rsidR="00697841"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业务类型</w:t>
            </w:r>
            <w:r>
              <w:rPr>
                <w:rFonts w:asciiTheme="minorHAnsi" w:eastAsiaTheme="minorEastAsia" w:hAnsiTheme="minorHAnsi" w:hint="eastAsia"/>
                <w:sz w:val="18"/>
                <w:szCs w:val="18"/>
              </w:rPr>
              <w:t>，为空默认全部。枚举值：</w:t>
            </w:r>
          </w:p>
          <w:p w14:paraId="6AAA1888" w14:textId="77777777" w:rsidR="00697841"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lastRenderedPageBreak/>
              <w:t>01</w:t>
            </w:r>
            <w:r w:rsidRPr="007B1098">
              <w:rPr>
                <w:rFonts w:asciiTheme="minorHAnsi" w:eastAsiaTheme="minorEastAsia" w:hAnsiTheme="minorHAnsi" w:hint="eastAsia"/>
                <w:sz w:val="18"/>
                <w:szCs w:val="18"/>
              </w:rPr>
              <w:t>:</w:t>
            </w:r>
            <w:r w:rsidRPr="007B1098">
              <w:rPr>
                <w:rFonts w:asciiTheme="minorHAnsi" w:eastAsiaTheme="minorEastAsia" w:hAnsiTheme="minorHAnsi"/>
                <w:sz w:val="18"/>
                <w:szCs w:val="18"/>
              </w:rPr>
              <w:t xml:space="preserve"> </w:t>
            </w:r>
            <w:r w:rsidRPr="007B1098">
              <w:rPr>
                <w:rFonts w:asciiTheme="minorHAnsi" w:eastAsiaTheme="minorEastAsia" w:hAnsiTheme="minorHAnsi"/>
                <w:sz w:val="18"/>
                <w:szCs w:val="18"/>
              </w:rPr>
              <w:t>转账</w:t>
            </w:r>
            <w:r w:rsidRPr="007B1098">
              <w:rPr>
                <w:rFonts w:asciiTheme="minorHAnsi" w:eastAsiaTheme="minorEastAsia" w:hAnsiTheme="minorHAnsi" w:hint="eastAsia"/>
                <w:sz w:val="18"/>
                <w:szCs w:val="18"/>
              </w:rPr>
              <w:t>;</w:t>
            </w:r>
            <w:r w:rsidRPr="007B1098">
              <w:rPr>
                <w:rFonts w:asciiTheme="minorHAnsi" w:eastAsiaTheme="minorEastAsia" w:hAnsiTheme="minorHAnsi"/>
                <w:sz w:val="18"/>
                <w:szCs w:val="18"/>
              </w:rPr>
              <w:t xml:space="preserve"> </w:t>
            </w:r>
          </w:p>
          <w:p w14:paraId="1A7C089A" w14:textId="77777777" w:rsidR="00697841"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02</w:t>
            </w:r>
            <w:r w:rsidRPr="007B1098">
              <w:rPr>
                <w:rFonts w:asciiTheme="minorHAnsi" w:eastAsiaTheme="minorEastAsia" w:hAnsiTheme="minorHAnsi" w:hint="eastAsia"/>
                <w:sz w:val="18"/>
                <w:szCs w:val="18"/>
              </w:rPr>
              <w:t>:</w:t>
            </w:r>
            <w:r w:rsidRPr="007B1098">
              <w:rPr>
                <w:rFonts w:asciiTheme="minorHAnsi" w:eastAsiaTheme="minorEastAsia" w:hAnsiTheme="minorHAnsi"/>
                <w:sz w:val="18"/>
                <w:szCs w:val="18"/>
              </w:rPr>
              <w:t xml:space="preserve"> </w:t>
            </w:r>
            <w:r w:rsidRPr="007B1098">
              <w:rPr>
                <w:rFonts w:asciiTheme="minorHAnsi" w:eastAsiaTheme="minorEastAsia" w:hAnsiTheme="minorHAnsi"/>
                <w:sz w:val="18"/>
                <w:szCs w:val="18"/>
              </w:rPr>
              <w:t>贷款</w:t>
            </w:r>
            <w:r w:rsidRPr="007B1098">
              <w:rPr>
                <w:rFonts w:asciiTheme="minorHAnsi" w:eastAsiaTheme="minorEastAsia" w:hAnsiTheme="minorHAnsi" w:hint="eastAsia"/>
                <w:sz w:val="18"/>
                <w:szCs w:val="18"/>
              </w:rPr>
              <w:t>;</w:t>
            </w:r>
          </w:p>
          <w:p w14:paraId="2362C4B4" w14:textId="77777777" w:rsidR="00697841"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03:</w:t>
            </w:r>
            <w:r w:rsidRPr="007B1098">
              <w:rPr>
                <w:rFonts w:asciiTheme="minorHAnsi" w:eastAsiaTheme="minorEastAsia" w:hAnsiTheme="minorHAnsi"/>
                <w:sz w:val="18"/>
                <w:szCs w:val="18"/>
              </w:rPr>
              <w:t xml:space="preserve"> </w:t>
            </w:r>
            <w:r w:rsidRPr="007B1098">
              <w:rPr>
                <w:rFonts w:asciiTheme="minorHAnsi" w:eastAsiaTheme="minorEastAsia" w:hAnsiTheme="minorHAnsi"/>
                <w:sz w:val="18"/>
                <w:szCs w:val="18"/>
              </w:rPr>
              <w:t>消费</w:t>
            </w:r>
            <w:r w:rsidRPr="007B1098">
              <w:rPr>
                <w:rFonts w:asciiTheme="minorHAnsi" w:eastAsiaTheme="minorEastAsia" w:hAnsiTheme="minorHAnsi" w:hint="eastAsia"/>
                <w:sz w:val="18"/>
                <w:szCs w:val="18"/>
              </w:rPr>
              <w:t>;</w:t>
            </w:r>
          </w:p>
          <w:p w14:paraId="1F20EF2E" w14:textId="77777777" w:rsidR="00697841"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04</w:t>
            </w:r>
            <w:r>
              <w:rPr>
                <w:rFonts w:asciiTheme="minorHAnsi" w:eastAsiaTheme="minorEastAsia" w:hAnsiTheme="minorHAnsi" w:hint="eastAsia"/>
                <w:sz w:val="18"/>
                <w:szCs w:val="18"/>
              </w:rPr>
              <w:t>：</w:t>
            </w:r>
            <w:r w:rsidRPr="007B1098">
              <w:rPr>
                <w:rFonts w:asciiTheme="minorHAnsi" w:eastAsiaTheme="minorEastAsia" w:hAnsiTheme="minorHAnsi"/>
                <w:sz w:val="18"/>
                <w:szCs w:val="18"/>
              </w:rPr>
              <w:t>结息</w:t>
            </w:r>
            <w:r w:rsidRPr="007B1098">
              <w:rPr>
                <w:rFonts w:asciiTheme="minorHAnsi" w:eastAsiaTheme="minorEastAsia" w:hAnsiTheme="minorHAnsi" w:hint="eastAsia"/>
                <w:sz w:val="18"/>
                <w:szCs w:val="18"/>
              </w:rPr>
              <w:t>;</w:t>
            </w:r>
          </w:p>
          <w:p w14:paraId="4D847D9E" w14:textId="77777777" w:rsidR="00697841"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05:</w:t>
            </w:r>
            <w:r w:rsidRPr="007B1098">
              <w:rPr>
                <w:rFonts w:asciiTheme="minorHAnsi" w:eastAsiaTheme="minorEastAsia" w:hAnsiTheme="minorHAnsi"/>
                <w:sz w:val="18"/>
                <w:szCs w:val="18"/>
              </w:rPr>
              <w:t xml:space="preserve"> </w:t>
            </w:r>
            <w:r w:rsidRPr="007B1098">
              <w:rPr>
                <w:rFonts w:asciiTheme="minorHAnsi" w:eastAsiaTheme="minorEastAsia" w:hAnsiTheme="minorHAnsi"/>
                <w:sz w:val="18"/>
                <w:szCs w:val="18"/>
              </w:rPr>
              <w:t>理财</w:t>
            </w:r>
            <w:r w:rsidRPr="007B1098">
              <w:rPr>
                <w:rFonts w:asciiTheme="minorHAnsi" w:eastAsiaTheme="minorEastAsia" w:hAnsiTheme="minorHAnsi" w:hint="eastAsia"/>
                <w:sz w:val="18"/>
                <w:szCs w:val="18"/>
              </w:rPr>
              <w:t>;</w:t>
            </w:r>
          </w:p>
          <w:p w14:paraId="6ED4024B" w14:textId="77777777" w:rsidR="00697841"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06:</w:t>
            </w:r>
            <w:r w:rsidRPr="007B1098">
              <w:rPr>
                <w:rFonts w:asciiTheme="minorHAnsi" w:eastAsiaTheme="minorEastAsia" w:hAnsiTheme="minorHAnsi"/>
                <w:sz w:val="18"/>
                <w:szCs w:val="18"/>
              </w:rPr>
              <w:t xml:space="preserve"> </w:t>
            </w:r>
            <w:r w:rsidRPr="007B1098">
              <w:rPr>
                <w:rFonts w:asciiTheme="minorHAnsi" w:eastAsiaTheme="minorEastAsia" w:hAnsiTheme="minorHAnsi"/>
                <w:sz w:val="18"/>
                <w:szCs w:val="18"/>
              </w:rPr>
              <w:t>同业</w:t>
            </w:r>
            <w:r w:rsidRPr="007B1098">
              <w:rPr>
                <w:rFonts w:asciiTheme="minorHAnsi" w:eastAsiaTheme="minorEastAsia" w:hAnsiTheme="minorHAnsi" w:hint="eastAsia"/>
                <w:sz w:val="18"/>
                <w:szCs w:val="18"/>
              </w:rPr>
              <w:t>;</w:t>
            </w:r>
          </w:p>
          <w:p w14:paraId="5668E6AA" w14:textId="77777777" w:rsidR="00697841"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07:</w:t>
            </w:r>
            <w:r w:rsidRPr="007B1098">
              <w:rPr>
                <w:rFonts w:asciiTheme="minorHAnsi" w:eastAsiaTheme="minorEastAsia" w:hAnsiTheme="minorHAnsi"/>
                <w:sz w:val="18"/>
                <w:szCs w:val="18"/>
              </w:rPr>
              <w:t xml:space="preserve"> </w:t>
            </w:r>
            <w:r w:rsidRPr="007B1098">
              <w:rPr>
                <w:rFonts w:asciiTheme="minorHAnsi" w:eastAsiaTheme="minorEastAsia" w:hAnsiTheme="minorHAnsi"/>
                <w:sz w:val="18"/>
                <w:szCs w:val="18"/>
              </w:rPr>
              <w:t>票据</w:t>
            </w:r>
          </w:p>
          <w:p w14:paraId="1165E57F"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选择</w:t>
            </w:r>
            <w:r>
              <w:rPr>
                <w:rFonts w:asciiTheme="minorHAnsi" w:eastAsiaTheme="minorEastAsia" w:hAnsiTheme="minorHAnsi"/>
                <w:sz w:val="18"/>
                <w:szCs w:val="18"/>
              </w:rPr>
              <w:t>多个使用</w:t>
            </w:r>
            <w:r w:rsidRPr="007B1098">
              <w:rPr>
                <w:rFonts w:asciiTheme="minorHAnsi" w:eastAsiaTheme="minorEastAsia" w:hAnsiTheme="minorHAnsi" w:hint="eastAsia"/>
                <w:sz w:val="18"/>
                <w:szCs w:val="18"/>
              </w:rPr>
              <w:t>英文逗号隔开</w:t>
            </w:r>
          </w:p>
        </w:tc>
        <w:tc>
          <w:tcPr>
            <w:tcW w:w="851" w:type="dxa"/>
            <w:tcBorders>
              <w:top w:val="single" w:sz="4" w:space="0" w:color="auto"/>
              <w:left w:val="single" w:sz="4" w:space="0" w:color="auto"/>
              <w:bottom w:val="single" w:sz="4" w:space="0" w:color="auto"/>
              <w:right w:val="single" w:sz="4" w:space="0" w:color="auto"/>
            </w:tcBorders>
          </w:tcPr>
          <w:p w14:paraId="0D21F588"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lastRenderedPageBreak/>
              <w:t>String</w:t>
            </w:r>
          </w:p>
        </w:tc>
        <w:tc>
          <w:tcPr>
            <w:tcW w:w="425" w:type="dxa"/>
            <w:tcBorders>
              <w:top w:val="single" w:sz="4" w:space="0" w:color="auto"/>
              <w:left w:val="single" w:sz="4" w:space="0" w:color="auto"/>
              <w:bottom w:val="single" w:sz="4" w:space="0" w:color="auto"/>
              <w:right w:val="single" w:sz="4" w:space="0" w:color="auto"/>
            </w:tcBorders>
          </w:tcPr>
          <w:p w14:paraId="6AD52551"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14</w:t>
            </w:r>
          </w:p>
        </w:tc>
        <w:tc>
          <w:tcPr>
            <w:tcW w:w="709" w:type="dxa"/>
            <w:tcBorders>
              <w:top w:val="single" w:sz="4" w:space="0" w:color="auto"/>
              <w:left w:val="single" w:sz="4" w:space="0" w:color="auto"/>
              <w:bottom w:val="single" w:sz="4" w:space="0" w:color="auto"/>
              <w:right w:val="single" w:sz="4" w:space="0" w:color="auto"/>
            </w:tcBorders>
          </w:tcPr>
          <w:p w14:paraId="0E057623"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C</w:t>
            </w:r>
          </w:p>
        </w:tc>
        <w:tc>
          <w:tcPr>
            <w:tcW w:w="1780" w:type="dxa"/>
            <w:tcBorders>
              <w:top w:val="single" w:sz="4" w:space="0" w:color="auto"/>
              <w:left w:val="single" w:sz="4" w:space="0" w:color="auto"/>
              <w:bottom w:val="single" w:sz="4" w:space="0" w:color="auto"/>
              <w:right w:val="single" w:sz="4" w:space="0" w:color="auto"/>
            </w:tcBorders>
          </w:tcPr>
          <w:p w14:paraId="0291CACD"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01</w:t>
            </w:r>
          </w:p>
        </w:tc>
      </w:tr>
      <w:tr w:rsidR="00697841" w:rsidRPr="00684D17" w14:paraId="2FD5BD5E" w14:textId="77777777" w:rsidTr="00C11757">
        <w:trPr>
          <w:trHeight w:val="269"/>
        </w:trPr>
        <w:tc>
          <w:tcPr>
            <w:tcW w:w="405" w:type="dxa"/>
            <w:tcBorders>
              <w:top w:val="single" w:sz="4" w:space="0" w:color="auto"/>
              <w:left w:val="single" w:sz="4" w:space="0" w:color="auto"/>
              <w:bottom w:val="single" w:sz="4" w:space="0" w:color="auto"/>
              <w:right w:val="single" w:sz="4" w:space="0" w:color="auto"/>
            </w:tcBorders>
            <w:vAlign w:val="center"/>
          </w:tcPr>
          <w:p w14:paraId="46C66839"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44991CF6"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T</w:t>
            </w:r>
            <w:r w:rsidRPr="007B1098">
              <w:rPr>
                <w:rFonts w:asciiTheme="minorHAnsi" w:eastAsiaTheme="minorEastAsia" w:hAnsiTheme="minorHAnsi"/>
                <w:sz w:val="18"/>
                <w:szCs w:val="18"/>
              </w:rPr>
              <w:t>radeInStatusList</w:t>
            </w:r>
          </w:p>
        </w:tc>
        <w:tc>
          <w:tcPr>
            <w:tcW w:w="2647" w:type="dxa"/>
            <w:tcBorders>
              <w:top w:val="single" w:sz="4" w:space="0" w:color="auto"/>
              <w:left w:val="single" w:sz="4" w:space="0" w:color="auto"/>
              <w:bottom w:val="single" w:sz="4" w:space="0" w:color="auto"/>
              <w:right w:val="single" w:sz="4" w:space="0" w:color="auto"/>
            </w:tcBorders>
          </w:tcPr>
          <w:p w14:paraId="40F8E36E" w14:textId="77777777" w:rsidR="00697841" w:rsidRDefault="00697841" w:rsidP="00C11757">
            <w:pPr>
              <w:jc w:val="left"/>
              <w:rPr>
                <w:rFonts w:asciiTheme="minorHAnsi" w:eastAsiaTheme="minorEastAsia" w:hAnsiTheme="minorHAnsi"/>
                <w:sz w:val="18"/>
                <w:szCs w:val="18"/>
              </w:rPr>
            </w:pPr>
            <w:r>
              <w:rPr>
                <w:rFonts w:asciiTheme="minorHAnsi" w:eastAsiaTheme="minorEastAsia" w:hAnsiTheme="minorHAnsi" w:hint="eastAsia"/>
                <w:sz w:val="18"/>
                <w:szCs w:val="18"/>
              </w:rPr>
              <w:t>交易状态。为空默认全部。枚举值</w:t>
            </w:r>
            <w:r>
              <w:rPr>
                <w:rFonts w:asciiTheme="minorHAnsi" w:eastAsiaTheme="minorEastAsia" w:hAnsiTheme="minorHAnsi"/>
                <w:sz w:val="18"/>
                <w:szCs w:val="18"/>
              </w:rPr>
              <w:t>：</w:t>
            </w:r>
          </w:p>
          <w:p w14:paraId="2739D98A" w14:textId="77777777" w:rsidR="00697841" w:rsidRDefault="00697841" w:rsidP="00C11757">
            <w:pPr>
              <w:jc w:val="left"/>
              <w:rPr>
                <w:rFonts w:asciiTheme="minorHAnsi" w:eastAsiaTheme="minorEastAsia" w:hAnsiTheme="minorHAnsi"/>
                <w:sz w:val="18"/>
                <w:szCs w:val="18"/>
              </w:rPr>
            </w:pPr>
            <w:r w:rsidRPr="007B1098">
              <w:rPr>
                <w:rFonts w:asciiTheme="minorHAnsi" w:eastAsiaTheme="minorEastAsia" w:hAnsiTheme="minorHAnsi"/>
                <w:sz w:val="18"/>
                <w:szCs w:val="18"/>
              </w:rPr>
              <w:t>Inprocess</w:t>
            </w:r>
            <w:r>
              <w:rPr>
                <w:rFonts w:asciiTheme="minorHAnsi" w:eastAsiaTheme="minorEastAsia" w:hAnsiTheme="minorHAnsi" w:hint="eastAsia"/>
                <w:sz w:val="18"/>
                <w:szCs w:val="18"/>
              </w:rPr>
              <w:t>：</w:t>
            </w:r>
            <w:r w:rsidRPr="007B1098">
              <w:rPr>
                <w:rFonts w:asciiTheme="minorHAnsi" w:eastAsiaTheme="minorEastAsia" w:hAnsiTheme="minorHAnsi"/>
                <w:sz w:val="18"/>
                <w:szCs w:val="18"/>
              </w:rPr>
              <w:t xml:space="preserve"> </w:t>
            </w:r>
            <w:r w:rsidRPr="007B1098">
              <w:rPr>
                <w:rFonts w:asciiTheme="minorHAnsi" w:eastAsiaTheme="minorEastAsia" w:hAnsiTheme="minorHAnsi"/>
                <w:sz w:val="18"/>
                <w:szCs w:val="18"/>
              </w:rPr>
              <w:t>处理中</w:t>
            </w:r>
            <w:r w:rsidRPr="007B1098">
              <w:rPr>
                <w:rFonts w:asciiTheme="minorHAnsi" w:eastAsiaTheme="minorEastAsia" w:hAnsiTheme="minorHAnsi"/>
                <w:sz w:val="18"/>
                <w:szCs w:val="18"/>
              </w:rPr>
              <w:t xml:space="preserve">        success</w:t>
            </w:r>
            <w:r>
              <w:rPr>
                <w:rFonts w:asciiTheme="minorHAnsi" w:eastAsiaTheme="minorEastAsia" w:hAnsiTheme="minorHAnsi" w:hint="eastAsia"/>
                <w:sz w:val="18"/>
                <w:szCs w:val="18"/>
              </w:rPr>
              <w:t>：</w:t>
            </w:r>
            <w:r w:rsidRPr="007B1098">
              <w:rPr>
                <w:rFonts w:asciiTheme="minorHAnsi" w:eastAsiaTheme="minorEastAsia" w:hAnsiTheme="minorHAnsi"/>
                <w:sz w:val="18"/>
                <w:szCs w:val="18"/>
              </w:rPr>
              <w:t xml:space="preserve"> </w:t>
            </w:r>
            <w:r w:rsidRPr="007B1098">
              <w:rPr>
                <w:rFonts w:asciiTheme="minorHAnsi" w:eastAsiaTheme="minorEastAsia" w:hAnsiTheme="minorHAnsi"/>
                <w:sz w:val="18"/>
                <w:szCs w:val="18"/>
              </w:rPr>
              <w:t>成功</w:t>
            </w:r>
            <w:r w:rsidRPr="007B1098">
              <w:rPr>
                <w:rFonts w:asciiTheme="minorHAnsi" w:eastAsiaTheme="minorEastAsia" w:hAnsiTheme="minorHAnsi"/>
                <w:sz w:val="18"/>
                <w:szCs w:val="18"/>
              </w:rPr>
              <w:t xml:space="preserve"> </w:t>
            </w:r>
          </w:p>
          <w:p w14:paraId="715B5028" w14:textId="77777777" w:rsidR="00697841" w:rsidRDefault="00697841" w:rsidP="00C11757">
            <w:pPr>
              <w:jc w:val="left"/>
              <w:rPr>
                <w:rFonts w:asciiTheme="minorHAnsi" w:eastAsiaTheme="minorEastAsia" w:hAnsiTheme="minorHAnsi"/>
                <w:sz w:val="18"/>
                <w:szCs w:val="18"/>
              </w:rPr>
            </w:pPr>
            <w:r w:rsidRPr="007B1098">
              <w:rPr>
                <w:rFonts w:asciiTheme="minorHAnsi" w:eastAsiaTheme="minorEastAsia" w:hAnsiTheme="minorHAnsi"/>
                <w:sz w:val="18"/>
                <w:szCs w:val="18"/>
              </w:rPr>
              <w:t>Failure</w:t>
            </w:r>
            <w:r>
              <w:rPr>
                <w:rFonts w:asciiTheme="minorHAnsi" w:eastAsiaTheme="minorEastAsia" w:hAnsiTheme="minorHAnsi" w:hint="eastAsia"/>
                <w:sz w:val="18"/>
                <w:szCs w:val="18"/>
              </w:rPr>
              <w:t>：</w:t>
            </w:r>
            <w:r w:rsidRPr="007B1098">
              <w:rPr>
                <w:rFonts w:asciiTheme="minorHAnsi" w:eastAsiaTheme="minorEastAsia" w:hAnsiTheme="minorHAnsi"/>
                <w:sz w:val="18"/>
                <w:szCs w:val="18"/>
              </w:rPr>
              <w:t xml:space="preserve"> </w:t>
            </w:r>
            <w:r w:rsidRPr="007B1098">
              <w:rPr>
                <w:rFonts w:asciiTheme="minorHAnsi" w:eastAsiaTheme="minorEastAsia" w:hAnsiTheme="minorHAnsi"/>
                <w:sz w:val="18"/>
                <w:szCs w:val="18"/>
              </w:rPr>
              <w:t>失败</w:t>
            </w:r>
          </w:p>
          <w:p w14:paraId="571F043E" w14:textId="77777777" w:rsidR="00697841" w:rsidRDefault="00697841" w:rsidP="00C11757">
            <w:pPr>
              <w:jc w:val="left"/>
              <w:rPr>
                <w:rFonts w:asciiTheme="minorHAnsi" w:eastAsiaTheme="minorEastAsia" w:hAnsiTheme="minorHAnsi"/>
                <w:sz w:val="18"/>
                <w:szCs w:val="18"/>
              </w:rPr>
            </w:pPr>
            <w:r w:rsidRPr="007B1098">
              <w:rPr>
                <w:rFonts w:asciiTheme="minorHAnsi" w:eastAsiaTheme="minorEastAsia" w:hAnsiTheme="minorHAnsi"/>
                <w:sz w:val="18"/>
                <w:szCs w:val="18"/>
              </w:rPr>
              <w:t>Reexchange</w:t>
            </w:r>
            <w:r>
              <w:rPr>
                <w:rFonts w:asciiTheme="minorHAnsi" w:eastAsiaTheme="minorEastAsia" w:hAnsiTheme="minorHAnsi" w:hint="eastAsia"/>
                <w:sz w:val="18"/>
                <w:szCs w:val="18"/>
              </w:rPr>
              <w:t>：</w:t>
            </w:r>
            <w:r w:rsidRPr="007B1098">
              <w:rPr>
                <w:rFonts w:asciiTheme="minorHAnsi" w:eastAsiaTheme="minorEastAsia" w:hAnsiTheme="minorHAnsi"/>
                <w:sz w:val="18"/>
                <w:szCs w:val="18"/>
              </w:rPr>
              <w:t>退汇</w:t>
            </w:r>
            <w:r>
              <w:rPr>
                <w:rFonts w:asciiTheme="minorHAnsi" w:eastAsiaTheme="minorEastAsia" w:hAnsiTheme="minorHAnsi" w:hint="eastAsia"/>
                <w:sz w:val="18"/>
                <w:szCs w:val="18"/>
              </w:rPr>
              <w:t>（</w:t>
            </w:r>
            <w:r>
              <w:rPr>
                <w:rFonts w:asciiTheme="minorHAnsi" w:eastAsiaTheme="minorEastAsia" w:hAnsiTheme="minorHAnsi"/>
                <w:sz w:val="18"/>
                <w:szCs w:val="18"/>
              </w:rPr>
              <w:t>转账成功后发卡行</w:t>
            </w:r>
            <w:r>
              <w:rPr>
                <w:rFonts w:asciiTheme="minorHAnsi" w:eastAsiaTheme="minorEastAsia" w:hAnsiTheme="minorHAnsi" w:hint="eastAsia"/>
                <w:sz w:val="18"/>
                <w:szCs w:val="18"/>
              </w:rPr>
              <w:t>无法</w:t>
            </w:r>
            <w:r>
              <w:rPr>
                <w:rFonts w:asciiTheme="minorHAnsi" w:eastAsiaTheme="minorEastAsia" w:hAnsiTheme="minorHAnsi"/>
                <w:sz w:val="18"/>
                <w:szCs w:val="18"/>
              </w:rPr>
              <w:t>入账</w:t>
            </w:r>
            <w:r>
              <w:rPr>
                <w:rFonts w:asciiTheme="minorHAnsi" w:eastAsiaTheme="minorEastAsia" w:hAnsiTheme="minorHAnsi" w:hint="eastAsia"/>
                <w:sz w:val="18"/>
                <w:szCs w:val="18"/>
              </w:rPr>
              <w:t>导致</w:t>
            </w:r>
            <w:r>
              <w:rPr>
                <w:rFonts w:asciiTheme="minorHAnsi" w:eastAsiaTheme="minorEastAsia" w:hAnsiTheme="minorHAnsi"/>
                <w:sz w:val="18"/>
                <w:szCs w:val="18"/>
              </w:rPr>
              <w:t>退回）</w:t>
            </w:r>
          </w:p>
          <w:p w14:paraId="5BF2A626" w14:textId="77777777" w:rsidR="00697841" w:rsidRPr="001E0BBD" w:rsidRDefault="00697841" w:rsidP="00C11757">
            <w:pPr>
              <w:jc w:val="left"/>
              <w:rPr>
                <w:rFonts w:asciiTheme="minorHAnsi" w:eastAsiaTheme="minorEastAsia" w:hAnsiTheme="minorHAnsi"/>
                <w:sz w:val="18"/>
                <w:szCs w:val="18"/>
              </w:rPr>
            </w:pPr>
            <w:r>
              <w:rPr>
                <w:rFonts w:asciiTheme="minorHAnsi" w:eastAsiaTheme="minorEastAsia" w:hAnsiTheme="minorHAnsi" w:hint="eastAsia"/>
                <w:sz w:val="18"/>
                <w:szCs w:val="18"/>
              </w:rPr>
              <w:t>选择</w:t>
            </w:r>
            <w:r>
              <w:rPr>
                <w:rFonts w:asciiTheme="minorHAnsi" w:eastAsiaTheme="minorEastAsia" w:hAnsiTheme="minorHAnsi"/>
                <w:sz w:val="18"/>
                <w:szCs w:val="18"/>
              </w:rPr>
              <w:t>多个使用</w:t>
            </w:r>
            <w:r w:rsidRPr="007B1098">
              <w:rPr>
                <w:rFonts w:asciiTheme="minorHAnsi" w:eastAsiaTheme="minorEastAsia" w:hAnsiTheme="minorHAnsi" w:hint="eastAsia"/>
                <w:sz w:val="18"/>
                <w:szCs w:val="18"/>
              </w:rPr>
              <w:t>英文逗号隔开</w:t>
            </w:r>
          </w:p>
        </w:tc>
        <w:tc>
          <w:tcPr>
            <w:tcW w:w="851" w:type="dxa"/>
            <w:tcBorders>
              <w:top w:val="single" w:sz="4" w:space="0" w:color="auto"/>
              <w:left w:val="single" w:sz="4" w:space="0" w:color="auto"/>
              <w:bottom w:val="single" w:sz="4" w:space="0" w:color="auto"/>
              <w:right w:val="single" w:sz="4" w:space="0" w:color="auto"/>
            </w:tcBorders>
          </w:tcPr>
          <w:p w14:paraId="06DCE1AA" w14:textId="77777777" w:rsidR="00697841"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p w14:paraId="62C9F2C6" w14:textId="77777777" w:rsidR="00697841" w:rsidRPr="005E30C7" w:rsidRDefault="00697841" w:rsidP="00C11757">
            <w:pPr>
              <w:rPr>
                <w:rFonts w:asciiTheme="minorHAnsi" w:eastAsiaTheme="minorEastAsia" w:hAnsiTheme="minorHAnsi"/>
                <w:sz w:val="18"/>
                <w:szCs w:val="18"/>
              </w:rPr>
            </w:pPr>
          </w:p>
          <w:p w14:paraId="787382B9" w14:textId="77777777" w:rsidR="00697841" w:rsidRPr="005E30C7" w:rsidRDefault="00697841" w:rsidP="00C11757">
            <w:pPr>
              <w:rPr>
                <w:rFonts w:asciiTheme="minorHAnsi" w:eastAsiaTheme="minorEastAsia" w:hAnsiTheme="minorHAnsi"/>
                <w:sz w:val="18"/>
                <w:szCs w:val="18"/>
              </w:rPr>
            </w:pPr>
          </w:p>
          <w:p w14:paraId="026AE986" w14:textId="77777777" w:rsidR="00697841" w:rsidRDefault="00697841" w:rsidP="00C11757">
            <w:pPr>
              <w:rPr>
                <w:rFonts w:asciiTheme="minorHAnsi" w:eastAsiaTheme="minorEastAsia" w:hAnsiTheme="minorHAnsi"/>
                <w:sz w:val="18"/>
                <w:szCs w:val="18"/>
              </w:rPr>
            </w:pPr>
          </w:p>
          <w:p w14:paraId="5A8D65F6" w14:textId="77777777" w:rsidR="00697841" w:rsidRPr="005E30C7" w:rsidRDefault="00697841" w:rsidP="00C11757">
            <w:pPr>
              <w:tabs>
                <w:tab w:val="left" w:pos="702"/>
              </w:tabs>
              <w:rPr>
                <w:rFonts w:asciiTheme="minorHAnsi" w:eastAsiaTheme="minorEastAsia" w:hAnsiTheme="minorHAnsi"/>
                <w:sz w:val="18"/>
                <w:szCs w:val="18"/>
              </w:rPr>
            </w:pPr>
            <w:r>
              <w:rPr>
                <w:rFonts w:asciiTheme="minorHAnsi" w:eastAsiaTheme="minorEastAsia" w:hAnsiTheme="minorHAnsi"/>
                <w:sz w:val="18"/>
                <w:szCs w:val="18"/>
              </w:rPr>
              <w:tab/>
            </w:r>
          </w:p>
        </w:tc>
        <w:tc>
          <w:tcPr>
            <w:tcW w:w="425" w:type="dxa"/>
            <w:tcBorders>
              <w:top w:val="single" w:sz="4" w:space="0" w:color="auto"/>
              <w:left w:val="single" w:sz="4" w:space="0" w:color="auto"/>
              <w:bottom w:val="single" w:sz="4" w:space="0" w:color="auto"/>
              <w:right w:val="single" w:sz="4" w:space="0" w:color="auto"/>
            </w:tcBorders>
          </w:tcPr>
          <w:p w14:paraId="7D8D759E"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36</w:t>
            </w:r>
          </w:p>
        </w:tc>
        <w:tc>
          <w:tcPr>
            <w:tcW w:w="709" w:type="dxa"/>
            <w:tcBorders>
              <w:top w:val="single" w:sz="4" w:space="0" w:color="auto"/>
              <w:left w:val="single" w:sz="4" w:space="0" w:color="auto"/>
              <w:bottom w:val="single" w:sz="4" w:space="0" w:color="auto"/>
              <w:right w:val="single" w:sz="4" w:space="0" w:color="auto"/>
            </w:tcBorders>
          </w:tcPr>
          <w:p w14:paraId="36E62AC8"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C</w:t>
            </w:r>
          </w:p>
        </w:tc>
        <w:tc>
          <w:tcPr>
            <w:tcW w:w="1780" w:type="dxa"/>
            <w:tcBorders>
              <w:top w:val="single" w:sz="4" w:space="0" w:color="auto"/>
              <w:left w:val="single" w:sz="4" w:space="0" w:color="auto"/>
              <w:bottom w:val="single" w:sz="4" w:space="0" w:color="auto"/>
              <w:right w:val="single" w:sz="4" w:space="0" w:color="auto"/>
            </w:tcBorders>
          </w:tcPr>
          <w:p w14:paraId="37040237"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i</w:t>
            </w:r>
            <w:r w:rsidRPr="007B1098">
              <w:rPr>
                <w:rFonts w:asciiTheme="minorHAnsi" w:eastAsiaTheme="minorEastAsia" w:hAnsiTheme="minorHAnsi"/>
                <w:sz w:val="18"/>
                <w:szCs w:val="18"/>
              </w:rPr>
              <w:t>nprocess</w:t>
            </w:r>
            <w:r w:rsidRPr="007B1098">
              <w:rPr>
                <w:rFonts w:asciiTheme="minorHAnsi" w:eastAsiaTheme="minorEastAsia" w:hAnsiTheme="minorHAnsi" w:hint="eastAsia"/>
                <w:sz w:val="18"/>
                <w:szCs w:val="18"/>
              </w:rPr>
              <w:t>,</w:t>
            </w:r>
            <w:r w:rsidRPr="007B1098">
              <w:rPr>
                <w:rFonts w:asciiTheme="minorHAnsi" w:eastAsiaTheme="minorEastAsia" w:hAnsiTheme="minorHAnsi"/>
                <w:sz w:val="18"/>
                <w:szCs w:val="18"/>
              </w:rPr>
              <w:t>success</w:t>
            </w:r>
            <w:r w:rsidRPr="007B1098">
              <w:rPr>
                <w:rFonts w:asciiTheme="minorHAnsi" w:eastAsiaTheme="minorEastAsia" w:hAnsiTheme="minorHAnsi" w:hint="eastAsia"/>
                <w:sz w:val="18"/>
                <w:szCs w:val="18"/>
              </w:rPr>
              <w:t>,</w:t>
            </w:r>
            <w:r w:rsidRPr="007B1098">
              <w:rPr>
                <w:rFonts w:asciiTheme="minorHAnsi" w:eastAsiaTheme="minorEastAsia" w:hAnsiTheme="minorHAnsi"/>
                <w:sz w:val="18"/>
                <w:szCs w:val="18"/>
              </w:rPr>
              <w:t>failure</w:t>
            </w:r>
            <w:r w:rsidRPr="007B1098">
              <w:rPr>
                <w:rFonts w:asciiTheme="minorHAnsi" w:eastAsiaTheme="minorEastAsia" w:hAnsiTheme="minorHAnsi" w:hint="eastAsia"/>
                <w:sz w:val="18"/>
                <w:szCs w:val="18"/>
              </w:rPr>
              <w:t>,</w:t>
            </w:r>
            <w:r w:rsidRPr="007B1098">
              <w:rPr>
                <w:rFonts w:asciiTheme="minorHAnsi" w:eastAsiaTheme="minorEastAsia" w:hAnsiTheme="minorHAnsi"/>
                <w:sz w:val="18"/>
                <w:szCs w:val="18"/>
              </w:rPr>
              <w:t>reexchange</w:t>
            </w:r>
          </w:p>
        </w:tc>
      </w:tr>
      <w:tr w:rsidR="00697841" w:rsidRPr="00684D17" w14:paraId="3FC44494" w14:textId="77777777" w:rsidTr="00C11757">
        <w:trPr>
          <w:trHeight w:val="269"/>
        </w:trPr>
        <w:tc>
          <w:tcPr>
            <w:tcW w:w="405" w:type="dxa"/>
            <w:tcBorders>
              <w:top w:val="single" w:sz="4" w:space="0" w:color="auto"/>
              <w:left w:val="single" w:sz="4" w:space="0" w:color="auto"/>
              <w:bottom w:val="single" w:sz="4" w:space="0" w:color="auto"/>
              <w:right w:val="single" w:sz="4" w:space="0" w:color="auto"/>
            </w:tcBorders>
            <w:vAlign w:val="center"/>
          </w:tcPr>
          <w:p w14:paraId="35CE7A45"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4D35689B"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T</w:t>
            </w:r>
            <w:r w:rsidRPr="007B1098">
              <w:rPr>
                <w:rFonts w:asciiTheme="minorHAnsi" w:eastAsiaTheme="minorEastAsia" w:hAnsiTheme="minorHAnsi"/>
                <w:sz w:val="18"/>
                <w:szCs w:val="18"/>
              </w:rPr>
              <w:t>radeAmtMin</w:t>
            </w:r>
          </w:p>
        </w:tc>
        <w:tc>
          <w:tcPr>
            <w:tcW w:w="2647" w:type="dxa"/>
            <w:tcBorders>
              <w:top w:val="single" w:sz="4" w:space="0" w:color="auto"/>
              <w:left w:val="single" w:sz="4" w:space="0" w:color="auto"/>
              <w:bottom w:val="single" w:sz="4" w:space="0" w:color="auto"/>
              <w:right w:val="single" w:sz="4" w:space="0" w:color="auto"/>
            </w:tcBorders>
          </w:tcPr>
          <w:p w14:paraId="14FADD59"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交易最小金额</w:t>
            </w:r>
          </w:p>
        </w:tc>
        <w:tc>
          <w:tcPr>
            <w:tcW w:w="851" w:type="dxa"/>
            <w:tcBorders>
              <w:top w:val="single" w:sz="4" w:space="0" w:color="auto"/>
              <w:left w:val="single" w:sz="4" w:space="0" w:color="auto"/>
              <w:bottom w:val="single" w:sz="4" w:space="0" w:color="auto"/>
              <w:right w:val="single" w:sz="4" w:space="0" w:color="auto"/>
            </w:tcBorders>
          </w:tcPr>
          <w:p w14:paraId="770A6D67"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number(15</w:t>
            </w:r>
            <w:r w:rsidRPr="007B1098">
              <w:rPr>
                <w:rFonts w:asciiTheme="minorHAnsi" w:eastAsiaTheme="minorEastAsia" w:hAnsiTheme="minorHAnsi" w:hint="eastAsia"/>
                <w:sz w:val="18"/>
                <w:szCs w:val="18"/>
              </w:rPr>
              <w:t>，</w:t>
            </w:r>
            <w:r w:rsidRPr="007B1098">
              <w:rPr>
                <w:rFonts w:asciiTheme="minorHAnsi" w:eastAsiaTheme="minorEastAsia" w:hAnsiTheme="minorHAnsi" w:hint="eastAsia"/>
                <w:sz w:val="18"/>
                <w:szCs w:val="18"/>
              </w:rPr>
              <w:t>0)</w:t>
            </w:r>
          </w:p>
        </w:tc>
        <w:tc>
          <w:tcPr>
            <w:tcW w:w="425" w:type="dxa"/>
            <w:tcBorders>
              <w:top w:val="single" w:sz="4" w:space="0" w:color="auto"/>
              <w:left w:val="single" w:sz="4" w:space="0" w:color="auto"/>
              <w:bottom w:val="single" w:sz="4" w:space="0" w:color="auto"/>
              <w:right w:val="single" w:sz="4" w:space="0" w:color="auto"/>
            </w:tcBorders>
          </w:tcPr>
          <w:p w14:paraId="661412F5"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15</w:t>
            </w:r>
          </w:p>
        </w:tc>
        <w:tc>
          <w:tcPr>
            <w:tcW w:w="709" w:type="dxa"/>
            <w:tcBorders>
              <w:top w:val="single" w:sz="4" w:space="0" w:color="auto"/>
              <w:left w:val="single" w:sz="4" w:space="0" w:color="auto"/>
              <w:bottom w:val="single" w:sz="4" w:space="0" w:color="auto"/>
              <w:right w:val="single" w:sz="4" w:space="0" w:color="auto"/>
            </w:tcBorders>
          </w:tcPr>
          <w:p w14:paraId="2B283BAA"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C</w:t>
            </w:r>
          </w:p>
        </w:tc>
        <w:tc>
          <w:tcPr>
            <w:tcW w:w="1780" w:type="dxa"/>
            <w:tcBorders>
              <w:top w:val="single" w:sz="4" w:space="0" w:color="auto"/>
              <w:left w:val="single" w:sz="4" w:space="0" w:color="auto"/>
              <w:bottom w:val="single" w:sz="4" w:space="0" w:color="auto"/>
              <w:right w:val="single" w:sz="4" w:space="0" w:color="auto"/>
            </w:tcBorders>
          </w:tcPr>
          <w:p w14:paraId="4185A97F"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1500</w:t>
            </w:r>
          </w:p>
        </w:tc>
      </w:tr>
      <w:tr w:rsidR="00697841" w:rsidRPr="00684D17" w14:paraId="0BAB9E20" w14:textId="77777777" w:rsidTr="00C11757">
        <w:trPr>
          <w:trHeight w:val="269"/>
        </w:trPr>
        <w:tc>
          <w:tcPr>
            <w:tcW w:w="405" w:type="dxa"/>
            <w:tcBorders>
              <w:top w:val="single" w:sz="4" w:space="0" w:color="auto"/>
              <w:left w:val="single" w:sz="4" w:space="0" w:color="auto"/>
              <w:bottom w:val="single" w:sz="4" w:space="0" w:color="auto"/>
              <w:right w:val="single" w:sz="4" w:space="0" w:color="auto"/>
            </w:tcBorders>
            <w:vAlign w:val="center"/>
          </w:tcPr>
          <w:p w14:paraId="6787BAA1" w14:textId="77777777" w:rsidR="00697841" w:rsidRPr="00763FB7" w:rsidRDefault="00697841" w:rsidP="006A0DBC">
            <w:pPr>
              <w:pStyle w:val="a6"/>
              <w:numPr>
                <w:ilvl w:val="0"/>
                <w:numId w:val="64"/>
              </w:numPr>
              <w:ind w:firstLineChars="0"/>
              <w:rPr>
                <w:rFonts w:asciiTheme="minorHAnsi" w:eastAsiaTheme="minorEastAsia" w:hAnsiTheme="minorHAnsi"/>
                <w:sz w:val="18"/>
                <w:szCs w:val="18"/>
              </w:rPr>
            </w:pPr>
          </w:p>
        </w:tc>
        <w:tc>
          <w:tcPr>
            <w:tcW w:w="1479" w:type="dxa"/>
            <w:tcBorders>
              <w:top w:val="single" w:sz="4" w:space="0" w:color="auto"/>
              <w:left w:val="single" w:sz="4" w:space="0" w:color="auto"/>
              <w:bottom w:val="single" w:sz="4" w:space="0" w:color="auto"/>
              <w:right w:val="single" w:sz="4" w:space="0" w:color="auto"/>
            </w:tcBorders>
          </w:tcPr>
          <w:p w14:paraId="5D0F9CA9" w14:textId="77777777" w:rsidR="00697841" w:rsidRPr="001E0BBD"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T</w:t>
            </w:r>
            <w:r w:rsidRPr="007B1098">
              <w:rPr>
                <w:rFonts w:asciiTheme="minorHAnsi" w:eastAsiaTheme="minorEastAsia" w:hAnsiTheme="minorHAnsi"/>
                <w:sz w:val="18"/>
                <w:szCs w:val="18"/>
              </w:rPr>
              <w:t>radeAmtMax</w:t>
            </w:r>
          </w:p>
        </w:tc>
        <w:tc>
          <w:tcPr>
            <w:tcW w:w="2647" w:type="dxa"/>
            <w:tcBorders>
              <w:top w:val="single" w:sz="4" w:space="0" w:color="auto"/>
              <w:left w:val="single" w:sz="4" w:space="0" w:color="auto"/>
              <w:bottom w:val="single" w:sz="4" w:space="0" w:color="auto"/>
              <w:right w:val="single" w:sz="4" w:space="0" w:color="auto"/>
            </w:tcBorders>
          </w:tcPr>
          <w:p w14:paraId="3AF9E7FF"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交易最大金额</w:t>
            </w:r>
          </w:p>
        </w:tc>
        <w:tc>
          <w:tcPr>
            <w:tcW w:w="851" w:type="dxa"/>
            <w:tcBorders>
              <w:top w:val="single" w:sz="4" w:space="0" w:color="auto"/>
              <w:left w:val="single" w:sz="4" w:space="0" w:color="auto"/>
              <w:bottom w:val="single" w:sz="4" w:space="0" w:color="auto"/>
              <w:right w:val="single" w:sz="4" w:space="0" w:color="auto"/>
            </w:tcBorders>
          </w:tcPr>
          <w:p w14:paraId="2045EAFE"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number(15</w:t>
            </w:r>
            <w:r w:rsidRPr="007B1098">
              <w:rPr>
                <w:rFonts w:asciiTheme="minorHAnsi" w:eastAsiaTheme="minorEastAsia" w:hAnsiTheme="minorHAnsi" w:hint="eastAsia"/>
                <w:sz w:val="18"/>
                <w:szCs w:val="18"/>
              </w:rPr>
              <w:t>，</w:t>
            </w:r>
            <w:r w:rsidRPr="007B1098">
              <w:rPr>
                <w:rFonts w:asciiTheme="minorHAnsi" w:eastAsiaTheme="minorEastAsia" w:hAnsiTheme="minorHAnsi" w:hint="eastAsia"/>
                <w:sz w:val="18"/>
                <w:szCs w:val="18"/>
              </w:rPr>
              <w:t>0)</w:t>
            </w:r>
          </w:p>
        </w:tc>
        <w:tc>
          <w:tcPr>
            <w:tcW w:w="425" w:type="dxa"/>
            <w:tcBorders>
              <w:top w:val="single" w:sz="4" w:space="0" w:color="auto"/>
              <w:left w:val="single" w:sz="4" w:space="0" w:color="auto"/>
              <w:bottom w:val="single" w:sz="4" w:space="0" w:color="auto"/>
              <w:right w:val="single" w:sz="4" w:space="0" w:color="auto"/>
            </w:tcBorders>
          </w:tcPr>
          <w:p w14:paraId="3554E572"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15</w:t>
            </w:r>
          </w:p>
        </w:tc>
        <w:tc>
          <w:tcPr>
            <w:tcW w:w="709" w:type="dxa"/>
            <w:tcBorders>
              <w:top w:val="single" w:sz="4" w:space="0" w:color="auto"/>
              <w:left w:val="single" w:sz="4" w:space="0" w:color="auto"/>
              <w:bottom w:val="single" w:sz="4" w:space="0" w:color="auto"/>
              <w:right w:val="single" w:sz="4" w:space="0" w:color="auto"/>
            </w:tcBorders>
          </w:tcPr>
          <w:p w14:paraId="14F311B8"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hint="eastAsia"/>
                <w:sz w:val="18"/>
                <w:szCs w:val="18"/>
              </w:rPr>
              <w:t>C</w:t>
            </w:r>
          </w:p>
        </w:tc>
        <w:tc>
          <w:tcPr>
            <w:tcW w:w="1780" w:type="dxa"/>
            <w:tcBorders>
              <w:top w:val="single" w:sz="4" w:space="0" w:color="auto"/>
              <w:left w:val="single" w:sz="4" w:space="0" w:color="auto"/>
              <w:bottom w:val="single" w:sz="4" w:space="0" w:color="auto"/>
              <w:right w:val="single" w:sz="4" w:space="0" w:color="auto"/>
            </w:tcBorders>
          </w:tcPr>
          <w:p w14:paraId="4BFB8860" w14:textId="77777777" w:rsidR="00697841" w:rsidRPr="001E0BBD" w:rsidRDefault="00697841" w:rsidP="00C11757">
            <w:pPr>
              <w:rPr>
                <w:rFonts w:asciiTheme="minorHAnsi" w:eastAsiaTheme="minorEastAsia" w:hAnsiTheme="minorHAnsi"/>
                <w:sz w:val="18"/>
                <w:szCs w:val="18"/>
              </w:rPr>
            </w:pPr>
            <w:r w:rsidRPr="007B1098">
              <w:rPr>
                <w:rFonts w:asciiTheme="minorHAnsi" w:eastAsiaTheme="minorEastAsia" w:hAnsiTheme="minorHAnsi"/>
                <w:sz w:val="18"/>
                <w:szCs w:val="18"/>
              </w:rPr>
              <w:t>1500</w:t>
            </w:r>
          </w:p>
        </w:tc>
      </w:tr>
    </w:tbl>
    <w:p w14:paraId="51DDDD88" w14:textId="77777777" w:rsidR="00697841" w:rsidRDefault="00697841" w:rsidP="00697841">
      <w:pPr>
        <w:pStyle w:val="4"/>
        <w:numPr>
          <w:ilvl w:val="0"/>
          <w:numId w:val="0"/>
        </w:numPr>
        <w:ind w:left="864" w:hanging="864"/>
      </w:pPr>
      <w:r w:rsidRPr="00F561BB">
        <w:rPr>
          <w:rFonts w:hint="eastAsia"/>
        </w:rPr>
        <w:t>响应报文</w:t>
      </w:r>
    </w:p>
    <w:tbl>
      <w:tblPr>
        <w:tblStyle w:val="a9"/>
        <w:tblW w:w="5000" w:type="pct"/>
        <w:tblLook w:val="04A0" w:firstRow="1" w:lastRow="0" w:firstColumn="1" w:lastColumn="0" w:noHBand="0" w:noVBand="1"/>
      </w:tblPr>
      <w:tblGrid>
        <w:gridCol w:w="442"/>
        <w:gridCol w:w="1507"/>
        <w:gridCol w:w="2587"/>
        <w:gridCol w:w="1224"/>
        <w:gridCol w:w="441"/>
        <w:gridCol w:w="559"/>
        <w:gridCol w:w="1536"/>
      </w:tblGrid>
      <w:tr w:rsidR="00697841" w:rsidRPr="005E0BC6" w14:paraId="53492032" w14:textId="77777777" w:rsidTr="00C11757">
        <w:trPr>
          <w:trHeight w:val="324"/>
        </w:trPr>
        <w:tc>
          <w:tcPr>
            <w:tcW w:w="266" w:type="pct"/>
            <w:tcBorders>
              <w:top w:val="single" w:sz="4" w:space="0" w:color="auto"/>
              <w:left w:val="single" w:sz="4" w:space="0" w:color="auto"/>
              <w:bottom w:val="single" w:sz="4" w:space="0" w:color="auto"/>
              <w:right w:val="single" w:sz="4" w:space="0" w:color="auto"/>
            </w:tcBorders>
            <w:shd w:val="clear" w:color="auto" w:fill="E0E0E0"/>
            <w:vAlign w:val="center"/>
          </w:tcPr>
          <w:p w14:paraId="4788952E"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CFD954"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5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D160A2"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74D6A8"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6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5BC086"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3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F5B830"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A7C54F" w14:textId="77777777" w:rsidR="00697841" w:rsidRPr="005E0BC6" w:rsidRDefault="00697841"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697841" w:rsidRPr="005E0BC6" w14:paraId="38C710DD" w14:textId="77777777" w:rsidTr="00C11757">
        <w:trPr>
          <w:trHeight w:val="287"/>
        </w:trPr>
        <w:tc>
          <w:tcPr>
            <w:tcW w:w="266" w:type="pct"/>
            <w:tcBorders>
              <w:top w:val="single" w:sz="4" w:space="0" w:color="auto"/>
              <w:left w:val="single" w:sz="4" w:space="0" w:color="auto"/>
              <w:bottom w:val="single" w:sz="4" w:space="0" w:color="auto"/>
              <w:right w:val="single" w:sz="4" w:space="0" w:color="auto"/>
            </w:tcBorders>
            <w:vAlign w:val="center"/>
          </w:tcPr>
          <w:p w14:paraId="3764F65B" w14:textId="77777777" w:rsidR="00697841" w:rsidRPr="005E0BC6" w:rsidRDefault="00697841" w:rsidP="006A0DBC">
            <w:pPr>
              <w:pStyle w:val="a6"/>
              <w:numPr>
                <w:ilvl w:val="0"/>
                <w:numId w:val="63"/>
              </w:numPr>
              <w:ind w:firstLineChars="0"/>
              <w:rPr>
                <w:rFonts w:asciiTheme="minorEastAsia" w:eastAsiaTheme="minorEastAsia" w:hAnsiTheme="minorEastAsia"/>
                <w:i/>
                <w:sz w:val="18"/>
                <w:szCs w:val="18"/>
              </w:rPr>
            </w:pPr>
          </w:p>
        </w:tc>
        <w:tc>
          <w:tcPr>
            <w:tcW w:w="908" w:type="pct"/>
            <w:shd w:val="clear" w:color="auto" w:fill="FFFFFF"/>
            <w:hideMark/>
          </w:tcPr>
          <w:p w14:paraId="374BD2E2" w14:textId="77777777" w:rsidR="00697841" w:rsidRPr="009D0D55"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R</w:t>
            </w:r>
            <w:r w:rsidRPr="009D0D55">
              <w:rPr>
                <w:rFonts w:asciiTheme="minorHAnsi" w:eastAsiaTheme="minorEastAsia" w:hAnsiTheme="minorHAnsi" w:hint="eastAsia"/>
                <w:sz w:val="18"/>
                <w:szCs w:val="18"/>
              </w:rPr>
              <w:t>espInfo</w:t>
            </w:r>
          </w:p>
        </w:tc>
        <w:tc>
          <w:tcPr>
            <w:tcW w:w="1559" w:type="pct"/>
            <w:shd w:val="clear" w:color="auto" w:fill="FFFFFF"/>
            <w:hideMark/>
          </w:tcPr>
          <w:p w14:paraId="72E5E910" w14:textId="77777777" w:rsidR="00697841" w:rsidRPr="009D0D55" w:rsidRDefault="00697841"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返回</w:t>
            </w:r>
            <w:r w:rsidRPr="009D0D55">
              <w:rPr>
                <w:rFonts w:asciiTheme="minorHAnsi" w:eastAsiaTheme="minorEastAsia" w:hAnsiTheme="minorHAnsi"/>
                <w:sz w:val="18"/>
                <w:szCs w:val="18"/>
              </w:rPr>
              <w:t>码组</w:t>
            </w:r>
            <w:r w:rsidRPr="009D0D55">
              <w:rPr>
                <w:rFonts w:asciiTheme="minorHAnsi" w:eastAsiaTheme="minorEastAsia" w:hAnsiTheme="minorHAnsi" w:hint="eastAsia"/>
                <w:sz w:val="18"/>
                <w:szCs w:val="18"/>
              </w:rPr>
              <w:t>件</w:t>
            </w:r>
          </w:p>
        </w:tc>
        <w:tc>
          <w:tcPr>
            <w:tcW w:w="738" w:type="pct"/>
            <w:tcBorders>
              <w:top w:val="single" w:sz="4" w:space="0" w:color="auto"/>
              <w:left w:val="single" w:sz="4" w:space="0" w:color="auto"/>
              <w:bottom w:val="single" w:sz="4" w:space="0" w:color="auto"/>
              <w:right w:val="single" w:sz="4" w:space="0" w:color="auto"/>
            </w:tcBorders>
            <w:hideMark/>
          </w:tcPr>
          <w:p w14:paraId="792AF728" w14:textId="77777777" w:rsidR="00697841" w:rsidRPr="009D0D55" w:rsidRDefault="00697841"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返回码</w:t>
            </w: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对象</w:t>
            </w:r>
          </w:p>
        </w:tc>
        <w:tc>
          <w:tcPr>
            <w:tcW w:w="266" w:type="pct"/>
            <w:tcBorders>
              <w:top w:val="single" w:sz="4" w:space="0" w:color="auto"/>
              <w:left w:val="single" w:sz="4" w:space="0" w:color="auto"/>
              <w:bottom w:val="single" w:sz="4" w:space="0" w:color="auto"/>
              <w:right w:val="single" w:sz="4" w:space="0" w:color="auto"/>
            </w:tcBorders>
            <w:hideMark/>
          </w:tcPr>
          <w:p w14:paraId="0058AC8D" w14:textId="77777777" w:rsidR="00697841" w:rsidRPr="009D0D55" w:rsidRDefault="00697841" w:rsidP="00C11757">
            <w:pPr>
              <w:rPr>
                <w:rFonts w:asciiTheme="minorHAnsi" w:eastAsiaTheme="minorEastAsia" w:hAnsiTheme="minorHAnsi"/>
                <w:sz w:val="18"/>
                <w:szCs w:val="18"/>
              </w:rPr>
            </w:pPr>
          </w:p>
        </w:tc>
        <w:tc>
          <w:tcPr>
            <w:tcW w:w="337" w:type="pct"/>
            <w:tcBorders>
              <w:top w:val="single" w:sz="4" w:space="0" w:color="auto"/>
              <w:left w:val="single" w:sz="4" w:space="0" w:color="auto"/>
              <w:bottom w:val="single" w:sz="4" w:space="0" w:color="auto"/>
              <w:right w:val="single" w:sz="4" w:space="0" w:color="auto"/>
            </w:tcBorders>
            <w:hideMark/>
          </w:tcPr>
          <w:p w14:paraId="64E049CE" w14:textId="77777777" w:rsidR="00697841" w:rsidRPr="009D0D55" w:rsidRDefault="00697841"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M</w:t>
            </w:r>
          </w:p>
        </w:tc>
        <w:tc>
          <w:tcPr>
            <w:tcW w:w="926" w:type="pct"/>
            <w:tcBorders>
              <w:top w:val="single" w:sz="4" w:space="0" w:color="auto"/>
              <w:left w:val="single" w:sz="4" w:space="0" w:color="auto"/>
              <w:bottom w:val="single" w:sz="4" w:space="0" w:color="auto"/>
              <w:right w:val="single" w:sz="4" w:space="0" w:color="auto"/>
            </w:tcBorders>
            <w:hideMark/>
          </w:tcPr>
          <w:p w14:paraId="0B7C409A" w14:textId="77777777" w:rsidR="00697841" w:rsidRPr="009D0D55" w:rsidRDefault="00697841" w:rsidP="00C11757">
            <w:pPr>
              <w:rPr>
                <w:rFonts w:asciiTheme="minorHAnsi" w:eastAsiaTheme="minorEastAsia" w:hAnsiTheme="minorHAnsi"/>
                <w:sz w:val="18"/>
                <w:szCs w:val="18"/>
              </w:rPr>
            </w:pPr>
          </w:p>
        </w:tc>
      </w:tr>
      <w:tr w:rsidR="00697841" w:rsidRPr="005E0BC6" w14:paraId="37BEAA06" w14:textId="77777777" w:rsidTr="00C11757">
        <w:trPr>
          <w:trHeight w:val="287"/>
        </w:trPr>
        <w:tc>
          <w:tcPr>
            <w:tcW w:w="266" w:type="pct"/>
            <w:tcBorders>
              <w:top w:val="single" w:sz="4" w:space="0" w:color="auto"/>
              <w:left w:val="single" w:sz="4" w:space="0" w:color="auto"/>
              <w:bottom w:val="single" w:sz="4" w:space="0" w:color="auto"/>
              <w:right w:val="single" w:sz="4" w:space="0" w:color="auto"/>
            </w:tcBorders>
            <w:vAlign w:val="center"/>
          </w:tcPr>
          <w:p w14:paraId="47DEBB9C" w14:textId="77777777" w:rsidR="00697841" w:rsidRPr="005E0BC6" w:rsidRDefault="00697841" w:rsidP="006A0DBC">
            <w:pPr>
              <w:pStyle w:val="a6"/>
              <w:numPr>
                <w:ilvl w:val="0"/>
                <w:numId w:val="63"/>
              </w:numPr>
              <w:ind w:firstLineChars="0"/>
              <w:rPr>
                <w:rFonts w:asciiTheme="minorEastAsia" w:eastAsiaTheme="minorEastAsia" w:hAnsiTheme="minorEastAsia"/>
                <w:i/>
                <w:sz w:val="18"/>
                <w:szCs w:val="18"/>
              </w:rPr>
            </w:pPr>
          </w:p>
        </w:tc>
        <w:tc>
          <w:tcPr>
            <w:tcW w:w="908" w:type="pct"/>
            <w:tcBorders>
              <w:top w:val="single" w:sz="4" w:space="0" w:color="auto"/>
              <w:left w:val="single" w:sz="4" w:space="0" w:color="auto"/>
              <w:bottom w:val="single" w:sz="4" w:space="0" w:color="auto"/>
              <w:right w:val="single" w:sz="4" w:space="0" w:color="auto"/>
            </w:tcBorders>
          </w:tcPr>
          <w:p w14:paraId="46D03AE5" w14:textId="77777777" w:rsidR="00697841" w:rsidRPr="009D0D55"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Currency</w:t>
            </w:r>
          </w:p>
        </w:tc>
        <w:tc>
          <w:tcPr>
            <w:tcW w:w="1559" w:type="pct"/>
            <w:tcBorders>
              <w:top w:val="single" w:sz="4" w:space="0" w:color="auto"/>
              <w:left w:val="single" w:sz="4" w:space="0" w:color="auto"/>
              <w:bottom w:val="single" w:sz="4" w:space="0" w:color="auto"/>
              <w:right w:val="single" w:sz="4" w:space="0" w:color="auto"/>
            </w:tcBorders>
          </w:tcPr>
          <w:p w14:paraId="3D703A42" w14:textId="77777777" w:rsidR="00697841" w:rsidRPr="009D0D55" w:rsidRDefault="00697841" w:rsidP="00C11757">
            <w:pPr>
              <w:rPr>
                <w:rFonts w:asciiTheme="minorHAnsi" w:eastAsiaTheme="minorEastAsia" w:hAnsiTheme="minorHAnsi"/>
                <w:sz w:val="18"/>
                <w:szCs w:val="18"/>
              </w:rPr>
            </w:pPr>
            <w:r w:rsidRPr="00984D49">
              <w:rPr>
                <w:rFonts w:asciiTheme="minorHAnsi" w:eastAsiaTheme="minorEastAsia" w:hAnsiTheme="minorHAnsi" w:hint="eastAsia"/>
                <w:sz w:val="18"/>
                <w:szCs w:val="18"/>
              </w:rPr>
              <w:t>币种，只支持人民币金额，参考《附录</w:t>
            </w:r>
            <w:r w:rsidRPr="00984D49">
              <w:rPr>
                <w:rFonts w:asciiTheme="minorHAnsi" w:eastAsiaTheme="minorEastAsia" w:hAnsiTheme="minorHAnsi" w:hint="eastAsia"/>
                <w:sz w:val="18"/>
                <w:szCs w:val="18"/>
              </w:rPr>
              <w:t>-</w:t>
            </w:r>
            <w:r w:rsidRPr="00984D49">
              <w:rPr>
                <w:rFonts w:asciiTheme="minorHAnsi" w:eastAsiaTheme="minorEastAsia" w:hAnsiTheme="minorHAnsi" w:hint="eastAsia"/>
                <w:sz w:val="18"/>
                <w:szCs w:val="18"/>
              </w:rPr>
              <w:t>币种》</w:t>
            </w:r>
          </w:p>
        </w:tc>
        <w:tc>
          <w:tcPr>
            <w:tcW w:w="738" w:type="pct"/>
            <w:tcBorders>
              <w:top w:val="single" w:sz="4" w:space="0" w:color="auto"/>
              <w:left w:val="single" w:sz="4" w:space="0" w:color="auto"/>
              <w:bottom w:val="single" w:sz="4" w:space="0" w:color="auto"/>
              <w:right w:val="single" w:sz="4" w:space="0" w:color="auto"/>
            </w:tcBorders>
          </w:tcPr>
          <w:p w14:paraId="1577D25E" w14:textId="77777777" w:rsidR="00697841" w:rsidRPr="009D0D55"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66" w:type="pct"/>
            <w:tcBorders>
              <w:top w:val="single" w:sz="4" w:space="0" w:color="auto"/>
              <w:left w:val="single" w:sz="4" w:space="0" w:color="auto"/>
              <w:bottom w:val="single" w:sz="4" w:space="0" w:color="auto"/>
              <w:right w:val="single" w:sz="4" w:space="0" w:color="auto"/>
            </w:tcBorders>
          </w:tcPr>
          <w:p w14:paraId="30CE1234" w14:textId="77777777" w:rsidR="00697841" w:rsidRPr="009D0D55"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10</w:t>
            </w:r>
          </w:p>
        </w:tc>
        <w:tc>
          <w:tcPr>
            <w:tcW w:w="337" w:type="pct"/>
            <w:tcBorders>
              <w:top w:val="single" w:sz="4" w:space="0" w:color="auto"/>
              <w:left w:val="single" w:sz="4" w:space="0" w:color="auto"/>
              <w:bottom w:val="single" w:sz="4" w:space="0" w:color="auto"/>
              <w:right w:val="single" w:sz="4" w:space="0" w:color="auto"/>
            </w:tcBorders>
          </w:tcPr>
          <w:p w14:paraId="6C9D1540" w14:textId="77777777" w:rsidR="00697841" w:rsidRPr="009D0D55" w:rsidRDefault="00697841"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6" w:type="pct"/>
            <w:tcBorders>
              <w:top w:val="single" w:sz="4" w:space="0" w:color="auto"/>
              <w:left w:val="single" w:sz="4" w:space="0" w:color="auto"/>
              <w:bottom w:val="single" w:sz="4" w:space="0" w:color="auto"/>
              <w:right w:val="single" w:sz="4" w:space="0" w:color="auto"/>
            </w:tcBorders>
          </w:tcPr>
          <w:p w14:paraId="61453993" w14:textId="77777777" w:rsidR="00697841" w:rsidRPr="009D0D55"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CNY</w:t>
            </w:r>
          </w:p>
        </w:tc>
      </w:tr>
      <w:tr w:rsidR="00661AD7" w:rsidRPr="005E0BC6" w14:paraId="652E7133" w14:textId="77777777" w:rsidTr="00C11757">
        <w:trPr>
          <w:trHeight w:val="287"/>
        </w:trPr>
        <w:tc>
          <w:tcPr>
            <w:tcW w:w="266" w:type="pct"/>
            <w:tcBorders>
              <w:top w:val="single" w:sz="4" w:space="0" w:color="auto"/>
              <w:left w:val="single" w:sz="4" w:space="0" w:color="auto"/>
              <w:bottom w:val="single" w:sz="4" w:space="0" w:color="auto"/>
              <w:right w:val="single" w:sz="4" w:space="0" w:color="auto"/>
            </w:tcBorders>
            <w:vAlign w:val="center"/>
          </w:tcPr>
          <w:p w14:paraId="288D780E" w14:textId="77777777" w:rsidR="00661AD7" w:rsidRPr="005E0BC6" w:rsidRDefault="00661AD7" w:rsidP="00661AD7">
            <w:pPr>
              <w:pStyle w:val="a6"/>
              <w:numPr>
                <w:ilvl w:val="0"/>
                <w:numId w:val="63"/>
              </w:numPr>
              <w:ind w:firstLineChars="0"/>
              <w:rPr>
                <w:rFonts w:asciiTheme="minorEastAsia" w:hAnsiTheme="minorEastAsia"/>
                <w:i/>
                <w:sz w:val="18"/>
                <w:szCs w:val="18"/>
              </w:rPr>
            </w:pPr>
          </w:p>
        </w:tc>
        <w:tc>
          <w:tcPr>
            <w:tcW w:w="908" w:type="pct"/>
            <w:tcBorders>
              <w:top w:val="single" w:sz="4" w:space="0" w:color="auto"/>
              <w:left w:val="single" w:sz="4" w:space="0" w:color="auto"/>
              <w:bottom w:val="single" w:sz="4" w:space="0" w:color="auto"/>
              <w:right w:val="single" w:sz="4" w:space="0" w:color="auto"/>
            </w:tcBorders>
          </w:tcPr>
          <w:p w14:paraId="56437CB0" w14:textId="77777777" w:rsidR="00661AD7" w:rsidRDefault="00661AD7" w:rsidP="00661AD7">
            <w:pPr>
              <w:rPr>
                <w:sz w:val="18"/>
                <w:szCs w:val="18"/>
              </w:rPr>
            </w:pPr>
            <w:r>
              <w:rPr>
                <w:rFonts w:hint="eastAsia"/>
                <w:sz w:val="18"/>
                <w:szCs w:val="18"/>
              </w:rPr>
              <w:t>HasNextPage</w:t>
            </w:r>
          </w:p>
        </w:tc>
        <w:tc>
          <w:tcPr>
            <w:tcW w:w="1559" w:type="pct"/>
            <w:tcBorders>
              <w:top w:val="single" w:sz="4" w:space="0" w:color="auto"/>
              <w:left w:val="single" w:sz="4" w:space="0" w:color="auto"/>
              <w:bottom w:val="single" w:sz="4" w:space="0" w:color="auto"/>
              <w:right w:val="single" w:sz="4" w:space="0" w:color="auto"/>
            </w:tcBorders>
          </w:tcPr>
          <w:p w14:paraId="76135057" w14:textId="77777777" w:rsidR="00661AD7" w:rsidRDefault="00661AD7" w:rsidP="00661AD7">
            <w:pPr>
              <w:rPr>
                <w:sz w:val="18"/>
                <w:szCs w:val="18"/>
              </w:rPr>
            </w:pPr>
            <w:r>
              <w:rPr>
                <w:rFonts w:hint="eastAsia"/>
                <w:sz w:val="18"/>
                <w:szCs w:val="18"/>
              </w:rPr>
              <w:t>是否</w:t>
            </w:r>
            <w:r>
              <w:rPr>
                <w:sz w:val="18"/>
                <w:szCs w:val="18"/>
              </w:rPr>
              <w:t>还有下一页。</w:t>
            </w:r>
            <w:r>
              <w:rPr>
                <w:rFonts w:hint="eastAsia"/>
                <w:sz w:val="18"/>
                <w:szCs w:val="18"/>
              </w:rPr>
              <w:t>可选值</w:t>
            </w:r>
            <w:r>
              <w:rPr>
                <w:sz w:val="18"/>
                <w:szCs w:val="18"/>
              </w:rPr>
              <w:t>：</w:t>
            </w:r>
          </w:p>
          <w:p w14:paraId="5DFE02BA" w14:textId="77777777" w:rsidR="00661AD7" w:rsidRDefault="00661AD7" w:rsidP="00661AD7">
            <w:pPr>
              <w:rPr>
                <w:sz w:val="18"/>
                <w:szCs w:val="18"/>
              </w:rPr>
            </w:pPr>
            <w:r>
              <w:rPr>
                <w:sz w:val="18"/>
                <w:szCs w:val="18"/>
              </w:rPr>
              <w:t>true</w:t>
            </w:r>
            <w:r>
              <w:rPr>
                <w:rFonts w:hint="eastAsia"/>
                <w:sz w:val="18"/>
                <w:szCs w:val="18"/>
              </w:rPr>
              <w:t>：</w:t>
            </w:r>
            <w:r>
              <w:rPr>
                <w:sz w:val="18"/>
                <w:szCs w:val="18"/>
              </w:rPr>
              <w:t>有</w:t>
            </w:r>
          </w:p>
          <w:p w14:paraId="74BB93C7" w14:textId="77777777" w:rsidR="00661AD7" w:rsidRPr="00A02D4F" w:rsidRDefault="00661AD7" w:rsidP="00661AD7">
            <w:pPr>
              <w:rPr>
                <w:sz w:val="18"/>
                <w:szCs w:val="18"/>
              </w:rPr>
            </w:pPr>
            <w:r>
              <w:rPr>
                <w:sz w:val="18"/>
                <w:szCs w:val="18"/>
              </w:rPr>
              <w:t>false</w:t>
            </w:r>
            <w:r>
              <w:rPr>
                <w:rFonts w:hint="eastAsia"/>
                <w:sz w:val="18"/>
                <w:szCs w:val="18"/>
              </w:rPr>
              <w:t>：</w:t>
            </w:r>
            <w:r>
              <w:rPr>
                <w:sz w:val="18"/>
                <w:szCs w:val="18"/>
              </w:rPr>
              <w:t>没有</w:t>
            </w:r>
          </w:p>
        </w:tc>
        <w:tc>
          <w:tcPr>
            <w:tcW w:w="738" w:type="pct"/>
            <w:tcBorders>
              <w:top w:val="single" w:sz="4" w:space="0" w:color="auto"/>
              <w:left w:val="single" w:sz="4" w:space="0" w:color="auto"/>
              <w:bottom w:val="single" w:sz="4" w:space="0" w:color="auto"/>
              <w:right w:val="single" w:sz="4" w:space="0" w:color="auto"/>
            </w:tcBorders>
          </w:tcPr>
          <w:p w14:paraId="5B211CF2" w14:textId="77777777" w:rsidR="00661AD7" w:rsidRPr="00984D49" w:rsidRDefault="00661AD7" w:rsidP="00661AD7">
            <w:pPr>
              <w:rPr>
                <w:sz w:val="18"/>
                <w:szCs w:val="18"/>
              </w:rPr>
            </w:pPr>
            <w:r>
              <w:rPr>
                <w:rFonts w:hint="eastAsia"/>
                <w:sz w:val="18"/>
                <w:szCs w:val="18"/>
              </w:rPr>
              <w:t>String</w:t>
            </w:r>
          </w:p>
        </w:tc>
        <w:tc>
          <w:tcPr>
            <w:tcW w:w="266" w:type="pct"/>
            <w:tcBorders>
              <w:top w:val="single" w:sz="4" w:space="0" w:color="auto"/>
              <w:left w:val="single" w:sz="4" w:space="0" w:color="auto"/>
              <w:bottom w:val="single" w:sz="4" w:space="0" w:color="auto"/>
              <w:right w:val="single" w:sz="4" w:space="0" w:color="auto"/>
            </w:tcBorders>
          </w:tcPr>
          <w:p w14:paraId="2060603C" w14:textId="77777777" w:rsidR="00661AD7" w:rsidRDefault="00661AD7" w:rsidP="00661AD7">
            <w:pPr>
              <w:rPr>
                <w:sz w:val="18"/>
                <w:szCs w:val="18"/>
              </w:rPr>
            </w:pPr>
            <w:r>
              <w:rPr>
                <w:rFonts w:hint="eastAsia"/>
                <w:sz w:val="18"/>
                <w:szCs w:val="18"/>
              </w:rPr>
              <w:t>1</w:t>
            </w:r>
            <w:r>
              <w:rPr>
                <w:sz w:val="18"/>
                <w:szCs w:val="18"/>
              </w:rPr>
              <w:t>0</w:t>
            </w:r>
          </w:p>
        </w:tc>
        <w:tc>
          <w:tcPr>
            <w:tcW w:w="337" w:type="pct"/>
            <w:tcBorders>
              <w:top w:val="single" w:sz="4" w:space="0" w:color="auto"/>
              <w:left w:val="single" w:sz="4" w:space="0" w:color="auto"/>
              <w:bottom w:val="single" w:sz="4" w:space="0" w:color="auto"/>
              <w:right w:val="single" w:sz="4" w:space="0" w:color="auto"/>
            </w:tcBorders>
          </w:tcPr>
          <w:p w14:paraId="2C589BFD" w14:textId="77777777" w:rsidR="00661AD7" w:rsidRPr="00397DF8" w:rsidRDefault="00661AD7" w:rsidP="00661AD7">
            <w:pPr>
              <w:rPr>
                <w:sz w:val="18"/>
                <w:szCs w:val="18"/>
              </w:rPr>
            </w:pPr>
            <w:r>
              <w:rPr>
                <w:rFonts w:hint="eastAsia"/>
                <w:sz w:val="18"/>
                <w:szCs w:val="18"/>
              </w:rPr>
              <w:t>M</w:t>
            </w:r>
          </w:p>
        </w:tc>
        <w:tc>
          <w:tcPr>
            <w:tcW w:w="926" w:type="pct"/>
            <w:tcBorders>
              <w:top w:val="single" w:sz="4" w:space="0" w:color="auto"/>
              <w:left w:val="single" w:sz="4" w:space="0" w:color="auto"/>
              <w:bottom w:val="single" w:sz="4" w:space="0" w:color="auto"/>
              <w:right w:val="single" w:sz="4" w:space="0" w:color="auto"/>
            </w:tcBorders>
          </w:tcPr>
          <w:p w14:paraId="5E65099B" w14:textId="77777777" w:rsidR="00661AD7" w:rsidRDefault="00661AD7" w:rsidP="00661AD7">
            <w:pPr>
              <w:rPr>
                <w:sz w:val="18"/>
                <w:szCs w:val="18"/>
              </w:rPr>
            </w:pPr>
            <w:r>
              <w:rPr>
                <w:sz w:val="18"/>
                <w:szCs w:val="18"/>
              </w:rPr>
              <w:t>t</w:t>
            </w:r>
            <w:r>
              <w:rPr>
                <w:rFonts w:hint="eastAsia"/>
                <w:sz w:val="18"/>
                <w:szCs w:val="18"/>
              </w:rPr>
              <w:t>rue</w:t>
            </w:r>
          </w:p>
        </w:tc>
      </w:tr>
      <w:tr w:rsidR="00661AD7" w:rsidRPr="005E0BC6" w14:paraId="3E617451" w14:textId="77777777" w:rsidTr="00C11757">
        <w:trPr>
          <w:trHeight w:val="287"/>
        </w:trPr>
        <w:tc>
          <w:tcPr>
            <w:tcW w:w="266" w:type="pct"/>
            <w:tcBorders>
              <w:top w:val="single" w:sz="4" w:space="0" w:color="auto"/>
              <w:left w:val="single" w:sz="4" w:space="0" w:color="auto"/>
              <w:bottom w:val="single" w:sz="4" w:space="0" w:color="auto"/>
              <w:right w:val="single" w:sz="4" w:space="0" w:color="auto"/>
            </w:tcBorders>
            <w:vAlign w:val="center"/>
          </w:tcPr>
          <w:p w14:paraId="41B98EF7" w14:textId="77777777" w:rsidR="00661AD7" w:rsidRPr="005E0BC6" w:rsidRDefault="00661AD7" w:rsidP="00661AD7">
            <w:pPr>
              <w:pStyle w:val="a6"/>
              <w:numPr>
                <w:ilvl w:val="0"/>
                <w:numId w:val="63"/>
              </w:numPr>
              <w:ind w:firstLineChars="0"/>
              <w:rPr>
                <w:rFonts w:asciiTheme="minorEastAsia" w:eastAsiaTheme="minorEastAsia" w:hAnsiTheme="minorEastAsia"/>
                <w:i/>
                <w:sz w:val="18"/>
                <w:szCs w:val="18"/>
              </w:rPr>
            </w:pPr>
          </w:p>
        </w:tc>
        <w:tc>
          <w:tcPr>
            <w:tcW w:w="908" w:type="pct"/>
            <w:tcBorders>
              <w:top w:val="single" w:sz="4" w:space="0" w:color="auto"/>
              <w:left w:val="single" w:sz="4" w:space="0" w:color="auto"/>
              <w:bottom w:val="single" w:sz="4" w:space="0" w:color="auto"/>
              <w:right w:val="single" w:sz="4" w:space="0" w:color="auto"/>
            </w:tcBorders>
          </w:tcPr>
          <w:p w14:paraId="06AE609E" w14:textId="77777777" w:rsidR="00661AD7" w:rsidRPr="009D0D55" w:rsidRDefault="00661AD7" w:rsidP="00661AD7">
            <w:pPr>
              <w:rPr>
                <w:rFonts w:asciiTheme="minorHAnsi" w:eastAsiaTheme="minorEastAsia" w:hAnsiTheme="minorHAnsi"/>
                <w:sz w:val="18"/>
                <w:szCs w:val="18"/>
              </w:rPr>
            </w:pPr>
            <w:r>
              <w:rPr>
                <w:rFonts w:asciiTheme="minorHAnsi" w:eastAsiaTheme="minorEastAsia" w:hAnsiTheme="minorHAnsi"/>
                <w:sz w:val="18"/>
                <w:szCs w:val="18"/>
              </w:rPr>
              <w:t>T</w:t>
            </w:r>
            <w:r w:rsidRPr="00B616EB">
              <w:rPr>
                <w:rFonts w:asciiTheme="minorHAnsi" w:eastAsiaTheme="minorEastAsia" w:hAnsiTheme="minorHAnsi"/>
                <w:sz w:val="18"/>
                <w:szCs w:val="18"/>
              </w:rPr>
              <w:t>ranHisList</w:t>
            </w:r>
          </w:p>
        </w:tc>
        <w:tc>
          <w:tcPr>
            <w:tcW w:w="1559" w:type="pct"/>
            <w:tcBorders>
              <w:top w:val="single" w:sz="4" w:space="0" w:color="auto"/>
              <w:left w:val="single" w:sz="4" w:space="0" w:color="auto"/>
              <w:bottom w:val="single" w:sz="4" w:space="0" w:color="auto"/>
              <w:right w:val="single" w:sz="4" w:space="0" w:color="auto"/>
            </w:tcBorders>
          </w:tcPr>
          <w:p w14:paraId="6ABD3A6E" w14:textId="77777777" w:rsidR="00661AD7" w:rsidRPr="009D0D55" w:rsidRDefault="00661AD7" w:rsidP="00661AD7">
            <w:pPr>
              <w:rPr>
                <w:rFonts w:asciiTheme="minorHAnsi" w:eastAsiaTheme="minorEastAsia" w:hAnsiTheme="minorHAnsi"/>
                <w:sz w:val="18"/>
                <w:szCs w:val="18"/>
              </w:rPr>
            </w:pPr>
            <w:r>
              <w:rPr>
                <w:rFonts w:asciiTheme="minorHAnsi" w:eastAsiaTheme="minorEastAsia" w:hAnsiTheme="minorHAnsi" w:hint="eastAsia"/>
                <w:sz w:val="18"/>
                <w:szCs w:val="18"/>
              </w:rPr>
              <w:t>收支明细列表，</w:t>
            </w:r>
            <w:r w:rsidRPr="00984D49">
              <w:rPr>
                <w:rFonts w:asciiTheme="minorHAnsi" w:eastAsiaTheme="minorEastAsia" w:hAnsiTheme="minorHAnsi"/>
                <w:sz w:val="18"/>
                <w:szCs w:val="18"/>
              </w:rPr>
              <w:t>J</w:t>
            </w:r>
            <w:r w:rsidRPr="00984D49">
              <w:rPr>
                <w:rFonts w:asciiTheme="minorHAnsi" w:eastAsiaTheme="minorEastAsia" w:hAnsiTheme="minorHAnsi" w:hint="eastAsia"/>
                <w:sz w:val="18"/>
                <w:szCs w:val="18"/>
              </w:rPr>
              <w:t>son</w:t>
            </w:r>
            <w:r w:rsidRPr="00984D49">
              <w:rPr>
                <w:rFonts w:asciiTheme="minorHAnsi" w:eastAsiaTheme="minorEastAsia" w:hAnsiTheme="minorHAnsi" w:hint="eastAsia"/>
                <w:sz w:val="18"/>
                <w:szCs w:val="18"/>
              </w:rPr>
              <w:t>格式</w:t>
            </w:r>
            <w:r w:rsidRPr="00984D49">
              <w:rPr>
                <w:rFonts w:asciiTheme="minorHAnsi" w:eastAsiaTheme="minorEastAsia" w:hAnsiTheme="minorHAnsi" w:hint="eastAsia"/>
                <w:sz w:val="18"/>
                <w:szCs w:val="18"/>
              </w:rPr>
              <w:t>base64</w:t>
            </w:r>
            <w:r w:rsidRPr="00984D49">
              <w:rPr>
                <w:rFonts w:asciiTheme="minorHAnsi" w:eastAsiaTheme="minorEastAsia" w:hAnsiTheme="minorHAnsi" w:hint="eastAsia"/>
                <w:sz w:val="18"/>
                <w:szCs w:val="18"/>
              </w:rPr>
              <w:t>编码</w:t>
            </w:r>
          </w:p>
        </w:tc>
        <w:tc>
          <w:tcPr>
            <w:tcW w:w="738" w:type="pct"/>
            <w:tcBorders>
              <w:top w:val="single" w:sz="4" w:space="0" w:color="auto"/>
              <w:left w:val="single" w:sz="4" w:space="0" w:color="auto"/>
              <w:bottom w:val="single" w:sz="4" w:space="0" w:color="auto"/>
              <w:right w:val="single" w:sz="4" w:space="0" w:color="auto"/>
            </w:tcBorders>
          </w:tcPr>
          <w:p w14:paraId="78776E2A" w14:textId="77777777" w:rsidR="00661AD7" w:rsidRPr="009D0D55" w:rsidRDefault="00661AD7" w:rsidP="00661AD7">
            <w:pPr>
              <w:rPr>
                <w:rFonts w:asciiTheme="minorHAnsi" w:eastAsiaTheme="minorEastAsia" w:hAnsiTheme="minorHAnsi"/>
                <w:sz w:val="18"/>
                <w:szCs w:val="18"/>
              </w:rPr>
            </w:pPr>
            <w:r>
              <w:rPr>
                <w:rFonts w:asciiTheme="minorHAnsi" w:eastAsiaTheme="minorEastAsia" w:hAnsiTheme="minorHAnsi"/>
                <w:sz w:val="18"/>
                <w:szCs w:val="18"/>
              </w:rPr>
              <w:t>L</w:t>
            </w:r>
            <w:r>
              <w:rPr>
                <w:rFonts w:asciiTheme="minorHAnsi" w:eastAsiaTheme="minorEastAsia" w:hAnsiTheme="minorHAnsi" w:hint="eastAsia"/>
                <w:sz w:val="18"/>
                <w:szCs w:val="18"/>
              </w:rPr>
              <w:t>ist</w:t>
            </w:r>
          </w:p>
        </w:tc>
        <w:tc>
          <w:tcPr>
            <w:tcW w:w="266" w:type="pct"/>
            <w:tcBorders>
              <w:top w:val="single" w:sz="4" w:space="0" w:color="auto"/>
              <w:left w:val="single" w:sz="4" w:space="0" w:color="auto"/>
              <w:bottom w:val="single" w:sz="4" w:space="0" w:color="auto"/>
              <w:right w:val="single" w:sz="4" w:space="0" w:color="auto"/>
            </w:tcBorders>
          </w:tcPr>
          <w:p w14:paraId="18CA4A28" w14:textId="77777777" w:rsidR="00661AD7" w:rsidRPr="009D0D55" w:rsidRDefault="00661AD7" w:rsidP="00661AD7">
            <w:pPr>
              <w:rPr>
                <w:rFonts w:asciiTheme="minorHAnsi" w:eastAsiaTheme="minorEastAsia" w:hAnsiTheme="minorHAnsi"/>
                <w:sz w:val="18"/>
                <w:szCs w:val="18"/>
              </w:rPr>
            </w:pPr>
          </w:p>
        </w:tc>
        <w:tc>
          <w:tcPr>
            <w:tcW w:w="337" w:type="pct"/>
            <w:tcBorders>
              <w:top w:val="single" w:sz="4" w:space="0" w:color="auto"/>
              <w:left w:val="single" w:sz="4" w:space="0" w:color="auto"/>
              <w:bottom w:val="single" w:sz="4" w:space="0" w:color="auto"/>
              <w:right w:val="single" w:sz="4" w:space="0" w:color="auto"/>
            </w:tcBorders>
          </w:tcPr>
          <w:p w14:paraId="238B8E9D" w14:textId="77777777" w:rsidR="00661AD7" w:rsidRPr="009D0D55" w:rsidRDefault="00661AD7" w:rsidP="00661AD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6" w:type="pct"/>
            <w:tcBorders>
              <w:top w:val="single" w:sz="4" w:space="0" w:color="auto"/>
              <w:left w:val="single" w:sz="4" w:space="0" w:color="auto"/>
              <w:bottom w:val="single" w:sz="4" w:space="0" w:color="auto"/>
              <w:right w:val="single" w:sz="4" w:space="0" w:color="auto"/>
            </w:tcBorders>
          </w:tcPr>
          <w:p w14:paraId="3BEAEBB6" w14:textId="77777777" w:rsidR="00661AD7" w:rsidRPr="009D0D55" w:rsidRDefault="00661AD7" w:rsidP="00661AD7">
            <w:pPr>
              <w:rPr>
                <w:rFonts w:asciiTheme="minorHAnsi" w:eastAsiaTheme="minorEastAsia" w:hAnsiTheme="minorHAnsi"/>
                <w:sz w:val="18"/>
                <w:szCs w:val="18"/>
              </w:rPr>
            </w:pPr>
          </w:p>
        </w:tc>
      </w:tr>
    </w:tbl>
    <w:p w14:paraId="3BB8210A" w14:textId="77777777" w:rsidR="00697841" w:rsidRDefault="00593F7F" w:rsidP="00697841">
      <w:r>
        <w:rPr>
          <w:rFonts w:ascii="宋体" w:hAnsi="宋体"/>
          <w:b/>
        </w:rPr>
        <w:t>T</w:t>
      </w:r>
      <w:r w:rsidR="00697841" w:rsidRPr="00A81443">
        <w:rPr>
          <w:rFonts w:ascii="宋体" w:hAnsi="宋体"/>
          <w:b/>
        </w:rPr>
        <w:t>ranHisList</w:t>
      </w:r>
      <w:r w:rsidR="00697841" w:rsidRPr="004D1B72">
        <w:rPr>
          <w:rFonts w:ascii="宋体" w:hAnsi="宋体" w:hint="eastAsia"/>
          <w:b/>
        </w:rPr>
        <w:t>中元素</w:t>
      </w:r>
    </w:p>
    <w:tbl>
      <w:tblPr>
        <w:tblStyle w:val="a9"/>
        <w:tblW w:w="5000" w:type="pct"/>
        <w:tblLook w:val="04A0" w:firstRow="1" w:lastRow="0" w:firstColumn="1" w:lastColumn="0" w:noHBand="0" w:noVBand="1"/>
      </w:tblPr>
      <w:tblGrid>
        <w:gridCol w:w="446"/>
        <w:gridCol w:w="1705"/>
        <w:gridCol w:w="2321"/>
        <w:gridCol w:w="1226"/>
        <w:gridCol w:w="446"/>
        <w:gridCol w:w="585"/>
        <w:gridCol w:w="1567"/>
      </w:tblGrid>
      <w:tr w:rsidR="00697841" w:rsidRPr="00B427D7" w14:paraId="5C765ECC" w14:textId="77777777" w:rsidTr="00C11757">
        <w:trPr>
          <w:trHeight w:val="270"/>
        </w:trPr>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D85FC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序号</w:t>
            </w:r>
          </w:p>
        </w:tc>
        <w:tc>
          <w:tcPr>
            <w:tcW w:w="98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DEA199"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参数名</w:t>
            </w:r>
          </w:p>
        </w:tc>
        <w:tc>
          <w:tcPr>
            <w:tcW w:w="140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EA115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参数描述</w:t>
            </w:r>
          </w:p>
        </w:tc>
        <w:tc>
          <w:tcPr>
            <w:tcW w:w="7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A74D1C"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数据类型</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45E83D"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长度</w:t>
            </w:r>
          </w:p>
        </w:tc>
        <w:tc>
          <w:tcPr>
            <w:tcW w:w="36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B476D"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出现要求</w:t>
            </w:r>
          </w:p>
        </w:tc>
        <w:tc>
          <w:tcPr>
            <w:tcW w:w="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FDD37"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示例</w:t>
            </w:r>
          </w:p>
        </w:tc>
      </w:tr>
      <w:tr w:rsidR="00697841" w:rsidRPr="00B427D7" w14:paraId="7B649BF3"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441F8D7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w:t>
            </w:r>
          </w:p>
        </w:tc>
        <w:tc>
          <w:tcPr>
            <w:tcW w:w="985" w:type="pct"/>
            <w:tcBorders>
              <w:top w:val="single" w:sz="4" w:space="0" w:color="auto"/>
              <w:left w:val="single" w:sz="4" w:space="0" w:color="auto"/>
              <w:bottom w:val="single" w:sz="4" w:space="0" w:color="auto"/>
              <w:right w:val="single" w:sz="4" w:space="0" w:color="auto"/>
            </w:tcBorders>
          </w:tcPr>
          <w:p w14:paraId="098270B6"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radeAmt</w:t>
            </w:r>
          </w:p>
        </w:tc>
        <w:tc>
          <w:tcPr>
            <w:tcW w:w="1406" w:type="pct"/>
            <w:tcBorders>
              <w:top w:val="single" w:sz="4" w:space="0" w:color="auto"/>
              <w:left w:val="single" w:sz="4" w:space="0" w:color="auto"/>
              <w:bottom w:val="single" w:sz="4" w:space="0" w:color="auto"/>
              <w:right w:val="single" w:sz="4" w:space="0" w:color="auto"/>
            </w:tcBorders>
          </w:tcPr>
          <w:p w14:paraId="6C2ABA3A"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交易金额</w:t>
            </w:r>
          </w:p>
        </w:tc>
        <w:tc>
          <w:tcPr>
            <w:tcW w:w="746" w:type="pct"/>
            <w:tcBorders>
              <w:top w:val="single" w:sz="4" w:space="0" w:color="auto"/>
              <w:left w:val="single" w:sz="4" w:space="0" w:color="auto"/>
              <w:bottom w:val="single" w:sz="4" w:space="0" w:color="auto"/>
              <w:right w:val="single" w:sz="4" w:space="0" w:color="auto"/>
            </w:tcBorders>
          </w:tcPr>
          <w:p w14:paraId="3E37212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number(15</w:t>
            </w:r>
            <w:r w:rsidRPr="00D92E98">
              <w:rPr>
                <w:rFonts w:asciiTheme="minorHAnsi" w:eastAsiaTheme="minorEastAsia" w:hAnsiTheme="minorHAnsi" w:hint="eastAsia"/>
                <w:sz w:val="18"/>
                <w:szCs w:val="18"/>
              </w:rPr>
              <w:t>，</w:t>
            </w:r>
            <w:r w:rsidRPr="00D92E98">
              <w:rPr>
                <w:rFonts w:asciiTheme="minorHAnsi" w:eastAsiaTheme="minorEastAsia" w:hAnsiTheme="minorHAnsi" w:hint="eastAsia"/>
                <w:sz w:val="18"/>
                <w:szCs w:val="18"/>
              </w:rPr>
              <w:t>0)</w:t>
            </w:r>
          </w:p>
        </w:tc>
        <w:tc>
          <w:tcPr>
            <w:tcW w:w="276" w:type="pct"/>
            <w:tcBorders>
              <w:top w:val="single" w:sz="4" w:space="0" w:color="auto"/>
              <w:left w:val="single" w:sz="4" w:space="0" w:color="auto"/>
              <w:bottom w:val="single" w:sz="4" w:space="0" w:color="auto"/>
              <w:right w:val="single" w:sz="4" w:space="0" w:color="auto"/>
            </w:tcBorders>
          </w:tcPr>
          <w:p w14:paraId="6400C0F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15</w:t>
            </w:r>
          </w:p>
        </w:tc>
        <w:tc>
          <w:tcPr>
            <w:tcW w:w="360" w:type="pct"/>
            <w:tcBorders>
              <w:top w:val="single" w:sz="4" w:space="0" w:color="auto"/>
              <w:left w:val="single" w:sz="4" w:space="0" w:color="auto"/>
              <w:bottom w:val="single" w:sz="4" w:space="0" w:color="auto"/>
              <w:right w:val="single" w:sz="4" w:space="0" w:color="auto"/>
            </w:tcBorders>
          </w:tcPr>
          <w:p w14:paraId="0BF6D896"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17DFAFB6"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697841" w:rsidRPr="00B427D7" w14:paraId="288484EF"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5DBFBA6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lastRenderedPageBreak/>
              <w:t>2</w:t>
            </w:r>
          </w:p>
        </w:tc>
        <w:tc>
          <w:tcPr>
            <w:tcW w:w="985" w:type="pct"/>
            <w:tcBorders>
              <w:top w:val="single" w:sz="4" w:space="0" w:color="auto"/>
              <w:left w:val="single" w:sz="4" w:space="0" w:color="auto"/>
              <w:bottom w:val="single" w:sz="4" w:space="0" w:color="auto"/>
              <w:right w:val="single" w:sz="4" w:space="0" w:color="auto"/>
            </w:tcBorders>
          </w:tcPr>
          <w:p w14:paraId="1F5DF3E1"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radeGmtCreate</w:t>
            </w:r>
          </w:p>
        </w:tc>
        <w:tc>
          <w:tcPr>
            <w:tcW w:w="1406" w:type="pct"/>
            <w:tcBorders>
              <w:top w:val="single" w:sz="4" w:space="0" w:color="auto"/>
              <w:left w:val="single" w:sz="4" w:space="0" w:color="auto"/>
              <w:bottom w:val="single" w:sz="4" w:space="0" w:color="auto"/>
              <w:right w:val="single" w:sz="4" w:space="0" w:color="auto"/>
            </w:tcBorders>
          </w:tcPr>
          <w:p w14:paraId="7261D40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交易创建时间</w:t>
            </w:r>
          </w:p>
        </w:tc>
        <w:tc>
          <w:tcPr>
            <w:tcW w:w="746" w:type="pct"/>
            <w:tcBorders>
              <w:top w:val="single" w:sz="4" w:space="0" w:color="auto"/>
              <w:left w:val="single" w:sz="4" w:space="0" w:color="auto"/>
              <w:bottom w:val="single" w:sz="4" w:space="0" w:color="auto"/>
              <w:right w:val="single" w:sz="4" w:space="0" w:color="auto"/>
            </w:tcBorders>
          </w:tcPr>
          <w:p w14:paraId="2E0F1F5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datetime</w:t>
            </w:r>
          </w:p>
        </w:tc>
        <w:tc>
          <w:tcPr>
            <w:tcW w:w="276" w:type="pct"/>
            <w:tcBorders>
              <w:top w:val="single" w:sz="4" w:space="0" w:color="auto"/>
              <w:left w:val="single" w:sz="4" w:space="0" w:color="auto"/>
              <w:bottom w:val="single" w:sz="4" w:space="0" w:color="auto"/>
              <w:right w:val="single" w:sz="4" w:space="0" w:color="auto"/>
            </w:tcBorders>
          </w:tcPr>
          <w:p w14:paraId="1531A1D3"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19</w:t>
            </w:r>
          </w:p>
        </w:tc>
        <w:tc>
          <w:tcPr>
            <w:tcW w:w="360" w:type="pct"/>
            <w:tcBorders>
              <w:top w:val="single" w:sz="4" w:space="0" w:color="auto"/>
              <w:left w:val="single" w:sz="4" w:space="0" w:color="auto"/>
              <w:bottom w:val="single" w:sz="4" w:space="0" w:color="auto"/>
              <w:right w:val="single" w:sz="4" w:space="0" w:color="auto"/>
            </w:tcBorders>
          </w:tcPr>
          <w:p w14:paraId="2C19D9FF"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76CCC3E8"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D92E98">
              <w:rPr>
                <w:rFonts w:asciiTheme="minorHAnsi" w:eastAsiaTheme="minorEastAsia" w:hAnsiTheme="minorHAnsi" w:hint="eastAsia"/>
                <w:sz w:val="18"/>
                <w:szCs w:val="18"/>
              </w:rPr>
              <w:t>20150107100000</w:t>
            </w:r>
          </w:p>
        </w:tc>
      </w:tr>
      <w:tr w:rsidR="00697841" w:rsidRPr="00B427D7" w14:paraId="606EDBEB"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7EEC7CCB"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w:t>
            </w:r>
          </w:p>
        </w:tc>
        <w:tc>
          <w:tcPr>
            <w:tcW w:w="985" w:type="pct"/>
            <w:tcBorders>
              <w:top w:val="single" w:sz="4" w:space="0" w:color="auto"/>
              <w:left w:val="single" w:sz="4" w:space="0" w:color="auto"/>
              <w:bottom w:val="single" w:sz="4" w:space="0" w:color="auto"/>
              <w:right w:val="single" w:sz="4" w:space="0" w:color="auto"/>
            </w:tcBorders>
          </w:tcPr>
          <w:p w14:paraId="517C6BE2"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radeGmtModified</w:t>
            </w:r>
          </w:p>
        </w:tc>
        <w:tc>
          <w:tcPr>
            <w:tcW w:w="1406" w:type="pct"/>
            <w:tcBorders>
              <w:top w:val="single" w:sz="4" w:space="0" w:color="auto"/>
              <w:left w:val="single" w:sz="4" w:space="0" w:color="auto"/>
              <w:bottom w:val="single" w:sz="4" w:space="0" w:color="auto"/>
              <w:right w:val="single" w:sz="4" w:space="0" w:color="auto"/>
            </w:tcBorders>
          </w:tcPr>
          <w:p w14:paraId="2D43ABEC"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交易最后更新时间</w:t>
            </w:r>
          </w:p>
        </w:tc>
        <w:tc>
          <w:tcPr>
            <w:tcW w:w="746" w:type="pct"/>
            <w:tcBorders>
              <w:top w:val="single" w:sz="4" w:space="0" w:color="auto"/>
              <w:left w:val="single" w:sz="4" w:space="0" w:color="auto"/>
              <w:bottom w:val="single" w:sz="4" w:space="0" w:color="auto"/>
              <w:right w:val="single" w:sz="4" w:space="0" w:color="auto"/>
            </w:tcBorders>
          </w:tcPr>
          <w:p w14:paraId="1827490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datetime</w:t>
            </w:r>
          </w:p>
        </w:tc>
        <w:tc>
          <w:tcPr>
            <w:tcW w:w="276" w:type="pct"/>
            <w:tcBorders>
              <w:top w:val="single" w:sz="4" w:space="0" w:color="auto"/>
              <w:left w:val="single" w:sz="4" w:space="0" w:color="auto"/>
              <w:bottom w:val="single" w:sz="4" w:space="0" w:color="auto"/>
              <w:right w:val="single" w:sz="4" w:space="0" w:color="auto"/>
            </w:tcBorders>
          </w:tcPr>
          <w:p w14:paraId="3628CE7C"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19</w:t>
            </w:r>
          </w:p>
        </w:tc>
        <w:tc>
          <w:tcPr>
            <w:tcW w:w="360" w:type="pct"/>
            <w:tcBorders>
              <w:top w:val="single" w:sz="4" w:space="0" w:color="auto"/>
              <w:left w:val="single" w:sz="4" w:space="0" w:color="auto"/>
              <w:bottom w:val="single" w:sz="4" w:space="0" w:color="auto"/>
              <w:right w:val="single" w:sz="4" w:space="0" w:color="auto"/>
            </w:tcBorders>
          </w:tcPr>
          <w:p w14:paraId="56862F15"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C</w:t>
            </w:r>
          </w:p>
        </w:tc>
        <w:tc>
          <w:tcPr>
            <w:tcW w:w="952" w:type="pct"/>
            <w:tcBorders>
              <w:top w:val="single" w:sz="4" w:space="0" w:color="auto"/>
              <w:left w:val="single" w:sz="4" w:space="0" w:color="auto"/>
              <w:bottom w:val="single" w:sz="4" w:space="0" w:color="auto"/>
              <w:right w:val="single" w:sz="4" w:space="0" w:color="auto"/>
            </w:tcBorders>
          </w:tcPr>
          <w:p w14:paraId="74C90FC5"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D92E98">
              <w:rPr>
                <w:rFonts w:asciiTheme="minorHAnsi" w:eastAsiaTheme="minorEastAsia" w:hAnsiTheme="minorHAnsi" w:hint="eastAsia"/>
                <w:sz w:val="18"/>
                <w:szCs w:val="18"/>
              </w:rPr>
              <w:t>20150107100000</w:t>
            </w:r>
          </w:p>
        </w:tc>
      </w:tr>
      <w:tr w:rsidR="00697841" w:rsidRPr="00B427D7" w14:paraId="0314AA4D"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17F7C12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4</w:t>
            </w:r>
          </w:p>
        </w:tc>
        <w:tc>
          <w:tcPr>
            <w:tcW w:w="985" w:type="pct"/>
            <w:tcBorders>
              <w:top w:val="single" w:sz="4" w:space="0" w:color="auto"/>
              <w:left w:val="single" w:sz="4" w:space="0" w:color="auto"/>
              <w:bottom w:val="single" w:sz="4" w:space="0" w:color="auto"/>
              <w:right w:val="single" w:sz="4" w:space="0" w:color="auto"/>
            </w:tcBorders>
          </w:tcPr>
          <w:p w14:paraId="16BAD063"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radeNo</w:t>
            </w:r>
          </w:p>
        </w:tc>
        <w:tc>
          <w:tcPr>
            <w:tcW w:w="1406" w:type="pct"/>
            <w:tcBorders>
              <w:top w:val="single" w:sz="4" w:space="0" w:color="auto"/>
              <w:left w:val="single" w:sz="4" w:space="0" w:color="auto"/>
              <w:bottom w:val="single" w:sz="4" w:space="0" w:color="auto"/>
              <w:right w:val="single" w:sz="4" w:space="0" w:color="auto"/>
            </w:tcBorders>
          </w:tcPr>
          <w:p w14:paraId="17D9352B"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交易编号</w:t>
            </w:r>
            <w:r w:rsidRPr="00D92E98">
              <w:rPr>
                <w:rFonts w:asciiTheme="minorHAnsi" w:eastAsiaTheme="minorEastAsia" w:hAnsiTheme="minorHAnsi" w:hint="eastAsia"/>
                <w:sz w:val="18"/>
                <w:szCs w:val="18"/>
              </w:rPr>
              <w:t>，用于申请下载回单接口</w:t>
            </w:r>
          </w:p>
        </w:tc>
        <w:tc>
          <w:tcPr>
            <w:tcW w:w="746" w:type="pct"/>
            <w:tcBorders>
              <w:top w:val="single" w:sz="4" w:space="0" w:color="auto"/>
              <w:left w:val="single" w:sz="4" w:space="0" w:color="auto"/>
              <w:bottom w:val="single" w:sz="4" w:space="0" w:color="auto"/>
              <w:right w:val="single" w:sz="4" w:space="0" w:color="auto"/>
            </w:tcBorders>
          </w:tcPr>
          <w:p w14:paraId="02D965E0"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6925FF2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30</w:t>
            </w:r>
          </w:p>
        </w:tc>
        <w:tc>
          <w:tcPr>
            <w:tcW w:w="360" w:type="pct"/>
            <w:tcBorders>
              <w:top w:val="single" w:sz="4" w:space="0" w:color="auto"/>
              <w:left w:val="single" w:sz="4" w:space="0" w:color="auto"/>
              <w:bottom w:val="single" w:sz="4" w:space="0" w:color="auto"/>
              <w:right w:val="single" w:sz="4" w:space="0" w:color="auto"/>
            </w:tcBorders>
          </w:tcPr>
          <w:p w14:paraId="71B9EDD5"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04E5E87D"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3FF7BF6E"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4AD609DD"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5</w:t>
            </w:r>
          </w:p>
        </w:tc>
        <w:tc>
          <w:tcPr>
            <w:tcW w:w="985" w:type="pct"/>
            <w:tcBorders>
              <w:top w:val="single" w:sz="4" w:space="0" w:color="auto"/>
              <w:left w:val="single" w:sz="4" w:space="0" w:color="auto"/>
              <w:bottom w:val="single" w:sz="4" w:space="0" w:color="auto"/>
              <w:right w:val="single" w:sz="4" w:space="0" w:color="auto"/>
            </w:tcBorders>
          </w:tcPr>
          <w:p w14:paraId="10453E7A"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B</w:t>
            </w:r>
            <w:r w:rsidRPr="00D92E98">
              <w:rPr>
                <w:rFonts w:asciiTheme="minorHAnsi" w:eastAsiaTheme="minorEastAsia" w:hAnsiTheme="minorHAnsi"/>
                <w:sz w:val="18"/>
                <w:szCs w:val="18"/>
              </w:rPr>
              <w:t>izNo</w:t>
            </w:r>
          </w:p>
        </w:tc>
        <w:tc>
          <w:tcPr>
            <w:tcW w:w="1406" w:type="pct"/>
            <w:tcBorders>
              <w:top w:val="single" w:sz="4" w:space="0" w:color="auto"/>
              <w:left w:val="single" w:sz="4" w:space="0" w:color="auto"/>
              <w:bottom w:val="single" w:sz="4" w:space="0" w:color="auto"/>
              <w:right w:val="single" w:sz="4" w:space="0" w:color="auto"/>
            </w:tcBorders>
          </w:tcPr>
          <w:p w14:paraId="4B7A9AF9"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交易流水号</w:t>
            </w:r>
          </w:p>
        </w:tc>
        <w:tc>
          <w:tcPr>
            <w:tcW w:w="746" w:type="pct"/>
            <w:tcBorders>
              <w:top w:val="single" w:sz="4" w:space="0" w:color="auto"/>
              <w:left w:val="single" w:sz="4" w:space="0" w:color="auto"/>
              <w:bottom w:val="single" w:sz="4" w:space="0" w:color="auto"/>
              <w:right w:val="single" w:sz="4" w:space="0" w:color="auto"/>
            </w:tcBorders>
          </w:tcPr>
          <w:p w14:paraId="39981554"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1A770D50"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40</w:t>
            </w:r>
          </w:p>
        </w:tc>
        <w:tc>
          <w:tcPr>
            <w:tcW w:w="360" w:type="pct"/>
            <w:tcBorders>
              <w:top w:val="single" w:sz="4" w:space="0" w:color="auto"/>
              <w:left w:val="single" w:sz="4" w:space="0" w:color="auto"/>
              <w:bottom w:val="single" w:sz="4" w:space="0" w:color="auto"/>
              <w:right w:val="single" w:sz="4" w:space="0" w:color="auto"/>
            </w:tcBorders>
          </w:tcPr>
          <w:p w14:paraId="644668B6"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7C2C0639"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16BB7955"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1E77A938"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6</w:t>
            </w:r>
          </w:p>
        </w:tc>
        <w:tc>
          <w:tcPr>
            <w:tcW w:w="985" w:type="pct"/>
            <w:tcBorders>
              <w:top w:val="single" w:sz="4" w:space="0" w:color="auto"/>
              <w:left w:val="single" w:sz="4" w:space="0" w:color="auto"/>
              <w:bottom w:val="single" w:sz="4" w:space="0" w:color="auto"/>
              <w:right w:val="single" w:sz="4" w:space="0" w:color="auto"/>
            </w:tcBorders>
          </w:tcPr>
          <w:p w14:paraId="6FA37D0B"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B</w:t>
            </w:r>
            <w:r w:rsidRPr="00D92E98">
              <w:rPr>
                <w:rFonts w:asciiTheme="minorHAnsi" w:eastAsiaTheme="minorEastAsia" w:hAnsiTheme="minorHAnsi"/>
                <w:sz w:val="18"/>
                <w:szCs w:val="18"/>
              </w:rPr>
              <w:t>izType</w:t>
            </w:r>
          </w:p>
        </w:tc>
        <w:tc>
          <w:tcPr>
            <w:tcW w:w="1406" w:type="pct"/>
            <w:tcBorders>
              <w:top w:val="single" w:sz="4" w:space="0" w:color="auto"/>
              <w:left w:val="single" w:sz="4" w:space="0" w:color="auto"/>
              <w:bottom w:val="single" w:sz="4" w:space="0" w:color="auto"/>
              <w:right w:val="single" w:sz="4" w:space="0" w:color="auto"/>
            </w:tcBorders>
          </w:tcPr>
          <w:p w14:paraId="6E00F592"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业务类型</w:t>
            </w:r>
            <w:r w:rsidR="00EC0221">
              <w:rPr>
                <w:rFonts w:asciiTheme="minorHAnsi" w:eastAsiaTheme="minorEastAsia" w:hAnsiTheme="minorHAnsi" w:hint="eastAsia"/>
                <w:sz w:val="18"/>
                <w:szCs w:val="18"/>
              </w:rPr>
              <w:t>，填</w:t>
            </w:r>
            <w:r w:rsidR="00EC0221">
              <w:rPr>
                <w:rFonts w:asciiTheme="minorHAnsi" w:eastAsiaTheme="minorEastAsia" w:hAnsiTheme="minorHAnsi"/>
                <w:sz w:val="18"/>
                <w:szCs w:val="18"/>
              </w:rPr>
              <w:t>空为默认全部。</w:t>
            </w:r>
          </w:p>
          <w:p w14:paraId="35D9D58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"01", "</w:t>
            </w:r>
            <w:r w:rsidRPr="00D92E98">
              <w:rPr>
                <w:rFonts w:asciiTheme="minorHAnsi" w:eastAsiaTheme="minorEastAsia" w:hAnsiTheme="minorHAnsi"/>
                <w:sz w:val="18"/>
                <w:szCs w:val="18"/>
              </w:rPr>
              <w:t>转账</w:t>
            </w:r>
            <w:r w:rsidRPr="00D92E98">
              <w:rPr>
                <w:rFonts w:asciiTheme="minorHAnsi" w:eastAsiaTheme="minorEastAsia" w:hAnsiTheme="minorHAnsi"/>
                <w:sz w:val="18"/>
                <w:szCs w:val="18"/>
              </w:rPr>
              <w:t>"</w:t>
            </w:r>
          </w:p>
          <w:p w14:paraId="00E08C43"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"02", "</w:t>
            </w:r>
            <w:r w:rsidRPr="00D92E98">
              <w:rPr>
                <w:rFonts w:asciiTheme="minorHAnsi" w:eastAsiaTheme="minorEastAsia" w:hAnsiTheme="minorHAnsi"/>
                <w:sz w:val="18"/>
                <w:szCs w:val="18"/>
              </w:rPr>
              <w:t>贷款</w:t>
            </w:r>
            <w:r w:rsidRPr="00D92E98">
              <w:rPr>
                <w:rFonts w:asciiTheme="minorHAnsi" w:eastAsiaTheme="minorEastAsia" w:hAnsiTheme="minorHAnsi"/>
                <w:sz w:val="18"/>
                <w:szCs w:val="18"/>
              </w:rPr>
              <w:t>"</w:t>
            </w:r>
          </w:p>
          <w:p w14:paraId="41718403"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"03", "</w:t>
            </w:r>
            <w:r w:rsidRPr="00D92E98">
              <w:rPr>
                <w:rFonts w:asciiTheme="minorHAnsi" w:eastAsiaTheme="minorEastAsia" w:hAnsiTheme="minorHAnsi"/>
                <w:sz w:val="18"/>
                <w:szCs w:val="18"/>
              </w:rPr>
              <w:t>消费</w:t>
            </w:r>
            <w:r w:rsidRPr="00D92E98">
              <w:rPr>
                <w:rFonts w:asciiTheme="minorHAnsi" w:eastAsiaTheme="minorEastAsia" w:hAnsiTheme="minorHAnsi"/>
                <w:sz w:val="18"/>
                <w:szCs w:val="18"/>
              </w:rPr>
              <w:t>"</w:t>
            </w:r>
          </w:p>
          <w:p w14:paraId="3AE23E3C"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"04", "</w:t>
            </w:r>
            <w:r w:rsidRPr="00D92E98">
              <w:rPr>
                <w:rFonts w:asciiTheme="minorHAnsi" w:eastAsiaTheme="minorEastAsia" w:hAnsiTheme="minorHAnsi"/>
                <w:sz w:val="18"/>
                <w:szCs w:val="18"/>
              </w:rPr>
              <w:t>结息</w:t>
            </w:r>
            <w:r w:rsidRPr="00D92E98">
              <w:rPr>
                <w:rFonts w:asciiTheme="minorHAnsi" w:eastAsiaTheme="minorEastAsia" w:hAnsiTheme="minorHAnsi"/>
                <w:sz w:val="18"/>
                <w:szCs w:val="18"/>
              </w:rPr>
              <w:t>"</w:t>
            </w:r>
          </w:p>
          <w:p w14:paraId="147A4C4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"05", "</w:t>
            </w:r>
            <w:r w:rsidRPr="00D92E98">
              <w:rPr>
                <w:rFonts w:asciiTheme="minorHAnsi" w:eastAsiaTheme="minorEastAsia" w:hAnsiTheme="minorHAnsi"/>
                <w:sz w:val="18"/>
                <w:szCs w:val="18"/>
              </w:rPr>
              <w:t>理财</w:t>
            </w:r>
            <w:r w:rsidRPr="00D92E98">
              <w:rPr>
                <w:rFonts w:asciiTheme="minorHAnsi" w:eastAsiaTheme="minorEastAsia" w:hAnsiTheme="minorHAnsi"/>
                <w:sz w:val="18"/>
                <w:szCs w:val="18"/>
              </w:rPr>
              <w:t>"</w:t>
            </w:r>
          </w:p>
          <w:p w14:paraId="32CC25E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"06", "</w:t>
            </w:r>
            <w:r w:rsidRPr="00D92E98">
              <w:rPr>
                <w:rFonts w:asciiTheme="minorHAnsi" w:eastAsiaTheme="minorEastAsia" w:hAnsiTheme="minorHAnsi"/>
                <w:sz w:val="18"/>
                <w:szCs w:val="18"/>
              </w:rPr>
              <w:t>同业</w:t>
            </w:r>
            <w:r w:rsidRPr="00D92E98">
              <w:rPr>
                <w:rFonts w:asciiTheme="minorHAnsi" w:eastAsiaTheme="minorEastAsia" w:hAnsiTheme="minorHAnsi"/>
                <w:sz w:val="18"/>
                <w:szCs w:val="18"/>
              </w:rPr>
              <w:t>"</w:t>
            </w:r>
          </w:p>
        </w:tc>
        <w:tc>
          <w:tcPr>
            <w:tcW w:w="746" w:type="pct"/>
            <w:tcBorders>
              <w:top w:val="single" w:sz="4" w:space="0" w:color="auto"/>
              <w:left w:val="single" w:sz="4" w:space="0" w:color="auto"/>
              <w:bottom w:val="single" w:sz="4" w:space="0" w:color="auto"/>
              <w:right w:val="single" w:sz="4" w:space="0" w:color="auto"/>
            </w:tcBorders>
          </w:tcPr>
          <w:p w14:paraId="5CD67238"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29E8B8B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40</w:t>
            </w:r>
          </w:p>
        </w:tc>
        <w:tc>
          <w:tcPr>
            <w:tcW w:w="360" w:type="pct"/>
            <w:tcBorders>
              <w:top w:val="single" w:sz="4" w:space="0" w:color="auto"/>
              <w:left w:val="single" w:sz="4" w:space="0" w:color="auto"/>
              <w:bottom w:val="single" w:sz="4" w:space="0" w:color="auto"/>
              <w:right w:val="single" w:sz="4" w:space="0" w:color="auto"/>
            </w:tcBorders>
          </w:tcPr>
          <w:p w14:paraId="6004282A"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1A85B69E"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p>
        </w:tc>
      </w:tr>
      <w:tr w:rsidR="00697841" w:rsidRPr="00B427D7" w14:paraId="13FA8600"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312A729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7</w:t>
            </w:r>
          </w:p>
        </w:tc>
        <w:tc>
          <w:tcPr>
            <w:tcW w:w="985" w:type="pct"/>
            <w:tcBorders>
              <w:top w:val="single" w:sz="4" w:space="0" w:color="auto"/>
              <w:left w:val="single" w:sz="4" w:space="0" w:color="auto"/>
              <w:bottom w:val="single" w:sz="4" w:space="0" w:color="auto"/>
              <w:right w:val="single" w:sz="4" w:space="0" w:color="auto"/>
            </w:tcBorders>
          </w:tcPr>
          <w:p w14:paraId="447BEED7"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radeType</w:t>
            </w:r>
          </w:p>
        </w:tc>
        <w:tc>
          <w:tcPr>
            <w:tcW w:w="1406" w:type="pct"/>
            <w:tcBorders>
              <w:top w:val="single" w:sz="4" w:space="0" w:color="auto"/>
              <w:left w:val="single" w:sz="4" w:space="0" w:color="auto"/>
              <w:bottom w:val="single" w:sz="4" w:space="0" w:color="auto"/>
              <w:right w:val="single" w:sz="4" w:space="0" w:color="auto"/>
            </w:tcBorders>
          </w:tcPr>
          <w:p w14:paraId="618686F8"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交易类型</w:t>
            </w:r>
          </w:p>
          <w:p w14:paraId="00F4C245"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"01", "</w:t>
            </w:r>
            <w:r w:rsidRPr="00D92E98">
              <w:rPr>
                <w:rFonts w:asciiTheme="minorHAnsi" w:eastAsiaTheme="minorEastAsia" w:hAnsiTheme="minorHAnsi"/>
                <w:sz w:val="18"/>
                <w:szCs w:val="18"/>
              </w:rPr>
              <w:t>转入</w:t>
            </w:r>
            <w:r w:rsidRPr="00D92E98">
              <w:rPr>
                <w:rFonts w:asciiTheme="minorHAnsi" w:eastAsiaTheme="minorEastAsia" w:hAnsiTheme="minorHAnsi"/>
                <w:sz w:val="18"/>
                <w:szCs w:val="18"/>
              </w:rPr>
              <w:t>"</w:t>
            </w:r>
          </w:p>
          <w:p w14:paraId="48CD934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"02", "</w:t>
            </w:r>
            <w:r w:rsidRPr="00D92E98">
              <w:rPr>
                <w:rFonts w:asciiTheme="minorHAnsi" w:eastAsiaTheme="minorEastAsia" w:hAnsiTheme="minorHAnsi"/>
                <w:sz w:val="18"/>
                <w:szCs w:val="18"/>
              </w:rPr>
              <w:t>转出</w:t>
            </w:r>
            <w:r w:rsidRPr="00D92E98">
              <w:rPr>
                <w:rFonts w:asciiTheme="minorHAnsi" w:eastAsiaTheme="minorEastAsia" w:hAnsiTheme="minorHAnsi"/>
                <w:sz w:val="18"/>
                <w:szCs w:val="18"/>
              </w:rPr>
              <w:t>"</w:t>
            </w:r>
          </w:p>
          <w:p w14:paraId="1198E0B2"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"06", "</w:t>
            </w:r>
            <w:r w:rsidRPr="00D92E98">
              <w:rPr>
                <w:rFonts w:asciiTheme="minorHAnsi" w:eastAsiaTheme="minorEastAsia" w:hAnsiTheme="minorHAnsi"/>
                <w:sz w:val="18"/>
                <w:szCs w:val="18"/>
              </w:rPr>
              <w:t>结息</w:t>
            </w:r>
            <w:r w:rsidRPr="00D92E98">
              <w:rPr>
                <w:rFonts w:asciiTheme="minorHAnsi" w:eastAsiaTheme="minorEastAsia" w:hAnsiTheme="minorHAnsi"/>
                <w:sz w:val="18"/>
                <w:szCs w:val="18"/>
              </w:rPr>
              <w:t>"</w:t>
            </w:r>
          </w:p>
          <w:p w14:paraId="30F0C4F0"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"08", "</w:t>
            </w:r>
            <w:r w:rsidRPr="00D92E98">
              <w:rPr>
                <w:rFonts w:asciiTheme="minorHAnsi" w:eastAsiaTheme="minorEastAsia" w:hAnsiTheme="minorHAnsi"/>
                <w:sz w:val="18"/>
                <w:szCs w:val="18"/>
              </w:rPr>
              <w:t>退汇</w:t>
            </w:r>
            <w:r w:rsidRPr="00D92E98">
              <w:rPr>
                <w:rFonts w:asciiTheme="minorHAnsi" w:eastAsiaTheme="minorEastAsia" w:hAnsiTheme="minorHAnsi"/>
                <w:sz w:val="18"/>
                <w:szCs w:val="18"/>
              </w:rPr>
              <w:t>"</w:t>
            </w:r>
          </w:p>
          <w:p w14:paraId="1FBFEE7A"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"11", "</w:t>
            </w:r>
            <w:r w:rsidRPr="00D92E98">
              <w:rPr>
                <w:rFonts w:asciiTheme="minorHAnsi" w:eastAsiaTheme="minorEastAsia" w:hAnsiTheme="minorHAnsi"/>
                <w:sz w:val="18"/>
                <w:szCs w:val="18"/>
              </w:rPr>
              <w:t>份额强增</w:t>
            </w:r>
            <w:r w:rsidRPr="00D92E98">
              <w:rPr>
                <w:rFonts w:asciiTheme="minorHAnsi" w:eastAsiaTheme="minorEastAsia" w:hAnsiTheme="minorHAnsi"/>
                <w:sz w:val="18"/>
                <w:szCs w:val="18"/>
              </w:rPr>
              <w:t>"</w:t>
            </w:r>
          </w:p>
          <w:p w14:paraId="212C7625"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"12", "</w:t>
            </w:r>
            <w:r w:rsidRPr="00D92E98">
              <w:rPr>
                <w:rFonts w:asciiTheme="minorHAnsi" w:eastAsiaTheme="minorEastAsia" w:hAnsiTheme="minorHAnsi"/>
                <w:sz w:val="18"/>
                <w:szCs w:val="18"/>
              </w:rPr>
              <w:t>正常申购</w:t>
            </w:r>
            <w:r w:rsidRPr="00D92E98">
              <w:rPr>
                <w:rFonts w:asciiTheme="minorHAnsi" w:eastAsiaTheme="minorEastAsia" w:hAnsiTheme="minorHAnsi"/>
                <w:sz w:val="18"/>
                <w:szCs w:val="18"/>
              </w:rPr>
              <w:t>"</w:t>
            </w:r>
          </w:p>
          <w:p w14:paraId="41BD2948"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"13", "</w:t>
            </w:r>
            <w:r w:rsidRPr="00D92E98">
              <w:rPr>
                <w:rFonts w:asciiTheme="minorHAnsi" w:eastAsiaTheme="minorEastAsia" w:hAnsiTheme="minorHAnsi"/>
                <w:sz w:val="18"/>
                <w:szCs w:val="18"/>
              </w:rPr>
              <w:t>份额强减</w:t>
            </w:r>
            <w:r w:rsidRPr="00D92E98">
              <w:rPr>
                <w:rFonts w:asciiTheme="minorHAnsi" w:eastAsiaTheme="minorEastAsia" w:hAnsiTheme="minorHAnsi"/>
                <w:sz w:val="18"/>
                <w:szCs w:val="18"/>
              </w:rPr>
              <w:t>"</w:t>
            </w:r>
          </w:p>
          <w:p w14:paraId="10E57FB5"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"14", "</w:t>
            </w:r>
            <w:r w:rsidRPr="00D92E98">
              <w:rPr>
                <w:rFonts w:asciiTheme="minorHAnsi" w:eastAsiaTheme="minorEastAsia" w:hAnsiTheme="minorHAnsi"/>
                <w:sz w:val="18"/>
                <w:szCs w:val="18"/>
              </w:rPr>
              <w:t>正常赎回</w:t>
            </w:r>
            <w:r w:rsidRPr="00D92E98">
              <w:rPr>
                <w:rFonts w:asciiTheme="minorHAnsi" w:eastAsiaTheme="minorEastAsia" w:hAnsiTheme="minorHAnsi"/>
                <w:sz w:val="18"/>
                <w:szCs w:val="18"/>
              </w:rPr>
              <w:t>"</w:t>
            </w:r>
          </w:p>
          <w:p w14:paraId="4F610058"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"15", "</w:t>
            </w:r>
            <w:r w:rsidRPr="00D92E98">
              <w:rPr>
                <w:rFonts w:asciiTheme="minorHAnsi" w:eastAsiaTheme="minorEastAsia" w:hAnsiTheme="minorHAnsi"/>
                <w:sz w:val="18"/>
                <w:szCs w:val="18"/>
              </w:rPr>
              <w:t>正常收益</w:t>
            </w:r>
            <w:r w:rsidRPr="00D92E98">
              <w:rPr>
                <w:rFonts w:asciiTheme="minorHAnsi" w:eastAsiaTheme="minorEastAsia" w:hAnsiTheme="minorHAnsi"/>
                <w:sz w:val="18"/>
                <w:szCs w:val="18"/>
              </w:rPr>
              <w:t>"</w:t>
            </w:r>
          </w:p>
        </w:tc>
        <w:tc>
          <w:tcPr>
            <w:tcW w:w="746" w:type="pct"/>
            <w:tcBorders>
              <w:top w:val="single" w:sz="4" w:space="0" w:color="auto"/>
              <w:left w:val="single" w:sz="4" w:space="0" w:color="auto"/>
              <w:bottom w:val="single" w:sz="4" w:space="0" w:color="auto"/>
              <w:right w:val="single" w:sz="4" w:space="0" w:color="auto"/>
            </w:tcBorders>
          </w:tcPr>
          <w:p w14:paraId="575715A5"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42E64770"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40</w:t>
            </w:r>
          </w:p>
        </w:tc>
        <w:tc>
          <w:tcPr>
            <w:tcW w:w="360" w:type="pct"/>
            <w:tcBorders>
              <w:top w:val="single" w:sz="4" w:space="0" w:color="auto"/>
              <w:left w:val="single" w:sz="4" w:space="0" w:color="auto"/>
              <w:bottom w:val="single" w:sz="4" w:space="0" w:color="auto"/>
              <w:right w:val="single" w:sz="4" w:space="0" w:color="auto"/>
            </w:tcBorders>
          </w:tcPr>
          <w:p w14:paraId="174F6E2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5D40A4AE"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p>
        </w:tc>
      </w:tr>
      <w:tr w:rsidR="00697841" w:rsidRPr="00B427D7" w14:paraId="4FE92756"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0CF358DD"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8</w:t>
            </w:r>
          </w:p>
        </w:tc>
        <w:tc>
          <w:tcPr>
            <w:tcW w:w="985" w:type="pct"/>
            <w:tcBorders>
              <w:top w:val="single" w:sz="4" w:space="0" w:color="auto"/>
              <w:left w:val="single" w:sz="4" w:space="0" w:color="auto"/>
              <w:bottom w:val="single" w:sz="4" w:space="0" w:color="auto"/>
              <w:right w:val="single" w:sz="4" w:space="0" w:color="auto"/>
            </w:tcBorders>
          </w:tcPr>
          <w:p w14:paraId="6EA4C5DD"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hint="eastAsia"/>
                <w:sz w:val="18"/>
                <w:szCs w:val="18"/>
              </w:rPr>
              <w:t>radeInStatus</w:t>
            </w:r>
          </w:p>
        </w:tc>
        <w:tc>
          <w:tcPr>
            <w:tcW w:w="1406" w:type="pct"/>
            <w:tcBorders>
              <w:top w:val="single" w:sz="4" w:space="0" w:color="auto"/>
              <w:left w:val="single" w:sz="4" w:space="0" w:color="auto"/>
              <w:bottom w:val="single" w:sz="4" w:space="0" w:color="auto"/>
              <w:right w:val="single" w:sz="4" w:space="0" w:color="auto"/>
            </w:tcBorders>
          </w:tcPr>
          <w:p w14:paraId="4247963D" w14:textId="77777777" w:rsidR="00697841"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交易内部状态</w:t>
            </w:r>
            <w:r w:rsidRPr="00D92E98">
              <w:rPr>
                <w:rFonts w:asciiTheme="minorHAnsi" w:eastAsiaTheme="minorEastAsia" w:hAnsiTheme="minorHAnsi"/>
                <w:sz w:val="18"/>
                <w:szCs w:val="18"/>
              </w:rPr>
              <w:t xml:space="preserve">, </w:t>
            </w:r>
            <w:r w:rsidRPr="00D92E98">
              <w:rPr>
                <w:rFonts w:asciiTheme="minorHAnsi" w:eastAsiaTheme="minorEastAsia" w:hAnsiTheme="minorHAnsi"/>
                <w:sz w:val="18"/>
                <w:szCs w:val="18"/>
              </w:rPr>
              <w:t>数据平台单据状态</w:t>
            </w:r>
            <w:r>
              <w:rPr>
                <w:rFonts w:asciiTheme="minorHAnsi" w:eastAsiaTheme="minorEastAsia" w:hAnsiTheme="minorHAnsi" w:hint="eastAsia"/>
                <w:sz w:val="18"/>
                <w:szCs w:val="18"/>
              </w:rPr>
              <w:t>。</w:t>
            </w:r>
          </w:p>
          <w:p w14:paraId="4F5B6BD0"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 xml:space="preserve">inprocess </w:t>
            </w:r>
            <w:r w:rsidRPr="00D92E98">
              <w:rPr>
                <w:rFonts w:asciiTheme="minorHAnsi" w:eastAsiaTheme="minorEastAsia" w:hAnsiTheme="minorHAnsi"/>
                <w:sz w:val="18"/>
                <w:szCs w:val="18"/>
              </w:rPr>
              <w:t>处理中</w:t>
            </w:r>
            <w:r w:rsidRPr="00D92E98">
              <w:rPr>
                <w:rFonts w:asciiTheme="minorHAnsi" w:eastAsiaTheme="minorEastAsia" w:hAnsiTheme="minorHAnsi"/>
                <w:sz w:val="18"/>
                <w:szCs w:val="18"/>
              </w:rPr>
              <w:t xml:space="preserve">        </w:t>
            </w:r>
          </w:p>
          <w:p w14:paraId="0143F99C"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 xml:space="preserve">success </w:t>
            </w:r>
            <w:r w:rsidRPr="00D92E98">
              <w:rPr>
                <w:rFonts w:asciiTheme="minorHAnsi" w:eastAsiaTheme="minorEastAsia" w:hAnsiTheme="minorHAnsi"/>
                <w:sz w:val="18"/>
                <w:szCs w:val="18"/>
              </w:rPr>
              <w:t>成功</w:t>
            </w:r>
            <w:r w:rsidRPr="00D92E98">
              <w:rPr>
                <w:rFonts w:asciiTheme="minorHAnsi" w:eastAsiaTheme="minorEastAsia" w:hAnsiTheme="minorHAnsi"/>
                <w:sz w:val="18"/>
                <w:szCs w:val="18"/>
              </w:rPr>
              <w:t xml:space="preserve">        </w:t>
            </w:r>
          </w:p>
          <w:p w14:paraId="27CB907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 xml:space="preserve">failure </w:t>
            </w:r>
            <w:r w:rsidRPr="00D92E98">
              <w:rPr>
                <w:rFonts w:asciiTheme="minorHAnsi" w:eastAsiaTheme="minorEastAsia" w:hAnsiTheme="minorHAnsi"/>
                <w:sz w:val="18"/>
                <w:szCs w:val="18"/>
              </w:rPr>
              <w:t>失败</w:t>
            </w:r>
          </w:p>
          <w:p w14:paraId="4772FBC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reexchange</w:t>
            </w:r>
            <w:r w:rsidRPr="00D92E98">
              <w:rPr>
                <w:rFonts w:asciiTheme="minorHAnsi" w:eastAsiaTheme="minorEastAsia" w:hAnsiTheme="minorHAnsi"/>
                <w:sz w:val="18"/>
                <w:szCs w:val="18"/>
              </w:rPr>
              <w:t>退汇</w:t>
            </w:r>
          </w:p>
        </w:tc>
        <w:tc>
          <w:tcPr>
            <w:tcW w:w="746" w:type="pct"/>
            <w:tcBorders>
              <w:top w:val="single" w:sz="4" w:space="0" w:color="auto"/>
              <w:left w:val="single" w:sz="4" w:space="0" w:color="auto"/>
              <w:bottom w:val="single" w:sz="4" w:space="0" w:color="auto"/>
              <w:right w:val="single" w:sz="4" w:space="0" w:color="auto"/>
            </w:tcBorders>
          </w:tcPr>
          <w:p w14:paraId="2132DE80"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378E8966"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30</w:t>
            </w:r>
          </w:p>
        </w:tc>
        <w:tc>
          <w:tcPr>
            <w:tcW w:w="360" w:type="pct"/>
            <w:tcBorders>
              <w:top w:val="single" w:sz="4" w:space="0" w:color="auto"/>
              <w:left w:val="single" w:sz="4" w:space="0" w:color="auto"/>
              <w:bottom w:val="single" w:sz="4" w:space="0" w:color="auto"/>
              <w:right w:val="single" w:sz="4" w:space="0" w:color="auto"/>
            </w:tcBorders>
          </w:tcPr>
          <w:p w14:paraId="7239F108"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33E0BE16"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1B81E52B"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3E96E3D0"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9</w:t>
            </w:r>
          </w:p>
        </w:tc>
        <w:tc>
          <w:tcPr>
            <w:tcW w:w="985" w:type="pct"/>
            <w:tcBorders>
              <w:top w:val="single" w:sz="4" w:space="0" w:color="auto"/>
              <w:left w:val="single" w:sz="4" w:space="0" w:color="auto"/>
              <w:bottom w:val="single" w:sz="4" w:space="0" w:color="auto"/>
              <w:right w:val="single" w:sz="4" w:space="0" w:color="auto"/>
            </w:tcBorders>
          </w:tcPr>
          <w:p w14:paraId="3DAE66AC"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radeOutStatus</w:t>
            </w:r>
          </w:p>
        </w:tc>
        <w:tc>
          <w:tcPr>
            <w:tcW w:w="1406" w:type="pct"/>
            <w:tcBorders>
              <w:top w:val="single" w:sz="4" w:space="0" w:color="auto"/>
              <w:left w:val="single" w:sz="4" w:space="0" w:color="auto"/>
              <w:bottom w:val="single" w:sz="4" w:space="0" w:color="auto"/>
              <w:right w:val="single" w:sz="4" w:space="0" w:color="auto"/>
            </w:tcBorders>
          </w:tcPr>
          <w:p w14:paraId="66A5B298" w14:textId="77777777" w:rsidR="00697841" w:rsidRPr="00D92E98" w:rsidRDefault="00697841" w:rsidP="00593F7F">
            <w:pPr>
              <w:jc w:val="left"/>
              <w:rPr>
                <w:rFonts w:asciiTheme="minorHAnsi" w:eastAsiaTheme="minorEastAsia" w:hAnsiTheme="minorHAnsi"/>
                <w:sz w:val="18"/>
                <w:szCs w:val="18"/>
              </w:rPr>
            </w:pPr>
            <w:r w:rsidRPr="00D92E98">
              <w:rPr>
                <w:rFonts w:asciiTheme="minorHAnsi" w:eastAsiaTheme="minorEastAsia" w:hAnsiTheme="minorHAnsi"/>
                <w:sz w:val="18"/>
                <w:szCs w:val="18"/>
              </w:rPr>
              <w:t>交易外部状态</w:t>
            </w:r>
            <w:r>
              <w:rPr>
                <w:rFonts w:asciiTheme="minorHAnsi" w:eastAsiaTheme="minorEastAsia" w:hAnsiTheme="minorHAnsi"/>
                <w:sz w:val="18"/>
                <w:szCs w:val="18"/>
              </w:rPr>
              <w:t>,</w:t>
            </w:r>
            <w:r>
              <w:rPr>
                <w:rFonts w:asciiTheme="minorHAnsi" w:eastAsiaTheme="minorEastAsia" w:hAnsiTheme="minorHAnsi" w:hint="eastAsia"/>
                <w:sz w:val="18"/>
                <w:szCs w:val="18"/>
              </w:rPr>
              <w:t>。银行</w:t>
            </w:r>
            <w:r w:rsidRPr="00D92E98">
              <w:rPr>
                <w:rFonts w:asciiTheme="minorHAnsi" w:eastAsiaTheme="minorEastAsia" w:hAnsiTheme="minorHAnsi"/>
                <w:sz w:val="18"/>
                <w:szCs w:val="18"/>
              </w:rPr>
              <w:t>各业务平台单据状态</w:t>
            </w:r>
            <w:r>
              <w:rPr>
                <w:rFonts w:asciiTheme="minorHAnsi" w:eastAsiaTheme="minorEastAsia" w:hAnsiTheme="minorHAnsi" w:hint="eastAsia"/>
                <w:sz w:val="18"/>
                <w:szCs w:val="18"/>
              </w:rPr>
              <w:t>。</w:t>
            </w:r>
            <w:r>
              <w:rPr>
                <w:rFonts w:asciiTheme="minorHAnsi" w:eastAsiaTheme="minorEastAsia" w:hAnsiTheme="minorHAnsi"/>
                <w:sz w:val="18"/>
                <w:szCs w:val="18"/>
              </w:rPr>
              <w:t>一般</w:t>
            </w:r>
            <w:r>
              <w:rPr>
                <w:rFonts w:asciiTheme="minorHAnsi" w:eastAsiaTheme="minorEastAsia" w:hAnsiTheme="minorHAnsi" w:hint="eastAsia"/>
                <w:sz w:val="18"/>
                <w:szCs w:val="18"/>
              </w:rPr>
              <w:t>不</w:t>
            </w:r>
            <w:r>
              <w:rPr>
                <w:rFonts w:asciiTheme="minorHAnsi" w:eastAsiaTheme="minorEastAsia" w:hAnsiTheme="minorHAnsi"/>
                <w:sz w:val="18"/>
                <w:szCs w:val="18"/>
              </w:rPr>
              <w:t>使用。</w:t>
            </w:r>
          </w:p>
        </w:tc>
        <w:tc>
          <w:tcPr>
            <w:tcW w:w="746" w:type="pct"/>
            <w:tcBorders>
              <w:top w:val="single" w:sz="4" w:space="0" w:color="auto"/>
              <w:left w:val="single" w:sz="4" w:space="0" w:color="auto"/>
              <w:bottom w:val="single" w:sz="4" w:space="0" w:color="auto"/>
              <w:right w:val="single" w:sz="4" w:space="0" w:color="auto"/>
            </w:tcBorders>
          </w:tcPr>
          <w:p w14:paraId="7DC15073"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7C3846C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30</w:t>
            </w:r>
          </w:p>
        </w:tc>
        <w:tc>
          <w:tcPr>
            <w:tcW w:w="360" w:type="pct"/>
            <w:tcBorders>
              <w:top w:val="single" w:sz="4" w:space="0" w:color="auto"/>
              <w:left w:val="single" w:sz="4" w:space="0" w:color="auto"/>
              <w:bottom w:val="single" w:sz="4" w:space="0" w:color="auto"/>
              <w:right w:val="single" w:sz="4" w:space="0" w:color="auto"/>
            </w:tcBorders>
          </w:tcPr>
          <w:p w14:paraId="160156EF"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4C70B94F"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642AB3A1"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61415173"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10</w:t>
            </w:r>
          </w:p>
        </w:tc>
        <w:tc>
          <w:tcPr>
            <w:tcW w:w="985" w:type="pct"/>
            <w:tcBorders>
              <w:top w:val="single" w:sz="4" w:space="0" w:color="auto"/>
              <w:left w:val="single" w:sz="4" w:space="0" w:color="auto"/>
              <w:bottom w:val="single" w:sz="4" w:space="0" w:color="auto"/>
              <w:right w:val="single" w:sz="4" w:space="0" w:color="auto"/>
            </w:tcBorders>
          </w:tcPr>
          <w:p w14:paraId="21DE96C6"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C</w:t>
            </w:r>
            <w:r w:rsidRPr="00D92E98">
              <w:rPr>
                <w:rFonts w:asciiTheme="minorHAnsi" w:eastAsiaTheme="minorEastAsia" w:hAnsiTheme="minorHAnsi"/>
                <w:sz w:val="18"/>
                <w:szCs w:val="18"/>
              </w:rPr>
              <w:t>urrency</w:t>
            </w:r>
          </w:p>
        </w:tc>
        <w:tc>
          <w:tcPr>
            <w:tcW w:w="1406" w:type="pct"/>
            <w:tcBorders>
              <w:top w:val="single" w:sz="4" w:space="0" w:color="auto"/>
              <w:left w:val="single" w:sz="4" w:space="0" w:color="auto"/>
              <w:bottom w:val="single" w:sz="4" w:space="0" w:color="auto"/>
              <w:right w:val="single" w:sz="4" w:space="0" w:color="auto"/>
            </w:tcBorders>
          </w:tcPr>
          <w:p w14:paraId="734AF647"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币种</w:t>
            </w:r>
            <w:r w:rsidR="00593F7F">
              <w:rPr>
                <w:rFonts w:asciiTheme="minorHAnsi" w:eastAsiaTheme="minorEastAsia" w:hAnsiTheme="minorHAnsi" w:hint="eastAsia"/>
                <w:sz w:val="18"/>
                <w:szCs w:val="18"/>
              </w:rPr>
              <w:t>。</w:t>
            </w:r>
            <w:r w:rsidR="00593F7F">
              <w:rPr>
                <w:rFonts w:asciiTheme="minorHAnsi" w:eastAsiaTheme="minorEastAsia" w:hAnsiTheme="minorHAnsi"/>
                <w:sz w:val="18"/>
                <w:szCs w:val="18"/>
              </w:rPr>
              <w:t>默认人民币。</w:t>
            </w:r>
          </w:p>
        </w:tc>
        <w:tc>
          <w:tcPr>
            <w:tcW w:w="746" w:type="pct"/>
            <w:tcBorders>
              <w:top w:val="single" w:sz="4" w:space="0" w:color="auto"/>
              <w:left w:val="single" w:sz="4" w:space="0" w:color="auto"/>
              <w:bottom w:val="single" w:sz="4" w:space="0" w:color="auto"/>
              <w:right w:val="single" w:sz="4" w:space="0" w:color="auto"/>
            </w:tcBorders>
          </w:tcPr>
          <w:p w14:paraId="1DD70585"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5CFB7F6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10</w:t>
            </w:r>
          </w:p>
        </w:tc>
        <w:tc>
          <w:tcPr>
            <w:tcW w:w="360" w:type="pct"/>
            <w:tcBorders>
              <w:top w:val="single" w:sz="4" w:space="0" w:color="auto"/>
              <w:left w:val="single" w:sz="4" w:space="0" w:color="auto"/>
              <w:bottom w:val="single" w:sz="4" w:space="0" w:color="auto"/>
              <w:right w:val="single" w:sz="4" w:space="0" w:color="auto"/>
            </w:tcBorders>
          </w:tcPr>
          <w:p w14:paraId="375291B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75AC0AE4"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D92E98">
              <w:rPr>
                <w:rFonts w:asciiTheme="minorHAnsi" w:eastAsiaTheme="minorEastAsia" w:hAnsiTheme="minorHAnsi" w:hint="eastAsia"/>
                <w:sz w:val="18"/>
                <w:szCs w:val="18"/>
              </w:rPr>
              <w:t>CNY</w:t>
            </w:r>
          </w:p>
        </w:tc>
      </w:tr>
      <w:tr w:rsidR="00697841" w:rsidRPr="00B427D7" w14:paraId="06B828FF"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553A096B"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11</w:t>
            </w:r>
          </w:p>
        </w:tc>
        <w:tc>
          <w:tcPr>
            <w:tcW w:w="985" w:type="pct"/>
            <w:tcBorders>
              <w:top w:val="single" w:sz="4" w:space="0" w:color="auto"/>
              <w:left w:val="single" w:sz="4" w:space="0" w:color="auto"/>
              <w:bottom w:val="single" w:sz="4" w:space="0" w:color="auto"/>
              <w:right w:val="single" w:sz="4" w:space="0" w:color="auto"/>
            </w:tcBorders>
          </w:tcPr>
          <w:p w14:paraId="2E883739"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radeInOutFlag</w:t>
            </w:r>
          </w:p>
        </w:tc>
        <w:tc>
          <w:tcPr>
            <w:tcW w:w="1406" w:type="pct"/>
            <w:tcBorders>
              <w:top w:val="single" w:sz="4" w:space="0" w:color="auto"/>
              <w:left w:val="single" w:sz="4" w:space="0" w:color="auto"/>
              <w:bottom w:val="single" w:sz="4" w:space="0" w:color="auto"/>
              <w:right w:val="single" w:sz="4" w:space="0" w:color="auto"/>
            </w:tcBorders>
          </w:tcPr>
          <w:p w14:paraId="3ABB4805"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sz w:val="18"/>
                <w:szCs w:val="18"/>
              </w:rPr>
              <w:t>交易收支标记</w:t>
            </w:r>
            <w:r w:rsidRPr="00D92E98">
              <w:rPr>
                <w:rFonts w:asciiTheme="minorHAnsi" w:eastAsiaTheme="minorEastAsia" w:hAnsiTheme="minorHAnsi" w:hint="eastAsia"/>
                <w:sz w:val="18"/>
                <w:szCs w:val="18"/>
              </w:rPr>
              <w:t>，</w:t>
            </w:r>
            <w:r w:rsidRPr="00D92E98">
              <w:rPr>
                <w:rFonts w:asciiTheme="minorHAnsi" w:eastAsiaTheme="minorEastAsia" w:hAnsiTheme="minorHAnsi" w:hint="eastAsia"/>
                <w:sz w:val="18"/>
                <w:szCs w:val="18"/>
              </w:rPr>
              <w:t>("0", "</w:t>
            </w:r>
            <w:r w:rsidRPr="00D92E98">
              <w:rPr>
                <w:rFonts w:asciiTheme="minorHAnsi" w:eastAsiaTheme="minorEastAsia" w:hAnsiTheme="minorHAnsi" w:hint="eastAsia"/>
                <w:sz w:val="18"/>
                <w:szCs w:val="18"/>
              </w:rPr>
              <w:t>收入</w:t>
            </w:r>
            <w:r w:rsidRPr="00D92E98">
              <w:rPr>
                <w:rFonts w:asciiTheme="minorHAnsi" w:eastAsiaTheme="minorEastAsia" w:hAnsiTheme="minorHAnsi" w:hint="eastAsia"/>
                <w:sz w:val="18"/>
                <w:szCs w:val="18"/>
              </w:rPr>
              <w:t>"),, ("1", "</w:t>
            </w:r>
            <w:r w:rsidRPr="00D92E98">
              <w:rPr>
                <w:rFonts w:asciiTheme="minorHAnsi" w:eastAsiaTheme="minorEastAsia" w:hAnsiTheme="minorHAnsi" w:hint="eastAsia"/>
                <w:sz w:val="18"/>
                <w:szCs w:val="18"/>
              </w:rPr>
              <w:t>支出</w:t>
            </w:r>
            <w:r w:rsidRPr="00D92E98">
              <w:rPr>
                <w:rFonts w:asciiTheme="minorHAnsi" w:eastAsiaTheme="minorEastAsia" w:hAnsiTheme="minorHAnsi" w:hint="eastAsia"/>
                <w:sz w:val="18"/>
                <w:szCs w:val="18"/>
              </w:rPr>
              <w:t>");</w:t>
            </w:r>
          </w:p>
        </w:tc>
        <w:tc>
          <w:tcPr>
            <w:tcW w:w="746" w:type="pct"/>
            <w:tcBorders>
              <w:top w:val="single" w:sz="4" w:space="0" w:color="auto"/>
              <w:left w:val="single" w:sz="4" w:space="0" w:color="auto"/>
              <w:bottom w:val="single" w:sz="4" w:space="0" w:color="auto"/>
              <w:right w:val="single" w:sz="4" w:space="0" w:color="auto"/>
            </w:tcBorders>
          </w:tcPr>
          <w:p w14:paraId="3DC6B824"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0B930C22"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10</w:t>
            </w:r>
          </w:p>
        </w:tc>
        <w:tc>
          <w:tcPr>
            <w:tcW w:w="360" w:type="pct"/>
            <w:tcBorders>
              <w:top w:val="single" w:sz="4" w:space="0" w:color="auto"/>
              <w:left w:val="single" w:sz="4" w:space="0" w:color="auto"/>
              <w:bottom w:val="single" w:sz="4" w:space="0" w:color="auto"/>
              <w:right w:val="single" w:sz="4" w:space="0" w:color="auto"/>
            </w:tcBorders>
          </w:tcPr>
          <w:p w14:paraId="234519AB"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2CF67A22"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39C626B4"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62096C6B"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lastRenderedPageBreak/>
              <w:t>12</w:t>
            </w:r>
          </w:p>
        </w:tc>
        <w:tc>
          <w:tcPr>
            <w:tcW w:w="985" w:type="pct"/>
            <w:tcBorders>
              <w:top w:val="single" w:sz="4" w:space="0" w:color="auto"/>
              <w:left w:val="single" w:sz="4" w:space="0" w:color="auto"/>
              <w:bottom w:val="single" w:sz="4" w:space="0" w:color="auto"/>
              <w:right w:val="single" w:sz="4" w:space="0" w:color="auto"/>
            </w:tcBorders>
          </w:tcPr>
          <w:p w14:paraId="1E911E0A"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radeExpectEnd</w:t>
            </w:r>
          </w:p>
        </w:tc>
        <w:tc>
          <w:tcPr>
            <w:tcW w:w="1406" w:type="pct"/>
            <w:tcBorders>
              <w:top w:val="single" w:sz="4" w:space="0" w:color="auto"/>
              <w:left w:val="single" w:sz="4" w:space="0" w:color="auto"/>
              <w:bottom w:val="single" w:sz="4" w:space="0" w:color="auto"/>
              <w:right w:val="single" w:sz="4" w:space="0" w:color="auto"/>
            </w:tcBorders>
          </w:tcPr>
          <w:p w14:paraId="403A1EF4"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交易预计完成日期</w:t>
            </w:r>
          </w:p>
        </w:tc>
        <w:tc>
          <w:tcPr>
            <w:tcW w:w="746" w:type="pct"/>
            <w:tcBorders>
              <w:top w:val="single" w:sz="4" w:space="0" w:color="auto"/>
              <w:left w:val="single" w:sz="4" w:space="0" w:color="auto"/>
              <w:bottom w:val="single" w:sz="4" w:space="0" w:color="auto"/>
              <w:right w:val="single" w:sz="4" w:space="0" w:color="auto"/>
            </w:tcBorders>
          </w:tcPr>
          <w:p w14:paraId="10C24EC2"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datetime</w:t>
            </w:r>
          </w:p>
        </w:tc>
        <w:tc>
          <w:tcPr>
            <w:tcW w:w="276" w:type="pct"/>
            <w:tcBorders>
              <w:top w:val="single" w:sz="4" w:space="0" w:color="auto"/>
              <w:left w:val="single" w:sz="4" w:space="0" w:color="auto"/>
              <w:bottom w:val="single" w:sz="4" w:space="0" w:color="auto"/>
              <w:right w:val="single" w:sz="4" w:space="0" w:color="auto"/>
            </w:tcBorders>
          </w:tcPr>
          <w:p w14:paraId="09543355"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19</w:t>
            </w:r>
          </w:p>
        </w:tc>
        <w:tc>
          <w:tcPr>
            <w:tcW w:w="360" w:type="pct"/>
            <w:tcBorders>
              <w:top w:val="single" w:sz="4" w:space="0" w:color="auto"/>
              <w:left w:val="single" w:sz="4" w:space="0" w:color="auto"/>
              <w:bottom w:val="single" w:sz="4" w:space="0" w:color="auto"/>
              <w:right w:val="single" w:sz="4" w:space="0" w:color="auto"/>
            </w:tcBorders>
          </w:tcPr>
          <w:p w14:paraId="7E4208F6"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465EB157"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D92E98">
              <w:rPr>
                <w:rFonts w:asciiTheme="minorHAnsi" w:eastAsiaTheme="minorEastAsia" w:hAnsiTheme="minorHAnsi" w:hint="eastAsia"/>
                <w:sz w:val="18"/>
                <w:szCs w:val="18"/>
              </w:rPr>
              <w:t>20150107100000</w:t>
            </w:r>
          </w:p>
        </w:tc>
      </w:tr>
      <w:tr w:rsidR="00697841" w:rsidRPr="00B427D7" w14:paraId="35E700AF"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01C7A7E7"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13</w:t>
            </w:r>
          </w:p>
        </w:tc>
        <w:tc>
          <w:tcPr>
            <w:tcW w:w="985" w:type="pct"/>
            <w:tcBorders>
              <w:top w:val="single" w:sz="4" w:space="0" w:color="auto"/>
              <w:left w:val="single" w:sz="4" w:space="0" w:color="auto"/>
              <w:bottom w:val="single" w:sz="4" w:space="0" w:color="auto"/>
              <w:right w:val="single" w:sz="4" w:space="0" w:color="auto"/>
            </w:tcBorders>
          </w:tcPr>
          <w:p w14:paraId="6380FA98"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radeActionChannel</w:t>
            </w:r>
          </w:p>
        </w:tc>
        <w:tc>
          <w:tcPr>
            <w:tcW w:w="1406" w:type="pct"/>
            <w:tcBorders>
              <w:top w:val="single" w:sz="4" w:space="0" w:color="auto"/>
              <w:left w:val="single" w:sz="4" w:space="0" w:color="auto"/>
              <w:bottom w:val="single" w:sz="4" w:space="0" w:color="auto"/>
              <w:right w:val="single" w:sz="4" w:space="0" w:color="auto"/>
            </w:tcBorders>
          </w:tcPr>
          <w:p w14:paraId="661A8378"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交易发生渠道</w:t>
            </w:r>
            <w:r w:rsidR="00593F7F">
              <w:rPr>
                <w:rFonts w:asciiTheme="minorHAnsi" w:eastAsiaTheme="minorEastAsia" w:hAnsiTheme="minorHAnsi" w:hint="eastAsia"/>
                <w:sz w:val="18"/>
                <w:szCs w:val="18"/>
              </w:rPr>
              <w:t>。通常</w:t>
            </w:r>
            <w:r w:rsidR="00593F7F">
              <w:rPr>
                <w:rFonts w:asciiTheme="minorHAnsi" w:eastAsiaTheme="minorEastAsia" w:hAnsiTheme="minorHAnsi"/>
                <w:sz w:val="18"/>
                <w:szCs w:val="18"/>
              </w:rPr>
              <w:t>合作方</w:t>
            </w:r>
            <w:r w:rsidR="00593F7F">
              <w:rPr>
                <w:rFonts w:asciiTheme="minorHAnsi" w:eastAsiaTheme="minorEastAsia" w:hAnsiTheme="minorHAnsi" w:hint="eastAsia"/>
                <w:sz w:val="18"/>
                <w:szCs w:val="18"/>
              </w:rPr>
              <w:t>不用</w:t>
            </w:r>
            <w:r w:rsidR="00593F7F">
              <w:rPr>
                <w:rFonts w:asciiTheme="minorHAnsi" w:eastAsiaTheme="minorEastAsia" w:hAnsiTheme="minorHAnsi"/>
                <w:sz w:val="18"/>
                <w:szCs w:val="18"/>
              </w:rPr>
              <w:t>关心此字段。</w:t>
            </w:r>
          </w:p>
        </w:tc>
        <w:tc>
          <w:tcPr>
            <w:tcW w:w="746" w:type="pct"/>
            <w:tcBorders>
              <w:top w:val="single" w:sz="4" w:space="0" w:color="auto"/>
              <w:left w:val="single" w:sz="4" w:space="0" w:color="auto"/>
              <w:bottom w:val="single" w:sz="4" w:space="0" w:color="auto"/>
              <w:right w:val="single" w:sz="4" w:space="0" w:color="auto"/>
            </w:tcBorders>
          </w:tcPr>
          <w:p w14:paraId="223272CE"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046B0502"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30</w:t>
            </w:r>
          </w:p>
        </w:tc>
        <w:tc>
          <w:tcPr>
            <w:tcW w:w="360" w:type="pct"/>
            <w:tcBorders>
              <w:top w:val="single" w:sz="4" w:space="0" w:color="auto"/>
              <w:left w:val="single" w:sz="4" w:space="0" w:color="auto"/>
              <w:bottom w:val="single" w:sz="4" w:space="0" w:color="auto"/>
              <w:right w:val="single" w:sz="4" w:space="0" w:color="auto"/>
            </w:tcBorders>
          </w:tcPr>
          <w:p w14:paraId="18ABCBBC"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C</w:t>
            </w:r>
          </w:p>
        </w:tc>
        <w:tc>
          <w:tcPr>
            <w:tcW w:w="952" w:type="pct"/>
            <w:tcBorders>
              <w:top w:val="single" w:sz="4" w:space="0" w:color="auto"/>
              <w:left w:val="single" w:sz="4" w:space="0" w:color="auto"/>
              <w:bottom w:val="single" w:sz="4" w:space="0" w:color="auto"/>
              <w:right w:val="single" w:sz="4" w:space="0" w:color="auto"/>
            </w:tcBorders>
          </w:tcPr>
          <w:p w14:paraId="11B3B302"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58B89987"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7A1212D0"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14</w:t>
            </w:r>
          </w:p>
        </w:tc>
        <w:tc>
          <w:tcPr>
            <w:tcW w:w="985" w:type="pct"/>
            <w:tcBorders>
              <w:top w:val="single" w:sz="4" w:space="0" w:color="auto"/>
              <w:left w:val="single" w:sz="4" w:space="0" w:color="auto"/>
              <w:bottom w:val="single" w:sz="4" w:space="0" w:color="auto"/>
              <w:right w:val="single" w:sz="4" w:space="0" w:color="auto"/>
            </w:tcBorders>
          </w:tcPr>
          <w:p w14:paraId="22689C37"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radeName</w:t>
            </w:r>
          </w:p>
        </w:tc>
        <w:tc>
          <w:tcPr>
            <w:tcW w:w="1406" w:type="pct"/>
            <w:tcBorders>
              <w:top w:val="single" w:sz="4" w:space="0" w:color="auto"/>
              <w:left w:val="single" w:sz="4" w:space="0" w:color="auto"/>
              <w:bottom w:val="single" w:sz="4" w:space="0" w:color="auto"/>
              <w:right w:val="single" w:sz="4" w:space="0" w:color="auto"/>
            </w:tcBorders>
          </w:tcPr>
          <w:p w14:paraId="223DBE21"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交易名称</w:t>
            </w:r>
            <w:r w:rsidR="00593F7F">
              <w:rPr>
                <w:rFonts w:asciiTheme="minorHAnsi" w:eastAsiaTheme="minorEastAsia" w:hAnsiTheme="minorHAnsi" w:hint="eastAsia"/>
                <w:sz w:val="18"/>
                <w:szCs w:val="18"/>
              </w:rPr>
              <w:t>。通常</w:t>
            </w:r>
            <w:r w:rsidR="00593F7F">
              <w:rPr>
                <w:rFonts w:asciiTheme="minorHAnsi" w:eastAsiaTheme="minorEastAsia" w:hAnsiTheme="minorHAnsi"/>
                <w:sz w:val="18"/>
                <w:szCs w:val="18"/>
              </w:rPr>
              <w:t>合作方</w:t>
            </w:r>
            <w:r w:rsidR="00593F7F">
              <w:rPr>
                <w:rFonts w:asciiTheme="minorHAnsi" w:eastAsiaTheme="minorEastAsia" w:hAnsiTheme="minorHAnsi" w:hint="eastAsia"/>
                <w:sz w:val="18"/>
                <w:szCs w:val="18"/>
              </w:rPr>
              <w:t>不用</w:t>
            </w:r>
            <w:r w:rsidR="00593F7F">
              <w:rPr>
                <w:rFonts w:asciiTheme="minorHAnsi" w:eastAsiaTheme="minorEastAsia" w:hAnsiTheme="minorHAnsi"/>
                <w:sz w:val="18"/>
                <w:szCs w:val="18"/>
              </w:rPr>
              <w:t>关心此字段。</w:t>
            </w:r>
          </w:p>
        </w:tc>
        <w:tc>
          <w:tcPr>
            <w:tcW w:w="746" w:type="pct"/>
            <w:tcBorders>
              <w:top w:val="single" w:sz="4" w:space="0" w:color="auto"/>
              <w:left w:val="single" w:sz="4" w:space="0" w:color="auto"/>
              <w:bottom w:val="single" w:sz="4" w:space="0" w:color="auto"/>
              <w:right w:val="single" w:sz="4" w:space="0" w:color="auto"/>
            </w:tcBorders>
          </w:tcPr>
          <w:p w14:paraId="35B3AACA"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48ABE71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30</w:t>
            </w:r>
          </w:p>
        </w:tc>
        <w:tc>
          <w:tcPr>
            <w:tcW w:w="360" w:type="pct"/>
            <w:tcBorders>
              <w:top w:val="single" w:sz="4" w:space="0" w:color="auto"/>
              <w:left w:val="single" w:sz="4" w:space="0" w:color="auto"/>
              <w:bottom w:val="single" w:sz="4" w:space="0" w:color="auto"/>
              <w:right w:val="single" w:sz="4" w:space="0" w:color="auto"/>
            </w:tcBorders>
          </w:tcPr>
          <w:p w14:paraId="05CC4F4C"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0A0ABB1A"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0247FD7E"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3CE6BC0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15</w:t>
            </w:r>
          </w:p>
        </w:tc>
        <w:tc>
          <w:tcPr>
            <w:tcW w:w="985" w:type="pct"/>
            <w:tcBorders>
              <w:top w:val="single" w:sz="4" w:space="0" w:color="auto"/>
              <w:left w:val="single" w:sz="4" w:space="0" w:color="auto"/>
              <w:bottom w:val="single" w:sz="4" w:space="0" w:color="auto"/>
              <w:right w:val="single" w:sz="4" w:space="0" w:color="auto"/>
            </w:tcBorders>
          </w:tcPr>
          <w:p w14:paraId="7AC7B579"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D92E98">
              <w:rPr>
                <w:rFonts w:asciiTheme="minorHAnsi" w:eastAsiaTheme="minorEastAsia" w:hAnsiTheme="minorHAnsi"/>
                <w:sz w:val="18"/>
                <w:szCs w:val="18"/>
              </w:rPr>
              <w:t>radeRemark</w:t>
            </w:r>
          </w:p>
        </w:tc>
        <w:tc>
          <w:tcPr>
            <w:tcW w:w="1406" w:type="pct"/>
            <w:tcBorders>
              <w:top w:val="single" w:sz="4" w:space="0" w:color="auto"/>
              <w:left w:val="single" w:sz="4" w:space="0" w:color="auto"/>
              <w:bottom w:val="single" w:sz="4" w:space="0" w:color="auto"/>
              <w:right w:val="single" w:sz="4" w:space="0" w:color="auto"/>
            </w:tcBorders>
          </w:tcPr>
          <w:p w14:paraId="5A89E2DC"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交易备注</w:t>
            </w:r>
          </w:p>
        </w:tc>
        <w:tc>
          <w:tcPr>
            <w:tcW w:w="746" w:type="pct"/>
            <w:tcBorders>
              <w:top w:val="single" w:sz="4" w:space="0" w:color="auto"/>
              <w:left w:val="single" w:sz="4" w:space="0" w:color="auto"/>
              <w:bottom w:val="single" w:sz="4" w:space="0" w:color="auto"/>
              <w:right w:val="single" w:sz="4" w:space="0" w:color="auto"/>
            </w:tcBorders>
          </w:tcPr>
          <w:p w14:paraId="76D0EE28"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484D6560"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32</w:t>
            </w:r>
          </w:p>
        </w:tc>
        <w:tc>
          <w:tcPr>
            <w:tcW w:w="360" w:type="pct"/>
            <w:tcBorders>
              <w:top w:val="single" w:sz="4" w:space="0" w:color="auto"/>
              <w:left w:val="single" w:sz="4" w:space="0" w:color="auto"/>
              <w:bottom w:val="single" w:sz="4" w:space="0" w:color="auto"/>
              <w:right w:val="single" w:sz="4" w:space="0" w:color="auto"/>
            </w:tcBorders>
          </w:tcPr>
          <w:p w14:paraId="5C36DCA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C</w:t>
            </w:r>
          </w:p>
        </w:tc>
        <w:tc>
          <w:tcPr>
            <w:tcW w:w="952" w:type="pct"/>
            <w:tcBorders>
              <w:top w:val="single" w:sz="4" w:space="0" w:color="auto"/>
              <w:left w:val="single" w:sz="4" w:space="0" w:color="auto"/>
              <w:bottom w:val="single" w:sz="4" w:space="0" w:color="auto"/>
              <w:right w:val="single" w:sz="4" w:space="0" w:color="auto"/>
            </w:tcBorders>
          </w:tcPr>
          <w:p w14:paraId="3FBAF4A4"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31643684"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1ED469F2"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16</w:t>
            </w:r>
          </w:p>
        </w:tc>
        <w:tc>
          <w:tcPr>
            <w:tcW w:w="985" w:type="pct"/>
            <w:tcBorders>
              <w:top w:val="single" w:sz="4" w:space="0" w:color="auto"/>
              <w:left w:val="single" w:sz="4" w:space="0" w:color="auto"/>
              <w:bottom w:val="single" w:sz="4" w:space="0" w:color="auto"/>
              <w:right w:val="single" w:sz="4" w:space="0" w:color="auto"/>
            </w:tcBorders>
          </w:tcPr>
          <w:p w14:paraId="55F131F8"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wnerOrgName</w:t>
            </w:r>
          </w:p>
        </w:tc>
        <w:tc>
          <w:tcPr>
            <w:tcW w:w="1406" w:type="pct"/>
            <w:tcBorders>
              <w:top w:val="single" w:sz="4" w:space="0" w:color="auto"/>
              <w:left w:val="single" w:sz="4" w:space="0" w:color="auto"/>
              <w:bottom w:val="single" w:sz="4" w:space="0" w:color="auto"/>
              <w:right w:val="single" w:sz="4" w:space="0" w:color="auto"/>
            </w:tcBorders>
          </w:tcPr>
          <w:p w14:paraId="2116EBC2"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本方机构名称</w:t>
            </w:r>
          </w:p>
        </w:tc>
        <w:tc>
          <w:tcPr>
            <w:tcW w:w="746" w:type="pct"/>
            <w:tcBorders>
              <w:top w:val="single" w:sz="4" w:space="0" w:color="auto"/>
              <w:left w:val="single" w:sz="4" w:space="0" w:color="auto"/>
              <w:bottom w:val="single" w:sz="4" w:space="0" w:color="auto"/>
              <w:right w:val="single" w:sz="4" w:space="0" w:color="auto"/>
            </w:tcBorders>
          </w:tcPr>
          <w:p w14:paraId="075F4434"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6CC82062"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30</w:t>
            </w:r>
          </w:p>
        </w:tc>
        <w:tc>
          <w:tcPr>
            <w:tcW w:w="360" w:type="pct"/>
            <w:tcBorders>
              <w:top w:val="single" w:sz="4" w:space="0" w:color="auto"/>
              <w:left w:val="single" w:sz="4" w:space="0" w:color="auto"/>
              <w:bottom w:val="single" w:sz="4" w:space="0" w:color="auto"/>
              <w:right w:val="single" w:sz="4" w:space="0" w:color="auto"/>
            </w:tcBorders>
          </w:tcPr>
          <w:p w14:paraId="548F30DC"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14523912"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30A2FBA3"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6C8C2AA9"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17</w:t>
            </w:r>
          </w:p>
        </w:tc>
        <w:tc>
          <w:tcPr>
            <w:tcW w:w="985" w:type="pct"/>
            <w:tcBorders>
              <w:top w:val="single" w:sz="4" w:space="0" w:color="auto"/>
              <w:left w:val="single" w:sz="4" w:space="0" w:color="auto"/>
              <w:bottom w:val="single" w:sz="4" w:space="0" w:color="auto"/>
              <w:right w:val="single" w:sz="4" w:space="0" w:color="auto"/>
            </w:tcBorders>
          </w:tcPr>
          <w:p w14:paraId="584D84E3"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wnerName</w:t>
            </w:r>
          </w:p>
        </w:tc>
        <w:tc>
          <w:tcPr>
            <w:tcW w:w="1406" w:type="pct"/>
            <w:tcBorders>
              <w:top w:val="single" w:sz="4" w:space="0" w:color="auto"/>
              <w:left w:val="single" w:sz="4" w:space="0" w:color="auto"/>
              <w:bottom w:val="single" w:sz="4" w:space="0" w:color="auto"/>
              <w:right w:val="single" w:sz="4" w:space="0" w:color="auto"/>
            </w:tcBorders>
          </w:tcPr>
          <w:p w14:paraId="30EFDD18"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本方名称</w:t>
            </w:r>
          </w:p>
        </w:tc>
        <w:tc>
          <w:tcPr>
            <w:tcW w:w="746" w:type="pct"/>
            <w:tcBorders>
              <w:top w:val="single" w:sz="4" w:space="0" w:color="auto"/>
              <w:left w:val="single" w:sz="4" w:space="0" w:color="auto"/>
              <w:bottom w:val="single" w:sz="4" w:space="0" w:color="auto"/>
              <w:right w:val="single" w:sz="4" w:space="0" w:color="auto"/>
            </w:tcBorders>
          </w:tcPr>
          <w:p w14:paraId="7D01B962"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4631D25F"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30</w:t>
            </w:r>
          </w:p>
        </w:tc>
        <w:tc>
          <w:tcPr>
            <w:tcW w:w="360" w:type="pct"/>
            <w:tcBorders>
              <w:top w:val="single" w:sz="4" w:space="0" w:color="auto"/>
              <w:left w:val="single" w:sz="4" w:space="0" w:color="auto"/>
              <w:bottom w:val="single" w:sz="4" w:space="0" w:color="auto"/>
              <w:right w:val="single" w:sz="4" w:space="0" w:color="auto"/>
            </w:tcBorders>
          </w:tcPr>
          <w:p w14:paraId="00606467"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0CF86763"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D92E98">
              <w:rPr>
                <w:rFonts w:asciiTheme="minorHAnsi" w:eastAsiaTheme="minorEastAsia" w:hAnsiTheme="minorHAnsi" w:hint="eastAsia"/>
                <w:sz w:val="18"/>
                <w:szCs w:val="18"/>
              </w:rPr>
              <w:t>张三</w:t>
            </w:r>
          </w:p>
        </w:tc>
      </w:tr>
      <w:tr w:rsidR="00697841" w:rsidRPr="00B427D7" w14:paraId="0420E312"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779C66A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18</w:t>
            </w:r>
          </w:p>
        </w:tc>
        <w:tc>
          <w:tcPr>
            <w:tcW w:w="985" w:type="pct"/>
            <w:tcBorders>
              <w:top w:val="single" w:sz="4" w:space="0" w:color="auto"/>
              <w:left w:val="single" w:sz="4" w:space="0" w:color="auto"/>
              <w:bottom w:val="single" w:sz="4" w:space="0" w:color="auto"/>
              <w:right w:val="single" w:sz="4" w:space="0" w:color="auto"/>
            </w:tcBorders>
          </w:tcPr>
          <w:p w14:paraId="461C274C"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wnerCardNo</w:t>
            </w:r>
          </w:p>
        </w:tc>
        <w:tc>
          <w:tcPr>
            <w:tcW w:w="1406" w:type="pct"/>
            <w:tcBorders>
              <w:top w:val="single" w:sz="4" w:space="0" w:color="auto"/>
              <w:left w:val="single" w:sz="4" w:space="0" w:color="auto"/>
              <w:bottom w:val="single" w:sz="4" w:space="0" w:color="auto"/>
              <w:right w:val="single" w:sz="4" w:space="0" w:color="auto"/>
            </w:tcBorders>
          </w:tcPr>
          <w:p w14:paraId="411C5711"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本方卡号</w:t>
            </w:r>
          </w:p>
        </w:tc>
        <w:tc>
          <w:tcPr>
            <w:tcW w:w="746" w:type="pct"/>
            <w:tcBorders>
              <w:top w:val="single" w:sz="4" w:space="0" w:color="auto"/>
              <w:left w:val="single" w:sz="4" w:space="0" w:color="auto"/>
              <w:bottom w:val="single" w:sz="4" w:space="0" w:color="auto"/>
              <w:right w:val="single" w:sz="4" w:space="0" w:color="auto"/>
            </w:tcBorders>
          </w:tcPr>
          <w:p w14:paraId="7744F373"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2B3C7F89"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32</w:t>
            </w:r>
          </w:p>
        </w:tc>
        <w:tc>
          <w:tcPr>
            <w:tcW w:w="360" w:type="pct"/>
            <w:tcBorders>
              <w:top w:val="single" w:sz="4" w:space="0" w:color="auto"/>
              <w:left w:val="single" w:sz="4" w:space="0" w:color="auto"/>
              <w:bottom w:val="single" w:sz="4" w:space="0" w:color="auto"/>
              <w:right w:val="single" w:sz="4" w:space="0" w:color="auto"/>
            </w:tcBorders>
          </w:tcPr>
          <w:p w14:paraId="4AF56EE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44AB8BD9"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D92E98">
              <w:rPr>
                <w:rFonts w:asciiTheme="minorHAnsi" w:eastAsiaTheme="minorEastAsia" w:hAnsiTheme="minorHAnsi"/>
                <w:sz w:val="18"/>
                <w:szCs w:val="18"/>
              </w:rPr>
              <w:t>8888886531660936</w:t>
            </w:r>
          </w:p>
        </w:tc>
      </w:tr>
      <w:tr w:rsidR="00697841" w:rsidRPr="00B427D7" w14:paraId="4917F1B0"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7CB3D7D7"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19</w:t>
            </w:r>
          </w:p>
        </w:tc>
        <w:tc>
          <w:tcPr>
            <w:tcW w:w="985" w:type="pct"/>
            <w:tcBorders>
              <w:top w:val="single" w:sz="4" w:space="0" w:color="auto"/>
              <w:left w:val="single" w:sz="4" w:space="0" w:color="auto"/>
              <w:bottom w:val="single" w:sz="4" w:space="0" w:color="auto"/>
              <w:right w:val="single" w:sz="4" w:space="0" w:color="auto"/>
            </w:tcBorders>
          </w:tcPr>
          <w:p w14:paraId="1A6C5D0D"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wnerAcctType</w:t>
            </w:r>
          </w:p>
        </w:tc>
        <w:tc>
          <w:tcPr>
            <w:tcW w:w="1406" w:type="pct"/>
            <w:tcBorders>
              <w:top w:val="single" w:sz="4" w:space="0" w:color="auto"/>
              <w:left w:val="single" w:sz="4" w:space="0" w:color="auto"/>
              <w:bottom w:val="single" w:sz="4" w:space="0" w:color="auto"/>
              <w:right w:val="single" w:sz="4" w:space="0" w:color="auto"/>
            </w:tcBorders>
          </w:tcPr>
          <w:p w14:paraId="4A3A7EA2"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本方资金账户类型</w:t>
            </w:r>
            <w:r w:rsidR="00593F7F">
              <w:rPr>
                <w:rFonts w:asciiTheme="minorHAnsi" w:eastAsiaTheme="minorEastAsia" w:hAnsiTheme="minorHAnsi" w:hint="eastAsia"/>
                <w:sz w:val="18"/>
                <w:szCs w:val="18"/>
              </w:rPr>
              <w:t>。通常</w:t>
            </w:r>
            <w:r w:rsidR="00593F7F">
              <w:rPr>
                <w:rFonts w:asciiTheme="minorHAnsi" w:eastAsiaTheme="minorEastAsia" w:hAnsiTheme="minorHAnsi"/>
                <w:sz w:val="18"/>
                <w:szCs w:val="18"/>
              </w:rPr>
              <w:t>合作方</w:t>
            </w:r>
            <w:r w:rsidR="00593F7F">
              <w:rPr>
                <w:rFonts w:asciiTheme="minorHAnsi" w:eastAsiaTheme="minorEastAsia" w:hAnsiTheme="minorHAnsi" w:hint="eastAsia"/>
                <w:sz w:val="18"/>
                <w:szCs w:val="18"/>
              </w:rPr>
              <w:t>不用</w:t>
            </w:r>
            <w:r w:rsidR="00593F7F">
              <w:rPr>
                <w:rFonts w:asciiTheme="minorHAnsi" w:eastAsiaTheme="minorEastAsia" w:hAnsiTheme="minorHAnsi"/>
                <w:sz w:val="18"/>
                <w:szCs w:val="18"/>
              </w:rPr>
              <w:t>关心此字段。</w:t>
            </w:r>
          </w:p>
        </w:tc>
        <w:tc>
          <w:tcPr>
            <w:tcW w:w="746" w:type="pct"/>
            <w:tcBorders>
              <w:top w:val="single" w:sz="4" w:space="0" w:color="auto"/>
              <w:left w:val="single" w:sz="4" w:space="0" w:color="auto"/>
              <w:bottom w:val="single" w:sz="4" w:space="0" w:color="auto"/>
              <w:right w:val="single" w:sz="4" w:space="0" w:color="auto"/>
            </w:tcBorders>
          </w:tcPr>
          <w:p w14:paraId="4118EE8F"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7484B86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32</w:t>
            </w:r>
          </w:p>
        </w:tc>
        <w:tc>
          <w:tcPr>
            <w:tcW w:w="360" w:type="pct"/>
            <w:tcBorders>
              <w:top w:val="single" w:sz="4" w:space="0" w:color="auto"/>
              <w:left w:val="single" w:sz="4" w:space="0" w:color="auto"/>
              <w:bottom w:val="single" w:sz="4" w:space="0" w:color="auto"/>
              <w:right w:val="single" w:sz="4" w:space="0" w:color="auto"/>
            </w:tcBorders>
          </w:tcPr>
          <w:p w14:paraId="22A2C95E"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5A13EA7F"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00BE59A8"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369FC7D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20</w:t>
            </w:r>
          </w:p>
        </w:tc>
        <w:tc>
          <w:tcPr>
            <w:tcW w:w="985" w:type="pct"/>
            <w:tcBorders>
              <w:top w:val="single" w:sz="4" w:space="0" w:color="auto"/>
              <w:left w:val="single" w:sz="4" w:space="0" w:color="auto"/>
              <w:bottom w:val="single" w:sz="4" w:space="0" w:color="auto"/>
              <w:right w:val="single" w:sz="4" w:space="0" w:color="auto"/>
            </w:tcBorders>
          </w:tcPr>
          <w:p w14:paraId="2AC1D028"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wnerAcctNo</w:t>
            </w:r>
          </w:p>
        </w:tc>
        <w:tc>
          <w:tcPr>
            <w:tcW w:w="1406" w:type="pct"/>
            <w:tcBorders>
              <w:top w:val="single" w:sz="4" w:space="0" w:color="auto"/>
              <w:left w:val="single" w:sz="4" w:space="0" w:color="auto"/>
              <w:bottom w:val="single" w:sz="4" w:space="0" w:color="auto"/>
              <w:right w:val="single" w:sz="4" w:space="0" w:color="auto"/>
            </w:tcBorders>
          </w:tcPr>
          <w:p w14:paraId="685B5496"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本方资金账户编号</w:t>
            </w:r>
          </w:p>
        </w:tc>
        <w:tc>
          <w:tcPr>
            <w:tcW w:w="746" w:type="pct"/>
            <w:tcBorders>
              <w:top w:val="single" w:sz="4" w:space="0" w:color="auto"/>
              <w:left w:val="single" w:sz="4" w:space="0" w:color="auto"/>
              <w:bottom w:val="single" w:sz="4" w:space="0" w:color="auto"/>
              <w:right w:val="single" w:sz="4" w:space="0" w:color="auto"/>
            </w:tcBorders>
          </w:tcPr>
          <w:p w14:paraId="12C8F854"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42EB6F5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32</w:t>
            </w:r>
          </w:p>
        </w:tc>
        <w:tc>
          <w:tcPr>
            <w:tcW w:w="360" w:type="pct"/>
            <w:tcBorders>
              <w:top w:val="single" w:sz="4" w:space="0" w:color="auto"/>
              <w:left w:val="single" w:sz="4" w:space="0" w:color="auto"/>
              <w:bottom w:val="single" w:sz="4" w:space="0" w:color="auto"/>
              <w:right w:val="single" w:sz="4" w:space="0" w:color="auto"/>
            </w:tcBorders>
          </w:tcPr>
          <w:p w14:paraId="5D1AC7EC"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6774A3D7"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7DFC0E90"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218240C0"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21</w:t>
            </w:r>
          </w:p>
        </w:tc>
        <w:tc>
          <w:tcPr>
            <w:tcW w:w="985" w:type="pct"/>
            <w:tcBorders>
              <w:top w:val="single" w:sz="4" w:space="0" w:color="auto"/>
              <w:left w:val="single" w:sz="4" w:space="0" w:color="auto"/>
              <w:bottom w:val="single" w:sz="4" w:space="0" w:color="auto"/>
              <w:right w:val="single" w:sz="4" w:space="0" w:color="auto"/>
            </w:tcBorders>
          </w:tcPr>
          <w:p w14:paraId="1CFABA81"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ppositeOrgName</w:t>
            </w:r>
          </w:p>
        </w:tc>
        <w:tc>
          <w:tcPr>
            <w:tcW w:w="1406" w:type="pct"/>
            <w:tcBorders>
              <w:top w:val="single" w:sz="4" w:space="0" w:color="auto"/>
              <w:left w:val="single" w:sz="4" w:space="0" w:color="auto"/>
              <w:bottom w:val="single" w:sz="4" w:space="0" w:color="auto"/>
              <w:right w:val="single" w:sz="4" w:space="0" w:color="auto"/>
            </w:tcBorders>
          </w:tcPr>
          <w:p w14:paraId="59D1A10B"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对方机构名称</w:t>
            </w:r>
          </w:p>
        </w:tc>
        <w:tc>
          <w:tcPr>
            <w:tcW w:w="746" w:type="pct"/>
            <w:tcBorders>
              <w:top w:val="single" w:sz="4" w:space="0" w:color="auto"/>
              <w:left w:val="single" w:sz="4" w:space="0" w:color="auto"/>
              <w:bottom w:val="single" w:sz="4" w:space="0" w:color="auto"/>
              <w:right w:val="single" w:sz="4" w:space="0" w:color="auto"/>
            </w:tcBorders>
          </w:tcPr>
          <w:p w14:paraId="5A1C11B4"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01DFFB5D"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32</w:t>
            </w:r>
          </w:p>
        </w:tc>
        <w:tc>
          <w:tcPr>
            <w:tcW w:w="360" w:type="pct"/>
            <w:tcBorders>
              <w:top w:val="single" w:sz="4" w:space="0" w:color="auto"/>
              <w:left w:val="single" w:sz="4" w:space="0" w:color="auto"/>
              <w:bottom w:val="single" w:sz="4" w:space="0" w:color="auto"/>
              <w:right w:val="single" w:sz="4" w:space="0" w:color="auto"/>
            </w:tcBorders>
          </w:tcPr>
          <w:p w14:paraId="08BAD18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02046750"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697841" w:rsidRPr="00B427D7" w14:paraId="74556634"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49C7A932"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22</w:t>
            </w:r>
          </w:p>
        </w:tc>
        <w:tc>
          <w:tcPr>
            <w:tcW w:w="985" w:type="pct"/>
            <w:tcBorders>
              <w:top w:val="single" w:sz="4" w:space="0" w:color="auto"/>
              <w:left w:val="single" w:sz="4" w:space="0" w:color="auto"/>
              <w:bottom w:val="single" w:sz="4" w:space="0" w:color="auto"/>
              <w:right w:val="single" w:sz="4" w:space="0" w:color="auto"/>
            </w:tcBorders>
          </w:tcPr>
          <w:p w14:paraId="0BB2C8FF"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ppositeName</w:t>
            </w:r>
          </w:p>
        </w:tc>
        <w:tc>
          <w:tcPr>
            <w:tcW w:w="1406" w:type="pct"/>
            <w:tcBorders>
              <w:top w:val="single" w:sz="4" w:space="0" w:color="auto"/>
              <w:left w:val="single" w:sz="4" w:space="0" w:color="auto"/>
              <w:bottom w:val="single" w:sz="4" w:space="0" w:color="auto"/>
              <w:right w:val="single" w:sz="4" w:space="0" w:color="auto"/>
            </w:tcBorders>
          </w:tcPr>
          <w:p w14:paraId="64D58C57"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对方名称</w:t>
            </w:r>
          </w:p>
        </w:tc>
        <w:tc>
          <w:tcPr>
            <w:tcW w:w="746" w:type="pct"/>
            <w:tcBorders>
              <w:top w:val="single" w:sz="4" w:space="0" w:color="auto"/>
              <w:left w:val="single" w:sz="4" w:space="0" w:color="auto"/>
              <w:bottom w:val="single" w:sz="4" w:space="0" w:color="auto"/>
              <w:right w:val="single" w:sz="4" w:space="0" w:color="auto"/>
            </w:tcBorders>
          </w:tcPr>
          <w:p w14:paraId="6F75DE2A"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17D8D51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30</w:t>
            </w:r>
          </w:p>
        </w:tc>
        <w:tc>
          <w:tcPr>
            <w:tcW w:w="360" w:type="pct"/>
            <w:tcBorders>
              <w:top w:val="single" w:sz="4" w:space="0" w:color="auto"/>
              <w:left w:val="single" w:sz="4" w:space="0" w:color="auto"/>
              <w:bottom w:val="single" w:sz="4" w:space="0" w:color="auto"/>
              <w:right w:val="single" w:sz="4" w:space="0" w:color="auto"/>
            </w:tcBorders>
          </w:tcPr>
          <w:p w14:paraId="74729E8D"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6C397BF5"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D92E98">
              <w:rPr>
                <w:rFonts w:asciiTheme="minorHAnsi" w:eastAsiaTheme="minorEastAsia" w:hAnsiTheme="minorHAnsi" w:hint="eastAsia"/>
                <w:sz w:val="18"/>
                <w:szCs w:val="18"/>
              </w:rPr>
              <w:t>张三</w:t>
            </w:r>
          </w:p>
        </w:tc>
      </w:tr>
      <w:tr w:rsidR="00697841" w:rsidRPr="00B427D7" w14:paraId="62DA8109"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0B3ED10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23</w:t>
            </w:r>
          </w:p>
        </w:tc>
        <w:tc>
          <w:tcPr>
            <w:tcW w:w="985" w:type="pct"/>
            <w:tcBorders>
              <w:top w:val="single" w:sz="4" w:space="0" w:color="auto"/>
              <w:left w:val="single" w:sz="4" w:space="0" w:color="auto"/>
              <w:bottom w:val="single" w:sz="4" w:space="0" w:color="auto"/>
              <w:right w:val="single" w:sz="4" w:space="0" w:color="auto"/>
            </w:tcBorders>
          </w:tcPr>
          <w:p w14:paraId="03E4CD70"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ppositeCardNo</w:t>
            </w:r>
          </w:p>
        </w:tc>
        <w:tc>
          <w:tcPr>
            <w:tcW w:w="1406" w:type="pct"/>
            <w:tcBorders>
              <w:top w:val="single" w:sz="4" w:space="0" w:color="auto"/>
              <w:left w:val="single" w:sz="4" w:space="0" w:color="auto"/>
              <w:bottom w:val="single" w:sz="4" w:space="0" w:color="auto"/>
              <w:right w:val="single" w:sz="4" w:space="0" w:color="auto"/>
            </w:tcBorders>
          </w:tcPr>
          <w:p w14:paraId="7BA9EC65"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对方卡号</w:t>
            </w:r>
          </w:p>
        </w:tc>
        <w:tc>
          <w:tcPr>
            <w:tcW w:w="746" w:type="pct"/>
            <w:tcBorders>
              <w:top w:val="single" w:sz="4" w:space="0" w:color="auto"/>
              <w:left w:val="single" w:sz="4" w:space="0" w:color="auto"/>
              <w:bottom w:val="single" w:sz="4" w:space="0" w:color="auto"/>
              <w:right w:val="single" w:sz="4" w:space="0" w:color="auto"/>
            </w:tcBorders>
          </w:tcPr>
          <w:p w14:paraId="40DECD10"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3E6DA7B8"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32</w:t>
            </w:r>
          </w:p>
        </w:tc>
        <w:tc>
          <w:tcPr>
            <w:tcW w:w="360" w:type="pct"/>
            <w:tcBorders>
              <w:top w:val="single" w:sz="4" w:space="0" w:color="auto"/>
              <w:left w:val="single" w:sz="4" w:space="0" w:color="auto"/>
              <w:bottom w:val="single" w:sz="4" w:space="0" w:color="auto"/>
              <w:right w:val="single" w:sz="4" w:space="0" w:color="auto"/>
            </w:tcBorders>
          </w:tcPr>
          <w:p w14:paraId="0FC80D92"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08BD57B5"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D92E98">
              <w:rPr>
                <w:rFonts w:asciiTheme="minorHAnsi" w:eastAsiaTheme="minorEastAsia" w:hAnsiTheme="minorHAnsi"/>
                <w:sz w:val="18"/>
                <w:szCs w:val="18"/>
              </w:rPr>
              <w:t>8888886531660936</w:t>
            </w:r>
          </w:p>
        </w:tc>
      </w:tr>
      <w:tr w:rsidR="00697841" w:rsidRPr="00B427D7" w14:paraId="41042EC9"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73951EA4"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24</w:t>
            </w:r>
          </w:p>
        </w:tc>
        <w:tc>
          <w:tcPr>
            <w:tcW w:w="985" w:type="pct"/>
            <w:tcBorders>
              <w:top w:val="single" w:sz="4" w:space="0" w:color="auto"/>
              <w:left w:val="single" w:sz="4" w:space="0" w:color="auto"/>
              <w:bottom w:val="single" w:sz="4" w:space="0" w:color="auto"/>
              <w:right w:val="single" w:sz="4" w:space="0" w:color="auto"/>
            </w:tcBorders>
          </w:tcPr>
          <w:p w14:paraId="3AC57AC1"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ppositeAcctType</w:t>
            </w:r>
          </w:p>
        </w:tc>
        <w:tc>
          <w:tcPr>
            <w:tcW w:w="1406" w:type="pct"/>
            <w:tcBorders>
              <w:top w:val="single" w:sz="4" w:space="0" w:color="auto"/>
              <w:left w:val="single" w:sz="4" w:space="0" w:color="auto"/>
              <w:bottom w:val="single" w:sz="4" w:space="0" w:color="auto"/>
              <w:right w:val="single" w:sz="4" w:space="0" w:color="auto"/>
            </w:tcBorders>
          </w:tcPr>
          <w:p w14:paraId="45031DA6"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对方资金账户类型</w:t>
            </w:r>
            <w:r w:rsidR="00593F7F">
              <w:rPr>
                <w:rFonts w:asciiTheme="minorHAnsi" w:eastAsiaTheme="minorEastAsia" w:hAnsiTheme="minorHAnsi" w:hint="eastAsia"/>
                <w:sz w:val="18"/>
                <w:szCs w:val="18"/>
              </w:rPr>
              <w:t>。通常</w:t>
            </w:r>
            <w:r w:rsidR="00593F7F">
              <w:rPr>
                <w:rFonts w:asciiTheme="minorHAnsi" w:eastAsiaTheme="minorEastAsia" w:hAnsiTheme="minorHAnsi"/>
                <w:sz w:val="18"/>
                <w:szCs w:val="18"/>
              </w:rPr>
              <w:t>合作方</w:t>
            </w:r>
            <w:r w:rsidR="00593F7F">
              <w:rPr>
                <w:rFonts w:asciiTheme="minorHAnsi" w:eastAsiaTheme="minorEastAsia" w:hAnsiTheme="minorHAnsi" w:hint="eastAsia"/>
                <w:sz w:val="18"/>
                <w:szCs w:val="18"/>
              </w:rPr>
              <w:t>不用</w:t>
            </w:r>
            <w:r w:rsidR="00593F7F">
              <w:rPr>
                <w:rFonts w:asciiTheme="minorHAnsi" w:eastAsiaTheme="minorEastAsia" w:hAnsiTheme="minorHAnsi"/>
                <w:sz w:val="18"/>
                <w:szCs w:val="18"/>
              </w:rPr>
              <w:t>关心此字段。</w:t>
            </w:r>
          </w:p>
        </w:tc>
        <w:tc>
          <w:tcPr>
            <w:tcW w:w="746" w:type="pct"/>
            <w:tcBorders>
              <w:top w:val="single" w:sz="4" w:space="0" w:color="auto"/>
              <w:left w:val="single" w:sz="4" w:space="0" w:color="auto"/>
              <w:bottom w:val="single" w:sz="4" w:space="0" w:color="auto"/>
              <w:right w:val="single" w:sz="4" w:space="0" w:color="auto"/>
            </w:tcBorders>
          </w:tcPr>
          <w:p w14:paraId="2395337C"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2DE4EF25"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32</w:t>
            </w:r>
          </w:p>
        </w:tc>
        <w:tc>
          <w:tcPr>
            <w:tcW w:w="360" w:type="pct"/>
            <w:tcBorders>
              <w:top w:val="single" w:sz="4" w:space="0" w:color="auto"/>
              <w:left w:val="single" w:sz="4" w:space="0" w:color="auto"/>
              <w:bottom w:val="single" w:sz="4" w:space="0" w:color="auto"/>
              <w:right w:val="single" w:sz="4" w:space="0" w:color="auto"/>
            </w:tcBorders>
          </w:tcPr>
          <w:p w14:paraId="42B722C7"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06BDF8F3"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p>
        </w:tc>
      </w:tr>
      <w:tr w:rsidR="00697841" w:rsidRPr="00B427D7" w14:paraId="1464EFAF" w14:textId="77777777" w:rsidTr="00C11757">
        <w:trPr>
          <w:trHeight w:val="287"/>
        </w:trPr>
        <w:tc>
          <w:tcPr>
            <w:tcW w:w="276" w:type="pct"/>
            <w:tcBorders>
              <w:top w:val="single" w:sz="4" w:space="0" w:color="auto"/>
              <w:left w:val="single" w:sz="4" w:space="0" w:color="auto"/>
              <w:bottom w:val="single" w:sz="4" w:space="0" w:color="auto"/>
              <w:right w:val="single" w:sz="4" w:space="0" w:color="auto"/>
            </w:tcBorders>
          </w:tcPr>
          <w:p w14:paraId="5883AAD0"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25</w:t>
            </w:r>
          </w:p>
        </w:tc>
        <w:tc>
          <w:tcPr>
            <w:tcW w:w="985" w:type="pct"/>
            <w:tcBorders>
              <w:top w:val="single" w:sz="4" w:space="0" w:color="auto"/>
              <w:left w:val="single" w:sz="4" w:space="0" w:color="auto"/>
              <w:bottom w:val="single" w:sz="4" w:space="0" w:color="auto"/>
              <w:right w:val="single" w:sz="4" w:space="0" w:color="auto"/>
            </w:tcBorders>
          </w:tcPr>
          <w:p w14:paraId="4E3CC694"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O</w:t>
            </w:r>
            <w:r w:rsidRPr="00D92E98">
              <w:rPr>
                <w:rFonts w:asciiTheme="minorHAnsi" w:eastAsiaTheme="minorEastAsia" w:hAnsiTheme="minorHAnsi"/>
                <w:sz w:val="18"/>
                <w:szCs w:val="18"/>
              </w:rPr>
              <w:t>ppositeAcctNo</w:t>
            </w:r>
          </w:p>
        </w:tc>
        <w:tc>
          <w:tcPr>
            <w:tcW w:w="1406" w:type="pct"/>
            <w:tcBorders>
              <w:top w:val="single" w:sz="4" w:space="0" w:color="auto"/>
              <w:left w:val="single" w:sz="4" w:space="0" w:color="auto"/>
              <w:bottom w:val="single" w:sz="4" w:space="0" w:color="auto"/>
              <w:right w:val="single" w:sz="4" w:space="0" w:color="auto"/>
            </w:tcBorders>
          </w:tcPr>
          <w:p w14:paraId="0C9AED84" w14:textId="77777777" w:rsidR="00697841" w:rsidRPr="00D92E98" w:rsidRDefault="00697841" w:rsidP="00C11757">
            <w:pPr>
              <w:jc w:val="center"/>
              <w:rPr>
                <w:rFonts w:asciiTheme="minorHAnsi" w:eastAsiaTheme="minorEastAsia" w:hAnsiTheme="minorHAnsi"/>
                <w:sz w:val="18"/>
                <w:szCs w:val="18"/>
              </w:rPr>
            </w:pPr>
            <w:r w:rsidRPr="00D92E98">
              <w:rPr>
                <w:rFonts w:asciiTheme="minorHAnsi" w:eastAsiaTheme="minorEastAsia" w:hAnsiTheme="minorHAnsi"/>
                <w:sz w:val="18"/>
                <w:szCs w:val="18"/>
              </w:rPr>
              <w:t>对方资金账户编号</w:t>
            </w:r>
          </w:p>
        </w:tc>
        <w:tc>
          <w:tcPr>
            <w:tcW w:w="746" w:type="pct"/>
            <w:tcBorders>
              <w:top w:val="single" w:sz="4" w:space="0" w:color="auto"/>
              <w:left w:val="single" w:sz="4" w:space="0" w:color="auto"/>
              <w:bottom w:val="single" w:sz="4" w:space="0" w:color="auto"/>
              <w:right w:val="single" w:sz="4" w:space="0" w:color="auto"/>
            </w:tcBorders>
          </w:tcPr>
          <w:p w14:paraId="2E969AF3" w14:textId="77777777" w:rsidR="00697841" w:rsidRPr="00D92E98" w:rsidRDefault="00697841"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76" w:type="pct"/>
            <w:tcBorders>
              <w:top w:val="single" w:sz="4" w:space="0" w:color="auto"/>
              <w:left w:val="single" w:sz="4" w:space="0" w:color="auto"/>
              <w:bottom w:val="single" w:sz="4" w:space="0" w:color="auto"/>
              <w:right w:val="single" w:sz="4" w:space="0" w:color="auto"/>
            </w:tcBorders>
          </w:tcPr>
          <w:p w14:paraId="62C32661"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32</w:t>
            </w:r>
          </w:p>
        </w:tc>
        <w:tc>
          <w:tcPr>
            <w:tcW w:w="360" w:type="pct"/>
            <w:tcBorders>
              <w:top w:val="single" w:sz="4" w:space="0" w:color="auto"/>
              <w:left w:val="single" w:sz="4" w:space="0" w:color="auto"/>
              <w:bottom w:val="single" w:sz="4" w:space="0" w:color="auto"/>
              <w:right w:val="single" w:sz="4" w:space="0" w:color="auto"/>
            </w:tcBorders>
          </w:tcPr>
          <w:p w14:paraId="73A449BA" w14:textId="77777777" w:rsidR="00697841" w:rsidRPr="00D92E98" w:rsidRDefault="00697841" w:rsidP="00C11757">
            <w:pPr>
              <w:rPr>
                <w:rFonts w:asciiTheme="minorHAnsi" w:eastAsiaTheme="minorEastAsia" w:hAnsiTheme="minorHAnsi"/>
                <w:sz w:val="18"/>
                <w:szCs w:val="18"/>
              </w:rPr>
            </w:pPr>
            <w:r w:rsidRPr="00D92E98">
              <w:rPr>
                <w:rFonts w:asciiTheme="minorHAnsi" w:eastAsiaTheme="minorEastAsia" w:hAnsiTheme="minorHAnsi" w:hint="eastAsia"/>
                <w:sz w:val="18"/>
                <w:szCs w:val="18"/>
              </w:rPr>
              <w:t>M</w:t>
            </w:r>
          </w:p>
        </w:tc>
        <w:tc>
          <w:tcPr>
            <w:tcW w:w="952" w:type="pct"/>
            <w:tcBorders>
              <w:top w:val="single" w:sz="4" w:space="0" w:color="auto"/>
              <w:left w:val="single" w:sz="4" w:space="0" w:color="auto"/>
              <w:bottom w:val="single" w:sz="4" w:space="0" w:color="auto"/>
              <w:right w:val="single" w:sz="4" w:space="0" w:color="auto"/>
            </w:tcBorders>
          </w:tcPr>
          <w:p w14:paraId="00AD5365" w14:textId="77777777" w:rsidR="00697841" w:rsidRPr="00D92E98" w:rsidRDefault="00697841"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bl>
    <w:p w14:paraId="7F4BC392" w14:textId="77777777" w:rsidR="00697841" w:rsidRPr="00DE7217" w:rsidRDefault="00697841" w:rsidP="00697841"/>
    <w:p w14:paraId="189AA9D2" w14:textId="77777777" w:rsidR="00697841" w:rsidRDefault="00697841" w:rsidP="00697841">
      <w:pPr>
        <w:pStyle w:val="4"/>
        <w:numPr>
          <w:ilvl w:val="0"/>
          <w:numId w:val="0"/>
        </w:numPr>
        <w:ind w:left="864" w:hanging="864"/>
      </w:pPr>
      <w:r w:rsidRPr="00F561BB">
        <w:rPr>
          <w:rFonts w:hint="eastAsia"/>
        </w:rPr>
        <w:t>报文返回码</w:t>
      </w:r>
    </w:p>
    <w:p w14:paraId="7F11F6ED" w14:textId="77777777" w:rsidR="006803B1" w:rsidRDefault="006803B1" w:rsidP="00A43EF8"/>
    <w:tbl>
      <w:tblPr>
        <w:tblStyle w:val="a9"/>
        <w:tblW w:w="7905" w:type="dxa"/>
        <w:tblLayout w:type="fixed"/>
        <w:tblLook w:val="04A0" w:firstRow="1" w:lastRow="0" w:firstColumn="1" w:lastColumn="0" w:noHBand="0" w:noVBand="1"/>
      </w:tblPr>
      <w:tblGrid>
        <w:gridCol w:w="3936"/>
        <w:gridCol w:w="3969"/>
      </w:tblGrid>
      <w:tr w:rsidR="006803B1" w:rsidRPr="00F561BB" w14:paraId="7F204623" w14:textId="77777777" w:rsidTr="00A43EF8">
        <w:tc>
          <w:tcPr>
            <w:tcW w:w="39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2449A4" w14:textId="77777777" w:rsidR="006803B1" w:rsidRPr="00F561BB" w:rsidRDefault="006803B1" w:rsidP="006803B1">
            <w:pPr>
              <w:rPr>
                <w:rFonts w:ascii="宋体" w:hAnsi="宋体" w:cs="Courier New"/>
                <w:sz w:val="21"/>
              </w:rPr>
            </w:pPr>
            <w:r w:rsidRPr="00F561BB">
              <w:rPr>
                <w:rFonts w:ascii="宋体" w:hAnsi="宋体" w:cs="Courier New" w:hint="eastAsia"/>
                <w:sz w:val="21"/>
              </w:rPr>
              <w:t>返回码</w:t>
            </w:r>
          </w:p>
        </w:tc>
        <w:tc>
          <w:tcPr>
            <w:tcW w:w="3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29D15F" w14:textId="77777777" w:rsidR="006803B1" w:rsidRPr="00F561BB" w:rsidRDefault="006803B1" w:rsidP="006803B1">
            <w:pPr>
              <w:rPr>
                <w:rFonts w:ascii="宋体" w:hAnsi="宋体" w:cs="Courier New"/>
                <w:sz w:val="21"/>
              </w:rPr>
            </w:pPr>
            <w:r w:rsidRPr="00F561BB">
              <w:rPr>
                <w:rFonts w:ascii="宋体" w:hAnsi="宋体" w:hint="eastAsia"/>
                <w:color w:val="000000"/>
                <w:sz w:val="21"/>
              </w:rPr>
              <w:t>返回码信息</w:t>
            </w:r>
          </w:p>
        </w:tc>
      </w:tr>
      <w:tr w:rsidR="006803B1" w:rsidRPr="00F561BB" w14:paraId="0282B53C" w14:textId="77777777" w:rsidTr="00A43EF8">
        <w:tc>
          <w:tcPr>
            <w:tcW w:w="3936" w:type="dxa"/>
            <w:tcBorders>
              <w:top w:val="single" w:sz="4" w:space="0" w:color="auto"/>
              <w:left w:val="single" w:sz="4" w:space="0" w:color="auto"/>
              <w:bottom w:val="single" w:sz="4" w:space="0" w:color="auto"/>
              <w:right w:val="single" w:sz="4" w:space="0" w:color="auto"/>
            </w:tcBorders>
          </w:tcPr>
          <w:p w14:paraId="142FAD38" w14:textId="77777777" w:rsidR="006803B1" w:rsidRPr="00F561BB" w:rsidRDefault="006803B1" w:rsidP="006803B1">
            <w:pPr>
              <w:rPr>
                <w:rFonts w:ascii="宋体" w:hAnsi="宋体"/>
                <w:sz w:val="21"/>
              </w:rPr>
            </w:pPr>
            <w:r w:rsidRPr="00D926FE">
              <w:rPr>
                <w:rFonts w:ascii="宋体" w:hAnsi="宋体"/>
                <w:sz w:val="21"/>
              </w:rPr>
              <w:lastRenderedPageBreak/>
              <w:t>STMTCORE_PARAM_ILLEGAL</w:t>
            </w:r>
          </w:p>
        </w:tc>
        <w:tc>
          <w:tcPr>
            <w:tcW w:w="3969" w:type="dxa"/>
            <w:tcBorders>
              <w:top w:val="single" w:sz="4" w:space="0" w:color="auto"/>
              <w:left w:val="single" w:sz="4" w:space="0" w:color="auto"/>
              <w:bottom w:val="single" w:sz="4" w:space="0" w:color="auto"/>
              <w:right w:val="single" w:sz="4" w:space="0" w:color="auto"/>
            </w:tcBorders>
          </w:tcPr>
          <w:p w14:paraId="0415049B" w14:textId="77777777" w:rsidR="006803B1" w:rsidRPr="00F561BB" w:rsidRDefault="006803B1" w:rsidP="006803B1">
            <w:pPr>
              <w:rPr>
                <w:rFonts w:ascii="宋体" w:hAnsi="宋体"/>
                <w:sz w:val="21"/>
              </w:rPr>
            </w:pPr>
            <w:r w:rsidRPr="00AA1953">
              <w:rPr>
                <w:rFonts w:ascii="宋体" w:hAnsi="宋体" w:hint="eastAsia"/>
                <w:sz w:val="21"/>
              </w:rPr>
              <w:t>必填参数不能为空</w:t>
            </w:r>
          </w:p>
        </w:tc>
      </w:tr>
      <w:tr w:rsidR="006803B1" w:rsidRPr="00F561BB" w14:paraId="1DEDC973" w14:textId="77777777" w:rsidTr="00A43EF8">
        <w:tc>
          <w:tcPr>
            <w:tcW w:w="3936" w:type="dxa"/>
            <w:tcBorders>
              <w:top w:val="single" w:sz="4" w:space="0" w:color="auto"/>
              <w:left w:val="single" w:sz="4" w:space="0" w:color="auto"/>
              <w:bottom w:val="single" w:sz="4" w:space="0" w:color="auto"/>
              <w:right w:val="single" w:sz="4" w:space="0" w:color="auto"/>
            </w:tcBorders>
          </w:tcPr>
          <w:p w14:paraId="6B6F818E" w14:textId="77777777" w:rsidR="006803B1" w:rsidRPr="00F561BB" w:rsidRDefault="006803B1" w:rsidP="006803B1">
            <w:pPr>
              <w:rPr>
                <w:rFonts w:ascii="宋体" w:hAnsi="宋体"/>
              </w:rPr>
            </w:pPr>
            <w:r w:rsidRPr="00D926FE">
              <w:rPr>
                <w:rFonts w:ascii="宋体" w:hAnsi="宋体"/>
                <w:sz w:val="21"/>
              </w:rPr>
              <w:t>STMTCORE_EMPTY_ROLE_BY_MERCHANTID</w:t>
            </w:r>
          </w:p>
        </w:tc>
        <w:tc>
          <w:tcPr>
            <w:tcW w:w="3969" w:type="dxa"/>
            <w:tcBorders>
              <w:top w:val="single" w:sz="4" w:space="0" w:color="auto"/>
              <w:left w:val="single" w:sz="4" w:space="0" w:color="auto"/>
              <w:bottom w:val="single" w:sz="4" w:space="0" w:color="auto"/>
              <w:right w:val="single" w:sz="4" w:space="0" w:color="auto"/>
            </w:tcBorders>
          </w:tcPr>
          <w:p w14:paraId="2FCA1EB9" w14:textId="77777777" w:rsidR="006803B1" w:rsidRPr="00F561BB" w:rsidRDefault="006803B1" w:rsidP="006803B1">
            <w:pPr>
              <w:rPr>
                <w:rFonts w:ascii="宋体" w:hAnsi="宋体"/>
              </w:rPr>
            </w:pPr>
            <w:r w:rsidRPr="00113444">
              <w:rPr>
                <w:rFonts w:ascii="宋体" w:hAnsi="宋体" w:hint="eastAsia"/>
                <w:sz w:val="21"/>
              </w:rPr>
              <w:t>查询商户中心失败</w:t>
            </w:r>
          </w:p>
        </w:tc>
      </w:tr>
      <w:tr w:rsidR="00FD5048" w:rsidRPr="00F561BB" w14:paraId="056E712B" w14:textId="77777777" w:rsidTr="00A43EF8">
        <w:tc>
          <w:tcPr>
            <w:tcW w:w="3936" w:type="dxa"/>
            <w:tcBorders>
              <w:top w:val="single" w:sz="4" w:space="0" w:color="auto"/>
              <w:left w:val="single" w:sz="4" w:space="0" w:color="auto"/>
              <w:bottom w:val="single" w:sz="4" w:space="0" w:color="auto"/>
              <w:right w:val="single" w:sz="4" w:space="0" w:color="auto"/>
            </w:tcBorders>
          </w:tcPr>
          <w:p w14:paraId="191BDFB3" w14:textId="18EA4A4B" w:rsidR="00FD5048" w:rsidRPr="00D926FE" w:rsidRDefault="00FD5048" w:rsidP="00FD5048">
            <w:pPr>
              <w:rPr>
                <w:rFonts w:ascii="宋体" w:hAnsi="宋体"/>
              </w:rPr>
            </w:pPr>
            <w:r w:rsidRPr="00BF31E5">
              <w:rPr>
                <w:rFonts w:ascii="宋体" w:hAnsi="宋体"/>
                <w:color w:val="FF0000"/>
                <w:sz w:val="21"/>
              </w:rPr>
              <w:t>STMTCORE_</w:t>
            </w:r>
            <w:r w:rsidRPr="00BF31E5">
              <w:rPr>
                <w:rFonts w:ascii="宋体" w:hAnsi="宋体"/>
                <w:color w:val="FF0000"/>
              </w:rPr>
              <w:t>RPC_EXCEPTION</w:t>
            </w:r>
          </w:p>
        </w:tc>
        <w:tc>
          <w:tcPr>
            <w:tcW w:w="3969" w:type="dxa"/>
            <w:tcBorders>
              <w:top w:val="single" w:sz="4" w:space="0" w:color="auto"/>
              <w:left w:val="single" w:sz="4" w:space="0" w:color="auto"/>
              <w:bottom w:val="single" w:sz="4" w:space="0" w:color="auto"/>
              <w:right w:val="single" w:sz="4" w:space="0" w:color="auto"/>
            </w:tcBorders>
          </w:tcPr>
          <w:p w14:paraId="5D61A11B" w14:textId="6F30E2FB" w:rsidR="00FD5048" w:rsidRPr="00113444" w:rsidRDefault="00FD5048" w:rsidP="00FD5048">
            <w:pPr>
              <w:rPr>
                <w:rFonts w:ascii="宋体" w:hAnsi="宋体"/>
              </w:rPr>
            </w:pPr>
            <w:r w:rsidRPr="00BF31E5">
              <w:rPr>
                <w:rFonts w:ascii="宋体" w:hAnsi="宋体" w:hint="eastAsia"/>
                <w:color w:val="FF0000"/>
              </w:rPr>
              <w:t>调用外部接口RPC异常</w:t>
            </w:r>
          </w:p>
        </w:tc>
      </w:tr>
    </w:tbl>
    <w:p w14:paraId="6F3AED9D" w14:textId="77777777" w:rsidR="006803B1" w:rsidRDefault="006803B1" w:rsidP="00A43EF8"/>
    <w:p w14:paraId="42BA8244" w14:textId="77777777" w:rsidR="006803B1" w:rsidRPr="006803B1" w:rsidRDefault="006803B1" w:rsidP="00A43EF8"/>
    <w:p w14:paraId="557FD997" w14:textId="2D5AD26B" w:rsidR="00E7504F" w:rsidRPr="004E692F" w:rsidRDefault="00E7504F">
      <w:pPr>
        <w:pStyle w:val="3"/>
        <w:rPr>
          <w:sz w:val="24"/>
        </w:rPr>
      </w:pPr>
      <w:bookmarkStart w:id="177" w:name="_Toc477441237"/>
      <w:r>
        <w:rPr>
          <w:rFonts w:hint="eastAsia"/>
        </w:rPr>
        <w:t>活期账户余额</w:t>
      </w:r>
      <w:r w:rsidRPr="0091619D">
        <w:rPr>
          <w:rFonts w:hint="eastAsia"/>
        </w:rPr>
        <w:t>查询</w:t>
      </w:r>
      <w:r w:rsidRPr="00C90854">
        <w:rPr>
          <w:sz w:val="24"/>
        </w:rPr>
        <w:t>&lt;ant.mybank.depbuss.accountbalance.query&gt;</w:t>
      </w:r>
      <w:bookmarkEnd w:id="177"/>
      <w:r w:rsidR="004E692F">
        <w:rPr>
          <w:rFonts w:hint="eastAsia"/>
          <w:sz w:val="24"/>
        </w:rPr>
        <w:t xml:space="preserve"> </w:t>
      </w:r>
      <w:r w:rsidR="004E692F" w:rsidRPr="004E692F">
        <w:rPr>
          <w:rFonts w:hint="eastAsia"/>
          <w:color w:val="FF0000"/>
          <w:sz w:val="28"/>
        </w:rPr>
        <w:t>（如非网商银行提出，合作方无须关注本流程）</w:t>
      </w:r>
    </w:p>
    <w:p w14:paraId="24CB5EC2" w14:textId="77777777" w:rsidR="00E7504F" w:rsidRDefault="00E7504F" w:rsidP="00E7504F">
      <w:pPr>
        <w:ind w:firstLineChars="200" w:firstLine="480"/>
        <w:rPr>
          <w:sz w:val="24"/>
          <w:szCs w:val="24"/>
        </w:rPr>
      </w:pPr>
      <w:r>
        <w:rPr>
          <w:rFonts w:hint="eastAsia"/>
          <w:sz w:val="24"/>
          <w:szCs w:val="24"/>
        </w:rPr>
        <w:t>查询</w:t>
      </w:r>
      <w:r>
        <w:rPr>
          <w:sz w:val="24"/>
          <w:szCs w:val="24"/>
        </w:rPr>
        <w:t>客户银行账户的</w:t>
      </w:r>
      <w:r w:rsidRPr="00230045">
        <w:rPr>
          <w:rFonts w:hint="eastAsia"/>
          <w:sz w:val="24"/>
          <w:szCs w:val="24"/>
        </w:rPr>
        <w:t>活期</w:t>
      </w:r>
      <w:r>
        <w:rPr>
          <w:rFonts w:hint="eastAsia"/>
          <w:sz w:val="24"/>
          <w:szCs w:val="24"/>
        </w:rPr>
        <w:t>余额</w:t>
      </w:r>
      <w:r w:rsidRPr="00230045">
        <w:rPr>
          <w:rFonts w:hint="eastAsia"/>
          <w:sz w:val="24"/>
          <w:szCs w:val="24"/>
        </w:rPr>
        <w:t>。</w:t>
      </w:r>
    </w:p>
    <w:p w14:paraId="28FEF758" w14:textId="77777777" w:rsidR="00E7504F" w:rsidRPr="006D1FD0" w:rsidRDefault="00E7504F" w:rsidP="00E7504F">
      <w:pPr>
        <w:pStyle w:val="4"/>
        <w:numPr>
          <w:ilvl w:val="0"/>
          <w:numId w:val="0"/>
        </w:numPr>
        <w:ind w:left="864" w:hanging="864"/>
      </w:pPr>
      <w:r w:rsidRPr="006D1FD0">
        <w:rPr>
          <w:rFonts w:hint="eastAsia"/>
        </w:rPr>
        <w:t>请求报文</w:t>
      </w:r>
    </w:p>
    <w:tbl>
      <w:tblPr>
        <w:tblStyle w:val="a9"/>
        <w:tblW w:w="5000" w:type="pct"/>
        <w:tblLook w:val="04A0" w:firstRow="1" w:lastRow="0" w:firstColumn="1" w:lastColumn="0" w:noHBand="0" w:noVBand="1"/>
      </w:tblPr>
      <w:tblGrid>
        <w:gridCol w:w="397"/>
        <w:gridCol w:w="1112"/>
        <w:gridCol w:w="2968"/>
        <w:gridCol w:w="698"/>
        <w:gridCol w:w="400"/>
        <w:gridCol w:w="589"/>
        <w:gridCol w:w="2132"/>
      </w:tblGrid>
      <w:tr w:rsidR="00E7504F" w:rsidRPr="005E0BC6" w14:paraId="3B3A124A" w14:textId="77777777" w:rsidTr="00C11757">
        <w:trPr>
          <w:trHeight w:val="324"/>
        </w:trPr>
        <w:tc>
          <w:tcPr>
            <w:tcW w:w="290" w:type="pct"/>
            <w:tcBorders>
              <w:top w:val="single" w:sz="4" w:space="0" w:color="auto"/>
              <w:left w:val="single" w:sz="4" w:space="0" w:color="auto"/>
              <w:bottom w:val="single" w:sz="4" w:space="0" w:color="auto"/>
              <w:right w:val="single" w:sz="4" w:space="0" w:color="auto"/>
            </w:tcBorders>
            <w:shd w:val="clear" w:color="auto" w:fill="E0E0E0"/>
            <w:vAlign w:val="center"/>
          </w:tcPr>
          <w:p w14:paraId="5863ADA7"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72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D2D6"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8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EA1630"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4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61FCFD"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3366AD"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F6E2EC"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9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6C5D0A"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E7504F" w:rsidRPr="00684D17" w14:paraId="4F628610" w14:textId="77777777" w:rsidTr="00C11757">
        <w:trPr>
          <w:trHeight w:val="287"/>
        </w:trPr>
        <w:tc>
          <w:tcPr>
            <w:tcW w:w="290" w:type="pct"/>
            <w:tcBorders>
              <w:top w:val="single" w:sz="4" w:space="0" w:color="auto"/>
              <w:left w:val="single" w:sz="4" w:space="0" w:color="auto"/>
              <w:bottom w:val="single" w:sz="4" w:space="0" w:color="auto"/>
              <w:right w:val="single" w:sz="4" w:space="0" w:color="auto"/>
            </w:tcBorders>
            <w:vAlign w:val="center"/>
          </w:tcPr>
          <w:p w14:paraId="3DDC6990" w14:textId="77777777" w:rsidR="00E7504F" w:rsidRPr="00E06B4C" w:rsidRDefault="00E7504F" w:rsidP="006A0DBC">
            <w:pPr>
              <w:pStyle w:val="a6"/>
              <w:numPr>
                <w:ilvl w:val="0"/>
                <w:numId w:val="65"/>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hideMark/>
          </w:tcPr>
          <w:p w14:paraId="4BCA9A7E" w14:textId="77777777" w:rsidR="00E7504F" w:rsidRPr="00684D17" w:rsidRDefault="00A8029C" w:rsidP="00C11757">
            <w:pPr>
              <w:rPr>
                <w:rFonts w:asciiTheme="minorHAnsi" w:eastAsiaTheme="minorEastAsia" w:hAnsiTheme="minorHAnsi"/>
                <w:sz w:val="18"/>
                <w:szCs w:val="18"/>
              </w:rPr>
            </w:pPr>
            <w:r>
              <w:rPr>
                <w:rFonts w:asciiTheme="minorHAnsi" w:eastAsiaTheme="minorEastAsia" w:hAnsiTheme="minorHAnsi"/>
                <w:sz w:val="18"/>
                <w:szCs w:val="18"/>
              </w:rPr>
              <w:t>I</w:t>
            </w:r>
            <w:r w:rsidR="00E7504F" w:rsidRPr="00A54516">
              <w:rPr>
                <w:rFonts w:asciiTheme="minorHAnsi" w:eastAsiaTheme="minorEastAsia" w:hAnsiTheme="minorHAnsi"/>
                <w:sz w:val="18"/>
                <w:szCs w:val="18"/>
              </w:rPr>
              <w:t>svOrgId</w:t>
            </w:r>
          </w:p>
        </w:tc>
        <w:tc>
          <w:tcPr>
            <w:tcW w:w="1839" w:type="pct"/>
            <w:tcBorders>
              <w:top w:val="single" w:sz="4" w:space="0" w:color="auto"/>
              <w:left w:val="single" w:sz="4" w:space="0" w:color="auto"/>
              <w:bottom w:val="single" w:sz="4" w:space="0" w:color="auto"/>
              <w:right w:val="single" w:sz="4" w:space="0" w:color="auto"/>
            </w:tcBorders>
            <w:hideMark/>
          </w:tcPr>
          <w:p w14:paraId="3695C42B"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471" w:type="pct"/>
            <w:tcBorders>
              <w:top w:val="single" w:sz="4" w:space="0" w:color="auto"/>
              <w:left w:val="single" w:sz="4" w:space="0" w:color="auto"/>
              <w:bottom w:val="single" w:sz="4" w:space="0" w:color="auto"/>
              <w:right w:val="single" w:sz="4" w:space="0" w:color="auto"/>
            </w:tcBorders>
            <w:hideMark/>
          </w:tcPr>
          <w:p w14:paraId="2A936AC8"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91" w:type="pct"/>
            <w:tcBorders>
              <w:top w:val="single" w:sz="4" w:space="0" w:color="auto"/>
              <w:left w:val="single" w:sz="4" w:space="0" w:color="auto"/>
              <w:bottom w:val="single" w:sz="4" w:space="0" w:color="auto"/>
              <w:right w:val="single" w:sz="4" w:space="0" w:color="auto"/>
            </w:tcBorders>
            <w:hideMark/>
          </w:tcPr>
          <w:p w14:paraId="7474473B"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405" w:type="pct"/>
            <w:tcBorders>
              <w:top w:val="single" w:sz="4" w:space="0" w:color="auto"/>
              <w:left w:val="single" w:sz="4" w:space="0" w:color="auto"/>
              <w:bottom w:val="single" w:sz="4" w:space="0" w:color="auto"/>
              <w:right w:val="single" w:sz="4" w:space="0" w:color="auto"/>
            </w:tcBorders>
            <w:hideMark/>
          </w:tcPr>
          <w:p w14:paraId="2BDD94B3" w14:textId="77777777" w:rsidR="00E7504F" w:rsidRPr="00684D17" w:rsidRDefault="00E7504F"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983" w:type="pct"/>
            <w:tcBorders>
              <w:top w:val="single" w:sz="4" w:space="0" w:color="auto"/>
              <w:left w:val="single" w:sz="4" w:space="0" w:color="auto"/>
              <w:bottom w:val="single" w:sz="4" w:space="0" w:color="auto"/>
              <w:right w:val="single" w:sz="4" w:space="0" w:color="auto"/>
            </w:tcBorders>
            <w:hideMark/>
          </w:tcPr>
          <w:p w14:paraId="6E9E7104" w14:textId="41CA5D3A" w:rsidR="00E7504F" w:rsidRPr="00684D17" w:rsidRDefault="00B52F88" w:rsidP="00C11757">
            <w:pPr>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E7504F" w:rsidRPr="00123A3A">
              <w:rPr>
                <w:rFonts w:asciiTheme="minorHAnsi" w:eastAsiaTheme="minorEastAsia" w:hAnsiTheme="minorHAnsi"/>
                <w:sz w:val="18"/>
                <w:szCs w:val="18"/>
              </w:rPr>
              <w:t xml:space="preserve"> </w:t>
            </w:r>
          </w:p>
        </w:tc>
      </w:tr>
      <w:tr w:rsidR="00E7504F" w:rsidRPr="00684D17" w14:paraId="7A40DA06" w14:textId="77777777" w:rsidTr="00C11757">
        <w:trPr>
          <w:trHeight w:val="287"/>
        </w:trPr>
        <w:tc>
          <w:tcPr>
            <w:tcW w:w="290" w:type="pct"/>
            <w:tcBorders>
              <w:top w:val="single" w:sz="4" w:space="0" w:color="auto"/>
              <w:left w:val="single" w:sz="4" w:space="0" w:color="auto"/>
              <w:bottom w:val="single" w:sz="4" w:space="0" w:color="auto"/>
              <w:right w:val="single" w:sz="4" w:space="0" w:color="auto"/>
            </w:tcBorders>
            <w:vAlign w:val="center"/>
          </w:tcPr>
          <w:p w14:paraId="11BDE4F7" w14:textId="77777777" w:rsidR="00E7504F" w:rsidRPr="00763FB7" w:rsidRDefault="00E7504F" w:rsidP="006A0DBC">
            <w:pPr>
              <w:pStyle w:val="a6"/>
              <w:numPr>
                <w:ilvl w:val="0"/>
                <w:numId w:val="65"/>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3D058058"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sz w:val="18"/>
                <w:szCs w:val="18"/>
              </w:rPr>
              <w:t>M</w:t>
            </w:r>
            <w:r w:rsidRPr="00684D17">
              <w:rPr>
                <w:rFonts w:asciiTheme="minorHAnsi" w:eastAsiaTheme="minorEastAsia" w:hAnsiTheme="minorHAnsi" w:hint="eastAsia"/>
                <w:sz w:val="18"/>
                <w:szCs w:val="18"/>
              </w:rPr>
              <w:t>erchantId</w:t>
            </w:r>
          </w:p>
        </w:tc>
        <w:tc>
          <w:tcPr>
            <w:tcW w:w="1839" w:type="pct"/>
            <w:tcBorders>
              <w:top w:val="single" w:sz="4" w:space="0" w:color="auto"/>
              <w:left w:val="single" w:sz="4" w:space="0" w:color="auto"/>
              <w:bottom w:val="single" w:sz="4" w:space="0" w:color="auto"/>
              <w:right w:val="single" w:sz="4" w:space="0" w:color="auto"/>
            </w:tcBorders>
          </w:tcPr>
          <w:p w14:paraId="171974AE" w14:textId="1D2CA748" w:rsidR="00E7504F" w:rsidRPr="00684D17" w:rsidRDefault="00E7504F"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商户号</w:t>
            </w:r>
            <w:r w:rsidR="00B52F88">
              <w:rPr>
                <w:rFonts w:asciiTheme="minorHAnsi" w:eastAsiaTheme="minorEastAsia" w:hAnsiTheme="minorHAnsi" w:hint="eastAsia"/>
                <w:sz w:val="18"/>
                <w:szCs w:val="18"/>
              </w:rPr>
              <w:t>。</w:t>
            </w:r>
            <w:r w:rsidR="00B52F88">
              <w:rPr>
                <w:rFonts w:asciiTheme="minorEastAsia" w:eastAsiaTheme="minorEastAsia" w:hAnsiTheme="minorEastAsia" w:hint="eastAsia"/>
                <w:color w:val="000000"/>
                <w:sz w:val="18"/>
                <w:szCs w:val="18"/>
              </w:rPr>
              <w:t>网商为</w:t>
            </w:r>
            <w:r w:rsidR="00B52F88">
              <w:rPr>
                <w:rFonts w:asciiTheme="minorEastAsia" w:eastAsiaTheme="minorEastAsia" w:hAnsiTheme="minorEastAsia"/>
                <w:color w:val="000000"/>
                <w:sz w:val="18"/>
                <w:szCs w:val="18"/>
              </w:rPr>
              <w:t>商户分配的</w:t>
            </w:r>
            <w:r w:rsidR="00B52F88">
              <w:rPr>
                <w:rFonts w:asciiTheme="minorEastAsia" w:eastAsiaTheme="minorEastAsia" w:hAnsiTheme="minorEastAsia" w:hint="eastAsia"/>
                <w:color w:val="000000"/>
                <w:sz w:val="18"/>
                <w:szCs w:val="18"/>
              </w:rPr>
              <w:t>商户</w:t>
            </w:r>
            <w:r w:rsidR="00B52F88">
              <w:rPr>
                <w:rFonts w:asciiTheme="minorEastAsia" w:eastAsiaTheme="minorEastAsia" w:hAnsiTheme="minorEastAsia"/>
                <w:color w:val="000000"/>
                <w:sz w:val="18"/>
                <w:szCs w:val="18"/>
              </w:rPr>
              <w:t>号</w:t>
            </w:r>
            <w:r w:rsidR="00B52F88">
              <w:rPr>
                <w:rFonts w:asciiTheme="minorEastAsia" w:eastAsiaTheme="minorEastAsia" w:hAnsiTheme="minorEastAsia" w:hint="eastAsia"/>
                <w:color w:val="000000"/>
                <w:sz w:val="18"/>
                <w:szCs w:val="18"/>
              </w:rPr>
              <w:t>，</w:t>
            </w:r>
            <w:r w:rsidR="00B52F88">
              <w:rPr>
                <w:rFonts w:asciiTheme="minorEastAsia" w:eastAsiaTheme="minorEastAsia" w:hAnsiTheme="minorEastAsia"/>
                <w:color w:val="000000"/>
                <w:sz w:val="18"/>
                <w:szCs w:val="18"/>
              </w:rPr>
              <w:t>通过商户入驻</w:t>
            </w:r>
            <w:r w:rsidR="00B52F88">
              <w:rPr>
                <w:rFonts w:asciiTheme="minorEastAsia" w:eastAsiaTheme="minorEastAsia" w:hAnsiTheme="minorEastAsia" w:hint="eastAsia"/>
                <w:color w:val="000000"/>
                <w:sz w:val="18"/>
                <w:szCs w:val="18"/>
              </w:rPr>
              <w:t>结果</w:t>
            </w:r>
            <w:r w:rsidR="00B52F88">
              <w:rPr>
                <w:rFonts w:asciiTheme="minorEastAsia" w:eastAsiaTheme="minorEastAsia" w:hAnsiTheme="minorEastAsia"/>
                <w:color w:val="000000"/>
                <w:sz w:val="18"/>
                <w:szCs w:val="18"/>
              </w:rPr>
              <w:t>查询</w:t>
            </w:r>
            <w:r w:rsidR="00B52F88">
              <w:rPr>
                <w:rFonts w:asciiTheme="minorEastAsia" w:eastAsiaTheme="minorEastAsia" w:hAnsiTheme="minorEastAsia" w:hint="eastAsia"/>
                <w:color w:val="000000"/>
                <w:sz w:val="18"/>
                <w:szCs w:val="18"/>
              </w:rPr>
              <w:t>接口</w:t>
            </w:r>
            <w:r w:rsidR="00B52F88">
              <w:rPr>
                <w:rFonts w:asciiTheme="minorEastAsia" w:eastAsiaTheme="minorEastAsia" w:hAnsiTheme="minorEastAsia"/>
                <w:color w:val="000000"/>
                <w:sz w:val="18"/>
                <w:szCs w:val="18"/>
              </w:rPr>
              <w:t>获取。</w:t>
            </w:r>
          </w:p>
        </w:tc>
        <w:tc>
          <w:tcPr>
            <w:tcW w:w="471" w:type="pct"/>
            <w:tcBorders>
              <w:top w:val="single" w:sz="4" w:space="0" w:color="auto"/>
              <w:left w:val="single" w:sz="4" w:space="0" w:color="auto"/>
              <w:bottom w:val="single" w:sz="4" w:space="0" w:color="auto"/>
              <w:right w:val="single" w:sz="4" w:space="0" w:color="auto"/>
            </w:tcBorders>
          </w:tcPr>
          <w:p w14:paraId="469E0057"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91" w:type="pct"/>
            <w:tcBorders>
              <w:top w:val="single" w:sz="4" w:space="0" w:color="auto"/>
              <w:left w:val="single" w:sz="4" w:space="0" w:color="auto"/>
              <w:bottom w:val="single" w:sz="4" w:space="0" w:color="auto"/>
              <w:right w:val="single" w:sz="4" w:space="0" w:color="auto"/>
            </w:tcBorders>
          </w:tcPr>
          <w:p w14:paraId="367FEE3C"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405" w:type="pct"/>
            <w:tcBorders>
              <w:top w:val="single" w:sz="4" w:space="0" w:color="auto"/>
              <w:left w:val="single" w:sz="4" w:space="0" w:color="auto"/>
              <w:bottom w:val="single" w:sz="4" w:space="0" w:color="auto"/>
              <w:right w:val="single" w:sz="4" w:space="0" w:color="auto"/>
            </w:tcBorders>
          </w:tcPr>
          <w:p w14:paraId="64E34B76" w14:textId="77777777" w:rsidR="00E7504F" w:rsidRPr="00684D17" w:rsidRDefault="00E7504F"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983" w:type="pct"/>
            <w:tcBorders>
              <w:top w:val="single" w:sz="4" w:space="0" w:color="auto"/>
              <w:left w:val="single" w:sz="4" w:space="0" w:color="auto"/>
              <w:bottom w:val="single" w:sz="4" w:space="0" w:color="auto"/>
              <w:right w:val="single" w:sz="4" w:space="0" w:color="auto"/>
            </w:tcBorders>
          </w:tcPr>
          <w:p w14:paraId="7ED2DBA2" w14:textId="77777777" w:rsidR="00E7504F" w:rsidRPr="00684D17" w:rsidRDefault="00E7504F" w:rsidP="00C11757">
            <w:pPr>
              <w:rPr>
                <w:rFonts w:asciiTheme="minorHAnsi" w:eastAsiaTheme="minorEastAsia" w:hAnsiTheme="minorHAnsi"/>
                <w:sz w:val="18"/>
                <w:szCs w:val="18"/>
              </w:rPr>
            </w:pPr>
          </w:p>
        </w:tc>
      </w:tr>
      <w:tr w:rsidR="00E7504F" w:rsidRPr="00684D17" w14:paraId="126A0931" w14:textId="77777777" w:rsidTr="00C11757">
        <w:trPr>
          <w:trHeight w:val="287"/>
        </w:trPr>
        <w:tc>
          <w:tcPr>
            <w:tcW w:w="290" w:type="pct"/>
            <w:tcBorders>
              <w:top w:val="single" w:sz="4" w:space="0" w:color="auto"/>
              <w:left w:val="single" w:sz="4" w:space="0" w:color="auto"/>
              <w:bottom w:val="single" w:sz="4" w:space="0" w:color="auto"/>
              <w:right w:val="single" w:sz="4" w:space="0" w:color="auto"/>
            </w:tcBorders>
            <w:vAlign w:val="center"/>
          </w:tcPr>
          <w:p w14:paraId="24F901E8" w14:textId="77777777" w:rsidR="00E7504F" w:rsidRPr="00763FB7" w:rsidRDefault="00E7504F" w:rsidP="006A0DBC">
            <w:pPr>
              <w:pStyle w:val="a6"/>
              <w:numPr>
                <w:ilvl w:val="0"/>
                <w:numId w:val="65"/>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7FCAE024"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sz w:val="18"/>
                <w:szCs w:val="18"/>
              </w:rPr>
              <w:t>C</w:t>
            </w:r>
            <w:r w:rsidRPr="00372B85">
              <w:rPr>
                <w:rFonts w:asciiTheme="minorHAnsi" w:eastAsiaTheme="minorEastAsia" w:hAnsiTheme="minorHAnsi" w:hint="eastAsia"/>
                <w:sz w:val="18"/>
                <w:szCs w:val="18"/>
              </w:rPr>
              <w:t>ardNo</w:t>
            </w:r>
          </w:p>
        </w:tc>
        <w:tc>
          <w:tcPr>
            <w:tcW w:w="1839" w:type="pct"/>
            <w:tcBorders>
              <w:top w:val="single" w:sz="4" w:space="0" w:color="auto"/>
              <w:left w:val="single" w:sz="4" w:space="0" w:color="auto"/>
              <w:bottom w:val="single" w:sz="4" w:space="0" w:color="auto"/>
              <w:right w:val="single" w:sz="4" w:space="0" w:color="auto"/>
            </w:tcBorders>
          </w:tcPr>
          <w:p w14:paraId="2505D47E"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hint="eastAsia"/>
                <w:sz w:val="18"/>
                <w:szCs w:val="18"/>
              </w:rPr>
              <w:t>卡号</w:t>
            </w:r>
            <w:r>
              <w:rPr>
                <w:rFonts w:asciiTheme="minorHAnsi" w:eastAsiaTheme="minorEastAsia" w:hAnsiTheme="minorHAnsi" w:hint="eastAsia"/>
                <w:sz w:val="18"/>
                <w:szCs w:val="18"/>
              </w:rPr>
              <w:t>。</w:t>
            </w:r>
            <w:r>
              <w:rPr>
                <w:rFonts w:asciiTheme="minorHAnsi" w:eastAsiaTheme="minorEastAsia" w:hAnsiTheme="minorHAnsi"/>
                <w:sz w:val="18"/>
                <w:szCs w:val="18"/>
              </w:rPr>
              <w:t>卡号与商户号必须匹配，否则</w:t>
            </w:r>
            <w:r>
              <w:rPr>
                <w:rFonts w:asciiTheme="minorHAnsi" w:eastAsiaTheme="minorEastAsia" w:hAnsiTheme="minorHAnsi" w:hint="eastAsia"/>
                <w:sz w:val="18"/>
                <w:szCs w:val="18"/>
              </w:rPr>
              <w:t>返回</w:t>
            </w:r>
            <w:r>
              <w:rPr>
                <w:rFonts w:asciiTheme="minorHAnsi" w:eastAsiaTheme="minorEastAsia" w:hAnsiTheme="minorHAnsi"/>
                <w:sz w:val="18"/>
                <w:szCs w:val="18"/>
              </w:rPr>
              <w:t>错误。</w:t>
            </w:r>
          </w:p>
        </w:tc>
        <w:tc>
          <w:tcPr>
            <w:tcW w:w="471" w:type="pct"/>
            <w:tcBorders>
              <w:top w:val="single" w:sz="4" w:space="0" w:color="auto"/>
              <w:left w:val="single" w:sz="4" w:space="0" w:color="auto"/>
              <w:bottom w:val="single" w:sz="4" w:space="0" w:color="auto"/>
              <w:right w:val="single" w:sz="4" w:space="0" w:color="auto"/>
            </w:tcBorders>
          </w:tcPr>
          <w:p w14:paraId="6BB5B2B9"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91" w:type="pct"/>
            <w:tcBorders>
              <w:top w:val="single" w:sz="4" w:space="0" w:color="auto"/>
              <w:left w:val="single" w:sz="4" w:space="0" w:color="auto"/>
              <w:bottom w:val="single" w:sz="4" w:space="0" w:color="auto"/>
              <w:right w:val="single" w:sz="4" w:space="0" w:color="auto"/>
            </w:tcBorders>
          </w:tcPr>
          <w:p w14:paraId="349651F4"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hint="eastAsia"/>
                <w:sz w:val="18"/>
                <w:szCs w:val="18"/>
              </w:rPr>
              <w:t>32</w:t>
            </w:r>
          </w:p>
        </w:tc>
        <w:tc>
          <w:tcPr>
            <w:tcW w:w="405" w:type="pct"/>
            <w:tcBorders>
              <w:top w:val="single" w:sz="4" w:space="0" w:color="auto"/>
              <w:left w:val="single" w:sz="4" w:space="0" w:color="auto"/>
              <w:bottom w:val="single" w:sz="4" w:space="0" w:color="auto"/>
              <w:right w:val="single" w:sz="4" w:space="0" w:color="auto"/>
            </w:tcBorders>
          </w:tcPr>
          <w:p w14:paraId="05D2C31A"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hint="eastAsia"/>
                <w:sz w:val="18"/>
                <w:szCs w:val="18"/>
              </w:rPr>
              <w:t>M</w:t>
            </w:r>
          </w:p>
        </w:tc>
        <w:tc>
          <w:tcPr>
            <w:tcW w:w="983" w:type="pct"/>
            <w:tcBorders>
              <w:top w:val="single" w:sz="4" w:space="0" w:color="auto"/>
              <w:left w:val="single" w:sz="4" w:space="0" w:color="auto"/>
              <w:bottom w:val="single" w:sz="4" w:space="0" w:color="auto"/>
              <w:right w:val="single" w:sz="4" w:space="0" w:color="auto"/>
            </w:tcBorders>
          </w:tcPr>
          <w:p w14:paraId="01937E89"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sz w:val="18"/>
                <w:szCs w:val="18"/>
              </w:rPr>
              <w:t>8888886531660936</w:t>
            </w:r>
          </w:p>
        </w:tc>
      </w:tr>
      <w:tr w:rsidR="00E7504F" w:rsidRPr="00684D17" w14:paraId="63C1A7A3" w14:textId="77777777" w:rsidTr="00C11757">
        <w:trPr>
          <w:trHeight w:val="287"/>
        </w:trPr>
        <w:tc>
          <w:tcPr>
            <w:tcW w:w="290" w:type="pct"/>
            <w:tcBorders>
              <w:top w:val="single" w:sz="4" w:space="0" w:color="auto"/>
              <w:left w:val="single" w:sz="4" w:space="0" w:color="auto"/>
              <w:bottom w:val="single" w:sz="4" w:space="0" w:color="auto"/>
              <w:right w:val="single" w:sz="4" w:space="0" w:color="auto"/>
            </w:tcBorders>
            <w:vAlign w:val="center"/>
          </w:tcPr>
          <w:p w14:paraId="08EF51DB" w14:textId="77777777" w:rsidR="00E7504F" w:rsidRPr="00763FB7" w:rsidRDefault="00E7504F" w:rsidP="006A0DBC">
            <w:pPr>
              <w:pStyle w:val="a6"/>
              <w:numPr>
                <w:ilvl w:val="0"/>
                <w:numId w:val="65"/>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6023EE40"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sz w:val="18"/>
                <w:szCs w:val="18"/>
              </w:rPr>
              <w:t>Currency</w:t>
            </w:r>
          </w:p>
        </w:tc>
        <w:tc>
          <w:tcPr>
            <w:tcW w:w="1839" w:type="pct"/>
            <w:tcBorders>
              <w:top w:val="single" w:sz="4" w:space="0" w:color="auto"/>
              <w:left w:val="single" w:sz="4" w:space="0" w:color="auto"/>
              <w:bottom w:val="single" w:sz="4" w:space="0" w:color="auto"/>
              <w:right w:val="single" w:sz="4" w:space="0" w:color="auto"/>
            </w:tcBorders>
          </w:tcPr>
          <w:p w14:paraId="5D77EB79"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hint="eastAsia"/>
                <w:sz w:val="18"/>
                <w:szCs w:val="18"/>
              </w:rPr>
              <w:t>币种</w:t>
            </w:r>
            <w:r w:rsidRPr="00372B85">
              <w:rPr>
                <w:rFonts w:asciiTheme="minorHAnsi" w:eastAsiaTheme="minorEastAsia" w:hAnsiTheme="minorHAnsi" w:hint="eastAsia"/>
                <w:sz w:val="18"/>
                <w:szCs w:val="18"/>
              </w:rPr>
              <w:t xml:space="preserve">, </w:t>
            </w:r>
            <w:r w:rsidRPr="00372B85">
              <w:rPr>
                <w:rFonts w:asciiTheme="minorHAnsi" w:eastAsiaTheme="minorEastAsia" w:hAnsiTheme="minorHAnsi" w:hint="eastAsia"/>
                <w:sz w:val="18"/>
                <w:szCs w:val="18"/>
              </w:rPr>
              <w:t>消费金额的币种，只支持人民币金额，参考《附录</w:t>
            </w:r>
            <w:r w:rsidRPr="00372B85">
              <w:rPr>
                <w:rFonts w:asciiTheme="minorHAnsi" w:eastAsiaTheme="minorEastAsia" w:hAnsiTheme="minorHAnsi" w:hint="eastAsia"/>
                <w:sz w:val="18"/>
                <w:szCs w:val="18"/>
              </w:rPr>
              <w:t>-</w:t>
            </w:r>
            <w:r w:rsidRPr="00372B85">
              <w:rPr>
                <w:rFonts w:asciiTheme="minorHAnsi" w:eastAsiaTheme="minorEastAsia" w:hAnsiTheme="minorHAnsi" w:hint="eastAsia"/>
                <w:sz w:val="18"/>
                <w:szCs w:val="18"/>
              </w:rPr>
              <w:t>币种》</w:t>
            </w:r>
          </w:p>
        </w:tc>
        <w:tc>
          <w:tcPr>
            <w:tcW w:w="471" w:type="pct"/>
            <w:tcBorders>
              <w:top w:val="single" w:sz="4" w:space="0" w:color="auto"/>
              <w:left w:val="single" w:sz="4" w:space="0" w:color="auto"/>
              <w:bottom w:val="single" w:sz="4" w:space="0" w:color="auto"/>
              <w:right w:val="single" w:sz="4" w:space="0" w:color="auto"/>
            </w:tcBorders>
          </w:tcPr>
          <w:p w14:paraId="5C91576C"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91" w:type="pct"/>
            <w:tcBorders>
              <w:top w:val="single" w:sz="4" w:space="0" w:color="auto"/>
              <w:left w:val="single" w:sz="4" w:space="0" w:color="auto"/>
              <w:bottom w:val="single" w:sz="4" w:space="0" w:color="auto"/>
              <w:right w:val="single" w:sz="4" w:space="0" w:color="auto"/>
            </w:tcBorders>
          </w:tcPr>
          <w:p w14:paraId="4ED3BB9A"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sz w:val="18"/>
                <w:szCs w:val="18"/>
              </w:rPr>
              <w:t>3</w:t>
            </w:r>
          </w:p>
        </w:tc>
        <w:tc>
          <w:tcPr>
            <w:tcW w:w="405" w:type="pct"/>
            <w:tcBorders>
              <w:top w:val="single" w:sz="4" w:space="0" w:color="auto"/>
              <w:left w:val="single" w:sz="4" w:space="0" w:color="auto"/>
              <w:bottom w:val="single" w:sz="4" w:space="0" w:color="auto"/>
              <w:right w:val="single" w:sz="4" w:space="0" w:color="auto"/>
            </w:tcBorders>
          </w:tcPr>
          <w:p w14:paraId="2BD0D5F8"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hint="eastAsia"/>
                <w:sz w:val="18"/>
                <w:szCs w:val="18"/>
              </w:rPr>
              <w:t>M</w:t>
            </w:r>
          </w:p>
        </w:tc>
        <w:tc>
          <w:tcPr>
            <w:tcW w:w="983" w:type="pct"/>
            <w:tcBorders>
              <w:top w:val="single" w:sz="4" w:space="0" w:color="auto"/>
              <w:left w:val="single" w:sz="4" w:space="0" w:color="auto"/>
              <w:bottom w:val="single" w:sz="4" w:space="0" w:color="auto"/>
              <w:right w:val="single" w:sz="4" w:space="0" w:color="auto"/>
            </w:tcBorders>
          </w:tcPr>
          <w:p w14:paraId="05AD4877"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CNY</w:t>
            </w:r>
          </w:p>
        </w:tc>
      </w:tr>
      <w:tr w:rsidR="00E7504F" w:rsidRPr="00684D17" w14:paraId="6DF800B7" w14:textId="77777777" w:rsidTr="00C11757">
        <w:trPr>
          <w:trHeight w:val="287"/>
        </w:trPr>
        <w:tc>
          <w:tcPr>
            <w:tcW w:w="290" w:type="pct"/>
            <w:tcBorders>
              <w:top w:val="single" w:sz="4" w:space="0" w:color="auto"/>
              <w:left w:val="single" w:sz="4" w:space="0" w:color="auto"/>
              <w:bottom w:val="single" w:sz="4" w:space="0" w:color="auto"/>
              <w:right w:val="single" w:sz="4" w:space="0" w:color="auto"/>
            </w:tcBorders>
            <w:vAlign w:val="center"/>
          </w:tcPr>
          <w:p w14:paraId="17491114" w14:textId="77777777" w:rsidR="00E7504F" w:rsidRPr="00763FB7" w:rsidRDefault="00E7504F" w:rsidP="006A0DBC">
            <w:pPr>
              <w:pStyle w:val="a6"/>
              <w:numPr>
                <w:ilvl w:val="0"/>
                <w:numId w:val="65"/>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6920DF37"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sz w:val="18"/>
                <w:szCs w:val="18"/>
              </w:rPr>
              <w:t>C</w:t>
            </w:r>
            <w:r w:rsidRPr="00372B85">
              <w:rPr>
                <w:rFonts w:asciiTheme="minorHAnsi" w:eastAsiaTheme="minorEastAsia" w:hAnsiTheme="minorHAnsi"/>
                <w:sz w:val="18"/>
                <w:szCs w:val="18"/>
              </w:rPr>
              <w:t>ashExCode</w:t>
            </w:r>
          </w:p>
        </w:tc>
        <w:tc>
          <w:tcPr>
            <w:tcW w:w="1839" w:type="pct"/>
            <w:tcBorders>
              <w:top w:val="single" w:sz="4" w:space="0" w:color="auto"/>
              <w:left w:val="single" w:sz="4" w:space="0" w:color="auto"/>
              <w:bottom w:val="single" w:sz="4" w:space="0" w:color="auto"/>
              <w:right w:val="single" w:sz="4" w:space="0" w:color="auto"/>
            </w:tcBorders>
          </w:tcPr>
          <w:p w14:paraId="2D202E9A"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sz w:val="18"/>
                <w:szCs w:val="18"/>
              </w:rPr>
              <w:t>钞汇标识</w:t>
            </w:r>
            <w:r w:rsidRPr="00372B85">
              <w:rPr>
                <w:rFonts w:asciiTheme="minorHAnsi" w:eastAsiaTheme="minorEastAsia" w:hAnsiTheme="minorHAnsi" w:hint="eastAsia"/>
                <w:sz w:val="18"/>
                <w:szCs w:val="18"/>
              </w:rPr>
              <w:t>：</w:t>
            </w:r>
            <w:r w:rsidRPr="00372B85">
              <w:rPr>
                <w:rFonts w:asciiTheme="minorHAnsi" w:eastAsiaTheme="minorEastAsia" w:hAnsiTheme="minorHAnsi"/>
                <w:sz w:val="18"/>
                <w:szCs w:val="18"/>
              </w:rPr>
              <w:t>CSH</w:t>
            </w:r>
            <w:r w:rsidRPr="00372B85">
              <w:rPr>
                <w:rFonts w:asciiTheme="minorHAnsi" w:eastAsiaTheme="minorEastAsia" w:hAnsiTheme="minorHAnsi"/>
                <w:sz w:val="18"/>
                <w:szCs w:val="18"/>
              </w:rPr>
              <w:t>钞</w:t>
            </w:r>
            <w:r w:rsidRPr="00372B85">
              <w:rPr>
                <w:rFonts w:asciiTheme="minorHAnsi" w:eastAsiaTheme="minorEastAsia" w:hAnsiTheme="minorHAnsi" w:hint="eastAsia"/>
                <w:sz w:val="18"/>
                <w:szCs w:val="18"/>
              </w:rPr>
              <w:t>;</w:t>
            </w:r>
            <w:r w:rsidRPr="00372B85">
              <w:rPr>
                <w:rFonts w:asciiTheme="minorHAnsi" w:eastAsiaTheme="minorEastAsia" w:hAnsiTheme="minorHAnsi"/>
                <w:sz w:val="18"/>
                <w:szCs w:val="18"/>
              </w:rPr>
              <w:t xml:space="preserve"> EXG</w:t>
            </w:r>
            <w:r w:rsidRPr="00372B85">
              <w:rPr>
                <w:rFonts w:asciiTheme="minorHAnsi" w:eastAsiaTheme="minorEastAsia" w:hAnsiTheme="minorHAnsi"/>
                <w:sz w:val="18"/>
                <w:szCs w:val="18"/>
              </w:rPr>
              <w:t>汇</w:t>
            </w:r>
            <w:r>
              <w:rPr>
                <w:rFonts w:asciiTheme="minorHAnsi" w:eastAsiaTheme="minorEastAsia" w:hAnsiTheme="minorHAnsi" w:hint="eastAsia"/>
                <w:sz w:val="18"/>
                <w:szCs w:val="18"/>
              </w:rPr>
              <w:t>。</w:t>
            </w:r>
            <w:r>
              <w:rPr>
                <w:rFonts w:asciiTheme="minorHAnsi" w:eastAsiaTheme="minorEastAsia" w:hAnsiTheme="minorHAnsi"/>
                <w:sz w:val="18"/>
                <w:szCs w:val="18"/>
              </w:rPr>
              <w:t>本场景</w:t>
            </w:r>
            <w:r>
              <w:rPr>
                <w:rFonts w:asciiTheme="minorHAnsi" w:eastAsiaTheme="minorEastAsia" w:hAnsiTheme="minorHAnsi" w:hint="eastAsia"/>
                <w:sz w:val="18"/>
                <w:szCs w:val="18"/>
              </w:rPr>
              <w:t>不存在</w:t>
            </w:r>
            <w:r>
              <w:rPr>
                <w:rFonts w:asciiTheme="minorHAnsi" w:eastAsiaTheme="minorEastAsia" w:hAnsiTheme="minorHAnsi"/>
                <w:sz w:val="18"/>
                <w:szCs w:val="18"/>
              </w:rPr>
              <w:t>汇，请</w:t>
            </w:r>
            <w:r>
              <w:rPr>
                <w:rFonts w:asciiTheme="minorHAnsi" w:eastAsiaTheme="minorEastAsia" w:hAnsiTheme="minorHAnsi" w:hint="eastAsia"/>
                <w:sz w:val="18"/>
                <w:szCs w:val="18"/>
              </w:rPr>
              <w:t>送</w:t>
            </w:r>
            <w:r>
              <w:rPr>
                <w:rFonts w:asciiTheme="minorHAnsi" w:eastAsiaTheme="minorEastAsia" w:hAnsiTheme="minorHAnsi"/>
                <w:sz w:val="18"/>
                <w:szCs w:val="18"/>
              </w:rPr>
              <w:t>CSH</w:t>
            </w:r>
          </w:p>
        </w:tc>
        <w:tc>
          <w:tcPr>
            <w:tcW w:w="471" w:type="pct"/>
            <w:tcBorders>
              <w:top w:val="single" w:sz="4" w:space="0" w:color="auto"/>
              <w:left w:val="single" w:sz="4" w:space="0" w:color="auto"/>
              <w:bottom w:val="single" w:sz="4" w:space="0" w:color="auto"/>
              <w:right w:val="single" w:sz="4" w:space="0" w:color="auto"/>
            </w:tcBorders>
          </w:tcPr>
          <w:p w14:paraId="46A899D2" w14:textId="77777777" w:rsidR="00E7504F" w:rsidRPr="00684D1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91" w:type="pct"/>
            <w:tcBorders>
              <w:top w:val="single" w:sz="4" w:space="0" w:color="auto"/>
              <w:left w:val="single" w:sz="4" w:space="0" w:color="auto"/>
              <w:bottom w:val="single" w:sz="4" w:space="0" w:color="auto"/>
              <w:right w:val="single" w:sz="4" w:space="0" w:color="auto"/>
            </w:tcBorders>
          </w:tcPr>
          <w:p w14:paraId="4D21D8E4"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hint="eastAsia"/>
                <w:sz w:val="18"/>
                <w:szCs w:val="18"/>
              </w:rPr>
              <w:t>3</w:t>
            </w:r>
          </w:p>
        </w:tc>
        <w:tc>
          <w:tcPr>
            <w:tcW w:w="405" w:type="pct"/>
            <w:tcBorders>
              <w:top w:val="single" w:sz="4" w:space="0" w:color="auto"/>
              <w:left w:val="single" w:sz="4" w:space="0" w:color="auto"/>
              <w:bottom w:val="single" w:sz="4" w:space="0" w:color="auto"/>
              <w:right w:val="single" w:sz="4" w:space="0" w:color="auto"/>
            </w:tcBorders>
          </w:tcPr>
          <w:p w14:paraId="268A873C"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hint="eastAsia"/>
                <w:sz w:val="18"/>
                <w:szCs w:val="18"/>
              </w:rPr>
              <w:t>M</w:t>
            </w:r>
          </w:p>
        </w:tc>
        <w:tc>
          <w:tcPr>
            <w:tcW w:w="983" w:type="pct"/>
            <w:tcBorders>
              <w:top w:val="single" w:sz="4" w:space="0" w:color="auto"/>
              <w:left w:val="single" w:sz="4" w:space="0" w:color="auto"/>
              <w:bottom w:val="single" w:sz="4" w:space="0" w:color="auto"/>
              <w:right w:val="single" w:sz="4" w:space="0" w:color="auto"/>
            </w:tcBorders>
          </w:tcPr>
          <w:p w14:paraId="2B72CB8F" w14:textId="77777777" w:rsidR="00E7504F" w:rsidRPr="00684D17" w:rsidRDefault="00E7504F" w:rsidP="00C11757">
            <w:pPr>
              <w:rPr>
                <w:rFonts w:asciiTheme="minorHAnsi" w:eastAsiaTheme="minorEastAsia" w:hAnsiTheme="minorHAnsi"/>
                <w:sz w:val="18"/>
                <w:szCs w:val="18"/>
              </w:rPr>
            </w:pPr>
            <w:r w:rsidRPr="00372B85">
              <w:rPr>
                <w:rFonts w:asciiTheme="minorHAnsi" w:eastAsiaTheme="minorEastAsia" w:hAnsiTheme="minorHAnsi"/>
                <w:sz w:val="18"/>
                <w:szCs w:val="18"/>
              </w:rPr>
              <w:t>CSH</w:t>
            </w:r>
          </w:p>
        </w:tc>
      </w:tr>
    </w:tbl>
    <w:p w14:paraId="5E406F87" w14:textId="77777777" w:rsidR="00E7504F" w:rsidRPr="0080790B" w:rsidRDefault="00E7504F" w:rsidP="00E7504F">
      <w:pPr>
        <w:rPr>
          <w:rFonts w:hAnsi="宋体"/>
        </w:rPr>
      </w:pPr>
    </w:p>
    <w:p w14:paraId="69038268" w14:textId="77777777" w:rsidR="00E7504F" w:rsidRDefault="00E7504F" w:rsidP="00E7504F">
      <w:pPr>
        <w:pStyle w:val="4"/>
        <w:numPr>
          <w:ilvl w:val="0"/>
          <w:numId w:val="0"/>
        </w:numPr>
        <w:ind w:left="864" w:hanging="864"/>
      </w:pPr>
      <w:r>
        <w:rPr>
          <w:rFonts w:hint="eastAsia"/>
        </w:rPr>
        <w:t>应答</w:t>
      </w:r>
      <w:r w:rsidRPr="00F561BB">
        <w:rPr>
          <w:rFonts w:hint="eastAsia"/>
        </w:rPr>
        <w:t>报文</w:t>
      </w:r>
    </w:p>
    <w:tbl>
      <w:tblPr>
        <w:tblStyle w:val="10"/>
        <w:tblW w:w="5000" w:type="pct"/>
        <w:tblLook w:val="04A0" w:firstRow="1" w:lastRow="0" w:firstColumn="1" w:lastColumn="0" w:noHBand="0" w:noVBand="1"/>
      </w:tblPr>
      <w:tblGrid>
        <w:gridCol w:w="428"/>
        <w:gridCol w:w="2194"/>
        <w:gridCol w:w="2100"/>
        <w:gridCol w:w="1213"/>
        <w:gridCol w:w="490"/>
        <w:gridCol w:w="396"/>
        <w:gridCol w:w="1475"/>
      </w:tblGrid>
      <w:tr w:rsidR="00E7504F" w:rsidRPr="00B427D7" w14:paraId="0850065D" w14:textId="77777777" w:rsidTr="00C11757">
        <w:trPr>
          <w:trHeight w:val="270"/>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AEACFE" w14:textId="77777777" w:rsidR="00E7504F" w:rsidRPr="00B427D7" w:rsidRDefault="00E7504F" w:rsidP="00C11757">
            <w:pPr>
              <w:rPr>
                <w:rFonts w:ascii="微软雅黑" w:eastAsia="微软雅黑" w:hAnsi="微软雅黑"/>
                <w:b/>
                <w:sz w:val="18"/>
                <w:szCs w:val="18"/>
              </w:rPr>
            </w:pPr>
            <w:r w:rsidRPr="00B427D7">
              <w:rPr>
                <w:rFonts w:ascii="微软雅黑" w:eastAsia="微软雅黑" w:hAnsi="微软雅黑" w:hint="eastAsia"/>
                <w:b/>
                <w:sz w:val="18"/>
                <w:szCs w:val="18"/>
              </w:rPr>
              <w:t>序号</w:t>
            </w:r>
          </w:p>
        </w:tc>
        <w:tc>
          <w:tcPr>
            <w:tcW w:w="12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2F649D" w14:textId="77777777" w:rsidR="00E7504F" w:rsidRPr="00B427D7" w:rsidRDefault="00E7504F" w:rsidP="00C11757">
            <w:pPr>
              <w:rPr>
                <w:rFonts w:ascii="微软雅黑" w:eastAsia="微软雅黑" w:hAnsi="微软雅黑"/>
                <w:b/>
                <w:sz w:val="18"/>
                <w:szCs w:val="18"/>
              </w:rPr>
            </w:pPr>
            <w:r w:rsidRPr="00B427D7">
              <w:rPr>
                <w:rFonts w:ascii="微软雅黑" w:eastAsia="微软雅黑" w:hAnsi="微软雅黑" w:hint="eastAsia"/>
                <w:b/>
                <w:sz w:val="18"/>
                <w:szCs w:val="18"/>
              </w:rPr>
              <w:t>参数名</w:t>
            </w:r>
          </w:p>
        </w:tc>
        <w:tc>
          <w:tcPr>
            <w:tcW w:w="1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3BACB" w14:textId="77777777" w:rsidR="00E7504F" w:rsidRPr="00B427D7" w:rsidRDefault="00E7504F" w:rsidP="00C11757">
            <w:pPr>
              <w:rPr>
                <w:rFonts w:ascii="微软雅黑" w:eastAsia="微软雅黑" w:hAnsi="微软雅黑"/>
                <w:b/>
                <w:sz w:val="18"/>
                <w:szCs w:val="18"/>
              </w:rPr>
            </w:pPr>
            <w:r w:rsidRPr="00B427D7">
              <w:rPr>
                <w:rFonts w:ascii="微软雅黑" w:eastAsia="微软雅黑" w:hAnsi="微软雅黑" w:hint="eastAsia"/>
                <w:b/>
                <w:sz w:val="18"/>
                <w:szCs w:val="18"/>
              </w:rPr>
              <w:t>参数描述</w:t>
            </w:r>
          </w:p>
        </w:tc>
        <w:tc>
          <w:tcPr>
            <w:tcW w:w="71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91DCD6" w14:textId="77777777" w:rsidR="00E7504F" w:rsidRPr="00B427D7" w:rsidRDefault="00E7504F" w:rsidP="00C11757">
            <w:pPr>
              <w:rPr>
                <w:rFonts w:ascii="微软雅黑" w:eastAsia="微软雅黑" w:hAnsi="微软雅黑"/>
                <w:b/>
                <w:sz w:val="18"/>
                <w:szCs w:val="18"/>
              </w:rPr>
            </w:pPr>
            <w:r w:rsidRPr="00B427D7">
              <w:rPr>
                <w:rFonts w:ascii="微软雅黑" w:eastAsia="微软雅黑" w:hAnsi="微软雅黑" w:hint="eastAsia"/>
                <w:b/>
                <w:sz w:val="18"/>
                <w:szCs w:val="18"/>
              </w:rPr>
              <w:t>数据类型</w:t>
            </w:r>
          </w:p>
        </w:tc>
        <w:tc>
          <w:tcPr>
            <w:tcW w:w="28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19E1D" w14:textId="77777777" w:rsidR="00E7504F" w:rsidRPr="00B427D7" w:rsidRDefault="00E7504F" w:rsidP="00C11757">
            <w:pPr>
              <w:rPr>
                <w:rFonts w:ascii="微软雅黑" w:eastAsia="微软雅黑" w:hAnsi="微软雅黑"/>
                <w:b/>
                <w:sz w:val="18"/>
                <w:szCs w:val="18"/>
              </w:rPr>
            </w:pPr>
            <w:r w:rsidRPr="00B427D7">
              <w:rPr>
                <w:rFonts w:ascii="微软雅黑" w:eastAsia="微软雅黑" w:hAnsi="微软雅黑" w:hint="eastAsia"/>
                <w:b/>
                <w:sz w:val="18"/>
                <w:szCs w:val="18"/>
              </w:rPr>
              <w:t>长度</w:t>
            </w:r>
          </w:p>
        </w:tc>
        <w:tc>
          <w:tcPr>
            <w:tcW w:w="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AB83FE" w14:textId="77777777" w:rsidR="00E7504F" w:rsidRPr="00B427D7" w:rsidRDefault="00E7504F" w:rsidP="00C11757">
            <w:pPr>
              <w:rPr>
                <w:rFonts w:ascii="微软雅黑" w:eastAsia="微软雅黑" w:hAnsi="微软雅黑"/>
                <w:b/>
                <w:sz w:val="18"/>
                <w:szCs w:val="18"/>
              </w:rPr>
            </w:pPr>
            <w:r w:rsidRPr="00B427D7">
              <w:rPr>
                <w:rFonts w:ascii="微软雅黑" w:eastAsia="微软雅黑" w:hAnsi="微软雅黑" w:hint="eastAsia"/>
                <w:b/>
                <w:sz w:val="18"/>
                <w:szCs w:val="18"/>
              </w:rPr>
              <w:t>出现要求</w:t>
            </w:r>
          </w:p>
        </w:tc>
        <w:tc>
          <w:tcPr>
            <w:tcW w:w="9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F3A6B9" w14:textId="77777777" w:rsidR="00E7504F" w:rsidRPr="00B427D7" w:rsidRDefault="00E7504F" w:rsidP="00C11757">
            <w:pPr>
              <w:rPr>
                <w:rFonts w:ascii="微软雅黑" w:eastAsia="微软雅黑" w:hAnsi="微软雅黑"/>
                <w:b/>
                <w:sz w:val="18"/>
                <w:szCs w:val="18"/>
              </w:rPr>
            </w:pPr>
            <w:r w:rsidRPr="00B427D7">
              <w:rPr>
                <w:rFonts w:ascii="微软雅黑" w:eastAsia="微软雅黑" w:hAnsi="微软雅黑" w:hint="eastAsia"/>
                <w:b/>
                <w:sz w:val="18"/>
                <w:szCs w:val="18"/>
              </w:rPr>
              <w:t>示例</w:t>
            </w:r>
          </w:p>
        </w:tc>
      </w:tr>
      <w:tr w:rsidR="00E7504F" w:rsidRPr="00B427D7" w14:paraId="727E8768"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0110DAB5" w14:textId="77777777" w:rsidR="00E7504F" w:rsidRPr="000A2DCE" w:rsidRDefault="00E7504F" w:rsidP="006A0DBC">
            <w:pPr>
              <w:pStyle w:val="a6"/>
              <w:numPr>
                <w:ilvl w:val="0"/>
                <w:numId w:val="66"/>
              </w:numPr>
              <w:ind w:firstLineChars="0"/>
              <w:rPr>
                <w:rFonts w:ascii="微软雅黑" w:eastAsia="微软雅黑" w:hAnsi="微软雅黑" w:cs="微软雅黑"/>
                <w:sz w:val="18"/>
                <w:szCs w:val="18"/>
              </w:rPr>
            </w:pPr>
          </w:p>
        </w:tc>
        <w:tc>
          <w:tcPr>
            <w:tcW w:w="1281" w:type="pct"/>
            <w:tcBorders>
              <w:top w:val="single" w:sz="4" w:space="0" w:color="auto"/>
              <w:left w:val="single" w:sz="4" w:space="0" w:color="auto"/>
              <w:bottom w:val="single" w:sz="4" w:space="0" w:color="auto"/>
              <w:right w:val="single" w:sz="4" w:space="0" w:color="auto"/>
            </w:tcBorders>
          </w:tcPr>
          <w:p w14:paraId="7EA2F8B7" w14:textId="77777777" w:rsidR="00E7504F" w:rsidRPr="00956E24" w:rsidRDefault="00E7504F" w:rsidP="00C11757">
            <w:pPr>
              <w:rPr>
                <w:rFonts w:eastAsiaTheme="minorEastAsia"/>
                <w:sz w:val="18"/>
                <w:szCs w:val="18"/>
              </w:rPr>
            </w:pPr>
            <w:r>
              <w:rPr>
                <w:rFonts w:eastAsiaTheme="minorEastAsia"/>
                <w:sz w:val="18"/>
                <w:szCs w:val="18"/>
              </w:rPr>
              <w:t>R</w:t>
            </w:r>
            <w:r w:rsidRPr="009D0D55">
              <w:rPr>
                <w:rFonts w:eastAsiaTheme="minorEastAsia" w:hint="eastAsia"/>
                <w:sz w:val="18"/>
                <w:szCs w:val="18"/>
              </w:rPr>
              <w:t>espInfo</w:t>
            </w:r>
          </w:p>
        </w:tc>
        <w:tc>
          <w:tcPr>
            <w:tcW w:w="1307" w:type="pct"/>
            <w:tcBorders>
              <w:top w:val="single" w:sz="4" w:space="0" w:color="auto"/>
              <w:left w:val="single" w:sz="4" w:space="0" w:color="auto"/>
              <w:bottom w:val="single" w:sz="4" w:space="0" w:color="auto"/>
              <w:right w:val="single" w:sz="4" w:space="0" w:color="auto"/>
            </w:tcBorders>
          </w:tcPr>
          <w:p w14:paraId="4D2C6FB4" w14:textId="77777777" w:rsidR="00E7504F" w:rsidRPr="00956E24" w:rsidRDefault="00E7504F" w:rsidP="00C11757">
            <w:pPr>
              <w:rPr>
                <w:rFonts w:eastAsiaTheme="minorEastAsia"/>
                <w:sz w:val="18"/>
                <w:szCs w:val="18"/>
              </w:rPr>
            </w:pPr>
            <w:r w:rsidRPr="009D0D55">
              <w:rPr>
                <w:rFonts w:eastAsiaTheme="minorEastAsia" w:hint="eastAsia"/>
                <w:sz w:val="18"/>
                <w:szCs w:val="18"/>
              </w:rPr>
              <w:t>返回</w:t>
            </w:r>
            <w:r w:rsidRPr="009D0D55">
              <w:rPr>
                <w:rFonts w:eastAsiaTheme="minorEastAsia"/>
                <w:sz w:val="18"/>
                <w:szCs w:val="18"/>
              </w:rPr>
              <w:t>码组</w:t>
            </w:r>
            <w:r w:rsidRPr="009D0D55">
              <w:rPr>
                <w:rFonts w:eastAsiaTheme="minorEastAsia" w:hint="eastAsia"/>
                <w:sz w:val="18"/>
                <w:szCs w:val="18"/>
              </w:rPr>
              <w:t>件</w:t>
            </w:r>
          </w:p>
        </w:tc>
        <w:tc>
          <w:tcPr>
            <w:tcW w:w="712" w:type="pct"/>
            <w:tcBorders>
              <w:top w:val="single" w:sz="4" w:space="0" w:color="auto"/>
              <w:left w:val="single" w:sz="4" w:space="0" w:color="auto"/>
              <w:bottom w:val="single" w:sz="4" w:space="0" w:color="auto"/>
              <w:right w:val="single" w:sz="4" w:space="0" w:color="auto"/>
            </w:tcBorders>
          </w:tcPr>
          <w:p w14:paraId="3CC62F12" w14:textId="77777777" w:rsidR="00E7504F" w:rsidRPr="00956E24" w:rsidRDefault="00E7504F" w:rsidP="00C11757">
            <w:pPr>
              <w:rPr>
                <w:rFonts w:eastAsiaTheme="minorEastAsia"/>
                <w:sz w:val="18"/>
                <w:szCs w:val="18"/>
              </w:rPr>
            </w:pPr>
            <w:r w:rsidRPr="009D0D55">
              <w:rPr>
                <w:rFonts w:eastAsiaTheme="minorEastAsia" w:hint="eastAsia"/>
                <w:sz w:val="18"/>
                <w:szCs w:val="18"/>
              </w:rPr>
              <w:t>[</w:t>
            </w:r>
            <w:r w:rsidRPr="009D0D55">
              <w:rPr>
                <w:rFonts w:eastAsiaTheme="minorEastAsia" w:hint="eastAsia"/>
                <w:sz w:val="18"/>
                <w:szCs w:val="18"/>
              </w:rPr>
              <w:t>返回码</w:t>
            </w:r>
            <w:r w:rsidRPr="009D0D55">
              <w:rPr>
                <w:rFonts w:eastAsiaTheme="minorEastAsia" w:hint="eastAsia"/>
                <w:sz w:val="18"/>
                <w:szCs w:val="18"/>
              </w:rPr>
              <w:t>]</w:t>
            </w:r>
            <w:r w:rsidRPr="009D0D55">
              <w:rPr>
                <w:rFonts w:eastAsiaTheme="minorEastAsia" w:hint="eastAsia"/>
                <w:sz w:val="18"/>
                <w:szCs w:val="18"/>
              </w:rPr>
              <w:t>对象</w:t>
            </w:r>
          </w:p>
        </w:tc>
        <w:tc>
          <w:tcPr>
            <w:tcW w:w="287" w:type="pct"/>
            <w:tcBorders>
              <w:top w:val="single" w:sz="4" w:space="0" w:color="auto"/>
              <w:left w:val="single" w:sz="4" w:space="0" w:color="auto"/>
              <w:bottom w:val="single" w:sz="4" w:space="0" w:color="auto"/>
              <w:right w:val="single" w:sz="4" w:space="0" w:color="auto"/>
            </w:tcBorders>
          </w:tcPr>
          <w:p w14:paraId="1A08A7D9" w14:textId="77777777" w:rsidR="00E7504F" w:rsidRPr="00956E24" w:rsidRDefault="00E7504F" w:rsidP="00C11757">
            <w:pPr>
              <w:rPr>
                <w:rFonts w:eastAsiaTheme="minorEastAsia"/>
                <w:sz w:val="18"/>
                <w:szCs w:val="18"/>
              </w:rPr>
            </w:pPr>
          </w:p>
        </w:tc>
        <w:tc>
          <w:tcPr>
            <w:tcW w:w="232" w:type="pct"/>
            <w:tcBorders>
              <w:top w:val="single" w:sz="4" w:space="0" w:color="auto"/>
              <w:left w:val="single" w:sz="4" w:space="0" w:color="auto"/>
              <w:bottom w:val="single" w:sz="4" w:space="0" w:color="auto"/>
              <w:right w:val="single" w:sz="4" w:space="0" w:color="auto"/>
            </w:tcBorders>
          </w:tcPr>
          <w:p w14:paraId="591BEF4C" w14:textId="77777777" w:rsidR="00E7504F" w:rsidRPr="00956E24" w:rsidRDefault="00E7504F" w:rsidP="00C11757">
            <w:pPr>
              <w:rPr>
                <w:rFonts w:eastAsiaTheme="minorEastAsia"/>
                <w:sz w:val="18"/>
                <w:szCs w:val="18"/>
              </w:rPr>
            </w:pPr>
            <w:r w:rsidRPr="009D0D55">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1FB80AAE" w14:textId="77777777" w:rsidR="00E7504F" w:rsidRPr="00956E24" w:rsidRDefault="00E7504F" w:rsidP="00C11757">
            <w:pPr>
              <w:rPr>
                <w:rFonts w:eastAsiaTheme="minorEastAsia"/>
                <w:sz w:val="18"/>
                <w:szCs w:val="18"/>
              </w:rPr>
            </w:pPr>
          </w:p>
        </w:tc>
      </w:tr>
      <w:tr w:rsidR="00E7504F" w:rsidRPr="00B427D7" w14:paraId="1BF81337"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7B1D8495" w14:textId="77777777" w:rsidR="00E7504F" w:rsidRPr="000A2DCE" w:rsidRDefault="00E7504F" w:rsidP="006A0DBC">
            <w:pPr>
              <w:pStyle w:val="a6"/>
              <w:numPr>
                <w:ilvl w:val="0"/>
                <w:numId w:val="66"/>
              </w:numPr>
              <w:ind w:firstLineChars="0"/>
              <w:rPr>
                <w:rFonts w:ascii="微软雅黑" w:eastAsia="微软雅黑" w:hAnsi="微软雅黑"/>
                <w:sz w:val="18"/>
                <w:szCs w:val="18"/>
              </w:rPr>
            </w:pPr>
          </w:p>
        </w:tc>
        <w:tc>
          <w:tcPr>
            <w:tcW w:w="1281" w:type="pct"/>
            <w:tcBorders>
              <w:top w:val="single" w:sz="4" w:space="0" w:color="auto"/>
              <w:left w:val="single" w:sz="4" w:space="0" w:color="auto"/>
              <w:bottom w:val="single" w:sz="4" w:space="0" w:color="auto"/>
              <w:right w:val="single" w:sz="4" w:space="0" w:color="auto"/>
            </w:tcBorders>
          </w:tcPr>
          <w:p w14:paraId="3674463C" w14:textId="77777777" w:rsidR="00E7504F" w:rsidRPr="00956E24" w:rsidRDefault="00E7504F" w:rsidP="00C11757">
            <w:pPr>
              <w:rPr>
                <w:rFonts w:eastAsiaTheme="minorEastAsia"/>
                <w:sz w:val="18"/>
                <w:szCs w:val="18"/>
              </w:rPr>
            </w:pPr>
            <w:r>
              <w:rPr>
                <w:rFonts w:eastAsiaTheme="minorEastAsia"/>
                <w:sz w:val="18"/>
                <w:szCs w:val="18"/>
              </w:rPr>
              <w:t>C</w:t>
            </w:r>
            <w:r w:rsidRPr="00956E24">
              <w:rPr>
                <w:rFonts w:eastAsiaTheme="minorEastAsia"/>
                <w:sz w:val="18"/>
                <w:szCs w:val="18"/>
              </w:rPr>
              <w:t>ustomerType</w:t>
            </w:r>
          </w:p>
        </w:tc>
        <w:tc>
          <w:tcPr>
            <w:tcW w:w="1307" w:type="pct"/>
            <w:tcBorders>
              <w:top w:val="single" w:sz="4" w:space="0" w:color="auto"/>
              <w:left w:val="single" w:sz="4" w:space="0" w:color="auto"/>
              <w:bottom w:val="single" w:sz="4" w:space="0" w:color="auto"/>
              <w:right w:val="single" w:sz="4" w:space="0" w:color="auto"/>
            </w:tcBorders>
          </w:tcPr>
          <w:p w14:paraId="25B73A40" w14:textId="77777777" w:rsidR="00E7504F" w:rsidRPr="00956E24" w:rsidRDefault="00E7504F" w:rsidP="00C11757">
            <w:pPr>
              <w:rPr>
                <w:rFonts w:eastAsiaTheme="minorEastAsia"/>
                <w:sz w:val="18"/>
                <w:szCs w:val="18"/>
              </w:rPr>
            </w:pPr>
            <w:r w:rsidRPr="00956E24">
              <w:rPr>
                <w:rFonts w:eastAsiaTheme="minorEastAsia"/>
                <w:sz w:val="18"/>
                <w:szCs w:val="18"/>
              </w:rPr>
              <w:t>客户类型</w:t>
            </w:r>
          </w:p>
        </w:tc>
        <w:tc>
          <w:tcPr>
            <w:tcW w:w="712" w:type="pct"/>
            <w:tcBorders>
              <w:top w:val="single" w:sz="4" w:space="0" w:color="auto"/>
              <w:left w:val="single" w:sz="4" w:space="0" w:color="auto"/>
              <w:bottom w:val="single" w:sz="4" w:space="0" w:color="auto"/>
              <w:right w:val="single" w:sz="4" w:space="0" w:color="auto"/>
            </w:tcBorders>
          </w:tcPr>
          <w:p w14:paraId="0142638C" w14:textId="77777777" w:rsidR="00E7504F" w:rsidRPr="00956E24" w:rsidRDefault="00E7504F" w:rsidP="00C11757">
            <w:pPr>
              <w:rPr>
                <w:rFonts w:eastAsiaTheme="minorEastAsia"/>
                <w:sz w:val="18"/>
                <w:szCs w:val="18"/>
              </w:rPr>
            </w:pPr>
            <w:r>
              <w:rPr>
                <w:rFonts w:eastAsiaTheme="minorEastAsia" w:hint="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6AF1B179" w14:textId="77777777" w:rsidR="00E7504F" w:rsidRPr="00956E24" w:rsidRDefault="00E7504F" w:rsidP="00C11757">
            <w:pPr>
              <w:rPr>
                <w:rFonts w:eastAsiaTheme="minorEastAsia"/>
                <w:sz w:val="18"/>
                <w:szCs w:val="18"/>
              </w:rPr>
            </w:pPr>
            <w:r w:rsidRPr="00956E24">
              <w:rPr>
                <w:rFonts w:eastAsiaTheme="minorEastAsia" w:hint="eastAsia"/>
                <w:sz w:val="18"/>
                <w:szCs w:val="18"/>
              </w:rPr>
              <w:t>30</w:t>
            </w:r>
          </w:p>
        </w:tc>
        <w:tc>
          <w:tcPr>
            <w:tcW w:w="232" w:type="pct"/>
            <w:tcBorders>
              <w:top w:val="single" w:sz="4" w:space="0" w:color="auto"/>
              <w:left w:val="single" w:sz="4" w:space="0" w:color="auto"/>
              <w:bottom w:val="single" w:sz="4" w:space="0" w:color="auto"/>
              <w:right w:val="single" w:sz="4" w:space="0" w:color="auto"/>
            </w:tcBorders>
          </w:tcPr>
          <w:p w14:paraId="553250F7"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0658E93A" w14:textId="77777777" w:rsidR="00E7504F" w:rsidRPr="00956E24" w:rsidRDefault="00E7504F" w:rsidP="00C11757">
            <w:pPr>
              <w:rPr>
                <w:rFonts w:eastAsiaTheme="minorEastAsia"/>
                <w:sz w:val="18"/>
                <w:szCs w:val="18"/>
              </w:rPr>
            </w:pPr>
          </w:p>
        </w:tc>
      </w:tr>
      <w:tr w:rsidR="00E7504F" w:rsidRPr="00B427D7" w14:paraId="59987135"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1705E0DA"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281" w:type="pct"/>
            <w:tcBorders>
              <w:top w:val="single" w:sz="4" w:space="0" w:color="auto"/>
              <w:left w:val="single" w:sz="4" w:space="0" w:color="auto"/>
              <w:bottom w:val="single" w:sz="4" w:space="0" w:color="auto"/>
              <w:right w:val="single" w:sz="4" w:space="0" w:color="auto"/>
            </w:tcBorders>
          </w:tcPr>
          <w:p w14:paraId="578FC3B1" w14:textId="77777777" w:rsidR="00E7504F" w:rsidRPr="00956E24" w:rsidRDefault="00E7504F" w:rsidP="00C11757">
            <w:pPr>
              <w:rPr>
                <w:rFonts w:eastAsiaTheme="minorEastAsia"/>
                <w:sz w:val="18"/>
                <w:szCs w:val="18"/>
              </w:rPr>
            </w:pPr>
            <w:r>
              <w:rPr>
                <w:rFonts w:eastAsiaTheme="minorEastAsia"/>
                <w:sz w:val="18"/>
                <w:szCs w:val="18"/>
              </w:rPr>
              <w:t>O</w:t>
            </w:r>
            <w:r w:rsidRPr="00956E24">
              <w:rPr>
                <w:rFonts w:eastAsiaTheme="minorEastAsia"/>
                <w:sz w:val="18"/>
                <w:szCs w:val="18"/>
              </w:rPr>
              <w:t>penOrg</w:t>
            </w:r>
          </w:p>
        </w:tc>
        <w:tc>
          <w:tcPr>
            <w:tcW w:w="1307" w:type="pct"/>
            <w:tcBorders>
              <w:top w:val="single" w:sz="4" w:space="0" w:color="auto"/>
              <w:left w:val="single" w:sz="4" w:space="0" w:color="auto"/>
              <w:bottom w:val="single" w:sz="4" w:space="0" w:color="auto"/>
              <w:right w:val="single" w:sz="4" w:space="0" w:color="auto"/>
            </w:tcBorders>
          </w:tcPr>
          <w:p w14:paraId="4153357E" w14:textId="77777777" w:rsidR="00E7504F" w:rsidRPr="00956E24" w:rsidRDefault="00E7504F" w:rsidP="00C11757">
            <w:pPr>
              <w:rPr>
                <w:rFonts w:eastAsiaTheme="minorEastAsia"/>
                <w:sz w:val="18"/>
                <w:szCs w:val="18"/>
              </w:rPr>
            </w:pPr>
            <w:r w:rsidRPr="00956E24">
              <w:rPr>
                <w:rFonts w:eastAsiaTheme="minorEastAsia"/>
                <w:sz w:val="18"/>
                <w:szCs w:val="18"/>
              </w:rPr>
              <w:t>开户机构</w:t>
            </w:r>
          </w:p>
        </w:tc>
        <w:tc>
          <w:tcPr>
            <w:tcW w:w="712" w:type="pct"/>
            <w:tcBorders>
              <w:top w:val="single" w:sz="4" w:space="0" w:color="auto"/>
              <w:left w:val="single" w:sz="4" w:space="0" w:color="auto"/>
              <w:bottom w:val="single" w:sz="4" w:space="0" w:color="auto"/>
              <w:right w:val="single" w:sz="4" w:space="0" w:color="auto"/>
            </w:tcBorders>
          </w:tcPr>
          <w:p w14:paraId="3037F499" w14:textId="77777777" w:rsidR="00E7504F" w:rsidRPr="00956E24" w:rsidRDefault="00E7504F" w:rsidP="00C11757">
            <w:pPr>
              <w:rPr>
                <w:rFonts w:eastAsiaTheme="minorEastAsia"/>
                <w:sz w:val="18"/>
                <w:szCs w:val="18"/>
              </w:rPr>
            </w:pPr>
            <w:r>
              <w:rPr>
                <w:rFonts w:eastAsiaTheme="minorEastAsia" w:hint="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6DAF528B" w14:textId="77777777" w:rsidR="00E7504F" w:rsidRPr="00956E24" w:rsidRDefault="00E7504F" w:rsidP="00C11757">
            <w:pPr>
              <w:rPr>
                <w:rFonts w:eastAsiaTheme="minorEastAsia"/>
                <w:sz w:val="18"/>
                <w:szCs w:val="18"/>
              </w:rPr>
            </w:pPr>
            <w:r w:rsidRPr="00956E24">
              <w:rPr>
                <w:rFonts w:eastAsiaTheme="minorEastAsia" w:hint="eastAsia"/>
                <w:sz w:val="18"/>
                <w:szCs w:val="18"/>
              </w:rPr>
              <w:t>100</w:t>
            </w:r>
          </w:p>
        </w:tc>
        <w:tc>
          <w:tcPr>
            <w:tcW w:w="232" w:type="pct"/>
            <w:tcBorders>
              <w:top w:val="single" w:sz="4" w:space="0" w:color="auto"/>
              <w:left w:val="single" w:sz="4" w:space="0" w:color="auto"/>
              <w:bottom w:val="single" w:sz="4" w:space="0" w:color="auto"/>
              <w:right w:val="single" w:sz="4" w:space="0" w:color="auto"/>
            </w:tcBorders>
          </w:tcPr>
          <w:p w14:paraId="79FE8AD7"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35214D1F" w14:textId="77777777" w:rsidR="00E7504F" w:rsidRPr="00956E24" w:rsidRDefault="00E7504F" w:rsidP="00C11757">
            <w:pPr>
              <w:rPr>
                <w:rFonts w:eastAsiaTheme="minorEastAsia"/>
                <w:sz w:val="18"/>
                <w:szCs w:val="18"/>
              </w:rPr>
            </w:pPr>
          </w:p>
        </w:tc>
      </w:tr>
      <w:tr w:rsidR="00E7504F" w:rsidRPr="00B427D7" w14:paraId="11EE8740"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483BDB04"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281" w:type="pct"/>
            <w:tcBorders>
              <w:top w:val="single" w:sz="4" w:space="0" w:color="auto"/>
              <w:left w:val="single" w:sz="4" w:space="0" w:color="auto"/>
              <w:bottom w:val="single" w:sz="4" w:space="0" w:color="auto"/>
              <w:right w:val="single" w:sz="4" w:space="0" w:color="auto"/>
            </w:tcBorders>
          </w:tcPr>
          <w:p w14:paraId="3B4DFD59" w14:textId="77777777" w:rsidR="00E7504F" w:rsidRPr="00956E24" w:rsidRDefault="00E7504F" w:rsidP="00C11757">
            <w:pPr>
              <w:rPr>
                <w:rFonts w:eastAsiaTheme="minorEastAsia"/>
                <w:sz w:val="18"/>
                <w:szCs w:val="18"/>
              </w:rPr>
            </w:pPr>
            <w:r>
              <w:rPr>
                <w:rFonts w:eastAsiaTheme="minorEastAsia"/>
                <w:sz w:val="18"/>
                <w:szCs w:val="18"/>
              </w:rPr>
              <w:t>A</w:t>
            </w:r>
            <w:r w:rsidRPr="00956E24">
              <w:rPr>
                <w:rFonts w:eastAsiaTheme="minorEastAsia"/>
                <w:sz w:val="18"/>
                <w:szCs w:val="18"/>
              </w:rPr>
              <w:t>rrangementId</w:t>
            </w:r>
          </w:p>
        </w:tc>
        <w:tc>
          <w:tcPr>
            <w:tcW w:w="1307" w:type="pct"/>
            <w:tcBorders>
              <w:top w:val="single" w:sz="4" w:space="0" w:color="auto"/>
              <w:left w:val="single" w:sz="4" w:space="0" w:color="auto"/>
              <w:bottom w:val="single" w:sz="4" w:space="0" w:color="auto"/>
              <w:right w:val="single" w:sz="4" w:space="0" w:color="auto"/>
            </w:tcBorders>
          </w:tcPr>
          <w:p w14:paraId="39FD1174" w14:textId="77777777" w:rsidR="00E7504F" w:rsidRPr="00956E24" w:rsidRDefault="00E7504F" w:rsidP="00C11757">
            <w:pPr>
              <w:rPr>
                <w:rFonts w:eastAsiaTheme="minorEastAsia"/>
                <w:sz w:val="18"/>
                <w:szCs w:val="18"/>
              </w:rPr>
            </w:pPr>
            <w:r w:rsidRPr="00956E24">
              <w:rPr>
                <w:rFonts w:eastAsiaTheme="minorEastAsia"/>
                <w:sz w:val="18"/>
                <w:szCs w:val="18"/>
              </w:rPr>
              <w:t>存款合约编号</w:t>
            </w:r>
          </w:p>
        </w:tc>
        <w:tc>
          <w:tcPr>
            <w:tcW w:w="712" w:type="pct"/>
            <w:tcBorders>
              <w:top w:val="single" w:sz="4" w:space="0" w:color="auto"/>
              <w:left w:val="single" w:sz="4" w:space="0" w:color="auto"/>
              <w:bottom w:val="single" w:sz="4" w:space="0" w:color="auto"/>
              <w:right w:val="single" w:sz="4" w:space="0" w:color="auto"/>
            </w:tcBorders>
          </w:tcPr>
          <w:p w14:paraId="3C936BFA"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7EA231AE" w14:textId="77777777" w:rsidR="00E7504F" w:rsidRPr="00956E24" w:rsidRDefault="00E7504F" w:rsidP="00C11757">
            <w:pPr>
              <w:rPr>
                <w:rFonts w:eastAsiaTheme="minorEastAsia"/>
                <w:sz w:val="18"/>
                <w:szCs w:val="18"/>
              </w:rPr>
            </w:pPr>
            <w:r w:rsidRPr="00956E24">
              <w:rPr>
                <w:rFonts w:eastAsiaTheme="minorEastAsia" w:hint="eastAsia"/>
                <w:sz w:val="18"/>
                <w:szCs w:val="18"/>
              </w:rPr>
              <w:t>40</w:t>
            </w:r>
          </w:p>
        </w:tc>
        <w:tc>
          <w:tcPr>
            <w:tcW w:w="232" w:type="pct"/>
            <w:tcBorders>
              <w:top w:val="single" w:sz="4" w:space="0" w:color="auto"/>
              <w:left w:val="single" w:sz="4" w:space="0" w:color="auto"/>
              <w:bottom w:val="single" w:sz="4" w:space="0" w:color="auto"/>
              <w:right w:val="single" w:sz="4" w:space="0" w:color="auto"/>
            </w:tcBorders>
          </w:tcPr>
          <w:p w14:paraId="2F58D493"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7DDFE8AF" w14:textId="77777777" w:rsidR="00E7504F" w:rsidRPr="00956E24" w:rsidRDefault="00E7504F" w:rsidP="00C11757">
            <w:pPr>
              <w:rPr>
                <w:rFonts w:eastAsiaTheme="minorEastAsia"/>
                <w:sz w:val="18"/>
                <w:szCs w:val="18"/>
              </w:rPr>
            </w:pPr>
          </w:p>
        </w:tc>
      </w:tr>
      <w:tr w:rsidR="00E7504F" w:rsidRPr="00B427D7" w14:paraId="1C3C9190"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06C75787"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281" w:type="pct"/>
            <w:tcBorders>
              <w:top w:val="single" w:sz="4" w:space="0" w:color="auto"/>
              <w:left w:val="single" w:sz="4" w:space="0" w:color="auto"/>
              <w:bottom w:val="single" w:sz="4" w:space="0" w:color="auto"/>
              <w:right w:val="single" w:sz="4" w:space="0" w:color="auto"/>
            </w:tcBorders>
          </w:tcPr>
          <w:p w14:paraId="28758F24" w14:textId="77777777" w:rsidR="00E7504F" w:rsidRPr="00956E24" w:rsidRDefault="00E7504F" w:rsidP="00C11757">
            <w:pPr>
              <w:rPr>
                <w:rFonts w:eastAsiaTheme="minorEastAsia"/>
                <w:sz w:val="18"/>
                <w:szCs w:val="18"/>
              </w:rPr>
            </w:pPr>
            <w:r>
              <w:rPr>
                <w:rFonts w:eastAsiaTheme="minorEastAsia"/>
                <w:sz w:val="18"/>
                <w:szCs w:val="18"/>
              </w:rPr>
              <w:t>A</w:t>
            </w:r>
            <w:r w:rsidRPr="00956E24">
              <w:rPr>
                <w:rFonts w:eastAsiaTheme="minorEastAsia"/>
                <w:sz w:val="18"/>
                <w:szCs w:val="18"/>
              </w:rPr>
              <w:t>ccountId</w:t>
            </w:r>
          </w:p>
        </w:tc>
        <w:tc>
          <w:tcPr>
            <w:tcW w:w="1307" w:type="pct"/>
            <w:tcBorders>
              <w:top w:val="single" w:sz="4" w:space="0" w:color="auto"/>
              <w:left w:val="single" w:sz="4" w:space="0" w:color="auto"/>
              <w:bottom w:val="single" w:sz="4" w:space="0" w:color="auto"/>
              <w:right w:val="single" w:sz="4" w:space="0" w:color="auto"/>
            </w:tcBorders>
          </w:tcPr>
          <w:p w14:paraId="41011B4A" w14:textId="77777777" w:rsidR="00E7504F" w:rsidRPr="00956E24" w:rsidRDefault="00E7504F" w:rsidP="00C11757">
            <w:pPr>
              <w:rPr>
                <w:rFonts w:eastAsiaTheme="minorEastAsia"/>
                <w:sz w:val="18"/>
                <w:szCs w:val="18"/>
              </w:rPr>
            </w:pPr>
            <w:r w:rsidRPr="00956E24">
              <w:rPr>
                <w:rFonts w:eastAsiaTheme="minorEastAsia"/>
                <w:sz w:val="18"/>
                <w:szCs w:val="18"/>
              </w:rPr>
              <w:t>资金帐号</w:t>
            </w:r>
          </w:p>
        </w:tc>
        <w:tc>
          <w:tcPr>
            <w:tcW w:w="712" w:type="pct"/>
            <w:tcBorders>
              <w:top w:val="single" w:sz="4" w:space="0" w:color="auto"/>
              <w:left w:val="single" w:sz="4" w:space="0" w:color="auto"/>
              <w:bottom w:val="single" w:sz="4" w:space="0" w:color="auto"/>
              <w:right w:val="single" w:sz="4" w:space="0" w:color="auto"/>
            </w:tcBorders>
          </w:tcPr>
          <w:p w14:paraId="6280BD19"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7FE35267" w14:textId="77777777" w:rsidR="00E7504F" w:rsidRPr="00956E24" w:rsidRDefault="00E7504F" w:rsidP="00C11757">
            <w:pPr>
              <w:rPr>
                <w:rFonts w:eastAsiaTheme="minorEastAsia"/>
                <w:sz w:val="18"/>
                <w:szCs w:val="18"/>
              </w:rPr>
            </w:pPr>
            <w:r w:rsidRPr="00956E24">
              <w:rPr>
                <w:rFonts w:eastAsiaTheme="minorEastAsia"/>
                <w:sz w:val="18"/>
                <w:szCs w:val="18"/>
              </w:rPr>
              <w:t>15</w:t>
            </w:r>
          </w:p>
        </w:tc>
        <w:tc>
          <w:tcPr>
            <w:tcW w:w="232" w:type="pct"/>
            <w:tcBorders>
              <w:top w:val="single" w:sz="4" w:space="0" w:color="auto"/>
              <w:left w:val="single" w:sz="4" w:space="0" w:color="auto"/>
              <w:bottom w:val="single" w:sz="4" w:space="0" w:color="auto"/>
              <w:right w:val="single" w:sz="4" w:space="0" w:color="auto"/>
            </w:tcBorders>
          </w:tcPr>
          <w:p w14:paraId="4EDD2FF4" w14:textId="77777777" w:rsidR="00E7504F" w:rsidRPr="00956E24" w:rsidRDefault="00E7504F" w:rsidP="00C11757">
            <w:pPr>
              <w:rPr>
                <w:rFonts w:eastAsiaTheme="minorEastAsia"/>
                <w:sz w:val="18"/>
                <w:szCs w:val="18"/>
              </w:rPr>
            </w:pPr>
            <w:r w:rsidRPr="00956E24">
              <w:rPr>
                <w:rFonts w:eastAsiaTheme="minorEastAsia"/>
                <w:sz w:val="18"/>
                <w:szCs w:val="18"/>
              </w:rPr>
              <w:t>C</w:t>
            </w:r>
          </w:p>
        </w:tc>
        <w:tc>
          <w:tcPr>
            <w:tcW w:w="930" w:type="pct"/>
            <w:tcBorders>
              <w:top w:val="single" w:sz="4" w:space="0" w:color="auto"/>
              <w:left w:val="single" w:sz="4" w:space="0" w:color="auto"/>
              <w:bottom w:val="single" w:sz="4" w:space="0" w:color="auto"/>
              <w:right w:val="single" w:sz="4" w:space="0" w:color="auto"/>
            </w:tcBorders>
          </w:tcPr>
          <w:p w14:paraId="16858B45" w14:textId="77777777" w:rsidR="00E7504F" w:rsidRPr="00956E24" w:rsidRDefault="00E7504F" w:rsidP="00C11757">
            <w:pPr>
              <w:rPr>
                <w:rFonts w:eastAsiaTheme="minorEastAsia"/>
                <w:sz w:val="18"/>
                <w:szCs w:val="18"/>
              </w:rPr>
            </w:pPr>
          </w:p>
        </w:tc>
      </w:tr>
      <w:tr w:rsidR="00E7504F" w:rsidRPr="001D3236" w14:paraId="1FEA4515"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5AA8FD54"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281" w:type="pct"/>
            <w:tcBorders>
              <w:top w:val="single" w:sz="4" w:space="0" w:color="auto"/>
              <w:left w:val="single" w:sz="4" w:space="0" w:color="auto"/>
              <w:bottom w:val="single" w:sz="4" w:space="0" w:color="auto"/>
              <w:right w:val="single" w:sz="4" w:space="0" w:color="auto"/>
            </w:tcBorders>
          </w:tcPr>
          <w:p w14:paraId="200B6C50" w14:textId="77777777" w:rsidR="00E7504F" w:rsidRPr="00956E24" w:rsidRDefault="00E7504F" w:rsidP="00C11757">
            <w:pPr>
              <w:rPr>
                <w:rFonts w:eastAsiaTheme="minorEastAsia"/>
                <w:sz w:val="18"/>
                <w:szCs w:val="18"/>
              </w:rPr>
            </w:pPr>
            <w:r>
              <w:rPr>
                <w:rFonts w:eastAsiaTheme="minorEastAsia"/>
                <w:sz w:val="18"/>
                <w:szCs w:val="18"/>
              </w:rPr>
              <w:t>C</w:t>
            </w:r>
            <w:r w:rsidRPr="00956E24">
              <w:rPr>
                <w:rFonts w:eastAsiaTheme="minorEastAsia"/>
                <w:sz w:val="18"/>
                <w:szCs w:val="18"/>
              </w:rPr>
              <w:t>ashExCode</w:t>
            </w:r>
          </w:p>
        </w:tc>
        <w:tc>
          <w:tcPr>
            <w:tcW w:w="1307" w:type="pct"/>
            <w:tcBorders>
              <w:top w:val="single" w:sz="4" w:space="0" w:color="auto"/>
              <w:left w:val="single" w:sz="4" w:space="0" w:color="auto"/>
              <w:bottom w:val="single" w:sz="4" w:space="0" w:color="auto"/>
              <w:right w:val="single" w:sz="4" w:space="0" w:color="auto"/>
            </w:tcBorders>
          </w:tcPr>
          <w:p w14:paraId="71470902" w14:textId="77777777" w:rsidR="00E7504F" w:rsidRPr="00956E24" w:rsidRDefault="00E7504F" w:rsidP="00C11757">
            <w:pPr>
              <w:rPr>
                <w:rFonts w:eastAsiaTheme="minorEastAsia"/>
                <w:sz w:val="18"/>
                <w:szCs w:val="18"/>
              </w:rPr>
            </w:pPr>
            <w:r w:rsidRPr="00956E24">
              <w:rPr>
                <w:rFonts w:eastAsiaTheme="minorEastAsia"/>
                <w:sz w:val="18"/>
                <w:szCs w:val="18"/>
              </w:rPr>
              <w:t>钞汇标识</w:t>
            </w:r>
            <w:r w:rsidRPr="00956E24">
              <w:rPr>
                <w:rFonts w:eastAsiaTheme="minorEastAsia" w:hint="eastAsia"/>
                <w:sz w:val="18"/>
                <w:szCs w:val="18"/>
              </w:rPr>
              <w:t>，</w:t>
            </w:r>
            <w:r w:rsidRPr="00956E24">
              <w:rPr>
                <w:rFonts w:eastAsiaTheme="minorEastAsia"/>
                <w:sz w:val="18"/>
                <w:szCs w:val="18"/>
              </w:rPr>
              <w:t>CSH</w:t>
            </w:r>
            <w:r w:rsidRPr="00956E24">
              <w:rPr>
                <w:rFonts w:eastAsiaTheme="minorEastAsia"/>
                <w:sz w:val="18"/>
                <w:szCs w:val="18"/>
              </w:rPr>
              <w:t>钞</w:t>
            </w:r>
            <w:r w:rsidRPr="00956E24">
              <w:rPr>
                <w:rFonts w:eastAsiaTheme="minorEastAsia" w:hint="eastAsia"/>
                <w:sz w:val="18"/>
                <w:szCs w:val="18"/>
              </w:rPr>
              <w:t>;</w:t>
            </w:r>
            <w:r w:rsidRPr="00956E24">
              <w:rPr>
                <w:rFonts w:eastAsiaTheme="minorEastAsia"/>
                <w:sz w:val="18"/>
                <w:szCs w:val="18"/>
              </w:rPr>
              <w:t xml:space="preserve"> EXG</w:t>
            </w:r>
            <w:r w:rsidRPr="00956E24">
              <w:rPr>
                <w:rFonts w:eastAsiaTheme="minorEastAsia"/>
                <w:sz w:val="18"/>
                <w:szCs w:val="18"/>
              </w:rPr>
              <w:t>汇</w:t>
            </w:r>
          </w:p>
        </w:tc>
        <w:tc>
          <w:tcPr>
            <w:tcW w:w="712" w:type="pct"/>
            <w:tcBorders>
              <w:top w:val="single" w:sz="4" w:space="0" w:color="auto"/>
              <w:left w:val="single" w:sz="4" w:space="0" w:color="auto"/>
              <w:bottom w:val="single" w:sz="4" w:space="0" w:color="auto"/>
              <w:right w:val="single" w:sz="4" w:space="0" w:color="auto"/>
            </w:tcBorders>
          </w:tcPr>
          <w:p w14:paraId="4D318AA9"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00A155D5" w14:textId="77777777" w:rsidR="00E7504F" w:rsidRPr="00956E24" w:rsidRDefault="00E7504F" w:rsidP="00C11757">
            <w:pPr>
              <w:rPr>
                <w:rFonts w:eastAsiaTheme="minorEastAsia"/>
                <w:sz w:val="18"/>
                <w:szCs w:val="18"/>
              </w:rPr>
            </w:pPr>
            <w:r w:rsidRPr="00956E24">
              <w:rPr>
                <w:rFonts w:eastAsiaTheme="minorEastAsia" w:hint="eastAsia"/>
                <w:sz w:val="18"/>
                <w:szCs w:val="18"/>
              </w:rPr>
              <w:t>3</w:t>
            </w:r>
          </w:p>
        </w:tc>
        <w:tc>
          <w:tcPr>
            <w:tcW w:w="232" w:type="pct"/>
            <w:tcBorders>
              <w:top w:val="single" w:sz="4" w:space="0" w:color="auto"/>
              <w:left w:val="single" w:sz="4" w:space="0" w:color="auto"/>
              <w:bottom w:val="single" w:sz="4" w:space="0" w:color="auto"/>
              <w:right w:val="single" w:sz="4" w:space="0" w:color="auto"/>
            </w:tcBorders>
          </w:tcPr>
          <w:p w14:paraId="48667716"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1DF3755D" w14:textId="77777777" w:rsidR="00E7504F" w:rsidRPr="00956E24" w:rsidRDefault="00E7504F" w:rsidP="00C11757">
            <w:pPr>
              <w:rPr>
                <w:rFonts w:eastAsiaTheme="minorEastAsia"/>
                <w:sz w:val="18"/>
                <w:szCs w:val="18"/>
              </w:rPr>
            </w:pPr>
            <w:r w:rsidRPr="00956E24">
              <w:rPr>
                <w:rFonts w:eastAsiaTheme="minorEastAsia"/>
                <w:sz w:val="18"/>
                <w:szCs w:val="18"/>
              </w:rPr>
              <w:t>CSH</w:t>
            </w:r>
          </w:p>
        </w:tc>
      </w:tr>
      <w:tr w:rsidR="00E7504F" w:rsidRPr="00B427D7" w14:paraId="3E8688EB"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7968F75D"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281" w:type="pct"/>
            <w:tcBorders>
              <w:top w:val="single" w:sz="4" w:space="0" w:color="auto"/>
              <w:left w:val="single" w:sz="4" w:space="0" w:color="auto"/>
              <w:bottom w:val="single" w:sz="4" w:space="0" w:color="auto"/>
              <w:right w:val="single" w:sz="4" w:space="0" w:color="auto"/>
            </w:tcBorders>
          </w:tcPr>
          <w:p w14:paraId="4AE6A897" w14:textId="77777777" w:rsidR="00E7504F" w:rsidRPr="00956E24" w:rsidRDefault="00E7504F" w:rsidP="00C11757">
            <w:pPr>
              <w:rPr>
                <w:rFonts w:eastAsiaTheme="minorEastAsia"/>
                <w:sz w:val="18"/>
                <w:szCs w:val="18"/>
              </w:rPr>
            </w:pPr>
            <w:r>
              <w:rPr>
                <w:rFonts w:eastAsiaTheme="minorEastAsia"/>
                <w:sz w:val="18"/>
                <w:szCs w:val="18"/>
              </w:rPr>
              <w:t>O</w:t>
            </w:r>
            <w:r w:rsidRPr="00956E24">
              <w:rPr>
                <w:rFonts w:eastAsiaTheme="minorEastAsia"/>
                <w:sz w:val="18"/>
                <w:szCs w:val="18"/>
              </w:rPr>
              <w:t>penDate</w:t>
            </w:r>
          </w:p>
        </w:tc>
        <w:tc>
          <w:tcPr>
            <w:tcW w:w="1307" w:type="pct"/>
            <w:tcBorders>
              <w:top w:val="single" w:sz="4" w:space="0" w:color="auto"/>
              <w:left w:val="single" w:sz="4" w:space="0" w:color="auto"/>
              <w:bottom w:val="single" w:sz="4" w:space="0" w:color="auto"/>
              <w:right w:val="single" w:sz="4" w:space="0" w:color="auto"/>
            </w:tcBorders>
          </w:tcPr>
          <w:p w14:paraId="0DDE81CC" w14:textId="77777777" w:rsidR="00E7504F" w:rsidRPr="00956E24" w:rsidRDefault="00E7504F" w:rsidP="00C11757">
            <w:pPr>
              <w:rPr>
                <w:rFonts w:eastAsiaTheme="minorEastAsia"/>
                <w:sz w:val="18"/>
                <w:szCs w:val="18"/>
              </w:rPr>
            </w:pPr>
            <w:r w:rsidRPr="00956E24">
              <w:rPr>
                <w:rFonts w:eastAsiaTheme="minorEastAsia"/>
                <w:sz w:val="18"/>
                <w:szCs w:val="18"/>
              </w:rPr>
              <w:t>开户时间</w:t>
            </w:r>
          </w:p>
        </w:tc>
        <w:tc>
          <w:tcPr>
            <w:tcW w:w="712" w:type="pct"/>
            <w:tcBorders>
              <w:top w:val="single" w:sz="4" w:space="0" w:color="auto"/>
              <w:left w:val="single" w:sz="4" w:space="0" w:color="auto"/>
              <w:bottom w:val="single" w:sz="4" w:space="0" w:color="auto"/>
              <w:right w:val="single" w:sz="4" w:space="0" w:color="auto"/>
            </w:tcBorders>
          </w:tcPr>
          <w:p w14:paraId="2C2639E4" w14:textId="77777777" w:rsidR="00E7504F" w:rsidRPr="00956E24" w:rsidRDefault="00E7504F" w:rsidP="00C11757">
            <w:pPr>
              <w:rPr>
                <w:rFonts w:eastAsiaTheme="minorEastAsia"/>
                <w:sz w:val="18"/>
                <w:szCs w:val="18"/>
              </w:rPr>
            </w:pPr>
            <w:r w:rsidRPr="00956E24">
              <w:rPr>
                <w:rFonts w:eastAsiaTheme="minorEastAsia" w:hint="eastAsia"/>
                <w:sz w:val="18"/>
                <w:szCs w:val="18"/>
              </w:rPr>
              <w:t>date</w:t>
            </w:r>
          </w:p>
        </w:tc>
        <w:tc>
          <w:tcPr>
            <w:tcW w:w="287" w:type="pct"/>
            <w:tcBorders>
              <w:top w:val="single" w:sz="4" w:space="0" w:color="auto"/>
              <w:left w:val="single" w:sz="4" w:space="0" w:color="auto"/>
              <w:bottom w:val="single" w:sz="4" w:space="0" w:color="auto"/>
              <w:right w:val="single" w:sz="4" w:space="0" w:color="auto"/>
            </w:tcBorders>
          </w:tcPr>
          <w:p w14:paraId="51879DF1" w14:textId="77777777" w:rsidR="00E7504F" w:rsidRPr="00956E24" w:rsidRDefault="00E7504F" w:rsidP="00C11757">
            <w:pPr>
              <w:rPr>
                <w:rFonts w:eastAsiaTheme="minorEastAsia"/>
                <w:sz w:val="18"/>
                <w:szCs w:val="18"/>
              </w:rPr>
            </w:pPr>
            <w:r w:rsidRPr="00956E24">
              <w:rPr>
                <w:rFonts w:eastAsiaTheme="minorEastAsia" w:hint="eastAsia"/>
                <w:sz w:val="18"/>
                <w:szCs w:val="18"/>
              </w:rPr>
              <w:t>10</w:t>
            </w:r>
          </w:p>
        </w:tc>
        <w:tc>
          <w:tcPr>
            <w:tcW w:w="232" w:type="pct"/>
            <w:tcBorders>
              <w:top w:val="single" w:sz="4" w:space="0" w:color="auto"/>
              <w:left w:val="single" w:sz="4" w:space="0" w:color="auto"/>
              <w:bottom w:val="single" w:sz="4" w:space="0" w:color="auto"/>
              <w:right w:val="single" w:sz="4" w:space="0" w:color="auto"/>
            </w:tcBorders>
          </w:tcPr>
          <w:p w14:paraId="5AC316A4"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09488798" w14:textId="77777777" w:rsidR="00E7504F" w:rsidRPr="00956E24" w:rsidRDefault="00E7504F" w:rsidP="00C11757">
            <w:pPr>
              <w:rPr>
                <w:rFonts w:eastAsiaTheme="minorEastAsia"/>
                <w:sz w:val="18"/>
                <w:szCs w:val="18"/>
              </w:rPr>
            </w:pPr>
            <w:r>
              <w:rPr>
                <w:rFonts w:eastAsiaTheme="minorEastAsia" w:hint="eastAsia"/>
                <w:sz w:val="18"/>
                <w:szCs w:val="18"/>
              </w:rPr>
              <w:t>201601</w:t>
            </w:r>
            <w:r w:rsidRPr="00956E24">
              <w:rPr>
                <w:rFonts w:eastAsiaTheme="minorEastAsia" w:hint="eastAsia"/>
                <w:sz w:val="18"/>
                <w:szCs w:val="18"/>
              </w:rPr>
              <w:t>25</w:t>
            </w:r>
          </w:p>
        </w:tc>
      </w:tr>
      <w:tr w:rsidR="00E7504F" w:rsidRPr="00B427D7" w14:paraId="68907A0B"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4A3F69C6"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7</w:t>
            </w:r>
          </w:p>
        </w:tc>
        <w:tc>
          <w:tcPr>
            <w:tcW w:w="1281" w:type="pct"/>
            <w:tcBorders>
              <w:top w:val="single" w:sz="4" w:space="0" w:color="auto"/>
              <w:left w:val="single" w:sz="4" w:space="0" w:color="auto"/>
              <w:bottom w:val="single" w:sz="4" w:space="0" w:color="auto"/>
              <w:right w:val="single" w:sz="4" w:space="0" w:color="auto"/>
            </w:tcBorders>
          </w:tcPr>
          <w:p w14:paraId="7DC9B8ED" w14:textId="77777777" w:rsidR="00E7504F" w:rsidRPr="00956E24" w:rsidRDefault="00E7504F" w:rsidP="00C11757">
            <w:pPr>
              <w:rPr>
                <w:rFonts w:eastAsiaTheme="minorEastAsia"/>
                <w:sz w:val="18"/>
                <w:szCs w:val="18"/>
              </w:rPr>
            </w:pPr>
            <w:r>
              <w:rPr>
                <w:rFonts w:eastAsiaTheme="minorEastAsia"/>
                <w:sz w:val="18"/>
                <w:szCs w:val="18"/>
              </w:rPr>
              <w:t>C</w:t>
            </w:r>
            <w:r w:rsidRPr="00956E24">
              <w:rPr>
                <w:rFonts w:eastAsiaTheme="minorEastAsia"/>
                <w:sz w:val="18"/>
                <w:szCs w:val="18"/>
              </w:rPr>
              <w:t>loseDate</w:t>
            </w:r>
          </w:p>
        </w:tc>
        <w:tc>
          <w:tcPr>
            <w:tcW w:w="1307" w:type="pct"/>
            <w:tcBorders>
              <w:top w:val="single" w:sz="4" w:space="0" w:color="auto"/>
              <w:left w:val="single" w:sz="4" w:space="0" w:color="auto"/>
              <w:bottom w:val="single" w:sz="4" w:space="0" w:color="auto"/>
              <w:right w:val="single" w:sz="4" w:space="0" w:color="auto"/>
            </w:tcBorders>
          </w:tcPr>
          <w:p w14:paraId="3EC860CC" w14:textId="77777777" w:rsidR="00E7504F" w:rsidRPr="00956E24" w:rsidRDefault="00E7504F" w:rsidP="00C11757">
            <w:pPr>
              <w:rPr>
                <w:rFonts w:eastAsiaTheme="minorEastAsia"/>
                <w:sz w:val="18"/>
                <w:szCs w:val="18"/>
              </w:rPr>
            </w:pPr>
            <w:r w:rsidRPr="00956E24">
              <w:rPr>
                <w:rFonts w:eastAsiaTheme="minorEastAsia"/>
                <w:sz w:val="18"/>
                <w:szCs w:val="18"/>
              </w:rPr>
              <w:t>销户时间</w:t>
            </w:r>
          </w:p>
        </w:tc>
        <w:tc>
          <w:tcPr>
            <w:tcW w:w="712" w:type="pct"/>
            <w:tcBorders>
              <w:top w:val="single" w:sz="4" w:space="0" w:color="auto"/>
              <w:left w:val="single" w:sz="4" w:space="0" w:color="auto"/>
              <w:bottom w:val="single" w:sz="4" w:space="0" w:color="auto"/>
              <w:right w:val="single" w:sz="4" w:space="0" w:color="auto"/>
            </w:tcBorders>
          </w:tcPr>
          <w:p w14:paraId="28363FF6" w14:textId="77777777" w:rsidR="00E7504F" w:rsidRPr="00956E24" w:rsidRDefault="00E7504F" w:rsidP="00C11757">
            <w:pPr>
              <w:rPr>
                <w:rFonts w:eastAsiaTheme="minorEastAsia"/>
                <w:sz w:val="18"/>
                <w:szCs w:val="18"/>
              </w:rPr>
            </w:pPr>
            <w:r w:rsidRPr="00956E24">
              <w:rPr>
                <w:rFonts w:eastAsiaTheme="minorEastAsia" w:hint="eastAsia"/>
                <w:sz w:val="18"/>
                <w:szCs w:val="18"/>
              </w:rPr>
              <w:t>date</w:t>
            </w:r>
          </w:p>
        </w:tc>
        <w:tc>
          <w:tcPr>
            <w:tcW w:w="287" w:type="pct"/>
            <w:tcBorders>
              <w:top w:val="single" w:sz="4" w:space="0" w:color="auto"/>
              <w:left w:val="single" w:sz="4" w:space="0" w:color="auto"/>
              <w:bottom w:val="single" w:sz="4" w:space="0" w:color="auto"/>
              <w:right w:val="single" w:sz="4" w:space="0" w:color="auto"/>
            </w:tcBorders>
          </w:tcPr>
          <w:p w14:paraId="44408FA4" w14:textId="77777777" w:rsidR="00E7504F" w:rsidRPr="00956E24" w:rsidRDefault="00E7504F" w:rsidP="00C11757">
            <w:pPr>
              <w:rPr>
                <w:rFonts w:eastAsiaTheme="minorEastAsia"/>
                <w:sz w:val="18"/>
                <w:szCs w:val="18"/>
              </w:rPr>
            </w:pPr>
            <w:r w:rsidRPr="00956E24">
              <w:rPr>
                <w:rFonts w:eastAsiaTheme="minorEastAsia" w:hint="eastAsia"/>
                <w:sz w:val="18"/>
                <w:szCs w:val="18"/>
              </w:rPr>
              <w:t>10</w:t>
            </w:r>
          </w:p>
        </w:tc>
        <w:tc>
          <w:tcPr>
            <w:tcW w:w="232" w:type="pct"/>
            <w:tcBorders>
              <w:top w:val="single" w:sz="4" w:space="0" w:color="auto"/>
              <w:left w:val="single" w:sz="4" w:space="0" w:color="auto"/>
              <w:bottom w:val="single" w:sz="4" w:space="0" w:color="auto"/>
              <w:right w:val="single" w:sz="4" w:space="0" w:color="auto"/>
            </w:tcBorders>
          </w:tcPr>
          <w:p w14:paraId="7BD36728" w14:textId="77777777" w:rsidR="00E7504F" w:rsidRPr="00956E24" w:rsidRDefault="00E7504F" w:rsidP="00C11757">
            <w:pPr>
              <w:rPr>
                <w:rFonts w:eastAsiaTheme="minorEastAsia"/>
                <w:sz w:val="18"/>
                <w:szCs w:val="18"/>
              </w:rPr>
            </w:pPr>
            <w:r w:rsidRPr="00956E24">
              <w:rPr>
                <w:rFonts w:eastAsiaTheme="minorEastAsia" w:hint="eastAsia"/>
                <w:sz w:val="18"/>
                <w:szCs w:val="18"/>
              </w:rPr>
              <w:t>C</w:t>
            </w:r>
          </w:p>
        </w:tc>
        <w:tc>
          <w:tcPr>
            <w:tcW w:w="930" w:type="pct"/>
            <w:tcBorders>
              <w:top w:val="single" w:sz="4" w:space="0" w:color="auto"/>
              <w:left w:val="single" w:sz="4" w:space="0" w:color="auto"/>
              <w:bottom w:val="single" w:sz="4" w:space="0" w:color="auto"/>
              <w:right w:val="single" w:sz="4" w:space="0" w:color="auto"/>
            </w:tcBorders>
          </w:tcPr>
          <w:p w14:paraId="78296EE7" w14:textId="77777777" w:rsidR="00E7504F" w:rsidRPr="00956E24" w:rsidRDefault="00E7504F" w:rsidP="00C11757">
            <w:pPr>
              <w:rPr>
                <w:rFonts w:eastAsiaTheme="minorEastAsia"/>
                <w:sz w:val="18"/>
                <w:szCs w:val="18"/>
              </w:rPr>
            </w:pPr>
            <w:r>
              <w:rPr>
                <w:rFonts w:eastAsiaTheme="minorEastAsia" w:hint="eastAsia"/>
                <w:sz w:val="18"/>
                <w:szCs w:val="18"/>
              </w:rPr>
              <w:t>201601</w:t>
            </w:r>
            <w:r w:rsidRPr="00956E24">
              <w:rPr>
                <w:rFonts w:eastAsiaTheme="minorEastAsia" w:hint="eastAsia"/>
                <w:sz w:val="18"/>
                <w:szCs w:val="18"/>
              </w:rPr>
              <w:t>26</w:t>
            </w:r>
          </w:p>
        </w:tc>
      </w:tr>
      <w:tr w:rsidR="00E7504F" w:rsidRPr="00B427D7" w14:paraId="1A861F05"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09A6E804"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281" w:type="pct"/>
            <w:tcBorders>
              <w:top w:val="single" w:sz="4" w:space="0" w:color="auto"/>
              <w:left w:val="single" w:sz="4" w:space="0" w:color="auto"/>
              <w:bottom w:val="single" w:sz="4" w:space="0" w:color="auto"/>
              <w:right w:val="single" w:sz="4" w:space="0" w:color="auto"/>
            </w:tcBorders>
          </w:tcPr>
          <w:p w14:paraId="631FAA22" w14:textId="77777777" w:rsidR="00E7504F" w:rsidRPr="00956E24" w:rsidRDefault="00E7504F" w:rsidP="00C11757">
            <w:pPr>
              <w:rPr>
                <w:rFonts w:eastAsiaTheme="minorEastAsia"/>
                <w:sz w:val="18"/>
                <w:szCs w:val="18"/>
              </w:rPr>
            </w:pPr>
            <w:r>
              <w:rPr>
                <w:rFonts w:eastAsiaTheme="minorEastAsia"/>
                <w:sz w:val="18"/>
                <w:szCs w:val="18"/>
              </w:rPr>
              <w:t>T</w:t>
            </w:r>
            <w:r w:rsidRPr="00956E24">
              <w:rPr>
                <w:rFonts w:eastAsiaTheme="minorEastAsia"/>
                <w:sz w:val="18"/>
                <w:szCs w:val="18"/>
              </w:rPr>
              <w:t>ermUnit</w:t>
            </w:r>
          </w:p>
        </w:tc>
        <w:tc>
          <w:tcPr>
            <w:tcW w:w="1307" w:type="pct"/>
            <w:tcBorders>
              <w:top w:val="single" w:sz="4" w:space="0" w:color="auto"/>
              <w:left w:val="single" w:sz="4" w:space="0" w:color="auto"/>
              <w:bottom w:val="single" w:sz="4" w:space="0" w:color="auto"/>
              <w:right w:val="single" w:sz="4" w:space="0" w:color="auto"/>
            </w:tcBorders>
          </w:tcPr>
          <w:p w14:paraId="50CEBB88" w14:textId="77777777" w:rsidR="00E7504F" w:rsidRPr="00956E24" w:rsidRDefault="00E7504F" w:rsidP="00C11757">
            <w:pPr>
              <w:rPr>
                <w:rFonts w:eastAsiaTheme="minorEastAsia"/>
                <w:sz w:val="18"/>
                <w:szCs w:val="18"/>
              </w:rPr>
            </w:pPr>
            <w:r w:rsidRPr="00956E24">
              <w:rPr>
                <w:rFonts w:eastAsiaTheme="minorEastAsia"/>
                <w:sz w:val="18"/>
                <w:szCs w:val="18"/>
              </w:rPr>
              <w:t>存期单位</w:t>
            </w:r>
            <w:r w:rsidR="00BB190C">
              <w:rPr>
                <w:rFonts w:eastAsiaTheme="minorEastAsia" w:hint="eastAsia"/>
                <w:sz w:val="18"/>
                <w:szCs w:val="18"/>
              </w:rPr>
              <w:t>。通常</w:t>
            </w:r>
            <w:r w:rsidR="00BB190C">
              <w:rPr>
                <w:rFonts w:eastAsiaTheme="minorEastAsia"/>
                <w:sz w:val="18"/>
                <w:szCs w:val="18"/>
              </w:rPr>
              <w:t>合作方</w:t>
            </w:r>
            <w:r w:rsidR="00BB190C">
              <w:rPr>
                <w:rFonts w:eastAsiaTheme="minorEastAsia" w:hint="eastAsia"/>
                <w:sz w:val="18"/>
                <w:szCs w:val="18"/>
              </w:rPr>
              <w:t>不用</w:t>
            </w:r>
            <w:r w:rsidR="00BB190C">
              <w:rPr>
                <w:rFonts w:eastAsiaTheme="minorEastAsia"/>
                <w:sz w:val="18"/>
                <w:szCs w:val="18"/>
              </w:rPr>
              <w:t>关心此字段。</w:t>
            </w:r>
          </w:p>
        </w:tc>
        <w:tc>
          <w:tcPr>
            <w:tcW w:w="712" w:type="pct"/>
            <w:tcBorders>
              <w:top w:val="single" w:sz="4" w:space="0" w:color="auto"/>
              <w:left w:val="single" w:sz="4" w:space="0" w:color="auto"/>
              <w:bottom w:val="single" w:sz="4" w:space="0" w:color="auto"/>
              <w:right w:val="single" w:sz="4" w:space="0" w:color="auto"/>
            </w:tcBorders>
          </w:tcPr>
          <w:p w14:paraId="25FD40CD"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7FABBDA1" w14:textId="77777777" w:rsidR="00E7504F" w:rsidRPr="00956E24" w:rsidRDefault="00E7504F" w:rsidP="00C11757">
            <w:pPr>
              <w:rPr>
                <w:rFonts w:eastAsiaTheme="minorEastAsia"/>
                <w:sz w:val="18"/>
                <w:szCs w:val="18"/>
              </w:rPr>
            </w:pPr>
            <w:r w:rsidRPr="00956E24">
              <w:rPr>
                <w:rFonts w:eastAsiaTheme="minorEastAsia" w:hint="eastAsia"/>
                <w:sz w:val="18"/>
                <w:szCs w:val="18"/>
              </w:rPr>
              <w:t>10</w:t>
            </w:r>
          </w:p>
        </w:tc>
        <w:tc>
          <w:tcPr>
            <w:tcW w:w="232" w:type="pct"/>
            <w:tcBorders>
              <w:top w:val="single" w:sz="4" w:space="0" w:color="auto"/>
              <w:left w:val="single" w:sz="4" w:space="0" w:color="auto"/>
              <w:bottom w:val="single" w:sz="4" w:space="0" w:color="auto"/>
              <w:right w:val="single" w:sz="4" w:space="0" w:color="auto"/>
            </w:tcBorders>
          </w:tcPr>
          <w:p w14:paraId="7A96BC6D"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03C79404" w14:textId="77777777" w:rsidR="00E7504F" w:rsidRPr="00956E24" w:rsidRDefault="00E7504F" w:rsidP="00C11757">
            <w:pPr>
              <w:rPr>
                <w:rFonts w:eastAsiaTheme="minorEastAsia"/>
                <w:sz w:val="18"/>
                <w:szCs w:val="18"/>
              </w:rPr>
            </w:pPr>
          </w:p>
        </w:tc>
      </w:tr>
      <w:tr w:rsidR="00E7504F" w:rsidRPr="00B427D7" w14:paraId="302AAFC0"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2660B3D2"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281" w:type="pct"/>
            <w:tcBorders>
              <w:top w:val="single" w:sz="4" w:space="0" w:color="auto"/>
              <w:left w:val="single" w:sz="4" w:space="0" w:color="auto"/>
              <w:bottom w:val="single" w:sz="4" w:space="0" w:color="auto"/>
              <w:right w:val="single" w:sz="4" w:space="0" w:color="auto"/>
            </w:tcBorders>
          </w:tcPr>
          <w:p w14:paraId="66DF512F" w14:textId="77777777" w:rsidR="00E7504F" w:rsidRPr="00956E24" w:rsidRDefault="00E7504F" w:rsidP="00C11757">
            <w:pPr>
              <w:rPr>
                <w:rFonts w:eastAsiaTheme="minorEastAsia"/>
                <w:sz w:val="18"/>
                <w:szCs w:val="18"/>
              </w:rPr>
            </w:pPr>
            <w:r>
              <w:rPr>
                <w:rFonts w:eastAsiaTheme="minorEastAsia"/>
                <w:sz w:val="18"/>
                <w:szCs w:val="18"/>
              </w:rPr>
              <w:t>T</w:t>
            </w:r>
            <w:r w:rsidRPr="00956E24">
              <w:rPr>
                <w:rFonts w:eastAsiaTheme="minorEastAsia"/>
                <w:sz w:val="18"/>
                <w:szCs w:val="18"/>
              </w:rPr>
              <w:t>erm</w:t>
            </w:r>
          </w:p>
        </w:tc>
        <w:tc>
          <w:tcPr>
            <w:tcW w:w="1307" w:type="pct"/>
            <w:tcBorders>
              <w:top w:val="single" w:sz="4" w:space="0" w:color="auto"/>
              <w:left w:val="single" w:sz="4" w:space="0" w:color="auto"/>
              <w:bottom w:val="single" w:sz="4" w:space="0" w:color="auto"/>
              <w:right w:val="single" w:sz="4" w:space="0" w:color="auto"/>
            </w:tcBorders>
          </w:tcPr>
          <w:p w14:paraId="203A665F" w14:textId="77777777" w:rsidR="00E7504F" w:rsidRPr="00956E24" w:rsidRDefault="00E7504F" w:rsidP="00C11757">
            <w:pPr>
              <w:rPr>
                <w:rFonts w:eastAsiaTheme="minorEastAsia"/>
                <w:sz w:val="18"/>
                <w:szCs w:val="18"/>
              </w:rPr>
            </w:pPr>
            <w:r w:rsidRPr="00956E24">
              <w:rPr>
                <w:rFonts w:eastAsiaTheme="minorEastAsia"/>
                <w:sz w:val="18"/>
                <w:szCs w:val="18"/>
              </w:rPr>
              <w:t>存期</w:t>
            </w:r>
            <w:r w:rsidR="00BB190C">
              <w:rPr>
                <w:rFonts w:eastAsiaTheme="minorEastAsia" w:hint="eastAsia"/>
                <w:sz w:val="18"/>
                <w:szCs w:val="18"/>
              </w:rPr>
              <w:t>。通常</w:t>
            </w:r>
            <w:r w:rsidR="00BB190C">
              <w:rPr>
                <w:rFonts w:eastAsiaTheme="minorEastAsia"/>
                <w:sz w:val="18"/>
                <w:szCs w:val="18"/>
              </w:rPr>
              <w:t>合作方</w:t>
            </w:r>
            <w:r w:rsidR="00BB190C">
              <w:rPr>
                <w:rFonts w:eastAsiaTheme="minorEastAsia" w:hint="eastAsia"/>
                <w:sz w:val="18"/>
                <w:szCs w:val="18"/>
              </w:rPr>
              <w:t>不用</w:t>
            </w:r>
            <w:r w:rsidR="00BB190C">
              <w:rPr>
                <w:rFonts w:eastAsiaTheme="minorEastAsia"/>
                <w:sz w:val="18"/>
                <w:szCs w:val="18"/>
              </w:rPr>
              <w:t>关心此字段。</w:t>
            </w:r>
          </w:p>
        </w:tc>
        <w:tc>
          <w:tcPr>
            <w:tcW w:w="712" w:type="pct"/>
            <w:tcBorders>
              <w:top w:val="single" w:sz="4" w:space="0" w:color="auto"/>
              <w:left w:val="single" w:sz="4" w:space="0" w:color="auto"/>
              <w:bottom w:val="single" w:sz="4" w:space="0" w:color="auto"/>
              <w:right w:val="single" w:sz="4" w:space="0" w:color="auto"/>
            </w:tcBorders>
          </w:tcPr>
          <w:p w14:paraId="7B760C5F" w14:textId="77777777" w:rsidR="00E7504F" w:rsidRPr="00956E24" w:rsidRDefault="00E7504F" w:rsidP="00C11757">
            <w:pPr>
              <w:rPr>
                <w:rFonts w:eastAsiaTheme="minorEastAsia"/>
                <w:sz w:val="18"/>
                <w:szCs w:val="18"/>
              </w:rPr>
            </w:pPr>
            <w:r w:rsidRPr="00956E24">
              <w:rPr>
                <w:rFonts w:eastAsiaTheme="minorEastAsia" w:hint="eastAsia"/>
                <w:sz w:val="18"/>
                <w:szCs w:val="18"/>
              </w:rPr>
              <w:t>date</w:t>
            </w:r>
          </w:p>
        </w:tc>
        <w:tc>
          <w:tcPr>
            <w:tcW w:w="287" w:type="pct"/>
            <w:tcBorders>
              <w:top w:val="single" w:sz="4" w:space="0" w:color="auto"/>
              <w:left w:val="single" w:sz="4" w:space="0" w:color="auto"/>
              <w:bottom w:val="single" w:sz="4" w:space="0" w:color="auto"/>
              <w:right w:val="single" w:sz="4" w:space="0" w:color="auto"/>
            </w:tcBorders>
          </w:tcPr>
          <w:p w14:paraId="7AC58BC0" w14:textId="77777777" w:rsidR="00E7504F" w:rsidRPr="00956E24" w:rsidRDefault="00E7504F" w:rsidP="00C11757">
            <w:pPr>
              <w:rPr>
                <w:rFonts w:eastAsiaTheme="minorEastAsia"/>
                <w:sz w:val="18"/>
                <w:szCs w:val="18"/>
              </w:rPr>
            </w:pPr>
            <w:r w:rsidRPr="00956E24">
              <w:rPr>
                <w:rFonts w:eastAsiaTheme="minorEastAsia" w:hint="eastAsia"/>
                <w:sz w:val="18"/>
                <w:szCs w:val="18"/>
              </w:rPr>
              <w:t>10</w:t>
            </w:r>
          </w:p>
        </w:tc>
        <w:tc>
          <w:tcPr>
            <w:tcW w:w="232" w:type="pct"/>
            <w:tcBorders>
              <w:top w:val="single" w:sz="4" w:space="0" w:color="auto"/>
              <w:left w:val="single" w:sz="4" w:space="0" w:color="auto"/>
              <w:bottom w:val="single" w:sz="4" w:space="0" w:color="auto"/>
              <w:right w:val="single" w:sz="4" w:space="0" w:color="auto"/>
            </w:tcBorders>
          </w:tcPr>
          <w:p w14:paraId="078F2CAE" w14:textId="77777777" w:rsidR="00E7504F" w:rsidRPr="00956E24" w:rsidRDefault="00E7504F" w:rsidP="00C11757">
            <w:pPr>
              <w:rPr>
                <w:rFonts w:eastAsiaTheme="minorEastAsia"/>
                <w:sz w:val="18"/>
                <w:szCs w:val="18"/>
              </w:rPr>
            </w:pPr>
            <w:r w:rsidRPr="00956E24">
              <w:rPr>
                <w:rFonts w:eastAsiaTheme="minorEastAsia" w:hint="eastAsia"/>
                <w:sz w:val="18"/>
                <w:szCs w:val="18"/>
              </w:rPr>
              <w:t>C</w:t>
            </w:r>
          </w:p>
        </w:tc>
        <w:tc>
          <w:tcPr>
            <w:tcW w:w="930" w:type="pct"/>
            <w:tcBorders>
              <w:top w:val="single" w:sz="4" w:space="0" w:color="auto"/>
              <w:left w:val="single" w:sz="4" w:space="0" w:color="auto"/>
              <w:bottom w:val="single" w:sz="4" w:space="0" w:color="auto"/>
              <w:right w:val="single" w:sz="4" w:space="0" w:color="auto"/>
            </w:tcBorders>
          </w:tcPr>
          <w:p w14:paraId="1AB1C04B" w14:textId="77777777" w:rsidR="00E7504F" w:rsidRPr="00956E24" w:rsidRDefault="00E7504F" w:rsidP="00C11757">
            <w:pPr>
              <w:rPr>
                <w:rFonts w:eastAsiaTheme="minorEastAsia"/>
                <w:sz w:val="18"/>
                <w:szCs w:val="18"/>
              </w:rPr>
            </w:pPr>
            <w:r>
              <w:rPr>
                <w:rFonts w:eastAsiaTheme="minorEastAsia" w:hint="eastAsia"/>
                <w:sz w:val="18"/>
                <w:szCs w:val="18"/>
              </w:rPr>
              <w:t>201601</w:t>
            </w:r>
            <w:r w:rsidRPr="00956E24">
              <w:rPr>
                <w:rFonts w:eastAsiaTheme="minorEastAsia" w:hint="eastAsia"/>
                <w:sz w:val="18"/>
                <w:szCs w:val="18"/>
              </w:rPr>
              <w:t>06</w:t>
            </w:r>
          </w:p>
        </w:tc>
      </w:tr>
      <w:tr w:rsidR="00E7504F" w:rsidRPr="00B427D7" w14:paraId="58995566"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70A51C8F"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10</w:t>
            </w:r>
          </w:p>
        </w:tc>
        <w:tc>
          <w:tcPr>
            <w:tcW w:w="1281" w:type="pct"/>
            <w:tcBorders>
              <w:top w:val="single" w:sz="4" w:space="0" w:color="auto"/>
              <w:left w:val="single" w:sz="4" w:space="0" w:color="auto"/>
              <w:bottom w:val="single" w:sz="4" w:space="0" w:color="auto"/>
              <w:right w:val="single" w:sz="4" w:space="0" w:color="auto"/>
            </w:tcBorders>
          </w:tcPr>
          <w:p w14:paraId="0945828E" w14:textId="77777777" w:rsidR="00E7504F" w:rsidRPr="00956E24" w:rsidRDefault="00E7504F" w:rsidP="00C11757">
            <w:pPr>
              <w:rPr>
                <w:rFonts w:eastAsiaTheme="minorEastAsia"/>
                <w:sz w:val="18"/>
                <w:szCs w:val="18"/>
              </w:rPr>
            </w:pPr>
            <w:r>
              <w:rPr>
                <w:rFonts w:eastAsiaTheme="minorEastAsia"/>
                <w:sz w:val="18"/>
                <w:szCs w:val="18"/>
              </w:rPr>
              <w:t>A</w:t>
            </w:r>
            <w:r w:rsidRPr="00956E24">
              <w:rPr>
                <w:rFonts w:eastAsiaTheme="minorEastAsia"/>
                <w:sz w:val="18"/>
                <w:szCs w:val="18"/>
              </w:rPr>
              <w:t>rrangementChineseName</w:t>
            </w:r>
          </w:p>
        </w:tc>
        <w:tc>
          <w:tcPr>
            <w:tcW w:w="1307" w:type="pct"/>
            <w:tcBorders>
              <w:top w:val="single" w:sz="4" w:space="0" w:color="auto"/>
              <w:left w:val="single" w:sz="4" w:space="0" w:color="auto"/>
              <w:bottom w:val="single" w:sz="4" w:space="0" w:color="auto"/>
              <w:right w:val="single" w:sz="4" w:space="0" w:color="auto"/>
            </w:tcBorders>
          </w:tcPr>
          <w:p w14:paraId="4AAE2494" w14:textId="77777777" w:rsidR="00E7504F" w:rsidRPr="00956E24" w:rsidRDefault="00E7504F" w:rsidP="00C11757">
            <w:pPr>
              <w:rPr>
                <w:rFonts w:eastAsiaTheme="minorEastAsia"/>
                <w:sz w:val="18"/>
                <w:szCs w:val="18"/>
              </w:rPr>
            </w:pPr>
            <w:r w:rsidRPr="00956E24">
              <w:rPr>
                <w:rFonts w:eastAsiaTheme="minorEastAsia"/>
                <w:sz w:val="18"/>
                <w:szCs w:val="18"/>
              </w:rPr>
              <w:t>合约中文名称</w:t>
            </w:r>
            <w:r w:rsidR="00BB190C">
              <w:rPr>
                <w:rFonts w:eastAsiaTheme="minorEastAsia" w:hint="eastAsia"/>
                <w:sz w:val="18"/>
                <w:szCs w:val="18"/>
              </w:rPr>
              <w:t>。通常</w:t>
            </w:r>
            <w:r w:rsidR="00BB190C">
              <w:rPr>
                <w:rFonts w:eastAsiaTheme="minorEastAsia"/>
                <w:sz w:val="18"/>
                <w:szCs w:val="18"/>
              </w:rPr>
              <w:t>合作方</w:t>
            </w:r>
            <w:r w:rsidR="00BB190C">
              <w:rPr>
                <w:rFonts w:eastAsiaTheme="minorEastAsia" w:hint="eastAsia"/>
                <w:sz w:val="18"/>
                <w:szCs w:val="18"/>
              </w:rPr>
              <w:t>不用</w:t>
            </w:r>
            <w:r w:rsidR="00BB190C">
              <w:rPr>
                <w:rFonts w:eastAsiaTheme="minorEastAsia"/>
                <w:sz w:val="18"/>
                <w:szCs w:val="18"/>
              </w:rPr>
              <w:t>关心此字段。</w:t>
            </w:r>
          </w:p>
        </w:tc>
        <w:tc>
          <w:tcPr>
            <w:tcW w:w="712" w:type="pct"/>
            <w:tcBorders>
              <w:top w:val="single" w:sz="4" w:space="0" w:color="auto"/>
              <w:left w:val="single" w:sz="4" w:space="0" w:color="auto"/>
              <w:bottom w:val="single" w:sz="4" w:space="0" w:color="auto"/>
              <w:right w:val="single" w:sz="4" w:space="0" w:color="auto"/>
            </w:tcBorders>
          </w:tcPr>
          <w:p w14:paraId="15BE14F0"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3836067E" w14:textId="77777777" w:rsidR="00E7504F" w:rsidRPr="00956E24" w:rsidRDefault="00E7504F" w:rsidP="00C11757">
            <w:pPr>
              <w:rPr>
                <w:rFonts w:eastAsiaTheme="minorEastAsia"/>
                <w:sz w:val="18"/>
                <w:szCs w:val="18"/>
              </w:rPr>
            </w:pPr>
            <w:r w:rsidRPr="00956E24">
              <w:rPr>
                <w:rFonts w:eastAsiaTheme="minorEastAsia" w:hint="eastAsia"/>
                <w:sz w:val="18"/>
                <w:szCs w:val="18"/>
              </w:rPr>
              <w:t>40</w:t>
            </w:r>
          </w:p>
        </w:tc>
        <w:tc>
          <w:tcPr>
            <w:tcW w:w="232" w:type="pct"/>
            <w:tcBorders>
              <w:top w:val="single" w:sz="4" w:space="0" w:color="auto"/>
              <w:left w:val="single" w:sz="4" w:space="0" w:color="auto"/>
              <w:bottom w:val="single" w:sz="4" w:space="0" w:color="auto"/>
              <w:right w:val="single" w:sz="4" w:space="0" w:color="auto"/>
            </w:tcBorders>
          </w:tcPr>
          <w:p w14:paraId="0BA3D84F"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27ADFB95" w14:textId="77777777" w:rsidR="00E7504F" w:rsidRPr="00956E24" w:rsidRDefault="00E7504F" w:rsidP="00C11757">
            <w:pPr>
              <w:rPr>
                <w:rFonts w:eastAsiaTheme="minorEastAsia"/>
                <w:sz w:val="18"/>
                <w:szCs w:val="18"/>
              </w:rPr>
            </w:pPr>
          </w:p>
        </w:tc>
      </w:tr>
      <w:tr w:rsidR="00E7504F" w:rsidRPr="00B427D7" w14:paraId="4A80D2D0"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0D6E14D5" w14:textId="77777777" w:rsidR="00E7504F" w:rsidRDefault="00E7504F"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11</w:t>
            </w:r>
          </w:p>
        </w:tc>
        <w:tc>
          <w:tcPr>
            <w:tcW w:w="1281" w:type="pct"/>
            <w:tcBorders>
              <w:top w:val="single" w:sz="4" w:space="0" w:color="auto"/>
              <w:left w:val="single" w:sz="4" w:space="0" w:color="auto"/>
              <w:bottom w:val="single" w:sz="4" w:space="0" w:color="auto"/>
              <w:right w:val="single" w:sz="4" w:space="0" w:color="auto"/>
            </w:tcBorders>
          </w:tcPr>
          <w:p w14:paraId="5321DCA2" w14:textId="77777777" w:rsidR="00E7504F" w:rsidRPr="00956E24" w:rsidRDefault="00E7504F" w:rsidP="00C11757">
            <w:pPr>
              <w:rPr>
                <w:rFonts w:eastAsiaTheme="minorEastAsia"/>
                <w:sz w:val="18"/>
                <w:szCs w:val="18"/>
              </w:rPr>
            </w:pPr>
            <w:r>
              <w:rPr>
                <w:rFonts w:eastAsiaTheme="minorEastAsia"/>
                <w:sz w:val="18"/>
                <w:szCs w:val="18"/>
              </w:rPr>
              <w:t>A</w:t>
            </w:r>
            <w:r w:rsidRPr="00956E24">
              <w:rPr>
                <w:rFonts w:eastAsiaTheme="minorEastAsia"/>
                <w:sz w:val="18"/>
                <w:szCs w:val="18"/>
              </w:rPr>
              <w:t>rrangementEnglishName</w:t>
            </w:r>
          </w:p>
        </w:tc>
        <w:tc>
          <w:tcPr>
            <w:tcW w:w="1307" w:type="pct"/>
            <w:tcBorders>
              <w:top w:val="single" w:sz="4" w:space="0" w:color="auto"/>
              <w:left w:val="single" w:sz="4" w:space="0" w:color="auto"/>
              <w:bottom w:val="single" w:sz="4" w:space="0" w:color="auto"/>
              <w:right w:val="single" w:sz="4" w:space="0" w:color="auto"/>
            </w:tcBorders>
          </w:tcPr>
          <w:p w14:paraId="551A27F7" w14:textId="77777777" w:rsidR="00E7504F" w:rsidRPr="00956E24" w:rsidRDefault="00E7504F" w:rsidP="00C11757">
            <w:pPr>
              <w:rPr>
                <w:rFonts w:eastAsiaTheme="minorEastAsia"/>
                <w:sz w:val="18"/>
                <w:szCs w:val="18"/>
              </w:rPr>
            </w:pPr>
            <w:r w:rsidRPr="00956E24">
              <w:rPr>
                <w:rFonts w:eastAsiaTheme="minorEastAsia"/>
                <w:sz w:val="18"/>
                <w:szCs w:val="18"/>
              </w:rPr>
              <w:t>合约英文名称</w:t>
            </w:r>
            <w:r w:rsidR="00BB190C">
              <w:rPr>
                <w:rFonts w:eastAsiaTheme="minorEastAsia" w:hint="eastAsia"/>
                <w:sz w:val="18"/>
                <w:szCs w:val="18"/>
              </w:rPr>
              <w:t>。通常</w:t>
            </w:r>
            <w:r w:rsidR="00BB190C">
              <w:rPr>
                <w:rFonts w:eastAsiaTheme="minorEastAsia"/>
                <w:sz w:val="18"/>
                <w:szCs w:val="18"/>
              </w:rPr>
              <w:t>合作方</w:t>
            </w:r>
            <w:r w:rsidR="00BB190C">
              <w:rPr>
                <w:rFonts w:eastAsiaTheme="minorEastAsia" w:hint="eastAsia"/>
                <w:sz w:val="18"/>
                <w:szCs w:val="18"/>
              </w:rPr>
              <w:t>不用</w:t>
            </w:r>
            <w:r w:rsidR="00BB190C">
              <w:rPr>
                <w:rFonts w:eastAsiaTheme="minorEastAsia"/>
                <w:sz w:val="18"/>
                <w:szCs w:val="18"/>
              </w:rPr>
              <w:t>关心此字段。</w:t>
            </w:r>
          </w:p>
        </w:tc>
        <w:tc>
          <w:tcPr>
            <w:tcW w:w="712" w:type="pct"/>
            <w:tcBorders>
              <w:top w:val="single" w:sz="4" w:space="0" w:color="auto"/>
              <w:left w:val="single" w:sz="4" w:space="0" w:color="auto"/>
              <w:bottom w:val="single" w:sz="4" w:space="0" w:color="auto"/>
              <w:right w:val="single" w:sz="4" w:space="0" w:color="auto"/>
            </w:tcBorders>
          </w:tcPr>
          <w:p w14:paraId="677C04E5"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1BD4C10D" w14:textId="77777777" w:rsidR="00E7504F" w:rsidRPr="00956E24" w:rsidRDefault="00E7504F" w:rsidP="00C11757">
            <w:pPr>
              <w:rPr>
                <w:rFonts w:eastAsiaTheme="minorEastAsia"/>
                <w:sz w:val="18"/>
                <w:szCs w:val="18"/>
              </w:rPr>
            </w:pPr>
            <w:r w:rsidRPr="00956E24">
              <w:rPr>
                <w:rFonts w:eastAsiaTheme="minorEastAsia" w:hint="eastAsia"/>
                <w:sz w:val="18"/>
                <w:szCs w:val="18"/>
              </w:rPr>
              <w:t>40</w:t>
            </w:r>
          </w:p>
        </w:tc>
        <w:tc>
          <w:tcPr>
            <w:tcW w:w="232" w:type="pct"/>
            <w:tcBorders>
              <w:top w:val="single" w:sz="4" w:space="0" w:color="auto"/>
              <w:left w:val="single" w:sz="4" w:space="0" w:color="auto"/>
              <w:bottom w:val="single" w:sz="4" w:space="0" w:color="auto"/>
              <w:right w:val="single" w:sz="4" w:space="0" w:color="auto"/>
            </w:tcBorders>
          </w:tcPr>
          <w:p w14:paraId="4BFECCDD"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09061C85" w14:textId="77777777" w:rsidR="00E7504F" w:rsidRPr="00956E24" w:rsidRDefault="00E7504F" w:rsidP="00C11757">
            <w:pPr>
              <w:rPr>
                <w:rFonts w:eastAsiaTheme="minorEastAsia"/>
                <w:sz w:val="18"/>
                <w:szCs w:val="18"/>
              </w:rPr>
            </w:pPr>
          </w:p>
        </w:tc>
      </w:tr>
      <w:tr w:rsidR="00E7504F" w:rsidRPr="00B427D7" w14:paraId="77929D9E"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4B244DC1" w14:textId="77777777" w:rsidR="00E7504F" w:rsidRPr="006A77F3" w:rsidRDefault="00E7504F" w:rsidP="00C11757">
            <w:pPr>
              <w:rPr>
                <w:rFonts w:ascii="微软雅黑" w:eastAsia="微软雅黑" w:hAnsi="微软雅黑"/>
                <w:sz w:val="18"/>
                <w:szCs w:val="18"/>
              </w:rPr>
            </w:pPr>
            <w:r>
              <w:rPr>
                <w:rFonts w:ascii="微软雅黑" w:eastAsia="微软雅黑" w:hAnsi="微软雅黑" w:hint="eastAsia"/>
                <w:sz w:val="18"/>
                <w:szCs w:val="18"/>
              </w:rPr>
              <w:t>12</w:t>
            </w:r>
          </w:p>
        </w:tc>
        <w:tc>
          <w:tcPr>
            <w:tcW w:w="1281" w:type="pct"/>
            <w:tcBorders>
              <w:top w:val="single" w:sz="4" w:space="0" w:color="auto"/>
              <w:left w:val="single" w:sz="4" w:space="0" w:color="auto"/>
              <w:bottom w:val="single" w:sz="4" w:space="0" w:color="auto"/>
              <w:right w:val="single" w:sz="4" w:space="0" w:color="auto"/>
            </w:tcBorders>
          </w:tcPr>
          <w:p w14:paraId="4AC7B6EF" w14:textId="77777777" w:rsidR="00E7504F" w:rsidRPr="00956E24" w:rsidRDefault="00E7504F" w:rsidP="00C11757">
            <w:pPr>
              <w:rPr>
                <w:rFonts w:eastAsiaTheme="minorEastAsia"/>
                <w:sz w:val="18"/>
                <w:szCs w:val="18"/>
              </w:rPr>
            </w:pPr>
            <w:r>
              <w:rPr>
                <w:rFonts w:eastAsiaTheme="minorEastAsia"/>
                <w:sz w:val="18"/>
                <w:szCs w:val="18"/>
              </w:rPr>
              <w:t>B</w:t>
            </w:r>
            <w:r w:rsidRPr="00956E24">
              <w:rPr>
                <w:rFonts w:eastAsiaTheme="minorEastAsia"/>
                <w:sz w:val="18"/>
                <w:szCs w:val="18"/>
              </w:rPr>
              <w:t>usinessType</w:t>
            </w:r>
          </w:p>
        </w:tc>
        <w:tc>
          <w:tcPr>
            <w:tcW w:w="1307" w:type="pct"/>
            <w:tcBorders>
              <w:top w:val="single" w:sz="4" w:space="0" w:color="auto"/>
              <w:left w:val="single" w:sz="4" w:space="0" w:color="auto"/>
              <w:bottom w:val="single" w:sz="4" w:space="0" w:color="auto"/>
              <w:right w:val="single" w:sz="4" w:space="0" w:color="auto"/>
            </w:tcBorders>
          </w:tcPr>
          <w:p w14:paraId="6AC1D626" w14:textId="77777777" w:rsidR="00E7504F" w:rsidRPr="00956E24" w:rsidRDefault="00E7504F" w:rsidP="00C11757">
            <w:pPr>
              <w:rPr>
                <w:rFonts w:eastAsiaTheme="minorEastAsia"/>
                <w:sz w:val="18"/>
                <w:szCs w:val="18"/>
              </w:rPr>
            </w:pPr>
            <w:r w:rsidRPr="00956E24">
              <w:rPr>
                <w:rFonts w:eastAsiaTheme="minorEastAsia"/>
                <w:sz w:val="18"/>
                <w:szCs w:val="18"/>
              </w:rPr>
              <w:t>业务类型</w:t>
            </w:r>
            <w:r w:rsidRPr="00956E24">
              <w:rPr>
                <w:rFonts w:eastAsiaTheme="minorEastAsia" w:hint="eastAsia"/>
                <w:sz w:val="18"/>
                <w:szCs w:val="18"/>
              </w:rPr>
              <w:t>，</w:t>
            </w:r>
            <w:r w:rsidRPr="00956E24">
              <w:rPr>
                <w:rFonts w:eastAsiaTheme="minorEastAsia"/>
                <w:sz w:val="18"/>
                <w:szCs w:val="18"/>
              </w:rPr>
              <w:t>0</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活期存款</w:t>
            </w:r>
            <w:r w:rsidRPr="00956E24">
              <w:rPr>
                <w:rFonts w:eastAsiaTheme="minorEastAsia" w:hint="eastAsia"/>
                <w:sz w:val="18"/>
                <w:szCs w:val="18"/>
              </w:rPr>
              <w:t>;</w:t>
            </w:r>
            <w:r w:rsidRPr="00956E24">
              <w:rPr>
                <w:rFonts w:eastAsiaTheme="minorEastAsia"/>
                <w:sz w:val="18"/>
                <w:szCs w:val="18"/>
              </w:rPr>
              <w:t xml:space="preserve"> 1</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整存整取</w:t>
            </w:r>
            <w:r w:rsidRPr="00956E24">
              <w:rPr>
                <w:rFonts w:eastAsiaTheme="minorEastAsia" w:hint="eastAsia"/>
                <w:sz w:val="18"/>
                <w:szCs w:val="18"/>
              </w:rPr>
              <w:t>;</w:t>
            </w:r>
            <w:r w:rsidRPr="00956E24">
              <w:rPr>
                <w:rFonts w:eastAsiaTheme="minorEastAsia"/>
                <w:sz w:val="18"/>
                <w:szCs w:val="18"/>
              </w:rPr>
              <w:t xml:space="preserve"> 2</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通知存款</w:t>
            </w:r>
            <w:r w:rsidRPr="00956E24">
              <w:rPr>
                <w:rFonts w:eastAsiaTheme="minorEastAsia" w:hint="eastAsia"/>
                <w:sz w:val="18"/>
                <w:szCs w:val="18"/>
              </w:rPr>
              <w:t>;</w:t>
            </w:r>
            <w:r w:rsidRPr="00956E24">
              <w:rPr>
                <w:rFonts w:eastAsiaTheme="minorEastAsia"/>
                <w:sz w:val="18"/>
                <w:szCs w:val="18"/>
              </w:rPr>
              <w:t xml:space="preserve"> 3</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零存整取</w:t>
            </w:r>
            <w:r w:rsidRPr="00956E24">
              <w:rPr>
                <w:rFonts w:eastAsiaTheme="minorEastAsia" w:hint="eastAsia"/>
                <w:sz w:val="18"/>
                <w:szCs w:val="18"/>
              </w:rPr>
              <w:t>;</w:t>
            </w:r>
            <w:r w:rsidRPr="00956E24">
              <w:rPr>
                <w:rFonts w:eastAsiaTheme="minorEastAsia"/>
                <w:sz w:val="18"/>
                <w:szCs w:val="18"/>
              </w:rPr>
              <w:t xml:space="preserve"> 4</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存本取息</w:t>
            </w:r>
            <w:r w:rsidRPr="00956E24">
              <w:rPr>
                <w:rFonts w:eastAsiaTheme="minorEastAsia" w:hint="eastAsia"/>
                <w:sz w:val="18"/>
                <w:szCs w:val="18"/>
              </w:rPr>
              <w:t>;5:</w:t>
            </w:r>
            <w:r w:rsidRPr="00956E24">
              <w:rPr>
                <w:rFonts w:eastAsiaTheme="minorEastAsia"/>
                <w:sz w:val="18"/>
                <w:szCs w:val="18"/>
              </w:rPr>
              <w:t xml:space="preserve"> </w:t>
            </w:r>
            <w:r w:rsidRPr="00956E24">
              <w:rPr>
                <w:rFonts w:eastAsiaTheme="minorEastAsia"/>
                <w:sz w:val="18"/>
                <w:szCs w:val="18"/>
              </w:rPr>
              <w:t>定活两便</w:t>
            </w:r>
            <w:r w:rsidRPr="00956E24">
              <w:rPr>
                <w:rFonts w:eastAsiaTheme="minorEastAsia" w:hint="eastAsia"/>
                <w:sz w:val="18"/>
                <w:szCs w:val="18"/>
              </w:rPr>
              <w:t>;6:</w:t>
            </w:r>
            <w:r w:rsidRPr="00956E24">
              <w:rPr>
                <w:rFonts w:eastAsiaTheme="minorEastAsia"/>
                <w:sz w:val="18"/>
                <w:szCs w:val="18"/>
              </w:rPr>
              <w:t xml:space="preserve"> </w:t>
            </w:r>
            <w:r w:rsidRPr="00956E24">
              <w:rPr>
                <w:rFonts w:eastAsiaTheme="minorEastAsia"/>
                <w:sz w:val="18"/>
                <w:szCs w:val="18"/>
              </w:rPr>
              <w:t>协定存款</w:t>
            </w:r>
            <w:r w:rsidRPr="00956E24">
              <w:rPr>
                <w:rFonts w:eastAsiaTheme="minorEastAsia" w:hint="eastAsia"/>
                <w:sz w:val="18"/>
                <w:szCs w:val="18"/>
              </w:rPr>
              <w:t>;7:</w:t>
            </w:r>
            <w:r w:rsidRPr="00956E24">
              <w:rPr>
                <w:rFonts w:eastAsiaTheme="minorEastAsia"/>
                <w:sz w:val="18"/>
                <w:szCs w:val="18"/>
              </w:rPr>
              <w:t xml:space="preserve"> </w:t>
            </w:r>
            <w:r w:rsidRPr="00956E24">
              <w:rPr>
                <w:rFonts w:eastAsiaTheme="minorEastAsia"/>
                <w:sz w:val="18"/>
                <w:szCs w:val="18"/>
              </w:rPr>
              <w:t>过渡户</w:t>
            </w:r>
            <w:r w:rsidRPr="00956E24">
              <w:rPr>
                <w:rFonts w:eastAsiaTheme="minorEastAsia" w:hint="eastAsia"/>
                <w:sz w:val="18"/>
                <w:szCs w:val="18"/>
              </w:rPr>
              <w:t>;8:</w:t>
            </w:r>
            <w:r w:rsidRPr="00956E24">
              <w:rPr>
                <w:rFonts w:eastAsiaTheme="minorEastAsia"/>
                <w:sz w:val="18"/>
                <w:szCs w:val="18"/>
              </w:rPr>
              <w:t xml:space="preserve"> </w:t>
            </w:r>
            <w:r w:rsidRPr="00956E24">
              <w:rPr>
                <w:rFonts w:eastAsiaTheme="minorEastAsia"/>
                <w:sz w:val="18"/>
                <w:szCs w:val="18"/>
              </w:rPr>
              <w:t>教育储蓄</w:t>
            </w:r>
            <w:r w:rsidRPr="00956E24">
              <w:rPr>
                <w:rFonts w:eastAsiaTheme="minorEastAsia" w:hint="eastAsia"/>
                <w:sz w:val="18"/>
                <w:szCs w:val="18"/>
              </w:rPr>
              <w:t>;9:</w:t>
            </w:r>
            <w:r w:rsidRPr="00956E24">
              <w:rPr>
                <w:rFonts w:eastAsiaTheme="minorEastAsia"/>
                <w:sz w:val="18"/>
                <w:szCs w:val="18"/>
              </w:rPr>
              <w:t xml:space="preserve"> </w:t>
            </w:r>
            <w:r w:rsidRPr="00956E24">
              <w:rPr>
                <w:rFonts w:eastAsiaTheme="minorEastAsia"/>
                <w:sz w:val="18"/>
                <w:szCs w:val="18"/>
              </w:rPr>
              <w:t>组合账户</w:t>
            </w:r>
            <w:r w:rsidRPr="00956E24">
              <w:rPr>
                <w:rFonts w:eastAsiaTheme="minorEastAsia" w:hint="eastAsia"/>
                <w:sz w:val="18"/>
                <w:szCs w:val="18"/>
              </w:rPr>
              <w:t>;10:</w:t>
            </w:r>
            <w:r w:rsidRPr="00956E24">
              <w:rPr>
                <w:rFonts w:eastAsiaTheme="minorEastAsia"/>
                <w:sz w:val="18"/>
                <w:szCs w:val="18"/>
              </w:rPr>
              <w:t xml:space="preserve"> </w:t>
            </w:r>
            <w:r w:rsidRPr="00956E24">
              <w:rPr>
                <w:rFonts w:eastAsiaTheme="minorEastAsia"/>
                <w:sz w:val="18"/>
                <w:szCs w:val="18"/>
              </w:rPr>
              <w:t>协议存款</w:t>
            </w:r>
            <w:r w:rsidR="00BB190C">
              <w:rPr>
                <w:rFonts w:eastAsiaTheme="minorEastAsia" w:hint="eastAsia"/>
                <w:sz w:val="18"/>
                <w:szCs w:val="18"/>
              </w:rPr>
              <w:t>。</w:t>
            </w:r>
            <w:r w:rsidR="00BB190C">
              <w:rPr>
                <w:rFonts w:eastAsiaTheme="minorEastAsia"/>
                <w:sz w:val="18"/>
                <w:szCs w:val="18"/>
              </w:rPr>
              <w:t>通常送</w:t>
            </w:r>
            <w:r w:rsidR="00BB190C">
              <w:rPr>
                <w:rFonts w:eastAsiaTheme="minorEastAsia" w:hint="eastAsia"/>
                <w:sz w:val="18"/>
                <w:szCs w:val="18"/>
              </w:rPr>
              <w:t>0</w:t>
            </w:r>
            <w:r w:rsidR="00BB190C">
              <w:rPr>
                <w:rFonts w:eastAsiaTheme="minorEastAsia" w:hint="eastAsia"/>
                <w:sz w:val="18"/>
                <w:szCs w:val="18"/>
              </w:rPr>
              <w:t>即可</w:t>
            </w:r>
            <w:r w:rsidR="00BB190C">
              <w:rPr>
                <w:rFonts w:eastAsiaTheme="minorEastAsia"/>
                <w:sz w:val="18"/>
                <w:szCs w:val="18"/>
              </w:rPr>
              <w:t>。</w:t>
            </w:r>
          </w:p>
        </w:tc>
        <w:tc>
          <w:tcPr>
            <w:tcW w:w="712" w:type="pct"/>
            <w:tcBorders>
              <w:top w:val="single" w:sz="4" w:space="0" w:color="auto"/>
              <w:left w:val="single" w:sz="4" w:space="0" w:color="auto"/>
              <w:bottom w:val="single" w:sz="4" w:space="0" w:color="auto"/>
              <w:right w:val="single" w:sz="4" w:space="0" w:color="auto"/>
            </w:tcBorders>
          </w:tcPr>
          <w:p w14:paraId="29415C27"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4B7910AB" w14:textId="77777777" w:rsidR="00E7504F" w:rsidRPr="00956E24" w:rsidRDefault="00E7504F" w:rsidP="00C11757">
            <w:pPr>
              <w:rPr>
                <w:rFonts w:eastAsiaTheme="minorEastAsia"/>
                <w:sz w:val="18"/>
                <w:szCs w:val="18"/>
              </w:rPr>
            </w:pPr>
            <w:r w:rsidRPr="00956E24">
              <w:rPr>
                <w:rFonts w:eastAsiaTheme="minorEastAsia" w:hint="eastAsia"/>
                <w:sz w:val="18"/>
                <w:szCs w:val="18"/>
              </w:rPr>
              <w:t>2</w:t>
            </w:r>
          </w:p>
        </w:tc>
        <w:tc>
          <w:tcPr>
            <w:tcW w:w="232" w:type="pct"/>
            <w:tcBorders>
              <w:top w:val="single" w:sz="4" w:space="0" w:color="auto"/>
              <w:left w:val="single" w:sz="4" w:space="0" w:color="auto"/>
              <w:bottom w:val="single" w:sz="4" w:space="0" w:color="auto"/>
              <w:right w:val="single" w:sz="4" w:space="0" w:color="auto"/>
            </w:tcBorders>
          </w:tcPr>
          <w:p w14:paraId="7E815B6A"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439CF5E8" w14:textId="77777777" w:rsidR="00E7504F" w:rsidRPr="00956E24" w:rsidRDefault="00E7504F" w:rsidP="00C11757">
            <w:pPr>
              <w:rPr>
                <w:rFonts w:eastAsiaTheme="minorEastAsia"/>
                <w:sz w:val="18"/>
                <w:szCs w:val="18"/>
              </w:rPr>
            </w:pPr>
            <w:r w:rsidRPr="00956E24">
              <w:rPr>
                <w:rFonts w:eastAsiaTheme="minorEastAsia" w:hint="eastAsia"/>
                <w:sz w:val="18"/>
                <w:szCs w:val="18"/>
              </w:rPr>
              <w:t>0</w:t>
            </w:r>
          </w:p>
        </w:tc>
      </w:tr>
      <w:tr w:rsidR="00E7504F" w:rsidRPr="00B427D7" w14:paraId="79318B45"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4EB5BC85" w14:textId="77777777" w:rsidR="00E7504F" w:rsidRDefault="00E7504F" w:rsidP="00C11757">
            <w:pPr>
              <w:rPr>
                <w:rFonts w:ascii="微软雅黑" w:eastAsia="微软雅黑" w:hAnsi="微软雅黑"/>
                <w:sz w:val="18"/>
                <w:szCs w:val="18"/>
              </w:rPr>
            </w:pPr>
            <w:r>
              <w:rPr>
                <w:rFonts w:ascii="微软雅黑" w:eastAsia="微软雅黑" w:hAnsi="微软雅黑" w:hint="eastAsia"/>
                <w:sz w:val="18"/>
                <w:szCs w:val="18"/>
              </w:rPr>
              <w:t>13</w:t>
            </w:r>
          </w:p>
        </w:tc>
        <w:tc>
          <w:tcPr>
            <w:tcW w:w="1281" w:type="pct"/>
            <w:tcBorders>
              <w:top w:val="single" w:sz="4" w:space="0" w:color="auto"/>
              <w:left w:val="single" w:sz="4" w:space="0" w:color="auto"/>
              <w:bottom w:val="single" w:sz="4" w:space="0" w:color="auto"/>
              <w:right w:val="single" w:sz="4" w:space="0" w:color="auto"/>
            </w:tcBorders>
          </w:tcPr>
          <w:p w14:paraId="2D0E198D" w14:textId="77777777" w:rsidR="00E7504F" w:rsidRPr="00956E24" w:rsidRDefault="00E7504F" w:rsidP="00C11757">
            <w:pPr>
              <w:rPr>
                <w:rFonts w:eastAsiaTheme="minorEastAsia"/>
                <w:sz w:val="18"/>
                <w:szCs w:val="18"/>
              </w:rPr>
            </w:pPr>
            <w:r>
              <w:rPr>
                <w:rFonts w:eastAsiaTheme="minorEastAsia"/>
                <w:sz w:val="18"/>
                <w:szCs w:val="18"/>
              </w:rPr>
              <w:t>A</w:t>
            </w:r>
            <w:r w:rsidRPr="00956E24">
              <w:rPr>
                <w:rFonts w:eastAsiaTheme="minorEastAsia"/>
                <w:sz w:val="18"/>
                <w:szCs w:val="18"/>
              </w:rPr>
              <w:t>ccountPurpose</w:t>
            </w:r>
          </w:p>
        </w:tc>
        <w:tc>
          <w:tcPr>
            <w:tcW w:w="1307" w:type="pct"/>
            <w:tcBorders>
              <w:top w:val="single" w:sz="4" w:space="0" w:color="auto"/>
              <w:left w:val="single" w:sz="4" w:space="0" w:color="auto"/>
              <w:bottom w:val="single" w:sz="4" w:space="0" w:color="auto"/>
              <w:right w:val="single" w:sz="4" w:space="0" w:color="auto"/>
            </w:tcBorders>
          </w:tcPr>
          <w:p w14:paraId="10F70AE5" w14:textId="77777777" w:rsidR="00E7504F" w:rsidRPr="00956E24" w:rsidRDefault="00E7504F" w:rsidP="00C11757">
            <w:pPr>
              <w:rPr>
                <w:rFonts w:eastAsiaTheme="minorEastAsia"/>
                <w:sz w:val="18"/>
                <w:szCs w:val="18"/>
              </w:rPr>
            </w:pPr>
            <w:r w:rsidRPr="00956E24">
              <w:rPr>
                <w:rFonts w:eastAsiaTheme="minorEastAsia"/>
                <w:sz w:val="18"/>
                <w:szCs w:val="18"/>
              </w:rPr>
              <w:t>帐户用途</w:t>
            </w:r>
            <w:r w:rsidRPr="00956E24">
              <w:rPr>
                <w:rFonts w:eastAsiaTheme="minorEastAsia" w:hint="eastAsia"/>
                <w:sz w:val="18"/>
                <w:szCs w:val="18"/>
              </w:rPr>
              <w:t>，</w:t>
            </w:r>
            <w:r w:rsidRPr="00956E24">
              <w:rPr>
                <w:rFonts w:eastAsiaTheme="minorEastAsia"/>
                <w:sz w:val="18"/>
                <w:szCs w:val="18"/>
              </w:rPr>
              <w:t>100</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一般存款</w:t>
            </w:r>
            <w:r w:rsidRPr="00956E24">
              <w:rPr>
                <w:rFonts w:eastAsiaTheme="minorEastAsia" w:hint="eastAsia"/>
                <w:sz w:val="18"/>
                <w:szCs w:val="18"/>
              </w:rPr>
              <w:t>;</w:t>
            </w:r>
            <w:r w:rsidRPr="00956E24">
              <w:rPr>
                <w:rFonts w:eastAsiaTheme="minorEastAsia"/>
                <w:sz w:val="18"/>
                <w:szCs w:val="18"/>
              </w:rPr>
              <w:t xml:space="preserve"> 101</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贷款还款</w:t>
            </w:r>
            <w:r w:rsidRPr="00956E24">
              <w:rPr>
                <w:rFonts w:eastAsiaTheme="minorEastAsia" w:hint="eastAsia"/>
                <w:sz w:val="18"/>
                <w:szCs w:val="18"/>
              </w:rPr>
              <w:t>;</w:t>
            </w:r>
            <w:r w:rsidRPr="00956E24">
              <w:rPr>
                <w:rFonts w:eastAsiaTheme="minorEastAsia"/>
                <w:sz w:val="18"/>
                <w:szCs w:val="18"/>
              </w:rPr>
              <w:t xml:space="preserve"> 103</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信用卡还款</w:t>
            </w:r>
            <w:r w:rsidRPr="00956E24">
              <w:rPr>
                <w:rFonts w:eastAsiaTheme="minorEastAsia" w:hint="eastAsia"/>
                <w:sz w:val="18"/>
                <w:szCs w:val="18"/>
              </w:rPr>
              <w:t>;</w:t>
            </w:r>
            <w:r w:rsidRPr="00956E24">
              <w:rPr>
                <w:rFonts w:eastAsiaTheme="minorEastAsia"/>
                <w:sz w:val="18"/>
                <w:szCs w:val="18"/>
              </w:rPr>
              <w:t xml:space="preserve"> 104</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代发工资</w:t>
            </w:r>
            <w:r w:rsidRPr="00956E24">
              <w:rPr>
                <w:rFonts w:eastAsiaTheme="minorEastAsia" w:hint="eastAsia"/>
                <w:sz w:val="18"/>
                <w:szCs w:val="18"/>
              </w:rPr>
              <w:t>;</w:t>
            </w:r>
            <w:r w:rsidRPr="00956E24">
              <w:rPr>
                <w:rFonts w:eastAsiaTheme="minorEastAsia"/>
                <w:sz w:val="18"/>
                <w:szCs w:val="18"/>
              </w:rPr>
              <w:t xml:space="preserve"> 105</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购买理财</w:t>
            </w:r>
            <w:r w:rsidRPr="00956E24">
              <w:rPr>
                <w:rFonts w:eastAsiaTheme="minorEastAsia" w:hint="eastAsia"/>
                <w:sz w:val="18"/>
                <w:szCs w:val="18"/>
              </w:rPr>
              <w:t>;</w:t>
            </w:r>
            <w:r w:rsidRPr="00956E24">
              <w:rPr>
                <w:rFonts w:eastAsiaTheme="minorEastAsia"/>
                <w:sz w:val="18"/>
                <w:szCs w:val="18"/>
              </w:rPr>
              <w:t xml:space="preserve"> 106</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承兑保证金</w:t>
            </w:r>
            <w:r w:rsidRPr="00956E24">
              <w:rPr>
                <w:rFonts w:eastAsiaTheme="minorEastAsia" w:hint="eastAsia"/>
                <w:sz w:val="18"/>
                <w:szCs w:val="18"/>
              </w:rPr>
              <w:t>;</w:t>
            </w:r>
            <w:r w:rsidRPr="00956E24">
              <w:rPr>
                <w:rFonts w:eastAsiaTheme="minorEastAsia"/>
                <w:sz w:val="18"/>
                <w:szCs w:val="18"/>
              </w:rPr>
              <w:t xml:space="preserve"> 107</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担保保证金</w:t>
            </w:r>
            <w:r w:rsidRPr="00956E24">
              <w:rPr>
                <w:rFonts w:eastAsiaTheme="minorEastAsia" w:hint="eastAsia"/>
                <w:sz w:val="18"/>
                <w:szCs w:val="18"/>
              </w:rPr>
              <w:t>;108:</w:t>
            </w:r>
            <w:r w:rsidRPr="00956E24">
              <w:rPr>
                <w:rFonts w:eastAsiaTheme="minorEastAsia"/>
                <w:sz w:val="18"/>
                <w:szCs w:val="18"/>
              </w:rPr>
              <w:t xml:space="preserve"> </w:t>
            </w:r>
            <w:r w:rsidRPr="00956E24">
              <w:rPr>
                <w:rFonts w:eastAsiaTheme="minorEastAsia"/>
                <w:sz w:val="18"/>
                <w:szCs w:val="18"/>
              </w:rPr>
              <w:t>信用证保证金</w:t>
            </w:r>
            <w:r w:rsidRPr="00956E24">
              <w:rPr>
                <w:rFonts w:eastAsiaTheme="minorEastAsia" w:hint="eastAsia"/>
                <w:sz w:val="18"/>
                <w:szCs w:val="18"/>
              </w:rPr>
              <w:t>;109:</w:t>
            </w:r>
            <w:r w:rsidRPr="00956E24">
              <w:rPr>
                <w:rFonts w:eastAsiaTheme="minorEastAsia"/>
                <w:sz w:val="18"/>
                <w:szCs w:val="18"/>
              </w:rPr>
              <w:t xml:space="preserve"> </w:t>
            </w:r>
            <w:r w:rsidRPr="00956E24">
              <w:rPr>
                <w:rFonts w:eastAsiaTheme="minorEastAsia"/>
                <w:sz w:val="18"/>
                <w:szCs w:val="18"/>
              </w:rPr>
              <w:t>信用卡保证金</w:t>
            </w:r>
            <w:r w:rsidRPr="00956E24">
              <w:rPr>
                <w:rFonts w:eastAsiaTheme="minorEastAsia" w:hint="eastAsia"/>
                <w:sz w:val="18"/>
                <w:szCs w:val="18"/>
              </w:rPr>
              <w:t>;110:</w:t>
            </w:r>
            <w:r w:rsidRPr="00956E24">
              <w:rPr>
                <w:rFonts w:eastAsiaTheme="minorEastAsia"/>
                <w:sz w:val="18"/>
                <w:szCs w:val="18"/>
              </w:rPr>
              <w:t xml:space="preserve"> </w:t>
            </w:r>
            <w:r w:rsidRPr="00956E24">
              <w:rPr>
                <w:rFonts w:eastAsiaTheme="minorEastAsia"/>
                <w:sz w:val="18"/>
                <w:szCs w:val="18"/>
              </w:rPr>
              <w:t>外汇买卖保证金</w:t>
            </w:r>
            <w:r w:rsidRPr="00956E24">
              <w:rPr>
                <w:rFonts w:eastAsiaTheme="minorEastAsia" w:hint="eastAsia"/>
                <w:sz w:val="18"/>
                <w:szCs w:val="18"/>
              </w:rPr>
              <w:t>;</w:t>
            </w:r>
            <w:r w:rsidRPr="00956E24">
              <w:rPr>
                <w:rFonts w:eastAsiaTheme="minorEastAsia"/>
                <w:sz w:val="18"/>
                <w:szCs w:val="18"/>
              </w:rPr>
              <w:t xml:space="preserve"> 113</w:t>
            </w:r>
            <w:r w:rsidRPr="00956E24">
              <w:rPr>
                <w:rFonts w:eastAsiaTheme="minorEastAsia" w:hint="eastAsia"/>
                <w:sz w:val="18"/>
                <w:szCs w:val="18"/>
              </w:rPr>
              <w:t>:</w:t>
            </w:r>
            <w:r w:rsidRPr="00956E24">
              <w:rPr>
                <w:rFonts w:eastAsiaTheme="minorEastAsia"/>
                <w:sz w:val="18"/>
                <w:szCs w:val="18"/>
              </w:rPr>
              <w:t xml:space="preserve"> </w:t>
            </w:r>
            <w:r w:rsidRPr="00956E24">
              <w:rPr>
                <w:rFonts w:eastAsiaTheme="minorEastAsia"/>
                <w:sz w:val="18"/>
                <w:szCs w:val="18"/>
              </w:rPr>
              <w:t>其他用途</w:t>
            </w:r>
          </w:p>
        </w:tc>
        <w:tc>
          <w:tcPr>
            <w:tcW w:w="712" w:type="pct"/>
            <w:tcBorders>
              <w:top w:val="single" w:sz="4" w:space="0" w:color="auto"/>
              <w:left w:val="single" w:sz="4" w:space="0" w:color="auto"/>
              <w:bottom w:val="single" w:sz="4" w:space="0" w:color="auto"/>
              <w:right w:val="single" w:sz="4" w:space="0" w:color="auto"/>
            </w:tcBorders>
          </w:tcPr>
          <w:p w14:paraId="7069B068"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21A16EFC" w14:textId="77777777" w:rsidR="00E7504F" w:rsidRPr="00956E24" w:rsidRDefault="00E7504F" w:rsidP="00C11757">
            <w:pPr>
              <w:rPr>
                <w:rFonts w:eastAsiaTheme="minorEastAsia"/>
                <w:sz w:val="18"/>
                <w:szCs w:val="18"/>
              </w:rPr>
            </w:pPr>
            <w:r w:rsidRPr="00956E24">
              <w:rPr>
                <w:rFonts w:eastAsiaTheme="minorEastAsia" w:hint="eastAsia"/>
                <w:sz w:val="18"/>
                <w:szCs w:val="18"/>
              </w:rPr>
              <w:t>3</w:t>
            </w:r>
          </w:p>
        </w:tc>
        <w:tc>
          <w:tcPr>
            <w:tcW w:w="232" w:type="pct"/>
            <w:tcBorders>
              <w:top w:val="single" w:sz="4" w:space="0" w:color="auto"/>
              <w:left w:val="single" w:sz="4" w:space="0" w:color="auto"/>
              <w:bottom w:val="single" w:sz="4" w:space="0" w:color="auto"/>
              <w:right w:val="single" w:sz="4" w:space="0" w:color="auto"/>
            </w:tcBorders>
          </w:tcPr>
          <w:p w14:paraId="492B6DEC"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2224CF4D" w14:textId="77777777" w:rsidR="00E7504F" w:rsidRPr="00956E24" w:rsidRDefault="00E7504F" w:rsidP="00C11757">
            <w:pPr>
              <w:rPr>
                <w:rFonts w:eastAsiaTheme="minorEastAsia"/>
                <w:sz w:val="18"/>
                <w:szCs w:val="18"/>
              </w:rPr>
            </w:pPr>
            <w:r w:rsidRPr="00956E24">
              <w:rPr>
                <w:rFonts w:eastAsiaTheme="minorEastAsia"/>
                <w:sz w:val="18"/>
                <w:szCs w:val="18"/>
              </w:rPr>
              <w:t>100</w:t>
            </w:r>
          </w:p>
        </w:tc>
      </w:tr>
      <w:tr w:rsidR="00E7504F" w:rsidRPr="00B427D7" w14:paraId="3C4E2347"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7CB8CF26" w14:textId="77777777" w:rsidR="00E7504F" w:rsidRDefault="00E7504F" w:rsidP="00C11757">
            <w:pPr>
              <w:rPr>
                <w:rFonts w:ascii="微软雅黑" w:eastAsia="微软雅黑" w:hAnsi="微软雅黑"/>
                <w:sz w:val="18"/>
                <w:szCs w:val="18"/>
              </w:rPr>
            </w:pPr>
            <w:r>
              <w:rPr>
                <w:rFonts w:ascii="微软雅黑" w:eastAsia="微软雅黑" w:hAnsi="微软雅黑" w:hint="eastAsia"/>
                <w:sz w:val="18"/>
                <w:szCs w:val="18"/>
              </w:rPr>
              <w:t>14</w:t>
            </w:r>
          </w:p>
        </w:tc>
        <w:tc>
          <w:tcPr>
            <w:tcW w:w="1281" w:type="pct"/>
            <w:tcBorders>
              <w:top w:val="single" w:sz="4" w:space="0" w:color="auto"/>
              <w:left w:val="single" w:sz="4" w:space="0" w:color="auto"/>
              <w:bottom w:val="single" w:sz="4" w:space="0" w:color="auto"/>
              <w:right w:val="single" w:sz="4" w:space="0" w:color="auto"/>
            </w:tcBorders>
          </w:tcPr>
          <w:p w14:paraId="58EFD306" w14:textId="77777777" w:rsidR="00E7504F" w:rsidRPr="00956E24" w:rsidRDefault="00E7504F" w:rsidP="00C11757">
            <w:pPr>
              <w:rPr>
                <w:rFonts w:eastAsiaTheme="minorEastAsia"/>
                <w:sz w:val="18"/>
                <w:szCs w:val="18"/>
              </w:rPr>
            </w:pPr>
            <w:r>
              <w:rPr>
                <w:rFonts w:eastAsiaTheme="minorEastAsia"/>
                <w:sz w:val="18"/>
                <w:szCs w:val="18"/>
              </w:rPr>
              <w:t>A</w:t>
            </w:r>
            <w:r w:rsidRPr="00956E24">
              <w:rPr>
                <w:rFonts w:eastAsiaTheme="minorEastAsia"/>
                <w:sz w:val="18"/>
                <w:szCs w:val="18"/>
              </w:rPr>
              <w:t>ccountAttribute</w:t>
            </w:r>
          </w:p>
        </w:tc>
        <w:tc>
          <w:tcPr>
            <w:tcW w:w="1307" w:type="pct"/>
            <w:tcBorders>
              <w:top w:val="single" w:sz="4" w:space="0" w:color="auto"/>
              <w:left w:val="single" w:sz="4" w:space="0" w:color="auto"/>
              <w:bottom w:val="single" w:sz="4" w:space="0" w:color="auto"/>
              <w:right w:val="single" w:sz="4" w:space="0" w:color="auto"/>
            </w:tcBorders>
          </w:tcPr>
          <w:p w14:paraId="037F6E84" w14:textId="77777777" w:rsidR="00E7504F" w:rsidRPr="00956E24" w:rsidRDefault="00E7504F" w:rsidP="00C11757">
            <w:pPr>
              <w:rPr>
                <w:rFonts w:eastAsiaTheme="minorEastAsia"/>
                <w:sz w:val="18"/>
                <w:szCs w:val="18"/>
              </w:rPr>
            </w:pPr>
            <w:r w:rsidRPr="00956E24">
              <w:rPr>
                <w:rFonts w:eastAsiaTheme="minorEastAsia"/>
                <w:sz w:val="18"/>
                <w:szCs w:val="18"/>
              </w:rPr>
              <w:t>帐户属性</w:t>
            </w:r>
            <w:r w:rsidRPr="00956E24">
              <w:rPr>
                <w:rFonts w:eastAsiaTheme="minorEastAsia" w:hint="eastAsia"/>
                <w:sz w:val="18"/>
                <w:szCs w:val="18"/>
              </w:rPr>
              <w:t>，</w:t>
            </w:r>
            <w:r w:rsidRPr="00956E24">
              <w:rPr>
                <w:rFonts w:eastAsiaTheme="minorEastAsia" w:hint="eastAsia"/>
                <w:sz w:val="18"/>
                <w:szCs w:val="18"/>
              </w:rPr>
              <w:t>1100:</w:t>
            </w:r>
            <w:r w:rsidRPr="00956E24">
              <w:rPr>
                <w:rFonts w:eastAsiaTheme="minorEastAsia"/>
                <w:sz w:val="18"/>
                <w:szCs w:val="18"/>
              </w:rPr>
              <w:t>经常项目</w:t>
            </w:r>
            <w:r w:rsidRPr="00956E24">
              <w:rPr>
                <w:rFonts w:eastAsiaTheme="minorEastAsia"/>
                <w:sz w:val="18"/>
                <w:szCs w:val="18"/>
              </w:rPr>
              <w:t>--</w:t>
            </w:r>
            <w:r w:rsidRPr="00956E24">
              <w:rPr>
                <w:rFonts w:eastAsiaTheme="minorEastAsia"/>
                <w:sz w:val="18"/>
                <w:szCs w:val="18"/>
              </w:rPr>
              <w:t>结算账户</w:t>
            </w:r>
          </w:p>
        </w:tc>
        <w:tc>
          <w:tcPr>
            <w:tcW w:w="712" w:type="pct"/>
            <w:tcBorders>
              <w:top w:val="single" w:sz="4" w:space="0" w:color="auto"/>
              <w:left w:val="single" w:sz="4" w:space="0" w:color="auto"/>
              <w:bottom w:val="single" w:sz="4" w:space="0" w:color="auto"/>
              <w:right w:val="single" w:sz="4" w:space="0" w:color="auto"/>
            </w:tcBorders>
          </w:tcPr>
          <w:p w14:paraId="4ABF6F8E"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2D277DDE" w14:textId="77777777" w:rsidR="00E7504F" w:rsidRPr="00956E24" w:rsidRDefault="00E7504F" w:rsidP="00C11757">
            <w:pPr>
              <w:rPr>
                <w:rFonts w:eastAsiaTheme="minorEastAsia"/>
                <w:sz w:val="18"/>
                <w:szCs w:val="18"/>
              </w:rPr>
            </w:pPr>
            <w:r w:rsidRPr="00956E24">
              <w:rPr>
                <w:rFonts w:eastAsiaTheme="minorEastAsia" w:hint="eastAsia"/>
                <w:sz w:val="18"/>
                <w:szCs w:val="18"/>
              </w:rPr>
              <w:t>4</w:t>
            </w:r>
          </w:p>
        </w:tc>
        <w:tc>
          <w:tcPr>
            <w:tcW w:w="232" w:type="pct"/>
            <w:tcBorders>
              <w:top w:val="single" w:sz="4" w:space="0" w:color="auto"/>
              <w:left w:val="single" w:sz="4" w:space="0" w:color="auto"/>
              <w:bottom w:val="single" w:sz="4" w:space="0" w:color="auto"/>
              <w:right w:val="single" w:sz="4" w:space="0" w:color="auto"/>
            </w:tcBorders>
          </w:tcPr>
          <w:p w14:paraId="5F147AF9"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2FBE8DAE" w14:textId="77777777" w:rsidR="00E7504F" w:rsidRPr="00956E24" w:rsidRDefault="00E7504F" w:rsidP="00C11757">
            <w:pPr>
              <w:rPr>
                <w:rFonts w:eastAsiaTheme="minorEastAsia"/>
                <w:sz w:val="18"/>
                <w:szCs w:val="18"/>
              </w:rPr>
            </w:pPr>
            <w:r w:rsidRPr="00956E24">
              <w:rPr>
                <w:rFonts w:eastAsiaTheme="minorEastAsia"/>
                <w:sz w:val="18"/>
                <w:szCs w:val="18"/>
              </w:rPr>
              <w:t>1100</w:t>
            </w:r>
          </w:p>
        </w:tc>
      </w:tr>
      <w:tr w:rsidR="00E7504F" w:rsidRPr="00B427D7" w14:paraId="583C797D"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1CAC372F" w14:textId="77777777" w:rsidR="00E7504F" w:rsidRDefault="00E7504F" w:rsidP="00C11757">
            <w:pPr>
              <w:rPr>
                <w:rFonts w:ascii="微软雅黑" w:eastAsia="微软雅黑" w:hAnsi="微软雅黑"/>
                <w:sz w:val="18"/>
                <w:szCs w:val="18"/>
              </w:rPr>
            </w:pPr>
            <w:r>
              <w:rPr>
                <w:rFonts w:ascii="微软雅黑" w:eastAsia="微软雅黑" w:hAnsi="微软雅黑" w:hint="eastAsia"/>
                <w:sz w:val="18"/>
                <w:szCs w:val="18"/>
              </w:rPr>
              <w:t>15</w:t>
            </w:r>
          </w:p>
        </w:tc>
        <w:tc>
          <w:tcPr>
            <w:tcW w:w="1281" w:type="pct"/>
            <w:tcBorders>
              <w:top w:val="single" w:sz="4" w:space="0" w:color="auto"/>
              <w:left w:val="single" w:sz="4" w:space="0" w:color="auto"/>
              <w:bottom w:val="single" w:sz="4" w:space="0" w:color="auto"/>
              <w:right w:val="single" w:sz="4" w:space="0" w:color="auto"/>
            </w:tcBorders>
          </w:tcPr>
          <w:p w14:paraId="15CDB821" w14:textId="77777777" w:rsidR="00E7504F" w:rsidRPr="00956E24" w:rsidRDefault="00E7504F" w:rsidP="00C11757">
            <w:pPr>
              <w:rPr>
                <w:rFonts w:eastAsiaTheme="minorEastAsia"/>
                <w:sz w:val="18"/>
                <w:szCs w:val="18"/>
              </w:rPr>
            </w:pPr>
            <w:r>
              <w:rPr>
                <w:rFonts w:eastAsiaTheme="minorEastAsia"/>
                <w:sz w:val="18"/>
                <w:szCs w:val="18"/>
              </w:rPr>
              <w:t>A</w:t>
            </w:r>
            <w:r w:rsidRPr="00956E24">
              <w:rPr>
                <w:rFonts w:eastAsiaTheme="minorEastAsia"/>
                <w:sz w:val="18"/>
                <w:szCs w:val="18"/>
              </w:rPr>
              <w:t>ccountStatus</w:t>
            </w:r>
          </w:p>
        </w:tc>
        <w:tc>
          <w:tcPr>
            <w:tcW w:w="1307" w:type="pct"/>
            <w:tcBorders>
              <w:top w:val="single" w:sz="4" w:space="0" w:color="auto"/>
              <w:left w:val="single" w:sz="4" w:space="0" w:color="auto"/>
              <w:bottom w:val="single" w:sz="4" w:space="0" w:color="auto"/>
              <w:right w:val="single" w:sz="4" w:space="0" w:color="auto"/>
            </w:tcBorders>
          </w:tcPr>
          <w:p w14:paraId="101D8A5B" w14:textId="77777777" w:rsidR="00E7504F" w:rsidRDefault="00E7504F" w:rsidP="00C11757">
            <w:pPr>
              <w:rPr>
                <w:rFonts w:eastAsiaTheme="minorEastAsia"/>
                <w:sz w:val="18"/>
                <w:szCs w:val="18"/>
              </w:rPr>
            </w:pPr>
            <w:r w:rsidRPr="00956E24">
              <w:rPr>
                <w:rFonts w:eastAsiaTheme="minorEastAsia"/>
                <w:sz w:val="18"/>
                <w:szCs w:val="18"/>
              </w:rPr>
              <w:t>账户状态</w:t>
            </w:r>
            <w:r>
              <w:rPr>
                <w:rFonts w:eastAsiaTheme="minorEastAsia" w:hint="eastAsia"/>
                <w:sz w:val="18"/>
                <w:szCs w:val="18"/>
              </w:rPr>
              <w:t>。枚举值</w:t>
            </w:r>
            <w:r>
              <w:rPr>
                <w:rFonts w:eastAsiaTheme="minorEastAsia"/>
                <w:sz w:val="18"/>
                <w:szCs w:val="18"/>
              </w:rPr>
              <w:t>：</w:t>
            </w:r>
          </w:p>
          <w:p w14:paraId="585179A8" w14:textId="77777777" w:rsidR="00E7504F" w:rsidRDefault="00E7504F" w:rsidP="00C11757">
            <w:pPr>
              <w:rPr>
                <w:rFonts w:eastAsiaTheme="minorEastAsia"/>
                <w:sz w:val="18"/>
                <w:szCs w:val="18"/>
              </w:rPr>
            </w:pPr>
            <w:r>
              <w:rPr>
                <w:rFonts w:eastAsiaTheme="minorEastAsia" w:hint="eastAsia"/>
                <w:sz w:val="18"/>
                <w:szCs w:val="18"/>
              </w:rPr>
              <w:t>0</w:t>
            </w:r>
            <w:r>
              <w:rPr>
                <w:rFonts w:eastAsiaTheme="minorEastAsia" w:hint="eastAsia"/>
                <w:sz w:val="18"/>
                <w:szCs w:val="18"/>
              </w:rPr>
              <w:t>：</w:t>
            </w:r>
            <w:r>
              <w:rPr>
                <w:rFonts w:eastAsiaTheme="minorEastAsia"/>
                <w:sz w:val="18"/>
                <w:szCs w:val="18"/>
              </w:rPr>
              <w:t>不存在</w:t>
            </w:r>
          </w:p>
          <w:p w14:paraId="48B50F80" w14:textId="77777777" w:rsidR="00E7504F" w:rsidRDefault="00E7504F" w:rsidP="00C11757">
            <w:pPr>
              <w:rPr>
                <w:rFonts w:eastAsiaTheme="minorEastAsia"/>
                <w:sz w:val="18"/>
                <w:szCs w:val="18"/>
              </w:rPr>
            </w:pPr>
            <w:r>
              <w:rPr>
                <w:rFonts w:eastAsiaTheme="minorEastAsia"/>
                <w:sz w:val="18"/>
                <w:szCs w:val="18"/>
              </w:rPr>
              <w:t>1</w:t>
            </w:r>
            <w:r>
              <w:rPr>
                <w:rFonts w:eastAsiaTheme="minorEastAsia" w:hint="eastAsia"/>
                <w:sz w:val="18"/>
                <w:szCs w:val="18"/>
              </w:rPr>
              <w:t>：可用</w:t>
            </w:r>
          </w:p>
          <w:p w14:paraId="652089CC" w14:textId="77777777" w:rsidR="00E7504F" w:rsidRPr="008276CC" w:rsidRDefault="00E7504F" w:rsidP="00C11757">
            <w:pPr>
              <w:rPr>
                <w:rFonts w:eastAsiaTheme="minorEastAsia"/>
                <w:sz w:val="18"/>
                <w:szCs w:val="18"/>
              </w:rPr>
            </w:pPr>
            <w:r>
              <w:rPr>
                <w:rFonts w:eastAsiaTheme="minorEastAsia" w:hint="eastAsia"/>
                <w:sz w:val="18"/>
                <w:szCs w:val="18"/>
              </w:rPr>
              <w:t>2</w:t>
            </w:r>
            <w:r>
              <w:rPr>
                <w:rFonts w:eastAsiaTheme="minorEastAsia" w:hint="eastAsia"/>
                <w:sz w:val="18"/>
                <w:szCs w:val="18"/>
              </w:rPr>
              <w:t>：</w:t>
            </w:r>
            <w:r>
              <w:rPr>
                <w:rFonts w:eastAsiaTheme="minorEastAsia"/>
                <w:sz w:val="18"/>
                <w:szCs w:val="18"/>
              </w:rPr>
              <w:t>不可用</w:t>
            </w:r>
          </w:p>
        </w:tc>
        <w:tc>
          <w:tcPr>
            <w:tcW w:w="712" w:type="pct"/>
            <w:tcBorders>
              <w:top w:val="single" w:sz="4" w:space="0" w:color="auto"/>
              <w:left w:val="single" w:sz="4" w:space="0" w:color="auto"/>
              <w:bottom w:val="single" w:sz="4" w:space="0" w:color="auto"/>
              <w:right w:val="single" w:sz="4" w:space="0" w:color="auto"/>
            </w:tcBorders>
          </w:tcPr>
          <w:p w14:paraId="2C535152"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13637415" w14:textId="77777777" w:rsidR="00E7504F" w:rsidRPr="00956E24" w:rsidRDefault="00E7504F" w:rsidP="00C11757">
            <w:pPr>
              <w:rPr>
                <w:rFonts w:eastAsiaTheme="minorEastAsia"/>
                <w:sz w:val="18"/>
                <w:szCs w:val="18"/>
              </w:rPr>
            </w:pPr>
            <w:r w:rsidRPr="00956E24">
              <w:rPr>
                <w:rFonts w:eastAsiaTheme="minorEastAsia" w:hint="eastAsia"/>
                <w:sz w:val="18"/>
                <w:szCs w:val="18"/>
              </w:rPr>
              <w:t>10</w:t>
            </w:r>
          </w:p>
        </w:tc>
        <w:tc>
          <w:tcPr>
            <w:tcW w:w="232" w:type="pct"/>
            <w:tcBorders>
              <w:top w:val="single" w:sz="4" w:space="0" w:color="auto"/>
              <w:left w:val="single" w:sz="4" w:space="0" w:color="auto"/>
              <w:bottom w:val="single" w:sz="4" w:space="0" w:color="auto"/>
              <w:right w:val="single" w:sz="4" w:space="0" w:color="auto"/>
            </w:tcBorders>
          </w:tcPr>
          <w:p w14:paraId="6969136E"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7F1B5FF0" w14:textId="77777777" w:rsidR="00E7504F" w:rsidRPr="00956E24" w:rsidRDefault="00E7504F" w:rsidP="00C11757">
            <w:pPr>
              <w:rPr>
                <w:rFonts w:eastAsiaTheme="minorEastAsia"/>
                <w:sz w:val="18"/>
                <w:szCs w:val="18"/>
              </w:rPr>
            </w:pPr>
          </w:p>
        </w:tc>
      </w:tr>
      <w:tr w:rsidR="00E7504F" w:rsidRPr="00B427D7" w14:paraId="42D104AA"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230DA1A1" w14:textId="77777777" w:rsidR="00E7504F" w:rsidRDefault="00E7504F" w:rsidP="00C11757">
            <w:pPr>
              <w:rPr>
                <w:rFonts w:ascii="微软雅黑" w:eastAsia="微软雅黑" w:hAnsi="微软雅黑"/>
                <w:sz w:val="18"/>
                <w:szCs w:val="18"/>
              </w:rPr>
            </w:pPr>
            <w:r>
              <w:rPr>
                <w:rFonts w:ascii="微软雅黑" w:eastAsia="微软雅黑" w:hAnsi="微软雅黑" w:hint="eastAsia"/>
                <w:sz w:val="18"/>
                <w:szCs w:val="18"/>
              </w:rPr>
              <w:t>16</w:t>
            </w:r>
          </w:p>
        </w:tc>
        <w:tc>
          <w:tcPr>
            <w:tcW w:w="1281" w:type="pct"/>
            <w:tcBorders>
              <w:top w:val="single" w:sz="4" w:space="0" w:color="auto"/>
              <w:left w:val="single" w:sz="4" w:space="0" w:color="auto"/>
              <w:bottom w:val="single" w:sz="4" w:space="0" w:color="auto"/>
              <w:right w:val="single" w:sz="4" w:space="0" w:color="auto"/>
            </w:tcBorders>
          </w:tcPr>
          <w:p w14:paraId="5CFE6292" w14:textId="77777777" w:rsidR="00E7504F" w:rsidRPr="00956E24" w:rsidRDefault="00E7504F" w:rsidP="00C11757">
            <w:pPr>
              <w:rPr>
                <w:rFonts w:eastAsiaTheme="minorEastAsia"/>
                <w:sz w:val="18"/>
                <w:szCs w:val="18"/>
              </w:rPr>
            </w:pPr>
            <w:r>
              <w:rPr>
                <w:rFonts w:eastAsiaTheme="minorEastAsia"/>
                <w:sz w:val="18"/>
                <w:szCs w:val="18"/>
              </w:rPr>
              <w:t>A</w:t>
            </w:r>
            <w:r w:rsidRPr="00956E24">
              <w:rPr>
                <w:rFonts w:eastAsiaTheme="minorEastAsia"/>
                <w:sz w:val="18"/>
                <w:szCs w:val="18"/>
              </w:rPr>
              <w:t>vailableBalance</w:t>
            </w:r>
          </w:p>
        </w:tc>
        <w:tc>
          <w:tcPr>
            <w:tcW w:w="1307" w:type="pct"/>
            <w:tcBorders>
              <w:top w:val="single" w:sz="4" w:space="0" w:color="auto"/>
              <w:left w:val="single" w:sz="4" w:space="0" w:color="auto"/>
              <w:bottom w:val="single" w:sz="4" w:space="0" w:color="auto"/>
              <w:right w:val="single" w:sz="4" w:space="0" w:color="auto"/>
            </w:tcBorders>
          </w:tcPr>
          <w:p w14:paraId="26186703" w14:textId="77777777" w:rsidR="00E7504F" w:rsidRPr="00956E24" w:rsidRDefault="00E7504F" w:rsidP="00C11757">
            <w:pPr>
              <w:rPr>
                <w:rFonts w:eastAsiaTheme="minorEastAsia"/>
                <w:sz w:val="18"/>
                <w:szCs w:val="18"/>
              </w:rPr>
            </w:pPr>
            <w:r w:rsidRPr="00956E24">
              <w:rPr>
                <w:rFonts w:eastAsiaTheme="minorEastAsia"/>
                <w:sz w:val="18"/>
                <w:szCs w:val="18"/>
              </w:rPr>
              <w:t>可用余额</w:t>
            </w:r>
          </w:p>
        </w:tc>
        <w:tc>
          <w:tcPr>
            <w:tcW w:w="712" w:type="pct"/>
            <w:tcBorders>
              <w:top w:val="single" w:sz="4" w:space="0" w:color="auto"/>
              <w:left w:val="single" w:sz="4" w:space="0" w:color="auto"/>
              <w:bottom w:val="single" w:sz="4" w:space="0" w:color="auto"/>
              <w:right w:val="single" w:sz="4" w:space="0" w:color="auto"/>
            </w:tcBorders>
          </w:tcPr>
          <w:p w14:paraId="1134AE1E" w14:textId="77777777" w:rsidR="00E7504F" w:rsidRPr="00956E24" w:rsidRDefault="00E7504F" w:rsidP="00C11757">
            <w:pPr>
              <w:rPr>
                <w:rFonts w:eastAsiaTheme="minorEastAsia"/>
                <w:sz w:val="18"/>
                <w:szCs w:val="18"/>
              </w:rPr>
            </w:pPr>
            <w:r w:rsidRPr="00956E24">
              <w:rPr>
                <w:rFonts w:eastAsiaTheme="minorEastAsia" w:hint="eastAsia"/>
                <w:sz w:val="18"/>
                <w:szCs w:val="18"/>
              </w:rPr>
              <w:t>number(15</w:t>
            </w:r>
            <w:r w:rsidRPr="00956E24">
              <w:rPr>
                <w:rFonts w:eastAsiaTheme="minorEastAsia" w:hint="eastAsia"/>
                <w:sz w:val="18"/>
                <w:szCs w:val="18"/>
              </w:rPr>
              <w:t>，</w:t>
            </w:r>
            <w:r w:rsidRPr="00956E24">
              <w:rPr>
                <w:rFonts w:eastAsiaTheme="minorEastAsia" w:hint="eastAsia"/>
                <w:sz w:val="18"/>
                <w:szCs w:val="18"/>
              </w:rPr>
              <w:t>0)</w:t>
            </w:r>
          </w:p>
        </w:tc>
        <w:tc>
          <w:tcPr>
            <w:tcW w:w="287" w:type="pct"/>
            <w:tcBorders>
              <w:top w:val="single" w:sz="4" w:space="0" w:color="auto"/>
              <w:left w:val="single" w:sz="4" w:space="0" w:color="auto"/>
              <w:bottom w:val="single" w:sz="4" w:space="0" w:color="auto"/>
              <w:right w:val="single" w:sz="4" w:space="0" w:color="auto"/>
            </w:tcBorders>
          </w:tcPr>
          <w:p w14:paraId="2D086813" w14:textId="77777777" w:rsidR="00E7504F" w:rsidRPr="00956E24" w:rsidRDefault="00E7504F" w:rsidP="00C11757">
            <w:pPr>
              <w:rPr>
                <w:rFonts w:eastAsiaTheme="minorEastAsia"/>
                <w:sz w:val="18"/>
                <w:szCs w:val="18"/>
              </w:rPr>
            </w:pPr>
            <w:r w:rsidRPr="00956E24">
              <w:rPr>
                <w:rFonts w:eastAsiaTheme="minorEastAsia"/>
                <w:sz w:val="18"/>
                <w:szCs w:val="18"/>
              </w:rPr>
              <w:t>15</w:t>
            </w:r>
          </w:p>
        </w:tc>
        <w:tc>
          <w:tcPr>
            <w:tcW w:w="232" w:type="pct"/>
            <w:tcBorders>
              <w:top w:val="single" w:sz="4" w:space="0" w:color="auto"/>
              <w:left w:val="single" w:sz="4" w:space="0" w:color="auto"/>
              <w:bottom w:val="single" w:sz="4" w:space="0" w:color="auto"/>
              <w:right w:val="single" w:sz="4" w:space="0" w:color="auto"/>
            </w:tcBorders>
          </w:tcPr>
          <w:p w14:paraId="368D7D11"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6D03B8AF" w14:textId="77777777" w:rsidR="00E7504F" w:rsidRPr="00956E24" w:rsidRDefault="00E7504F" w:rsidP="00C11757">
            <w:pPr>
              <w:rPr>
                <w:rFonts w:eastAsiaTheme="minorEastAsia"/>
                <w:sz w:val="18"/>
                <w:szCs w:val="18"/>
              </w:rPr>
            </w:pPr>
            <w:r>
              <w:rPr>
                <w:rFonts w:eastAsiaTheme="minorEastAsia"/>
                <w:sz w:val="18"/>
                <w:szCs w:val="18"/>
              </w:rPr>
              <w:t>1500</w:t>
            </w:r>
          </w:p>
        </w:tc>
      </w:tr>
      <w:tr w:rsidR="00E7504F" w:rsidRPr="00B427D7" w14:paraId="7A34C3F4"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67ACC798" w14:textId="77777777" w:rsidR="00E7504F" w:rsidRDefault="00E7504F" w:rsidP="00C11757">
            <w:pPr>
              <w:rPr>
                <w:rFonts w:ascii="微软雅黑" w:eastAsia="微软雅黑" w:hAnsi="微软雅黑"/>
                <w:sz w:val="18"/>
                <w:szCs w:val="18"/>
              </w:rPr>
            </w:pPr>
            <w:r>
              <w:rPr>
                <w:rFonts w:ascii="微软雅黑" w:eastAsia="微软雅黑" w:hAnsi="微软雅黑" w:hint="eastAsia"/>
                <w:sz w:val="18"/>
                <w:szCs w:val="18"/>
              </w:rPr>
              <w:t>17</w:t>
            </w:r>
          </w:p>
        </w:tc>
        <w:tc>
          <w:tcPr>
            <w:tcW w:w="1281" w:type="pct"/>
            <w:tcBorders>
              <w:top w:val="single" w:sz="4" w:space="0" w:color="auto"/>
              <w:left w:val="single" w:sz="4" w:space="0" w:color="auto"/>
              <w:bottom w:val="single" w:sz="4" w:space="0" w:color="auto"/>
              <w:right w:val="single" w:sz="4" w:space="0" w:color="auto"/>
            </w:tcBorders>
          </w:tcPr>
          <w:p w14:paraId="6A720A40" w14:textId="77777777" w:rsidR="00E7504F" w:rsidRPr="00956E24" w:rsidRDefault="00E7504F" w:rsidP="00C11757">
            <w:pPr>
              <w:rPr>
                <w:rFonts w:eastAsiaTheme="minorEastAsia"/>
                <w:sz w:val="18"/>
                <w:szCs w:val="18"/>
              </w:rPr>
            </w:pPr>
            <w:r>
              <w:rPr>
                <w:rFonts w:eastAsiaTheme="minorEastAsia"/>
                <w:sz w:val="18"/>
                <w:szCs w:val="18"/>
              </w:rPr>
              <w:t>A</w:t>
            </w:r>
            <w:r w:rsidRPr="00956E24">
              <w:rPr>
                <w:rFonts w:eastAsiaTheme="minorEastAsia"/>
                <w:sz w:val="18"/>
                <w:szCs w:val="18"/>
              </w:rPr>
              <w:t>ctualBalance</w:t>
            </w:r>
          </w:p>
        </w:tc>
        <w:tc>
          <w:tcPr>
            <w:tcW w:w="1307" w:type="pct"/>
            <w:tcBorders>
              <w:top w:val="single" w:sz="4" w:space="0" w:color="auto"/>
              <w:left w:val="single" w:sz="4" w:space="0" w:color="auto"/>
              <w:bottom w:val="single" w:sz="4" w:space="0" w:color="auto"/>
              <w:right w:val="single" w:sz="4" w:space="0" w:color="auto"/>
            </w:tcBorders>
          </w:tcPr>
          <w:p w14:paraId="34003901" w14:textId="77777777" w:rsidR="00E7504F" w:rsidRPr="00956E24" w:rsidRDefault="00E7504F" w:rsidP="00C11757">
            <w:pPr>
              <w:rPr>
                <w:rFonts w:eastAsiaTheme="minorEastAsia"/>
                <w:sz w:val="18"/>
                <w:szCs w:val="18"/>
              </w:rPr>
            </w:pPr>
            <w:r w:rsidRPr="00956E24">
              <w:rPr>
                <w:rFonts w:eastAsiaTheme="minorEastAsia"/>
                <w:sz w:val="18"/>
                <w:szCs w:val="18"/>
              </w:rPr>
              <w:t>实际余额</w:t>
            </w:r>
            <w:r>
              <w:rPr>
                <w:rFonts w:eastAsiaTheme="minorEastAsia" w:hint="eastAsia"/>
                <w:sz w:val="18"/>
                <w:szCs w:val="18"/>
              </w:rPr>
              <w:t>。</w:t>
            </w:r>
            <w:r w:rsidRPr="00956E24">
              <w:rPr>
                <w:rFonts w:eastAsiaTheme="minorEastAsia"/>
                <w:sz w:val="18"/>
                <w:szCs w:val="18"/>
              </w:rPr>
              <w:t>实际余额</w:t>
            </w:r>
            <w:r>
              <w:rPr>
                <w:rFonts w:eastAsiaTheme="minorEastAsia" w:hint="eastAsia"/>
                <w:sz w:val="18"/>
                <w:szCs w:val="18"/>
              </w:rPr>
              <w:t>=</w:t>
            </w:r>
            <w:r w:rsidRPr="00956E24">
              <w:rPr>
                <w:rFonts w:eastAsiaTheme="minorEastAsia"/>
                <w:sz w:val="18"/>
                <w:szCs w:val="18"/>
              </w:rPr>
              <w:t>可用余额</w:t>
            </w:r>
            <w:r>
              <w:rPr>
                <w:rFonts w:eastAsiaTheme="minorEastAsia" w:hint="eastAsia"/>
                <w:sz w:val="18"/>
                <w:szCs w:val="18"/>
              </w:rPr>
              <w:t>+</w:t>
            </w:r>
            <w:r w:rsidRPr="00956E24">
              <w:rPr>
                <w:rFonts w:eastAsiaTheme="minorEastAsia"/>
                <w:sz w:val="18"/>
                <w:szCs w:val="18"/>
              </w:rPr>
              <w:t>账户冻结金额</w:t>
            </w:r>
            <w:r>
              <w:rPr>
                <w:rFonts w:eastAsiaTheme="minorEastAsia" w:hint="eastAsia"/>
                <w:sz w:val="18"/>
                <w:szCs w:val="18"/>
              </w:rPr>
              <w:t>。</w:t>
            </w:r>
          </w:p>
        </w:tc>
        <w:tc>
          <w:tcPr>
            <w:tcW w:w="712" w:type="pct"/>
            <w:tcBorders>
              <w:top w:val="single" w:sz="4" w:space="0" w:color="auto"/>
              <w:left w:val="single" w:sz="4" w:space="0" w:color="auto"/>
              <w:bottom w:val="single" w:sz="4" w:space="0" w:color="auto"/>
              <w:right w:val="single" w:sz="4" w:space="0" w:color="auto"/>
            </w:tcBorders>
          </w:tcPr>
          <w:p w14:paraId="0797A998" w14:textId="77777777" w:rsidR="00E7504F" w:rsidRPr="00956E24" w:rsidRDefault="00E7504F" w:rsidP="00C11757">
            <w:pPr>
              <w:rPr>
                <w:rFonts w:eastAsiaTheme="minorEastAsia"/>
                <w:sz w:val="18"/>
                <w:szCs w:val="18"/>
              </w:rPr>
            </w:pPr>
            <w:r w:rsidRPr="00956E24">
              <w:rPr>
                <w:rFonts w:eastAsiaTheme="minorEastAsia" w:hint="eastAsia"/>
                <w:sz w:val="18"/>
                <w:szCs w:val="18"/>
              </w:rPr>
              <w:t>number(15</w:t>
            </w:r>
            <w:r w:rsidRPr="00956E24">
              <w:rPr>
                <w:rFonts w:eastAsiaTheme="minorEastAsia" w:hint="eastAsia"/>
                <w:sz w:val="18"/>
                <w:szCs w:val="18"/>
              </w:rPr>
              <w:t>，</w:t>
            </w:r>
            <w:r w:rsidRPr="00956E24">
              <w:rPr>
                <w:rFonts w:eastAsiaTheme="minorEastAsia" w:hint="eastAsia"/>
                <w:sz w:val="18"/>
                <w:szCs w:val="18"/>
              </w:rPr>
              <w:t>0)</w:t>
            </w:r>
          </w:p>
        </w:tc>
        <w:tc>
          <w:tcPr>
            <w:tcW w:w="287" w:type="pct"/>
            <w:tcBorders>
              <w:top w:val="single" w:sz="4" w:space="0" w:color="auto"/>
              <w:left w:val="single" w:sz="4" w:space="0" w:color="auto"/>
              <w:bottom w:val="single" w:sz="4" w:space="0" w:color="auto"/>
              <w:right w:val="single" w:sz="4" w:space="0" w:color="auto"/>
            </w:tcBorders>
          </w:tcPr>
          <w:p w14:paraId="6051D19B" w14:textId="77777777" w:rsidR="00E7504F" w:rsidRPr="00956E24" w:rsidRDefault="00E7504F" w:rsidP="00C11757">
            <w:pPr>
              <w:rPr>
                <w:rFonts w:eastAsiaTheme="minorEastAsia"/>
                <w:sz w:val="18"/>
                <w:szCs w:val="18"/>
              </w:rPr>
            </w:pPr>
            <w:r w:rsidRPr="00956E24">
              <w:rPr>
                <w:rFonts w:eastAsiaTheme="minorEastAsia"/>
                <w:sz w:val="18"/>
                <w:szCs w:val="18"/>
              </w:rPr>
              <w:t>15</w:t>
            </w:r>
          </w:p>
        </w:tc>
        <w:tc>
          <w:tcPr>
            <w:tcW w:w="232" w:type="pct"/>
            <w:tcBorders>
              <w:top w:val="single" w:sz="4" w:space="0" w:color="auto"/>
              <w:left w:val="single" w:sz="4" w:space="0" w:color="auto"/>
              <w:bottom w:val="single" w:sz="4" w:space="0" w:color="auto"/>
              <w:right w:val="single" w:sz="4" w:space="0" w:color="auto"/>
            </w:tcBorders>
          </w:tcPr>
          <w:p w14:paraId="3DE319A6"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4C5BD630" w14:textId="77777777" w:rsidR="00E7504F" w:rsidRPr="00956E24" w:rsidRDefault="00E7504F" w:rsidP="00C11757">
            <w:pPr>
              <w:rPr>
                <w:rFonts w:eastAsiaTheme="minorEastAsia"/>
                <w:sz w:val="18"/>
                <w:szCs w:val="18"/>
              </w:rPr>
            </w:pPr>
            <w:r>
              <w:rPr>
                <w:rFonts w:eastAsiaTheme="minorEastAsia"/>
                <w:sz w:val="18"/>
                <w:szCs w:val="18"/>
              </w:rPr>
              <w:t>1500</w:t>
            </w:r>
          </w:p>
        </w:tc>
      </w:tr>
      <w:tr w:rsidR="00E7504F" w:rsidRPr="00B427D7" w14:paraId="1F114696"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554E63A5" w14:textId="77777777" w:rsidR="00E7504F" w:rsidRDefault="00E7504F" w:rsidP="00C11757">
            <w:pPr>
              <w:rPr>
                <w:rFonts w:ascii="微软雅黑" w:eastAsia="微软雅黑" w:hAnsi="微软雅黑"/>
                <w:sz w:val="18"/>
                <w:szCs w:val="18"/>
              </w:rPr>
            </w:pPr>
            <w:r>
              <w:rPr>
                <w:rFonts w:ascii="微软雅黑" w:eastAsia="微软雅黑" w:hAnsi="微软雅黑" w:hint="eastAsia"/>
                <w:sz w:val="18"/>
                <w:szCs w:val="18"/>
              </w:rPr>
              <w:t>18</w:t>
            </w:r>
          </w:p>
        </w:tc>
        <w:tc>
          <w:tcPr>
            <w:tcW w:w="1281" w:type="pct"/>
            <w:tcBorders>
              <w:top w:val="single" w:sz="4" w:space="0" w:color="auto"/>
              <w:left w:val="single" w:sz="4" w:space="0" w:color="auto"/>
              <w:bottom w:val="single" w:sz="4" w:space="0" w:color="auto"/>
              <w:right w:val="single" w:sz="4" w:space="0" w:color="auto"/>
            </w:tcBorders>
          </w:tcPr>
          <w:p w14:paraId="3B51A275" w14:textId="77777777" w:rsidR="00E7504F" w:rsidRPr="00956E24" w:rsidRDefault="00E7504F" w:rsidP="00C11757">
            <w:pPr>
              <w:rPr>
                <w:rFonts w:eastAsiaTheme="minorEastAsia"/>
                <w:sz w:val="18"/>
                <w:szCs w:val="18"/>
              </w:rPr>
            </w:pPr>
            <w:r>
              <w:rPr>
                <w:rFonts w:eastAsiaTheme="minorEastAsia"/>
                <w:sz w:val="18"/>
                <w:szCs w:val="18"/>
              </w:rPr>
              <w:t>F</w:t>
            </w:r>
            <w:r w:rsidRPr="00956E24">
              <w:rPr>
                <w:rFonts w:eastAsiaTheme="minorEastAsia"/>
                <w:sz w:val="18"/>
                <w:szCs w:val="18"/>
              </w:rPr>
              <w:t>reezeAmount</w:t>
            </w:r>
          </w:p>
        </w:tc>
        <w:tc>
          <w:tcPr>
            <w:tcW w:w="1307" w:type="pct"/>
            <w:tcBorders>
              <w:top w:val="single" w:sz="4" w:space="0" w:color="auto"/>
              <w:left w:val="single" w:sz="4" w:space="0" w:color="auto"/>
              <w:bottom w:val="single" w:sz="4" w:space="0" w:color="auto"/>
              <w:right w:val="single" w:sz="4" w:space="0" w:color="auto"/>
            </w:tcBorders>
          </w:tcPr>
          <w:p w14:paraId="45D24376" w14:textId="77777777" w:rsidR="00E7504F" w:rsidRPr="00956E24" w:rsidRDefault="00E7504F" w:rsidP="00C11757">
            <w:pPr>
              <w:rPr>
                <w:rFonts w:eastAsiaTheme="minorEastAsia"/>
                <w:sz w:val="18"/>
                <w:szCs w:val="18"/>
              </w:rPr>
            </w:pPr>
            <w:r w:rsidRPr="00956E24">
              <w:rPr>
                <w:rFonts w:eastAsiaTheme="minorEastAsia"/>
                <w:sz w:val="18"/>
                <w:szCs w:val="18"/>
              </w:rPr>
              <w:t>账户冻结金额</w:t>
            </w:r>
            <w:r w:rsidR="00BB190C">
              <w:rPr>
                <w:rFonts w:eastAsiaTheme="minorEastAsia" w:hint="eastAsia"/>
                <w:sz w:val="18"/>
                <w:szCs w:val="18"/>
              </w:rPr>
              <w:t>。</w:t>
            </w:r>
            <w:r w:rsidR="00BB190C">
              <w:rPr>
                <w:rFonts w:eastAsiaTheme="minorEastAsia"/>
                <w:sz w:val="18"/>
                <w:szCs w:val="18"/>
              </w:rPr>
              <w:t>因</w:t>
            </w:r>
            <w:r w:rsidR="00BB190C">
              <w:rPr>
                <w:rFonts w:eastAsiaTheme="minorEastAsia" w:hint="eastAsia"/>
                <w:sz w:val="18"/>
                <w:szCs w:val="18"/>
              </w:rPr>
              <w:t>出现</w:t>
            </w:r>
            <w:r w:rsidR="00BB190C">
              <w:rPr>
                <w:rFonts w:eastAsiaTheme="minorEastAsia"/>
                <w:sz w:val="18"/>
                <w:szCs w:val="18"/>
              </w:rPr>
              <w:t>司法冻结等问题</w:t>
            </w:r>
            <w:r w:rsidR="00BB190C">
              <w:rPr>
                <w:rFonts w:eastAsiaTheme="minorEastAsia" w:hint="eastAsia"/>
                <w:sz w:val="18"/>
                <w:szCs w:val="18"/>
              </w:rPr>
              <w:t>冻结</w:t>
            </w:r>
            <w:r w:rsidR="00BB190C">
              <w:rPr>
                <w:rFonts w:eastAsiaTheme="minorEastAsia"/>
                <w:sz w:val="18"/>
                <w:szCs w:val="18"/>
              </w:rPr>
              <w:t>的</w:t>
            </w:r>
            <w:r w:rsidR="00BB190C">
              <w:rPr>
                <w:rFonts w:eastAsiaTheme="minorEastAsia" w:hint="eastAsia"/>
                <w:sz w:val="18"/>
                <w:szCs w:val="18"/>
              </w:rPr>
              <w:t>账户</w:t>
            </w:r>
            <w:r w:rsidR="00BB190C">
              <w:rPr>
                <w:rFonts w:eastAsiaTheme="minorEastAsia"/>
                <w:sz w:val="18"/>
                <w:szCs w:val="18"/>
              </w:rPr>
              <w:t>金额。</w:t>
            </w:r>
          </w:p>
        </w:tc>
        <w:tc>
          <w:tcPr>
            <w:tcW w:w="712" w:type="pct"/>
            <w:tcBorders>
              <w:top w:val="single" w:sz="4" w:space="0" w:color="auto"/>
              <w:left w:val="single" w:sz="4" w:space="0" w:color="auto"/>
              <w:bottom w:val="single" w:sz="4" w:space="0" w:color="auto"/>
              <w:right w:val="single" w:sz="4" w:space="0" w:color="auto"/>
            </w:tcBorders>
          </w:tcPr>
          <w:p w14:paraId="2E72E15B" w14:textId="77777777" w:rsidR="00E7504F" w:rsidRPr="00956E24" w:rsidRDefault="00E7504F" w:rsidP="00C11757">
            <w:pPr>
              <w:rPr>
                <w:rFonts w:eastAsiaTheme="minorEastAsia"/>
                <w:sz w:val="18"/>
                <w:szCs w:val="18"/>
              </w:rPr>
            </w:pPr>
            <w:r w:rsidRPr="00956E24">
              <w:rPr>
                <w:rFonts w:eastAsiaTheme="minorEastAsia" w:hint="eastAsia"/>
                <w:sz w:val="18"/>
                <w:szCs w:val="18"/>
              </w:rPr>
              <w:t>number(15</w:t>
            </w:r>
            <w:r w:rsidRPr="00956E24">
              <w:rPr>
                <w:rFonts w:eastAsiaTheme="minorEastAsia" w:hint="eastAsia"/>
                <w:sz w:val="18"/>
                <w:szCs w:val="18"/>
              </w:rPr>
              <w:t>，</w:t>
            </w:r>
            <w:r w:rsidRPr="00956E24">
              <w:rPr>
                <w:rFonts w:eastAsiaTheme="minorEastAsia" w:hint="eastAsia"/>
                <w:sz w:val="18"/>
                <w:szCs w:val="18"/>
              </w:rPr>
              <w:t>0)</w:t>
            </w:r>
          </w:p>
        </w:tc>
        <w:tc>
          <w:tcPr>
            <w:tcW w:w="287" w:type="pct"/>
            <w:tcBorders>
              <w:top w:val="single" w:sz="4" w:space="0" w:color="auto"/>
              <w:left w:val="single" w:sz="4" w:space="0" w:color="auto"/>
              <w:bottom w:val="single" w:sz="4" w:space="0" w:color="auto"/>
              <w:right w:val="single" w:sz="4" w:space="0" w:color="auto"/>
            </w:tcBorders>
          </w:tcPr>
          <w:p w14:paraId="083C3196" w14:textId="77777777" w:rsidR="00E7504F" w:rsidRPr="00956E24" w:rsidRDefault="00E7504F" w:rsidP="00C11757">
            <w:pPr>
              <w:rPr>
                <w:rFonts w:eastAsiaTheme="minorEastAsia"/>
                <w:sz w:val="18"/>
                <w:szCs w:val="18"/>
              </w:rPr>
            </w:pPr>
            <w:r w:rsidRPr="00956E24">
              <w:rPr>
                <w:rFonts w:eastAsiaTheme="minorEastAsia"/>
                <w:sz w:val="18"/>
                <w:szCs w:val="18"/>
              </w:rPr>
              <w:t>15</w:t>
            </w:r>
          </w:p>
        </w:tc>
        <w:tc>
          <w:tcPr>
            <w:tcW w:w="232" w:type="pct"/>
            <w:tcBorders>
              <w:top w:val="single" w:sz="4" w:space="0" w:color="auto"/>
              <w:left w:val="single" w:sz="4" w:space="0" w:color="auto"/>
              <w:bottom w:val="single" w:sz="4" w:space="0" w:color="auto"/>
              <w:right w:val="single" w:sz="4" w:space="0" w:color="auto"/>
            </w:tcBorders>
          </w:tcPr>
          <w:p w14:paraId="0846EC96" w14:textId="77777777" w:rsidR="00E7504F" w:rsidRPr="00956E24" w:rsidRDefault="00E7504F" w:rsidP="00C11757">
            <w:pPr>
              <w:rPr>
                <w:rFonts w:eastAsiaTheme="minorEastAsia"/>
                <w:sz w:val="18"/>
                <w:szCs w:val="18"/>
              </w:rPr>
            </w:pPr>
            <w:r w:rsidRPr="00956E24">
              <w:rPr>
                <w:rFonts w:eastAsiaTheme="minorEastAsia"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23EEE699" w14:textId="77777777" w:rsidR="00E7504F" w:rsidRPr="00956E24" w:rsidRDefault="00E7504F" w:rsidP="00C11757">
            <w:pPr>
              <w:rPr>
                <w:rFonts w:eastAsiaTheme="minorEastAsia"/>
                <w:sz w:val="18"/>
                <w:szCs w:val="18"/>
              </w:rPr>
            </w:pPr>
            <w:r>
              <w:rPr>
                <w:rFonts w:eastAsiaTheme="minorEastAsia"/>
                <w:sz w:val="18"/>
                <w:szCs w:val="18"/>
              </w:rPr>
              <w:t>1500</w:t>
            </w:r>
          </w:p>
        </w:tc>
      </w:tr>
      <w:tr w:rsidR="00E7504F" w:rsidRPr="00B427D7" w14:paraId="4F1D2448"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74CDBB83" w14:textId="77777777" w:rsidR="00E7504F" w:rsidRDefault="00E7504F" w:rsidP="00C11757">
            <w:pPr>
              <w:rPr>
                <w:rFonts w:ascii="微软雅黑" w:eastAsia="微软雅黑" w:hAnsi="微软雅黑"/>
                <w:sz w:val="18"/>
                <w:szCs w:val="18"/>
              </w:rPr>
            </w:pPr>
            <w:r>
              <w:rPr>
                <w:rFonts w:ascii="微软雅黑" w:eastAsia="微软雅黑" w:hAnsi="微软雅黑" w:hint="eastAsia"/>
                <w:sz w:val="18"/>
                <w:szCs w:val="18"/>
              </w:rPr>
              <w:t>19</w:t>
            </w:r>
          </w:p>
        </w:tc>
        <w:tc>
          <w:tcPr>
            <w:tcW w:w="1281" w:type="pct"/>
            <w:tcBorders>
              <w:top w:val="single" w:sz="4" w:space="0" w:color="auto"/>
              <w:left w:val="single" w:sz="4" w:space="0" w:color="auto"/>
              <w:bottom w:val="single" w:sz="4" w:space="0" w:color="auto"/>
              <w:right w:val="single" w:sz="4" w:space="0" w:color="auto"/>
            </w:tcBorders>
          </w:tcPr>
          <w:p w14:paraId="139F7453" w14:textId="77777777" w:rsidR="00E7504F" w:rsidRPr="00956E24" w:rsidRDefault="00E7504F" w:rsidP="00C11757">
            <w:pPr>
              <w:rPr>
                <w:rFonts w:eastAsiaTheme="minorEastAsia"/>
                <w:sz w:val="18"/>
                <w:szCs w:val="18"/>
              </w:rPr>
            </w:pPr>
            <w:r>
              <w:rPr>
                <w:rFonts w:eastAsiaTheme="minorEastAsia"/>
                <w:sz w:val="18"/>
                <w:szCs w:val="18"/>
              </w:rPr>
              <w:t>Currency</w:t>
            </w:r>
          </w:p>
        </w:tc>
        <w:tc>
          <w:tcPr>
            <w:tcW w:w="1307" w:type="pct"/>
            <w:tcBorders>
              <w:top w:val="single" w:sz="4" w:space="0" w:color="auto"/>
              <w:left w:val="single" w:sz="4" w:space="0" w:color="auto"/>
              <w:bottom w:val="single" w:sz="4" w:space="0" w:color="auto"/>
              <w:right w:val="single" w:sz="4" w:space="0" w:color="auto"/>
            </w:tcBorders>
          </w:tcPr>
          <w:p w14:paraId="673E3EA2" w14:textId="77777777" w:rsidR="00E7504F" w:rsidRPr="00956E24" w:rsidRDefault="00E7504F" w:rsidP="00C11757">
            <w:pPr>
              <w:rPr>
                <w:rFonts w:eastAsiaTheme="minorEastAsia"/>
                <w:sz w:val="18"/>
                <w:szCs w:val="18"/>
              </w:rPr>
            </w:pPr>
            <w:r w:rsidRPr="00956E24">
              <w:rPr>
                <w:rFonts w:eastAsiaTheme="minorEastAsia" w:hint="eastAsia"/>
                <w:sz w:val="18"/>
                <w:szCs w:val="18"/>
              </w:rPr>
              <w:t>币种</w:t>
            </w:r>
          </w:p>
        </w:tc>
        <w:tc>
          <w:tcPr>
            <w:tcW w:w="712" w:type="pct"/>
            <w:tcBorders>
              <w:top w:val="single" w:sz="4" w:space="0" w:color="auto"/>
              <w:left w:val="single" w:sz="4" w:space="0" w:color="auto"/>
              <w:bottom w:val="single" w:sz="4" w:space="0" w:color="auto"/>
              <w:right w:val="single" w:sz="4" w:space="0" w:color="auto"/>
            </w:tcBorders>
          </w:tcPr>
          <w:p w14:paraId="59F5CCAE"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45BA0468" w14:textId="77777777" w:rsidR="00E7504F" w:rsidRPr="00956E24" w:rsidRDefault="00E7504F" w:rsidP="00C11757">
            <w:pPr>
              <w:rPr>
                <w:rFonts w:eastAsiaTheme="minorEastAsia"/>
                <w:sz w:val="18"/>
                <w:szCs w:val="18"/>
              </w:rPr>
            </w:pPr>
            <w:r w:rsidRPr="00956E24">
              <w:rPr>
                <w:rFonts w:eastAsiaTheme="minorEastAsia" w:hint="eastAsia"/>
                <w:sz w:val="18"/>
                <w:szCs w:val="18"/>
              </w:rPr>
              <w:t>10</w:t>
            </w:r>
          </w:p>
        </w:tc>
        <w:tc>
          <w:tcPr>
            <w:tcW w:w="232" w:type="pct"/>
            <w:tcBorders>
              <w:top w:val="single" w:sz="4" w:space="0" w:color="auto"/>
              <w:left w:val="single" w:sz="4" w:space="0" w:color="auto"/>
              <w:bottom w:val="single" w:sz="4" w:space="0" w:color="auto"/>
              <w:right w:val="single" w:sz="4" w:space="0" w:color="auto"/>
            </w:tcBorders>
          </w:tcPr>
          <w:p w14:paraId="0C47D16B" w14:textId="77777777" w:rsidR="00E7504F" w:rsidRPr="00956E24" w:rsidRDefault="00E7504F" w:rsidP="00C11757">
            <w:pPr>
              <w:rPr>
                <w:rFonts w:eastAsiaTheme="minorEastAsia"/>
                <w:sz w:val="18"/>
                <w:szCs w:val="18"/>
              </w:rPr>
            </w:pPr>
            <w:r w:rsidRPr="00956E24">
              <w:rPr>
                <w:rFonts w:eastAsiaTheme="minorEastAsia"/>
                <w:sz w:val="18"/>
                <w:szCs w:val="18"/>
              </w:rPr>
              <w:t>C</w:t>
            </w:r>
          </w:p>
        </w:tc>
        <w:tc>
          <w:tcPr>
            <w:tcW w:w="930" w:type="pct"/>
            <w:tcBorders>
              <w:top w:val="single" w:sz="4" w:space="0" w:color="auto"/>
              <w:left w:val="single" w:sz="4" w:space="0" w:color="auto"/>
              <w:bottom w:val="single" w:sz="4" w:space="0" w:color="auto"/>
              <w:right w:val="single" w:sz="4" w:space="0" w:color="auto"/>
            </w:tcBorders>
          </w:tcPr>
          <w:p w14:paraId="3A399BDC" w14:textId="77777777" w:rsidR="00E7504F" w:rsidRPr="00956E24" w:rsidRDefault="00E7504F" w:rsidP="00C11757">
            <w:pPr>
              <w:rPr>
                <w:rFonts w:eastAsiaTheme="minorEastAsia"/>
                <w:sz w:val="18"/>
                <w:szCs w:val="18"/>
              </w:rPr>
            </w:pPr>
            <w:r w:rsidRPr="00956E24">
              <w:rPr>
                <w:rFonts w:eastAsiaTheme="minorEastAsia" w:hint="eastAsia"/>
                <w:sz w:val="18"/>
                <w:szCs w:val="18"/>
              </w:rPr>
              <w:t>CNY</w:t>
            </w:r>
          </w:p>
        </w:tc>
      </w:tr>
      <w:tr w:rsidR="00E7504F" w:rsidRPr="00B427D7" w14:paraId="437AEEEE"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2C05C46F" w14:textId="77777777" w:rsidR="00E7504F" w:rsidRDefault="00E7504F" w:rsidP="00C11757">
            <w:pPr>
              <w:rPr>
                <w:rFonts w:ascii="微软雅黑" w:eastAsia="微软雅黑" w:hAnsi="微软雅黑"/>
                <w:sz w:val="18"/>
                <w:szCs w:val="18"/>
              </w:rPr>
            </w:pPr>
            <w:r>
              <w:rPr>
                <w:rFonts w:ascii="微软雅黑" w:eastAsia="微软雅黑" w:hAnsi="微软雅黑" w:hint="eastAsia"/>
                <w:sz w:val="18"/>
                <w:szCs w:val="18"/>
              </w:rPr>
              <w:t>20</w:t>
            </w:r>
          </w:p>
        </w:tc>
        <w:tc>
          <w:tcPr>
            <w:tcW w:w="1281" w:type="pct"/>
            <w:tcBorders>
              <w:top w:val="single" w:sz="4" w:space="0" w:color="auto"/>
              <w:left w:val="single" w:sz="4" w:space="0" w:color="auto"/>
              <w:bottom w:val="single" w:sz="4" w:space="0" w:color="auto"/>
              <w:right w:val="single" w:sz="4" w:space="0" w:color="auto"/>
            </w:tcBorders>
          </w:tcPr>
          <w:p w14:paraId="744DADD6" w14:textId="77777777" w:rsidR="00E7504F" w:rsidRPr="00956E24" w:rsidRDefault="00E7504F" w:rsidP="00C11757">
            <w:pPr>
              <w:rPr>
                <w:rFonts w:eastAsiaTheme="minorEastAsia"/>
                <w:sz w:val="18"/>
                <w:szCs w:val="18"/>
              </w:rPr>
            </w:pPr>
            <w:r>
              <w:rPr>
                <w:rFonts w:eastAsiaTheme="minorEastAsia"/>
                <w:sz w:val="18"/>
                <w:szCs w:val="18"/>
              </w:rPr>
              <w:t>C</w:t>
            </w:r>
            <w:r w:rsidRPr="00956E24">
              <w:rPr>
                <w:rFonts w:eastAsiaTheme="minorEastAsia"/>
                <w:sz w:val="18"/>
                <w:szCs w:val="18"/>
              </w:rPr>
              <w:t>reditFreeze</w:t>
            </w:r>
          </w:p>
        </w:tc>
        <w:tc>
          <w:tcPr>
            <w:tcW w:w="1307" w:type="pct"/>
            <w:tcBorders>
              <w:top w:val="single" w:sz="4" w:space="0" w:color="auto"/>
              <w:left w:val="single" w:sz="4" w:space="0" w:color="auto"/>
              <w:bottom w:val="single" w:sz="4" w:space="0" w:color="auto"/>
              <w:right w:val="single" w:sz="4" w:space="0" w:color="auto"/>
            </w:tcBorders>
          </w:tcPr>
          <w:p w14:paraId="6312F0F0" w14:textId="77777777" w:rsidR="00E7504F" w:rsidRPr="00956E24" w:rsidRDefault="00E7504F" w:rsidP="00C11757">
            <w:pPr>
              <w:rPr>
                <w:rFonts w:eastAsiaTheme="minorEastAsia"/>
                <w:sz w:val="18"/>
                <w:szCs w:val="18"/>
              </w:rPr>
            </w:pPr>
            <w:r w:rsidRPr="00956E24">
              <w:rPr>
                <w:rFonts w:eastAsiaTheme="minorEastAsia"/>
                <w:sz w:val="18"/>
                <w:szCs w:val="18"/>
              </w:rPr>
              <w:t>贷记</w:t>
            </w:r>
            <w:r w:rsidRPr="00956E24">
              <w:rPr>
                <w:rFonts w:eastAsiaTheme="minorEastAsia"/>
                <w:sz w:val="18"/>
                <w:szCs w:val="18"/>
              </w:rPr>
              <w:t>/</w:t>
            </w:r>
            <w:r w:rsidRPr="00956E24">
              <w:rPr>
                <w:rFonts w:eastAsiaTheme="minorEastAsia"/>
                <w:sz w:val="18"/>
                <w:szCs w:val="18"/>
              </w:rPr>
              <w:t>流入冻结情况</w:t>
            </w:r>
          </w:p>
        </w:tc>
        <w:tc>
          <w:tcPr>
            <w:tcW w:w="712" w:type="pct"/>
            <w:tcBorders>
              <w:top w:val="single" w:sz="4" w:space="0" w:color="auto"/>
              <w:left w:val="single" w:sz="4" w:space="0" w:color="auto"/>
              <w:bottom w:val="single" w:sz="4" w:space="0" w:color="auto"/>
              <w:right w:val="single" w:sz="4" w:space="0" w:color="auto"/>
            </w:tcBorders>
          </w:tcPr>
          <w:p w14:paraId="68B20D50"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11B5A602" w14:textId="77777777" w:rsidR="00E7504F" w:rsidRPr="00956E24" w:rsidRDefault="00E7504F" w:rsidP="00C11757">
            <w:pPr>
              <w:rPr>
                <w:rFonts w:eastAsiaTheme="minorEastAsia"/>
                <w:sz w:val="18"/>
                <w:szCs w:val="18"/>
              </w:rPr>
            </w:pPr>
            <w:r w:rsidRPr="00956E24">
              <w:rPr>
                <w:rFonts w:eastAsiaTheme="minorEastAsia" w:hint="eastAsia"/>
                <w:sz w:val="18"/>
                <w:szCs w:val="18"/>
              </w:rPr>
              <w:t>40</w:t>
            </w:r>
          </w:p>
        </w:tc>
        <w:tc>
          <w:tcPr>
            <w:tcW w:w="232" w:type="pct"/>
            <w:tcBorders>
              <w:top w:val="single" w:sz="4" w:space="0" w:color="auto"/>
              <w:left w:val="single" w:sz="4" w:space="0" w:color="auto"/>
              <w:bottom w:val="single" w:sz="4" w:space="0" w:color="auto"/>
              <w:right w:val="single" w:sz="4" w:space="0" w:color="auto"/>
            </w:tcBorders>
          </w:tcPr>
          <w:p w14:paraId="00AE5C71" w14:textId="77777777" w:rsidR="00E7504F" w:rsidRPr="00956E24" w:rsidRDefault="00E7504F" w:rsidP="00C11757">
            <w:pPr>
              <w:rPr>
                <w:rFonts w:eastAsiaTheme="minorEastAsia"/>
                <w:sz w:val="18"/>
                <w:szCs w:val="18"/>
              </w:rPr>
            </w:pPr>
            <w:r w:rsidRPr="00956E24">
              <w:rPr>
                <w:rFonts w:eastAsiaTheme="minorEastAsia" w:hint="eastAsia"/>
                <w:sz w:val="18"/>
                <w:szCs w:val="18"/>
              </w:rPr>
              <w:t>C</w:t>
            </w:r>
          </w:p>
        </w:tc>
        <w:tc>
          <w:tcPr>
            <w:tcW w:w="930" w:type="pct"/>
            <w:tcBorders>
              <w:top w:val="single" w:sz="4" w:space="0" w:color="auto"/>
              <w:left w:val="single" w:sz="4" w:space="0" w:color="auto"/>
              <w:bottom w:val="single" w:sz="4" w:space="0" w:color="auto"/>
              <w:right w:val="single" w:sz="4" w:space="0" w:color="auto"/>
            </w:tcBorders>
          </w:tcPr>
          <w:p w14:paraId="3C1D19FE" w14:textId="77777777" w:rsidR="00E7504F" w:rsidRPr="00956E24" w:rsidRDefault="00E7504F" w:rsidP="00C11757">
            <w:pPr>
              <w:rPr>
                <w:rFonts w:eastAsiaTheme="minorEastAsia"/>
                <w:sz w:val="18"/>
                <w:szCs w:val="18"/>
              </w:rPr>
            </w:pPr>
          </w:p>
        </w:tc>
      </w:tr>
      <w:tr w:rsidR="00E7504F" w:rsidRPr="00B427D7" w14:paraId="31A44A24" w14:textId="77777777" w:rsidTr="00C11757">
        <w:trPr>
          <w:trHeight w:val="287"/>
        </w:trPr>
        <w:tc>
          <w:tcPr>
            <w:tcW w:w="251" w:type="pct"/>
            <w:tcBorders>
              <w:top w:val="single" w:sz="4" w:space="0" w:color="auto"/>
              <w:left w:val="single" w:sz="4" w:space="0" w:color="auto"/>
              <w:bottom w:val="single" w:sz="4" w:space="0" w:color="auto"/>
              <w:right w:val="single" w:sz="4" w:space="0" w:color="auto"/>
            </w:tcBorders>
          </w:tcPr>
          <w:p w14:paraId="5E2CF49B" w14:textId="77777777" w:rsidR="00E7504F" w:rsidRDefault="00E7504F" w:rsidP="00C11757">
            <w:pPr>
              <w:rPr>
                <w:rFonts w:ascii="微软雅黑" w:eastAsia="微软雅黑" w:hAnsi="微软雅黑"/>
                <w:sz w:val="18"/>
                <w:szCs w:val="18"/>
              </w:rPr>
            </w:pPr>
            <w:r>
              <w:rPr>
                <w:rFonts w:ascii="微软雅黑" w:eastAsia="微软雅黑" w:hAnsi="微软雅黑" w:hint="eastAsia"/>
                <w:sz w:val="18"/>
                <w:szCs w:val="18"/>
              </w:rPr>
              <w:t>21</w:t>
            </w:r>
          </w:p>
        </w:tc>
        <w:tc>
          <w:tcPr>
            <w:tcW w:w="1281" w:type="pct"/>
            <w:tcBorders>
              <w:top w:val="single" w:sz="4" w:space="0" w:color="auto"/>
              <w:left w:val="single" w:sz="4" w:space="0" w:color="auto"/>
              <w:bottom w:val="single" w:sz="4" w:space="0" w:color="auto"/>
              <w:right w:val="single" w:sz="4" w:space="0" w:color="auto"/>
            </w:tcBorders>
          </w:tcPr>
          <w:p w14:paraId="7DB0B778" w14:textId="77777777" w:rsidR="00E7504F" w:rsidRPr="00956E24" w:rsidRDefault="00E7504F" w:rsidP="00C11757">
            <w:pPr>
              <w:rPr>
                <w:rFonts w:eastAsiaTheme="minorEastAsia"/>
                <w:sz w:val="18"/>
                <w:szCs w:val="18"/>
              </w:rPr>
            </w:pPr>
            <w:r>
              <w:rPr>
                <w:rFonts w:eastAsiaTheme="minorEastAsia"/>
                <w:sz w:val="18"/>
                <w:szCs w:val="18"/>
              </w:rPr>
              <w:t>D</w:t>
            </w:r>
            <w:r w:rsidRPr="00956E24">
              <w:rPr>
                <w:rFonts w:eastAsiaTheme="minorEastAsia"/>
                <w:sz w:val="18"/>
                <w:szCs w:val="18"/>
              </w:rPr>
              <w:t>ebtFreeze</w:t>
            </w:r>
          </w:p>
        </w:tc>
        <w:tc>
          <w:tcPr>
            <w:tcW w:w="1307" w:type="pct"/>
            <w:tcBorders>
              <w:top w:val="single" w:sz="4" w:space="0" w:color="auto"/>
              <w:left w:val="single" w:sz="4" w:space="0" w:color="auto"/>
              <w:bottom w:val="single" w:sz="4" w:space="0" w:color="auto"/>
              <w:right w:val="single" w:sz="4" w:space="0" w:color="auto"/>
            </w:tcBorders>
          </w:tcPr>
          <w:p w14:paraId="7F7B7CA3" w14:textId="77777777" w:rsidR="00E7504F" w:rsidRPr="00956E24" w:rsidRDefault="00E7504F" w:rsidP="00C11757">
            <w:pPr>
              <w:rPr>
                <w:rFonts w:eastAsiaTheme="minorEastAsia"/>
                <w:sz w:val="18"/>
                <w:szCs w:val="18"/>
              </w:rPr>
            </w:pPr>
            <w:r w:rsidRPr="00956E24">
              <w:rPr>
                <w:rFonts w:eastAsiaTheme="minorEastAsia"/>
                <w:sz w:val="18"/>
                <w:szCs w:val="18"/>
              </w:rPr>
              <w:t>借记</w:t>
            </w:r>
            <w:r w:rsidRPr="00956E24">
              <w:rPr>
                <w:rFonts w:eastAsiaTheme="minorEastAsia"/>
                <w:sz w:val="18"/>
                <w:szCs w:val="18"/>
              </w:rPr>
              <w:t>/</w:t>
            </w:r>
            <w:r w:rsidRPr="00956E24">
              <w:rPr>
                <w:rFonts w:eastAsiaTheme="minorEastAsia"/>
                <w:sz w:val="18"/>
                <w:szCs w:val="18"/>
              </w:rPr>
              <w:t>流出冻结情况</w:t>
            </w:r>
          </w:p>
        </w:tc>
        <w:tc>
          <w:tcPr>
            <w:tcW w:w="712" w:type="pct"/>
            <w:tcBorders>
              <w:top w:val="single" w:sz="4" w:space="0" w:color="auto"/>
              <w:left w:val="single" w:sz="4" w:space="0" w:color="auto"/>
              <w:bottom w:val="single" w:sz="4" w:space="0" w:color="auto"/>
              <w:right w:val="single" w:sz="4" w:space="0" w:color="auto"/>
            </w:tcBorders>
          </w:tcPr>
          <w:p w14:paraId="3F6977C5" w14:textId="77777777" w:rsidR="00E7504F" w:rsidRPr="00956E24" w:rsidRDefault="00E7504F" w:rsidP="00C11757">
            <w:pPr>
              <w:rPr>
                <w:rFonts w:eastAsiaTheme="minorEastAsia"/>
                <w:sz w:val="18"/>
                <w:szCs w:val="18"/>
              </w:rPr>
            </w:pPr>
            <w:r>
              <w:rPr>
                <w:rFonts w:eastAsiaTheme="minor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4C249276" w14:textId="77777777" w:rsidR="00E7504F" w:rsidRPr="00956E24" w:rsidRDefault="00E7504F" w:rsidP="00C11757">
            <w:pPr>
              <w:rPr>
                <w:rFonts w:eastAsiaTheme="minorEastAsia"/>
                <w:sz w:val="18"/>
                <w:szCs w:val="18"/>
              </w:rPr>
            </w:pPr>
            <w:r w:rsidRPr="00956E24">
              <w:rPr>
                <w:rFonts w:eastAsiaTheme="minorEastAsia" w:hint="eastAsia"/>
                <w:sz w:val="18"/>
                <w:szCs w:val="18"/>
              </w:rPr>
              <w:t>40</w:t>
            </w:r>
          </w:p>
        </w:tc>
        <w:tc>
          <w:tcPr>
            <w:tcW w:w="232" w:type="pct"/>
            <w:tcBorders>
              <w:top w:val="single" w:sz="4" w:space="0" w:color="auto"/>
              <w:left w:val="single" w:sz="4" w:space="0" w:color="auto"/>
              <w:bottom w:val="single" w:sz="4" w:space="0" w:color="auto"/>
              <w:right w:val="single" w:sz="4" w:space="0" w:color="auto"/>
            </w:tcBorders>
          </w:tcPr>
          <w:p w14:paraId="3213A72A" w14:textId="77777777" w:rsidR="00E7504F" w:rsidRPr="00956E24" w:rsidRDefault="00E7504F" w:rsidP="00C11757">
            <w:pPr>
              <w:rPr>
                <w:rFonts w:eastAsiaTheme="minorEastAsia"/>
                <w:sz w:val="18"/>
                <w:szCs w:val="18"/>
              </w:rPr>
            </w:pPr>
            <w:r w:rsidRPr="00956E24">
              <w:rPr>
                <w:rFonts w:eastAsiaTheme="minorEastAsia" w:hint="eastAsia"/>
                <w:sz w:val="18"/>
                <w:szCs w:val="18"/>
              </w:rPr>
              <w:t>C</w:t>
            </w:r>
          </w:p>
        </w:tc>
        <w:tc>
          <w:tcPr>
            <w:tcW w:w="930" w:type="pct"/>
            <w:tcBorders>
              <w:top w:val="single" w:sz="4" w:space="0" w:color="auto"/>
              <w:left w:val="single" w:sz="4" w:space="0" w:color="auto"/>
              <w:bottom w:val="single" w:sz="4" w:space="0" w:color="auto"/>
              <w:right w:val="single" w:sz="4" w:space="0" w:color="auto"/>
            </w:tcBorders>
          </w:tcPr>
          <w:p w14:paraId="3700B81F" w14:textId="77777777" w:rsidR="00E7504F" w:rsidRPr="00956E24" w:rsidRDefault="00E7504F" w:rsidP="00C11757">
            <w:pPr>
              <w:rPr>
                <w:rFonts w:eastAsiaTheme="minorEastAsia"/>
                <w:sz w:val="18"/>
                <w:szCs w:val="18"/>
              </w:rPr>
            </w:pPr>
          </w:p>
        </w:tc>
      </w:tr>
    </w:tbl>
    <w:p w14:paraId="06BD087F" w14:textId="77777777" w:rsidR="00E7504F" w:rsidRPr="00DE7217" w:rsidRDefault="00E7504F" w:rsidP="00E7504F"/>
    <w:p w14:paraId="1CFB9335" w14:textId="77777777" w:rsidR="00E7504F" w:rsidRPr="00AD4514" w:rsidRDefault="00E7504F" w:rsidP="00E7504F">
      <w:pPr>
        <w:pStyle w:val="4"/>
        <w:numPr>
          <w:ilvl w:val="0"/>
          <w:numId w:val="0"/>
        </w:numPr>
        <w:ind w:left="864" w:hanging="864"/>
      </w:pPr>
      <w:r w:rsidRPr="00F561BB">
        <w:rPr>
          <w:rFonts w:hint="eastAsia"/>
        </w:rPr>
        <w:lastRenderedPageBreak/>
        <w:t>报文返回码</w:t>
      </w:r>
    </w:p>
    <w:tbl>
      <w:tblPr>
        <w:tblStyle w:val="a9"/>
        <w:tblW w:w="8472" w:type="dxa"/>
        <w:tblLayout w:type="fixed"/>
        <w:tblLook w:val="04A0" w:firstRow="1" w:lastRow="0" w:firstColumn="1" w:lastColumn="0" w:noHBand="0" w:noVBand="1"/>
      </w:tblPr>
      <w:tblGrid>
        <w:gridCol w:w="4644"/>
        <w:gridCol w:w="3828"/>
      </w:tblGrid>
      <w:tr w:rsidR="005040FA" w:rsidRPr="00F561BB" w14:paraId="1FCCB6D1" w14:textId="77777777" w:rsidTr="00A43EF8">
        <w:tc>
          <w:tcPr>
            <w:tcW w:w="46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E10B41" w14:textId="77777777" w:rsidR="005040FA" w:rsidRPr="00F561BB" w:rsidRDefault="005040FA" w:rsidP="006803B1">
            <w:pPr>
              <w:rPr>
                <w:rFonts w:ascii="宋体" w:hAnsi="宋体" w:cs="Courier New"/>
                <w:sz w:val="21"/>
              </w:rPr>
            </w:pPr>
            <w:r w:rsidRPr="00F561BB">
              <w:rPr>
                <w:rFonts w:ascii="宋体" w:hAnsi="宋体" w:cs="Courier New" w:hint="eastAsia"/>
                <w:sz w:val="21"/>
              </w:rPr>
              <w:t>返回码</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799A7F" w14:textId="285AE888" w:rsidR="005040FA" w:rsidRPr="00F561BB" w:rsidRDefault="005040FA" w:rsidP="006803B1">
            <w:pPr>
              <w:rPr>
                <w:rFonts w:ascii="宋体" w:hAnsi="宋体" w:cs="Courier New"/>
                <w:sz w:val="21"/>
              </w:rPr>
            </w:pPr>
            <w:r>
              <w:rPr>
                <w:rFonts w:ascii="宋体" w:hAnsi="宋体" w:hint="eastAsia"/>
                <w:color w:val="000000"/>
                <w:sz w:val="21"/>
              </w:rPr>
              <w:t>中文</w:t>
            </w:r>
            <w:r>
              <w:rPr>
                <w:rFonts w:ascii="宋体" w:hAnsi="宋体"/>
                <w:color w:val="000000"/>
                <w:sz w:val="21"/>
              </w:rPr>
              <w:t>信息</w:t>
            </w:r>
          </w:p>
        </w:tc>
      </w:tr>
      <w:tr w:rsidR="005040FA" w:rsidRPr="00F561BB" w14:paraId="7D639C54" w14:textId="77777777" w:rsidTr="00A43EF8">
        <w:tc>
          <w:tcPr>
            <w:tcW w:w="4644" w:type="dxa"/>
            <w:tcBorders>
              <w:top w:val="single" w:sz="4" w:space="0" w:color="auto"/>
              <w:left w:val="single" w:sz="4" w:space="0" w:color="auto"/>
              <w:bottom w:val="single" w:sz="4" w:space="0" w:color="auto"/>
              <w:right w:val="single" w:sz="4" w:space="0" w:color="auto"/>
            </w:tcBorders>
          </w:tcPr>
          <w:p w14:paraId="0B8E3D55" w14:textId="77777777" w:rsidR="005040FA" w:rsidRPr="00F561BB" w:rsidRDefault="005040FA" w:rsidP="006803B1">
            <w:pPr>
              <w:rPr>
                <w:rFonts w:ascii="宋体" w:hAnsi="宋体"/>
                <w:sz w:val="21"/>
              </w:rPr>
            </w:pPr>
            <w:r w:rsidRPr="00B2108E">
              <w:rPr>
                <w:rFonts w:ascii="宋体" w:hAnsi="宋体"/>
                <w:sz w:val="21"/>
              </w:rPr>
              <w:t>DEPBUSS_SYSTEM_ERROR</w:t>
            </w:r>
          </w:p>
        </w:tc>
        <w:tc>
          <w:tcPr>
            <w:tcW w:w="3828" w:type="dxa"/>
            <w:tcBorders>
              <w:top w:val="single" w:sz="4" w:space="0" w:color="auto"/>
              <w:left w:val="single" w:sz="4" w:space="0" w:color="auto"/>
              <w:bottom w:val="single" w:sz="4" w:space="0" w:color="auto"/>
              <w:right w:val="single" w:sz="4" w:space="0" w:color="auto"/>
            </w:tcBorders>
          </w:tcPr>
          <w:p w14:paraId="6AD38B57" w14:textId="77777777" w:rsidR="005040FA" w:rsidRPr="00F561BB" w:rsidRDefault="005040FA" w:rsidP="006803B1">
            <w:pPr>
              <w:rPr>
                <w:rFonts w:ascii="宋体" w:hAnsi="宋体"/>
                <w:sz w:val="21"/>
              </w:rPr>
            </w:pPr>
            <w:r w:rsidRPr="00B2108E">
              <w:rPr>
                <w:rFonts w:ascii="宋体" w:hAnsi="宋体" w:hint="eastAsia"/>
                <w:sz w:val="21"/>
              </w:rPr>
              <w:t>系统异常</w:t>
            </w:r>
          </w:p>
        </w:tc>
      </w:tr>
      <w:tr w:rsidR="005040FA" w:rsidRPr="00F561BB" w14:paraId="1CF19CB6" w14:textId="77777777" w:rsidTr="00A43EF8">
        <w:tc>
          <w:tcPr>
            <w:tcW w:w="4644" w:type="dxa"/>
            <w:tcBorders>
              <w:top w:val="single" w:sz="4" w:space="0" w:color="auto"/>
              <w:left w:val="single" w:sz="4" w:space="0" w:color="auto"/>
              <w:bottom w:val="single" w:sz="4" w:space="0" w:color="auto"/>
              <w:right w:val="single" w:sz="4" w:space="0" w:color="auto"/>
            </w:tcBorders>
          </w:tcPr>
          <w:p w14:paraId="717136E0" w14:textId="77777777" w:rsidR="005040FA" w:rsidRPr="00AA1953" w:rsidRDefault="005040FA" w:rsidP="006803B1">
            <w:pPr>
              <w:rPr>
                <w:rFonts w:ascii="宋体" w:hAnsi="宋体"/>
              </w:rPr>
            </w:pPr>
            <w:r w:rsidRPr="00B2108E">
              <w:rPr>
                <w:rFonts w:ascii="宋体" w:hAnsi="宋体"/>
              </w:rPr>
              <w:t>DEPBUSS_INPUT_PARAMETER_IS_ERROR</w:t>
            </w:r>
          </w:p>
        </w:tc>
        <w:tc>
          <w:tcPr>
            <w:tcW w:w="3828" w:type="dxa"/>
            <w:tcBorders>
              <w:top w:val="single" w:sz="4" w:space="0" w:color="auto"/>
              <w:left w:val="single" w:sz="4" w:space="0" w:color="auto"/>
              <w:bottom w:val="single" w:sz="4" w:space="0" w:color="auto"/>
              <w:right w:val="single" w:sz="4" w:space="0" w:color="auto"/>
            </w:tcBorders>
          </w:tcPr>
          <w:p w14:paraId="1F533307" w14:textId="77777777" w:rsidR="005040FA" w:rsidRPr="00AA1953" w:rsidRDefault="005040FA" w:rsidP="006803B1">
            <w:pPr>
              <w:rPr>
                <w:rFonts w:ascii="宋体" w:hAnsi="宋体"/>
              </w:rPr>
            </w:pPr>
            <w:r w:rsidRPr="00B2108E">
              <w:rPr>
                <w:rFonts w:ascii="宋体" w:hAnsi="宋体" w:hint="eastAsia"/>
                <w:sz w:val="21"/>
              </w:rPr>
              <w:t>入参错误</w:t>
            </w:r>
          </w:p>
        </w:tc>
      </w:tr>
      <w:tr w:rsidR="005040FA" w:rsidRPr="00F561BB" w14:paraId="61FBF204" w14:textId="77777777" w:rsidTr="00A43EF8">
        <w:tc>
          <w:tcPr>
            <w:tcW w:w="4644" w:type="dxa"/>
            <w:tcBorders>
              <w:top w:val="single" w:sz="4" w:space="0" w:color="auto"/>
              <w:left w:val="single" w:sz="4" w:space="0" w:color="auto"/>
              <w:bottom w:val="single" w:sz="4" w:space="0" w:color="auto"/>
              <w:right w:val="single" w:sz="4" w:space="0" w:color="auto"/>
            </w:tcBorders>
          </w:tcPr>
          <w:p w14:paraId="7C15B5B3" w14:textId="77777777" w:rsidR="005040FA" w:rsidRPr="00F561BB" w:rsidRDefault="005040FA" w:rsidP="006803B1">
            <w:pPr>
              <w:rPr>
                <w:rFonts w:ascii="宋体" w:hAnsi="宋体"/>
              </w:rPr>
            </w:pPr>
            <w:r w:rsidRPr="00B2108E">
              <w:rPr>
                <w:rFonts w:ascii="宋体" w:hAnsi="宋体"/>
                <w:sz w:val="21"/>
              </w:rPr>
              <w:t>DEPBUSS_EMPTY_ROLE_BY_MERCHANTID</w:t>
            </w:r>
          </w:p>
        </w:tc>
        <w:tc>
          <w:tcPr>
            <w:tcW w:w="3828" w:type="dxa"/>
            <w:tcBorders>
              <w:top w:val="single" w:sz="4" w:space="0" w:color="auto"/>
              <w:left w:val="single" w:sz="4" w:space="0" w:color="auto"/>
              <w:bottom w:val="single" w:sz="4" w:space="0" w:color="auto"/>
              <w:right w:val="single" w:sz="4" w:space="0" w:color="auto"/>
            </w:tcBorders>
          </w:tcPr>
          <w:p w14:paraId="67E88E15" w14:textId="77777777" w:rsidR="005040FA" w:rsidRPr="00F561BB" w:rsidRDefault="005040FA" w:rsidP="006803B1">
            <w:pPr>
              <w:rPr>
                <w:rFonts w:ascii="宋体" w:hAnsi="宋体"/>
              </w:rPr>
            </w:pPr>
            <w:r w:rsidRPr="00AA1953">
              <w:rPr>
                <w:rFonts w:ascii="宋体" w:hAnsi="宋体" w:hint="eastAsia"/>
                <w:sz w:val="21"/>
              </w:rPr>
              <w:t>商户对应的会员不存在</w:t>
            </w:r>
          </w:p>
        </w:tc>
      </w:tr>
      <w:tr w:rsidR="005040FA" w:rsidRPr="00F561BB" w14:paraId="2F32D708" w14:textId="77777777" w:rsidTr="00A43EF8">
        <w:tc>
          <w:tcPr>
            <w:tcW w:w="4644" w:type="dxa"/>
            <w:tcBorders>
              <w:top w:val="single" w:sz="4" w:space="0" w:color="auto"/>
              <w:left w:val="single" w:sz="4" w:space="0" w:color="auto"/>
              <w:bottom w:val="single" w:sz="4" w:space="0" w:color="auto"/>
              <w:right w:val="single" w:sz="4" w:space="0" w:color="auto"/>
            </w:tcBorders>
          </w:tcPr>
          <w:p w14:paraId="198063D0" w14:textId="77777777" w:rsidR="005040FA" w:rsidRPr="00B2108E" w:rsidRDefault="005040FA" w:rsidP="006803B1">
            <w:pPr>
              <w:rPr>
                <w:rFonts w:ascii="宋体" w:hAnsi="宋体"/>
              </w:rPr>
            </w:pPr>
            <w:r w:rsidRPr="00B2108E">
              <w:rPr>
                <w:rFonts w:ascii="宋体" w:hAnsi="宋体"/>
              </w:rPr>
              <w:t>DEPBUSS_RPC_CUSTVIEW_ERROR</w:t>
            </w:r>
          </w:p>
        </w:tc>
        <w:tc>
          <w:tcPr>
            <w:tcW w:w="3828" w:type="dxa"/>
            <w:tcBorders>
              <w:top w:val="single" w:sz="4" w:space="0" w:color="auto"/>
              <w:left w:val="single" w:sz="4" w:space="0" w:color="auto"/>
              <w:bottom w:val="single" w:sz="4" w:space="0" w:color="auto"/>
              <w:right w:val="single" w:sz="4" w:space="0" w:color="auto"/>
            </w:tcBorders>
          </w:tcPr>
          <w:p w14:paraId="6D81ECAA" w14:textId="77777777" w:rsidR="005040FA" w:rsidRPr="00AA1953" w:rsidRDefault="005040FA" w:rsidP="006803B1">
            <w:pPr>
              <w:rPr>
                <w:rFonts w:ascii="宋体" w:hAnsi="宋体"/>
              </w:rPr>
            </w:pPr>
            <w:r w:rsidRPr="00B2108E">
              <w:rPr>
                <w:rFonts w:ascii="宋体" w:hAnsi="宋体" w:hint="eastAsia"/>
              </w:rPr>
              <w:t>客户查询接口异常</w:t>
            </w:r>
          </w:p>
        </w:tc>
      </w:tr>
      <w:tr w:rsidR="005040FA" w:rsidRPr="00F561BB" w14:paraId="365BE7A9" w14:textId="77777777" w:rsidTr="00A43EF8">
        <w:tc>
          <w:tcPr>
            <w:tcW w:w="4644" w:type="dxa"/>
            <w:tcBorders>
              <w:top w:val="single" w:sz="4" w:space="0" w:color="auto"/>
              <w:left w:val="single" w:sz="4" w:space="0" w:color="auto"/>
              <w:bottom w:val="single" w:sz="4" w:space="0" w:color="auto"/>
              <w:right w:val="single" w:sz="4" w:space="0" w:color="auto"/>
            </w:tcBorders>
          </w:tcPr>
          <w:p w14:paraId="4C70244C" w14:textId="77777777" w:rsidR="005040FA" w:rsidRPr="00B2108E" w:rsidRDefault="005040FA" w:rsidP="006803B1">
            <w:pPr>
              <w:rPr>
                <w:rFonts w:ascii="宋体" w:hAnsi="宋体"/>
              </w:rPr>
            </w:pPr>
            <w:r w:rsidRPr="00B2108E">
              <w:rPr>
                <w:rFonts w:ascii="宋体" w:hAnsi="宋体"/>
              </w:rPr>
              <w:t>DEPBUSS_CAN_NOT_FIND_MEMBER_ROLE_BY_ROLE</w:t>
            </w:r>
          </w:p>
        </w:tc>
        <w:tc>
          <w:tcPr>
            <w:tcW w:w="3828" w:type="dxa"/>
            <w:tcBorders>
              <w:top w:val="single" w:sz="4" w:space="0" w:color="auto"/>
              <w:left w:val="single" w:sz="4" w:space="0" w:color="auto"/>
              <w:bottom w:val="single" w:sz="4" w:space="0" w:color="auto"/>
              <w:right w:val="single" w:sz="4" w:space="0" w:color="auto"/>
            </w:tcBorders>
          </w:tcPr>
          <w:p w14:paraId="052D6203" w14:textId="77777777" w:rsidR="005040FA" w:rsidRPr="00B2108E" w:rsidRDefault="005040FA" w:rsidP="006803B1">
            <w:pPr>
              <w:rPr>
                <w:rFonts w:ascii="宋体" w:hAnsi="宋体"/>
              </w:rPr>
            </w:pPr>
            <w:r w:rsidRPr="00B2108E">
              <w:rPr>
                <w:rFonts w:ascii="宋体" w:hAnsi="宋体" w:hint="eastAsia"/>
              </w:rPr>
              <w:t>客户角色信息不存在</w:t>
            </w:r>
          </w:p>
        </w:tc>
      </w:tr>
      <w:tr w:rsidR="005040FA" w:rsidRPr="00F561BB" w14:paraId="20BAB0D5" w14:textId="77777777" w:rsidTr="00A43EF8">
        <w:tc>
          <w:tcPr>
            <w:tcW w:w="4644" w:type="dxa"/>
            <w:tcBorders>
              <w:top w:val="single" w:sz="4" w:space="0" w:color="auto"/>
              <w:left w:val="single" w:sz="4" w:space="0" w:color="auto"/>
              <w:bottom w:val="single" w:sz="4" w:space="0" w:color="auto"/>
              <w:right w:val="single" w:sz="4" w:space="0" w:color="auto"/>
            </w:tcBorders>
          </w:tcPr>
          <w:p w14:paraId="7ED2FF21" w14:textId="77777777" w:rsidR="005040FA" w:rsidRPr="00B2108E" w:rsidRDefault="005040FA" w:rsidP="006803B1">
            <w:pPr>
              <w:rPr>
                <w:rFonts w:ascii="宋体" w:hAnsi="宋体"/>
              </w:rPr>
            </w:pPr>
            <w:r w:rsidRPr="00B2108E">
              <w:rPr>
                <w:rFonts w:ascii="宋体" w:hAnsi="宋体"/>
              </w:rPr>
              <w:t>DEPBUSS_RPC_PRODQUERY_ERROR</w:t>
            </w:r>
          </w:p>
        </w:tc>
        <w:tc>
          <w:tcPr>
            <w:tcW w:w="3828" w:type="dxa"/>
            <w:tcBorders>
              <w:top w:val="single" w:sz="4" w:space="0" w:color="auto"/>
              <w:left w:val="single" w:sz="4" w:space="0" w:color="auto"/>
              <w:bottom w:val="single" w:sz="4" w:space="0" w:color="auto"/>
              <w:right w:val="single" w:sz="4" w:space="0" w:color="auto"/>
            </w:tcBorders>
          </w:tcPr>
          <w:p w14:paraId="7F9292CA" w14:textId="77777777" w:rsidR="005040FA" w:rsidRPr="00B2108E" w:rsidRDefault="005040FA" w:rsidP="006803B1">
            <w:pPr>
              <w:rPr>
                <w:rFonts w:ascii="宋体" w:hAnsi="宋体"/>
              </w:rPr>
            </w:pPr>
            <w:r w:rsidRPr="00B2108E">
              <w:rPr>
                <w:rFonts w:ascii="宋体" w:hAnsi="宋体" w:hint="eastAsia"/>
              </w:rPr>
              <w:t>产品查询接口异常</w:t>
            </w:r>
          </w:p>
        </w:tc>
      </w:tr>
      <w:tr w:rsidR="005040FA" w:rsidRPr="00F561BB" w14:paraId="5EAF83A8" w14:textId="77777777" w:rsidTr="00A43EF8">
        <w:tc>
          <w:tcPr>
            <w:tcW w:w="4644" w:type="dxa"/>
            <w:tcBorders>
              <w:top w:val="single" w:sz="4" w:space="0" w:color="auto"/>
              <w:left w:val="single" w:sz="4" w:space="0" w:color="auto"/>
              <w:bottom w:val="single" w:sz="4" w:space="0" w:color="auto"/>
              <w:right w:val="single" w:sz="4" w:space="0" w:color="auto"/>
            </w:tcBorders>
          </w:tcPr>
          <w:p w14:paraId="351EA0FD" w14:textId="77777777" w:rsidR="005040FA" w:rsidRPr="00B2108E" w:rsidRDefault="005040FA" w:rsidP="006803B1">
            <w:pPr>
              <w:rPr>
                <w:rFonts w:ascii="宋体" w:hAnsi="宋体"/>
              </w:rPr>
            </w:pPr>
            <w:r w:rsidRPr="00B2108E">
              <w:rPr>
                <w:rFonts w:ascii="宋体" w:hAnsi="宋体"/>
              </w:rPr>
              <w:t>DEPBUSS_ARRAGEMENT_IS_NOT_EXIST</w:t>
            </w:r>
          </w:p>
        </w:tc>
        <w:tc>
          <w:tcPr>
            <w:tcW w:w="3828" w:type="dxa"/>
            <w:tcBorders>
              <w:top w:val="single" w:sz="4" w:space="0" w:color="auto"/>
              <w:left w:val="single" w:sz="4" w:space="0" w:color="auto"/>
              <w:bottom w:val="single" w:sz="4" w:space="0" w:color="auto"/>
              <w:right w:val="single" w:sz="4" w:space="0" w:color="auto"/>
            </w:tcBorders>
          </w:tcPr>
          <w:p w14:paraId="7312D9EE" w14:textId="77777777" w:rsidR="005040FA" w:rsidRPr="00B2108E" w:rsidRDefault="005040FA" w:rsidP="006803B1">
            <w:pPr>
              <w:rPr>
                <w:rFonts w:ascii="宋体" w:hAnsi="宋体"/>
              </w:rPr>
            </w:pPr>
            <w:r w:rsidRPr="00B2108E">
              <w:rPr>
                <w:rFonts w:ascii="宋体" w:hAnsi="宋体" w:hint="eastAsia"/>
              </w:rPr>
              <w:t>合约不存在</w:t>
            </w:r>
          </w:p>
        </w:tc>
      </w:tr>
      <w:tr w:rsidR="005040FA" w:rsidRPr="00F561BB" w14:paraId="2E6128D1" w14:textId="77777777" w:rsidTr="00A43EF8">
        <w:tc>
          <w:tcPr>
            <w:tcW w:w="4644" w:type="dxa"/>
            <w:tcBorders>
              <w:top w:val="single" w:sz="4" w:space="0" w:color="auto"/>
              <w:left w:val="single" w:sz="4" w:space="0" w:color="auto"/>
              <w:bottom w:val="single" w:sz="4" w:space="0" w:color="auto"/>
              <w:right w:val="single" w:sz="4" w:space="0" w:color="auto"/>
            </w:tcBorders>
          </w:tcPr>
          <w:p w14:paraId="0E5AB301" w14:textId="77777777" w:rsidR="005040FA" w:rsidRPr="00B2108E" w:rsidRDefault="005040FA" w:rsidP="006803B1">
            <w:pPr>
              <w:rPr>
                <w:rFonts w:ascii="宋体" w:hAnsi="宋体"/>
              </w:rPr>
            </w:pPr>
            <w:r w:rsidRPr="003C1354">
              <w:rPr>
                <w:rFonts w:ascii="宋体" w:hAnsi="宋体"/>
              </w:rPr>
              <w:t>DEPBUSS_RPC_DEPCORE_ERROR</w:t>
            </w:r>
          </w:p>
        </w:tc>
        <w:tc>
          <w:tcPr>
            <w:tcW w:w="3828" w:type="dxa"/>
            <w:tcBorders>
              <w:top w:val="single" w:sz="4" w:space="0" w:color="auto"/>
              <w:left w:val="single" w:sz="4" w:space="0" w:color="auto"/>
              <w:bottom w:val="single" w:sz="4" w:space="0" w:color="auto"/>
              <w:right w:val="single" w:sz="4" w:space="0" w:color="auto"/>
            </w:tcBorders>
          </w:tcPr>
          <w:p w14:paraId="4891E137" w14:textId="77777777" w:rsidR="005040FA" w:rsidRPr="00B2108E" w:rsidRDefault="005040FA" w:rsidP="006803B1">
            <w:pPr>
              <w:rPr>
                <w:rFonts w:ascii="宋体" w:hAnsi="宋体"/>
              </w:rPr>
            </w:pPr>
            <w:r w:rsidRPr="003C1354">
              <w:rPr>
                <w:rFonts w:ascii="宋体" w:hAnsi="宋体" w:hint="eastAsia"/>
              </w:rPr>
              <w:t>存款核心接口异常</w:t>
            </w:r>
          </w:p>
        </w:tc>
      </w:tr>
      <w:tr w:rsidR="005040FA" w:rsidRPr="00F561BB" w14:paraId="550E1C17" w14:textId="77777777" w:rsidTr="00A43EF8">
        <w:tc>
          <w:tcPr>
            <w:tcW w:w="4644" w:type="dxa"/>
            <w:tcBorders>
              <w:top w:val="single" w:sz="4" w:space="0" w:color="auto"/>
              <w:left w:val="single" w:sz="4" w:space="0" w:color="auto"/>
              <w:bottom w:val="single" w:sz="4" w:space="0" w:color="auto"/>
              <w:right w:val="single" w:sz="4" w:space="0" w:color="auto"/>
            </w:tcBorders>
          </w:tcPr>
          <w:p w14:paraId="60679412" w14:textId="77777777" w:rsidR="005040FA" w:rsidRPr="003C1354" w:rsidRDefault="005040FA" w:rsidP="006803B1">
            <w:pPr>
              <w:rPr>
                <w:rFonts w:ascii="宋体" w:hAnsi="宋体"/>
              </w:rPr>
            </w:pPr>
            <w:r w:rsidRPr="003C1354">
              <w:rPr>
                <w:rFonts w:ascii="宋体" w:hAnsi="宋体"/>
              </w:rPr>
              <w:t>DEPBUSS_CARD_NO_IS_NOT_MATCH</w:t>
            </w:r>
          </w:p>
        </w:tc>
        <w:tc>
          <w:tcPr>
            <w:tcW w:w="3828" w:type="dxa"/>
            <w:tcBorders>
              <w:top w:val="single" w:sz="4" w:space="0" w:color="auto"/>
              <w:left w:val="single" w:sz="4" w:space="0" w:color="auto"/>
              <w:bottom w:val="single" w:sz="4" w:space="0" w:color="auto"/>
              <w:right w:val="single" w:sz="4" w:space="0" w:color="auto"/>
            </w:tcBorders>
          </w:tcPr>
          <w:p w14:paraId="00A84E96" w14:textId="77777777" w:rsidR="005040FA" w:rsidRPr="003C1354" w:rsidRDefault="005040FA" w:rsidP="006803B1">
            <w:pPr>
              <w:rPr>
                <w:rFonts w:ascii="宋体" w:hAnsi="宋体"/>
              </w:rPr>
            </w:pPr>
            <w:r w:rsidRPr="003C1354">
              <w:rPr>
                <w:rFonts w:ascii="宋体" w:hAnsi="宋体" w:hint="eastAsia"/>
              </w:rPr>
              <w:t>卡号不匹配</w:t>
            </w:r>
          </w:p>
        </w:tc>
      </w:tr>
      <w:tr w:rsidR="005040FA" w:rsidRPr="00F561BB" w14:paraId="08DE5AC9" w14:textId="77777777" w:rsidTr="00A43EF8">
        <w:tc>
          <w:tcPr>
            <w:tcW w:w="4644" w:type="dxa"/>
            <w:tcBorders>
              <w:top w:val="single" w:sz="4" w:space="0" w:color="auto"/>
              <w:left w:val="single" w:sz="4" w:space="0" w:color="auto"/>
              <w:bottom w:val="single" w:sz="4" w:space="0" w:color="auto"/>
              <w:right w:val="single" w:sz="4" w:space="0" w:color="auto"/>
            </w:tcBorders>
          </w:tcPr>
          <w:p w14:paraId="19589040" w14:textId="77777777" w:rsidR="005040FA" w:rsidRPr="003C1354" w:rsidRDefault="005040FA" w:rsidP="006803B1">
            <w:pPr>
              <w:rPr>
                <w:rFonts w:ascii="宋体" w:hAnsi="宋体"/>
              </w:rPr>
            </w:pPr>
            <w:r w:rsidRPr="003C1354">
              <w:rPr>
                <w:rFonts w:ascii="宋体" w:hAnsi="宋体"/>
              </w:rPr>
              <w:t>DEPBUSS_CURRENT_DEPOSIT_IFNO_IS_NULL</w:t>
            </w:r>
          </w:p>
        </w:tc>
        <w:tc>
          <w:tcPr>
            <w:tcW w:w="3828" w:type="dxa"/>
            <w:tcBorders>
              <w:top w:val="single" w:sz="4" w:space="0" w:color="auto"/>
              <w:left w:val="single" w:sz="4" w:space="0" w:color="auto"/>
              <w:bottom w:val="single" w:sz="4" w:space="0" w:color="auto"/>
              <w:right w:val="single" w:sz="4" w:space="0" w:color="auto"/>
            </w:tcBorders>
          </w:tcPr>
          <w:p w14:paraId="75A29E52" w14:textId="77777777" w:rsidR="005040FA" w:rsidRPr="003C1354" w:rsidRDefault="005040FA" w:rsidP="006803B1">
            <w:pPr>
              <w:rPr>
                <w:rFonts w:ascii="宋体" w:hAnsi="宋体"/>
              </w:rPr>
            </w:pPr>
            <w:r w:rsidRPr="003C1354">
              <w:rPr>
                <w:rFonts w:ascii="宋体" w:hAnsi="宋体" w:hint="eastAsia"/>
              </w:rPr>
              <w:t>活期存款信息为空</w:t>
            </w:r>
          </w:p>
        </w:tc>
      </w:tr>
    </w:tbl>
    <w:p w14:paraId="5CE8657E" w14:textId="77777777" w:rsidR="00E7504F" w:rsidRDefault="00E7504F" w:rsidP="00E7504F">
      <w:pPr>
        <w:pStyle w:val="2"/>
      </w:pPr>
      <w:r>
        <w:rPr>
          <w:rFonts w:hint="eastAsia"/>
        </w:rPr>
        <w:t>余利宝</w:t>
      </w:r>
      <w:r>
        <w:t>部分</w:t>
      </w:r>
    </w:p>
    <w:p w14:paraId="5A8A809E" w14:textId="77777777" w:rsidR="00E7504F" w:rsidRDefault="00E7504F" w:rsidP="00E7504F">
      <w:pPr>
        <w:pStyle w:val="3"/>
        <w:rPr>
          <w:rFonts w:ascii="宋体" w:hAnsi="宋体"/>
          <w:sz w:val="21"/>
          <w:szCs w:val="21"/>
        </w:rPr>
      </w:pPr>
      <w:r>
        <w:rPr>
          <w:rFonts w:hint="eastAsia"/>
        </w:rPr>
        <w:t>余利宝签约接口</w:t>
      </w:r>
      <w:r w:rsidRPr="00F561BB">
        <w:rPr>
          <w:rFonts w:ascii="宋体" w:hAnsi="宋体"/>
          <w:sz w:val="21"/>
          <w:szCs w:val="21"/>
        </w:rPr>
        <w:t>&lt;</w:t>
      </w:r>
      <w:r w:rsidRPr="00E500A7">
        <w:rPr>
          <w:rFonts w:ascii="宋体" w:hAnsi="宋体"/>
          <w:sz w:val="21"/>
          <w:szCs w:val="21"/>
        </w:rPr>
        <w:t>ant.mybank.yulibao.accountopen</w:t>
      </w:r>
      <w:r w:rsidRPr="00F561BB">
        <w:rPr>
          <w:rFonts w:ascii="宋体" w:hAnsi="宋体"/>
          <w:sz w:val="21"/>
          <w:szCs w:val="21"/>
        </w:rPr>
        <w:t>&gt;</w:t>
      </w:r>
    </w:p>
    <w:p w14:paraId="0E75122E" w14:textId="77777777" w:rsidR="00E7504F" w:rsidRDefault="00E7504F" w:rsidP="00E7504F">
      <w:pPr>
        <w:spacing w:line="360" w:lineRule="auto"/>
        <w:ind w:firstLine="480"/>
        <w:rPr>
          <w:rFonts w:asciiTheme="minorEastAsia" w:hAnsiTheme="minorEastAsia"/>
          <w:bCs/>
          <w:sz w:val="24"/>
          <w:szCs w:val="24"/>
        </w:rPr>
      </w:pPr>
      <w:r>
        <w:rPr>
          <w:rFonts w:asciiTheme="minorEastAsia" w:hAnsiTheme="minorEastAsia" w:hint="eastAsia"/>
          <w:bCs/>
          <w:sz w:val="24"/>
          <w:szCs w:val="24"/>
        </w:rPr>
        <w:t>资金</w:t>
      </w:r>
      <w:r>
        <w:rPr>
          <w:rFonts w:asciiTheme="minorEastAsia" w:hAnsiTheme="minorEastAsia"/>
          <w:bCs/>
          <w:sz w:val="24"/>
          <w:szCs w:val="24"/>
        </w:rPr>
        <w:t>账户</w:t>
      </w:r>
      <w:r>
        <w:rPr>
          <w:rFonts w:asciiTheme="minorEastAsia" w:hAnsiTheme="minorEastAsia" w:hint="eastAsia"/>
          <w:bCs/>
          <w:sz w:val="24"/>
          <w:szCs w:val="24"/>
        </w:rPr>
        <w:t>购买余利宝前</w:t>
      </w:r>
      <w:r>
        <w:rPr>
          <w:rFonts w:asciiTheme="minorEastAsia" w:hAnsiTheme="minorEastAsia"/>
          <w:bCs/>
          <w:sz w:val="24"/>
          <w:szCs w:val="24"/>
        </w:rPr>
        <w:t>需要进行余利宝签约。</w:t>
      </w:r>
      <w:r>
        <w:rPr>
          <w:rFonts w:asciiTheme="minorEastAsia" w:hAnsiTheme="minorEastAsia" w:hint="eastAsia"/>
          <w:bCs/>
          <w:sz w:val="24"/>
          <w:szCs w:val="24"/>
        </w:rPr>
        <w:t>合作方</w:t>
      </w:r>
      <w:r>
        <w:rPr>
          <w:rFonts w:asciiTheme="minorEastAsia" w:hAnsiTheme="minorEastAsia"/>
          <w:bCs/>
          <w:sz w:val="24"/>
          <w:szCs w:val="24"/>
        </w:rPr>
        <w:t>通过本接口可为客户</w:t>
      </w:r>
      <w:r>
        <w:rPr>
          <w:rFonts w:asciiTheme="minorEastAsia" w:hAnsiTheme="minorEastAsia" w:hint="eastAsia"/>
          <w:bCs/>
          <w:sz w:val="24"/>
          <w:szCs w:val="24"/>
        </w:rPr>
        <w:t>签约</w:t>
      </w:r>
      <w:r>
        <w:rPr>
          <w:rFonts w:asciiTheme="minorEastAsia" w:hAnsiTheme="minorEastAsia"/>
          <w:bCs/>
          <w:sz w:val="24"/>
          <w:szCs w:val="24"/>
        </w:rPr>
        <w:t>开通余利宝</w:t>
      </w:r>
      <w:r>
        <w:rPr>
          <w:rFonts w:asciiTheme="minorEastAsia" w:hAnsiTheme="minorEastAsia" w:hint="eastAsia"/>
          <w:bCs/>
          <w:sz w:val="24"/>
          <w:szCs w:val="24"/>
        </w:rPr>
        <w:t>。</w:t>
      </w:r>
      <w:r w:rsidRPr="00F8605F">
        <w:rPr>
          <w:rFonts w:asciiTheme="minorEastAsia" w:hAnsiTheme="minorEastAsia" w:hint="eastAsia"/>
          <w:bCs/>
          <w:color w:val="FF0000"/>
          <w:sz w:val="24"/>
          <w:szCs w:val="24"/>
        </w:rPr>
        <w:t>余利宝</w:t>
      </w:r>
      <w:r w:rsidRPr="00F8605F">
        <w:rPr>
          <w:rFonts w:asciiTheme="minorEastAsia" w:hAnsiTheme="minorEastAsia"/>
          <w:bCs/>
          <w:color w:val="FF0000"/>
          <w:sz w:val="24"/>
          <w:szCs w:val="24"/>
        </w:rPr>
        <w:t>签约前，须先开通银行账户（具体参考银行账户开通接口</w:t>
      </w:r>
      <w:r w:rsidRPr="00F8605F">
        <w:rPr>
          <w:rFonts w:asciiTheme="minorEastAsia" w:hAnsiTheme="minorEastAsia" w:hint="eastAsia"/>
          <w:bCs/>
          <w:color w:val="FF0000"/>
          <w:sz w:val="24"/>
          <w:szCs w:val="24"/>
        </w:rPr>
        <w:t>）。</w:t>
      </w:r>
    </w:p>
    <w:p w14:paraId="3C472DF3" w14:textId="77777777" w:rsidR="00E7504F" w:rsidRDefault="00E7504F" w:rsidP="00E7504F">
      <w:pPr>
        <w:pStyle w:val="4"/>
        <w:numPr>
          <w:ilvl w:val="0"/>
          <w:numId w:val="0"/>
        </w:numPr>
        <w:ind w:left="864" w:hanging="864"/>
      </w:pPr>
      <w:r>
        <w:rPr>
          <w:rFonts w:hint="eastAsia"/>
        </w:rPr>
        <w:t>请求</w:t>
      </w:r>
      <w:r>
        <w:t>报文</w:t>
      </w:r>
    </w:p>
    <w:tbl>
      <w:tblPr>
        <w:tblStyle w:val="a9"/>
        <w:tblW w:w="5000" w:type="pct"/>
        <w:tblLook w:val="04A0" w:firstRow="1" w:lastRow="0" w:firstColumn="1" w:lastColumn="0" w:noHBand="0" w:noVBand="1"/>
      </w:tblPr>
      <w:tblGrid>
        <w:gridCol w:w="397"/>
        <w:gridCol w:w="1122"/>
        <w:gridCol w:w="2067"/>
        <w:gridCol w:w="653"/>
        <w:gridCol w:w="399"/>
        <w:gridCol w:w="522"/>
        <w:gridCol w:w="3136"/>
      </w:tblGrid>
      <w:tr w:rsidR="00E7504F" w:rsidRPr="005E0BC6" w14:paraId="7F48B2DE" w14:textId="77777777" w:rsidTr="00C11757">
        <w:trPr>
          <w:trHeight w:val="324"/>
        </w:trPr>
        <w:tc>
          <w:tcPr>
            <w:tcW w:w="259" w:type="pct"/>
            <w:tcBorders>
              <w:top w:val="single" w:sz="4" w:space="0" w:color="auto"/>
              <w:left w:val="single" w:sz="4" w:space="0" w:color="auto"/>
              <w:bottom w:val="single" w:sz="4" w:space="0" w:color="auto"/>
              <w:right w:val="single" w:sz="4" w:space="0" w:color="auto"/>
            </w:tcBorders>
            <w:shd w:val="clear" w:color="auto" w:fill="E0E0E0"/>
            <w:vAlign w:val="center"/>
          </w:tcPr>
          <w:p w14:paraId="11BAA8CF"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AC565"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26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A39660"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4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CC9CD1"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A8E3C1"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3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36372E"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1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EFD846"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E7504F" w:rsidRPr="005E0BC6" w14:paraId="3D40E199" w14:textId="77777777" w:rsidTr="00C11757">
        <w:trPr>
          <w:trHeight w:val="287"/>
        </w:trPr>
        <w:tc>
          <w:tcPr>
            <w:tcW w:w="259" w:type="pct"/>
            <w:tcBorders>
              <w:top w:val="single" w:sz="4" w:space="0" w:color="auto"/>
              <w:left w:val="single" w:sz="4" w:space="0" w:color="auto"/>
              <w:bottom w:val="single" w:sz="4" w:space="0" w:color="auto"/>
              <w:right w:val="single" w:sz="4" w:space="0" w:color="auto"/>
            </w:tcBorders>
            <w:vAlign w:val="center"/>
          </w:tcPr>
          <w:p w14:paraId="2302ECC1" w14:textId="77777777" w:rsidR="00E7504F" w:rsidRPr="005E0BC6" w:rsidRDefault="00E7504F" w:rsidP="006A0DBC">
            <w:pPr>
              <w:pStyle w:val="a6"/>
              <w:numPr>
                <w:ilvl w:val="0"/>
                <w:numId w:val="67"/>
              </w:numPr>
              <w:ind w:firstLineChars="0"/>
              <w:rPr>
                <w:rFonts w:asciiTheme="minorEastAsia" w:eastAsiaTheme="minorEastAsia" w:hAnsiTheme="minorEastAsia"/>
                <w:i/>
                <w:sz w:val="18"/>
                <w:szCs w:val="18"/>
              </w:rPr>
            </w:pPr>
          </w:p>
        </w:tc>
        <w:tc>
          <w:tcPr>
            <w:tcW w:w="625" w:type="pct"/>
            <w:shd w:val="clear" w:color="auto" w:fill="FFFFFF"/>
          </w:tcPr>
          <w:p w14:paraId="42417690"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sz w:val="18"/>
                <w:szCs w:val="18"/>
              </w:rPr>
              <w:t>Isv</w:t>
            </w:r>
            <w:r w:rsidRPr="00A54516">
              <w:rPr>
                <w:rFonts w:asciiTheme="minorHAnsi" w:eastAsiaTheme="minorEastAsia" w:hAnsiTheme="minorHAnsi"/>
                <w:sz w:val="18"/>
                <w:szCs w:val="18"/>
              </w:rPr>
              <w:t>OrgId</w:t>
            </w:r>
          </w:p>
        </w:tc>
        <w:tc>
          <w:tcPr>
            <w:tcW w:w="1267" w:type="pct"/>
            <w:shd w:val="clear" w:color="auto" w:fill="FFFFFF"/>
          </w:tcPr>
          <w:p w14:paraId="646E52F8"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EastAsia" w:eastAsiaTheme="minorEastAsia" w:hAnsiTheme="minorEastAsia" w:hint="eastAsia"/>
                <w:color w:val="000000"/>
                <w:sz w:val="18"/>
                <w:szCs w:val="18"/>
              </w:rPr>
              <w:t>合作方机构号（网商银行分配）</w:t>
            </w:r>
          </w:p>
        </w:tc>
        <w:tc>
          <w:tcPr>
            <w:tcW w:w="414" w:type="pct"/>
            <w:tcBorders>
              <w:top w:val="single" w:sz="4" w:space="0" w:color="auto"/>
              <w:left w:val="single" w:sz="4" w:space="0" w:color="auto"/>
              <w:bottom w:val="single" w:sz="4" w:space="0" w:color="auto"/>
              <w:right w:val="single" w:sz="4" w:space="0" w:color="auto"/>
            </w:tcBorders>
          </w:tcPr>
          <w:p w14:paraId="7771DA11"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tcPr>
          <w:p w14:paraId="65C7C68B"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337" w:type="pct"/>
            <w:tcBorders>
              <w:top w:val="single" w:sz="4" w:space="0" w:color="auto"/>
              <w:left w:val="single" w:sz="4" w:space="0" w:color="auto"/>
              <w:bottom w:val="single" w:sz="4" w:space="0" w:color="auto"/>
              <w:right w:val="single" w:sz="4" w:space="0" w:color="auto"/>
            </w:tcBorders>
          </w:tcPr>
          <w:p w14:paraId="3C18B2D0"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1A90BA1E" w14:textId="0B6762D3" w:rsidR="00E7504F" w:rsidRPr="00123A3A" w:rsidRDefault="00B52F88" w:rsidP="00C11757">
            <w:pPr>
              <w:pStyle w:val="af0"/>
              <w:spacing w:line="240" w:lineRule="auto"/>
              <w:jc w:val="both"/>
              <w:rPr>
                <w:rFonts w:asciiTheme="minorHAnsi" w:eastAsiaTheme="minorEastAsia" w:hAnsiTheme="minorHAnsi"/>
                <w:sz w:val="18"/>
                <w:szCs w:val="18"/>
              </w:rPr>
            </w:pPr>
            <w:r w:rsidRPr="00B52F88">
              <w:rPr>
                <w:rFonts w:asciiTheme="minorHAnsi" w:eastAsiaTheme="minorEastAsia" w:hAnsiTheme="minorHAnsi"/>
                <w:sz w:val="18"/>
                <w:szCs w:val="18"/>
              </w:rPr>
              <w:t>202210000000000001055</w:t>
            </w:r>
            <w:r w:rsidR="00E7504F" w:rsidRPr="00123A3A">
              <w:rPr>
                <w:rFonts w:asciiTheme="minorHAnsi" w:eastAsiaTheme="minorEastAsia" w:hAnsiTheme="minorHAnsi"/>
                <w:sz w:val="18"/>
                <w:szCs w:val="18"/>
              </w:rPr>
              <w:t xml:space="preserve"> </w:t>
            </w:r>
          </w:p>
        </w:tc>
      </w:tr>
      <w:tr w:rsidR="00E7504F" w:rsidRPr="005E0BC6" w14:paraId="156AB81C" w14:textId="77777777" w:rsidTr="00C11757">
        <w:trPr>
          <w:trHeight w:val="287"/>
        </w:trPr>
        <w:tc>
          <w:tcPr>
            <w:tcW w:w="259" w:type="pct"/>
            <w:tcBorders>
              <w:top w:val="single" w:sz="4" w:space="0" w:color="auto"/>
              <w:left w:val="single" w:sz="4" w:space="0" w:color="auto"/>
              <w:bottom w:val="single" w:sz="4" w:space="0" w:color="auto"/>
              <w:right w:val="single" w:sz="4" w:space="0" w:color="auto"/>
            </w:tcBorders>
            <w:vAlign w:val="center"/>
          </w:tcPr>
          <w:p w14:paraId="7D1B761B" w14:textId="77777777" w:rsidR="00E7504F" w:rsidRPr="005E0BC6" w:rsidRDefault="00E7504F" w:rsidP="006A0DBC">
            <w:pPr>
              <w:pStyle w:val="a6"/>
              <w:numPr>
                <w:ilvl w:val="0"/>
                <w:numId w:val="67"/>
              </w:numPr>
              <w:ind w:firstLineChars="0"/>
              <w:rPr>
                <w:rFonts w:asciiTheme="minorEastAsia" w:eastAsiaTheme="minorEastAsia" w:hAnsiTheme="minorEastAsia"/>
                <w:i/>
                <w:sz w:val="18"/>
                <w:szCs w:val="18"/>
              </w:rPr>
            </w:pPr>
          </w:p>
        </w:tc>
        <w:tc>
          <w:tcPr>
            <w:tcW w:w="625" w:type="pct"/>
            <w:shd w:val="clear" w:color="auto" w:fill="FFFFFF"/>
          </w:tcPr>
          <w:p w14:paraId="218EED9C"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sz w:val="18"/>
                <w:szCs w:val="18"/>
              </w:rPr>
              <w:t>M</w:t>
            </w:r>
            <w:r w:rsidRPr="00123A3A">
              <w:rPr>
                <w:rFonts w:asciiTheme="minorHAnsi" w:eastAsiaTheme="minorEastAsia" w:hAnsiTheme="minorHAnsi"/>
                <w:sz w:val="18"/>
                <w:szCs w:val="18"/>
              </w:rPr>
              <w:t>erchantId</w:t>
            </w:r>
          </w:p>
        </w:tc>
        <w:tc>
          <w:tcPr>
            <w:tcW w:w="1267" w:type="pct"/>
            <w:shd w:val="clear" w:color="auto" w:fill="FFFFFF"/>
          </w:tcPr>
          <w:p w14:paraId="033E40A2" w14:textId="029F5AD9"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商</w:t>
            </w:r>
            <w:r w:rsidRPr="00123A3A">
              <w:rPr>
                <w:rFonts w:asciiTheme="minorHAnsi" w:eastAsiaTheme="minorEastAsia" w:hAnsiTheme="minorHAnsi"/>
                <w:sz w:val="18"/>
                <w:szCs w:val="18"/>
              </w:rPr>
              <w:t>户</w:t>
            </w:r>
            <w:r w:rsidRPr="00123A3A">
              <w:rPr>
                <w:rFonts w:asciiTheme="minorHAnsi" w:eastAsiaTheme="minorEastAsia" w:hAnsiTheme="minorHAnsi" w:hint="eastAsia"/>
                <w:sz w:val="18"/>
                <w:szCs w:val="18"/>
              </w:rPr>
              <w:t>号</w:t>
            </w:r>
            <w:r w:rsidR="005B11EF">
              <w:rPr>
                <w:rFonts w:asciiTheme="minorHAnsi" w:eastAsiaTheme="minorEastAsia" w:hAnsiTheme="minorHAnsi" w:hint="eastAsia"/>
                <w:sz w:val="18"/>
                <w:szCs w:val="18"/>
              </w:rPr>
              <w:t>。</w:t>
            </w:r>
            <w:r w:rsidR="00F46CC9">
              <w:rPr>
                <w:rFonts w:asciiTheme="minorEastAsia" w:eastAsiaTheme="minorEastAsia" w:hAnsiTheme="minorEastAsia" w:hint="eastAsia"/>
                <w:color w:val="000000"/>
                <w:sz w:val="18"/>
                <w:szCs w:val="18"/>
              </w:rPr>
              <w:t>网商为</w:t>
            </w:r>
            <w:r w:rsidR="00F46CC9">
              <w:rPr>
                <w:rFonts w:asciiTheme="minorEastAsia" w:eastAsiaTheme="minorEastAsia" w:hAnsiTheme="minorEastAsia"/>
                <w:color w:val="000000"/>
                <w:sz w:val="18"/>
                <w:szCs w:val="18"/>
              </w:rPr>
              <w:t>商户分配的</w:t>
            </w:r>
            <w:r w:rsidR="00F46CC9">
              <w:rPr>
                <w:rFonts w:asciiTheme="minorEastAsia" w:eastAsiaTheme="minorEastAsia" w:hAnsiTheme="minorEastAsia" w:hint="eastAsia"/>
                <w:color w:val="000000"/>
                <w:sz w:val="18"/>
                <w:szCs w:val="18"/>
              </w:rPr>
              <w:t>商户</w:t>
            </w:r>
            <w:r w:rsidR="00F46CC9">
              <w:rPr>
                <w:rFonts w:asciiTheme="minorEastAsia" w:eastAsiaTheme="minorEastAsia" w:hAnsiTheme="minorEastAsia"/>
                <w:color w:val="000000"/>
                <w:sz w:val="18"/>
                <w:szCs w:val="18"/>
              </w:rPr>
              <w:t>号</w:t>
            </w:r>
            <w:r w:rsidR="00F46CC9">
              <w:rPr>
                <w:rFonts w:asciiTheme="minorEastAsia" w:eastAsiaTheme="minorEastAsia" w:hAnsiTheme="minorEastAsia" w:hint="eastAsia"/>
                <w:color w:val="000000"/>
                <w:sz w:val="18"/>
                <w:szCs w:val="18"/>
              </w:rPr>
              <w:t>，</w:t>
            </w:r>
            <w:r w:rsidR="00F46CC9">
              <w:rPr>
                <w:rFonts w:asciiTheme="minorEastAsia" w:eastAsiaTheme="minorEastAsia" w:hAnsiTheme="minorEastAsia"/>
                <w:color w:val="000000"/>
                <w:sz w:val="18"/>
                <w:szCs w:val="18"/>
              </w:rPr>
              <w:t>通过商户入驻</w:t>
            </w:r>
            <w:r w:rsidR="00F46CC9">
              <w:rPr>
                <w:rFonts w:asciiTheme="minorEastAsia" w:eastAsiaTheme="minorEastAsia" w:hAnsiTheme="minorEastAsia" w:hint="eastAsia"/>
                <w:color w:val="000000"/>
                <w:sz w:val="18"/>
                <w:szCs w:val="18"/>
              </w:rPr>
              <w:t>结果</w:t>
            </w:r>
            <w:r w:rsidR="00F46CC9">
              <w:rPr>
                <w:rFonts w:asciiTheme="minorEastAsia" w:eastAsiaTheme="minorEastAsia" w:hAnsiTheme="minorEastAsia"/>
                <w:color w:val="000000"/>
                <w:sz w:val="18"/>
                <w:szCs w:val="18"/>
              </w:rPr>
              <w:t>查询</w:t>
            </w:r>
            <w:r w:rsidR="00F46CC9">
              <w:rPr>
                <w:rFonts w:asciiTheme="minorEastAsia" w:eastAsiaTheme="minorEastAsia" w:hAnsiTheme="minorEastAsia" w:hint="eastAsia"/>
                <w:color w:val="000000"/>
                <w:sz w:val="18"/>
                <w:szCs w:val="18"/>
              </w:rPr>
              <w:t>接口</w:t>
            </w:r>
            <w:r w:rsidR="00F46CC9">
              <w:rPr>
                <w:rFonts w:asciiTheme="minorEastAsia" w:eastAsiaTheme="minorEastAsia" w:hAnsiTheme="minorEastAsia"/>
                <w:color w:val="000000"/>
                <w:sz w:val="18"/>
                <w:szCs w:val="18"/>
              </w:rPr>
              <w:t>获取。</w:t>
            </w:r>
          </w:p>
        </w:tc>
        <w:tc>
          <w:tcPr>
            <w:tcW w:w="414" w:type="pct"/>
            <w:tcBorders>
              <w:top w:val="single" w:sz="4" w:space="0" w:color="auto"/>
              <w:left w:val="single" w:sz="4" w:space="0" w:color="auto"/>
              <w:bottom w:val="single" w:sz="4" w:space="0" w:color="auto"/>
              <w:right w:val="single" w:sz="4" w:space="0" w:color="auto"/>
            </w:tcBorders>
          </w:tcPr>
          <w:p w14:paraId="06423ADB"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tcPr>
          <w:p w14:paraId="35D89949"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337" w:type="pct"/>
            <w:tcBorders>
              <w:top w:val="single" w:sz="4" w:space="0" w:color="auto"/>
              <w:left w:val="single" w:sz="4" w:space="0" w:color="auto"/>
              <w:bottom w:val="single" w:sz="4" w:space="0" w:color="auto"/>
              <w:right w:val="single" w:sz="4" w:space="0" w:color="auto"/>
            </w:tcBorders>
          </w:tcPr>
          <w:p w14:paraId="517D590E"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50CE4CF2" w14:textId="1846E995" w:rsidR="00E7504F" w:rsidRPr="00123A3A" w:rsidRDefault="00B52F88" w:rsidP="00C11757">
            <w:pPr>
              <w:pStyle w:val="af0"/>
              <w:spacing w:line="240" w:lineRule="auto"/>
              <w:jc w:val="both"/>
              <w:rPr>
                <w:rFonts w:asciiTheme="minorHAnsi" w:eastAsiaTheme="minorEastAsia" w:hAnsiTheme="minorHAnsi"/>
                <w:sz w:val="18"/>
                <w:szCs w:val="18"/>
              </w:rPr>
            </w:pPr>
            <w:r w:rsidRPr="00B52F88">
              <w:rPr>
                <w:rFonts w:asciiTheme="minorHAnsi" w:eastAsiaTheme="minorEastAsia" w:hAnsiTheme="minorHAnsi"/>
                <w:sz w:val="18"/>
                <w:szCs w:val="18"/>
              </w:rPr>
              <w:t>226801000000002315934</w:t>
            </w:r>
          </w:p>
        </w:tc>
      </w:tr>
      <w:tr w:rsidR="00E7504F" w:rsidRPr="005E0BC6" w14:paraId="514DFF74" w14:textId="77777777" w:rsidTr="00C11757">
        <w:trPr>
          <w:trHeight w:val="287"/>
        </w:trPr>
        <w:tc>
          <w:tcPr>
            <w:tcW w:w="259" w:type="pct"/>
            <w:tcBorders>
              <w:top w:val="single" w:sz="4" w:space="0" w:color="auto"/>
              <w:left w:val="single" w:sz="4" w:space="0" w:color="auto"/>
              <w:bottom w:val="single" w:sz="4" w:space="0" w:color="auto"/>
              <w:right w:val="single" w:sz="4" w:space="0" w:color="auto"/>
            </w:tcBorders>
            <w:vAlign w:val="center"/>
          </w:tcPr>
          <w:p w14:paraId="3A25B5A2" w14:textId="77777777" w:rsidR="00E7504F" w:rsidRPr="005E0BC6" w:rsidRDefault="00E7504F" w:rsidP="006A0DBC">
            <w:pPr>
              <w:pStyle w:val="a6"/>
              <w:numPr>
                <w:ilvl w:val="0"/>
                <w:numId w:val="67"/>
              </w:numPr>
              <w:ind w:firstLineChars="0"/>
              <w:rPr>
                <w:rFonts w:asciiTheme="minorEastAsia" w:eastAsiaTheme="minorEastAsia" w:hAnsiTheme="minorEastAsia"/>
                <w:i/>
                <w:sz w:val="18"/>
                <w:szCs w:val="18"/>
              </w:rPr>
            </w:pPr>
          </w:p>
        </w:tc>
        <w:tc>
          <w:tcPr>
            <w:tcW w:w="625" w:type="pct"/>
            <w:shd w:val="clear" w:color="auto" w:fill="FFFFFF"/>
          </w:tcPr>
          <w:p w14:paraId="53B5C8D0"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sz w:val="18"/>
                <w:szCs w:val="18"/>
              </w:rPr>
              <w:t>F</w:t>
            </w:r>
            <w:r w:rsidRPr="00123A3A">
              <w:rPr>
                <w:rFonts w:asciiTheme="minorHAnsi" w:eastAsiaTheme="minorEastAsia" w:hAnsiTheme="minorHAnsi"/>
                <w:sz w:val="18"/>
                <w:szCs w:val="18"/>
              </w:rPr>
              <w:t>und</w:t>
            </w:r>
            <w:r w:rsidRPr="00123A3A">
              <w:rPr>
                <w:rFonts w:asciiTheme="minorHAnsi" w:eastAsiaTheme="minorEastAsia" w:hAnsiTheme="minorHAnsi" w:hint="eastAsia"/>
                <w:sz w:val="18"/>
                <w:szCs w:val="18"/>
              </w:rPr>
              <w:t>Code</w:t>
            </w:r>
          </w:p>
        </w:tc>
        <w:tc>
          <w:tcPr>
            <w:tcW w:w="1267" w:type="pct"/>
            <w:shd w:val="clear" w:color="auto" w:fill="FFFFFF"/>
          </w:tcPr>
          <w:p w14:paraId="7FE5BFE8"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基金代码。</w:t>
            </w:r>
            <w:r w:rsidRPr="00891745">
              <w:rPr>
                <w:rFonts w:asciiTheme="minorHAnsi" w:eastAsiaTheme="minorEastAsia" w:hAnsiTheme="minorHAnsi"/>
                <w:sz w:val="18"/>
                <w:szCs w:val="18"/>
              </w:rPr>
              <w:t>目前默认填</w:t>
            </w:r>
            <w:r w:rsidRPr="00891745">
              <w:rPr>
                <w:rFonts w:asciiTheme="minorHAnsi" w:eastAsiaTheme="minorEastAsia" w:hAnsiTheme="minorHAnsi"/>
                <w:sz w:val="18"/>
                <w:szCs w:val="18"/>
              </w:rPr>
              <w:t>001529</w:t>
            </w:r>
            <w:r w:rsidRPr="00891745">
              <w:rPr>
                <w:rFonts w:asciiTheme="minorHAnsi" w:eastAsiaTheme="minorEastAsia" w:hAnsiTheme="minorHAnsi"/>
                <w:sz w:val="18"/>
                <w:szCs w:val="18"/>
              </w:rPr>
              <w:t>，代表余利宝。</w:t>
            </w:r>
          </w:p>
        </w:tc>
        <w:tc>
          <w:tcPr>
            <w:tcW w:w="414" w:type="pct"/>
            <w:tcBorders>
              <w:top w:val="single" w:sz="4" w:space="0" w:color="auto"/>
              <w:left w:val="single" w:sz="4" w:space="0" w:color="auto"/>
              <w:bottom w:val="single" w:sz="4" w:space="0" w:color="auto"/>
              <w:right w:val="single" w:sz="4" w:space="0" w:color="auto"/>
            </w:tcBorders>
          </w:tcPr>
          <w:p w14:paraId="2C001A26"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tcPr>
          <w:p w14:paraId="1AF7E8D1"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25</w:t>
            </w:r>
          </w:p>
        </w:tc>
        <w:tc>
          <w:tcPr>
            <w:tcW w:w="337" w:type="pct"/>
            <w:tcBorders>
              <w:top w:val="single" w:sz="4" w:space="0" w:color="auto"/>
              <w:left w:val="single" w:sz="4" w:space="0" w:color="auto"/>
              <w:bottom w:val="single" w:sz="4" w:space="0" w:color="auto"/>
              <w:right w:val="single" w:sz="4" w:space="0" w:color="auto"/>
            </w:tcBorders>
          </w:tcPr>
          <w:p w14:paraId="33AB5891"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4F7186D2"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891745">
              <w:rPr>
                <w:rFonts w:asciiTheme="minorHAnsi" w:eastAsiaTheme="minorEastAsia" w:hAnsiTheme="minorHAnsi"/>
                <w:sz w:val="18"/>
                <w:szCs w:val="18"/>
              </w:rPr>
              <w:t>001529</w:t>
            </w:r>
          </w:p>
        </w:tc>
      </w:tr>
      <w:tr w:rsidR="00E7504F" w:rsidRPr="005E0BC6" w14:paraId="0F699D00" w14:textId="77777777" w:rsidTr="00C11757">
        <w:trPr>
          <w:trHeight w:val="287"/>
        </w:trPr>
        <w:tc>
          <w:tcPr>
            <w:tcW w:w="259" w:type="pct"/>
            <w:tcBorders>
              <w:top w:val="single" w:sz="4" w:space="0" w:color="auto"/>
              <w:left w:val="single" w:sz="4" w:space="0" w:color="auto"/>
              <w:bottom w:val="single" w:sz="4" w:space="0" w:color="auto"/>
              <w:right w:val="single" w:sz="4" w:space="0" w:color="auto"/>
            </w:tcBorders>
            <w:vAlign w:val="center"/>
          </w:tcPr>
          <w:p w14:paraId="384DE4D3" w14:textId="77777777" w:rsidR="00E7504F" w:rsidRPr="005E0BC6" w:rsidRDefault="00E7504F" w:rsidP="006A0DBC">
            <w:pPr>
              <w:pStyle w:val="a6"/>
              <w:numPr>
                <w:ilvl w:val="0"/>
                <w:numId w:val="67"/>
              </w:numPr>
              <w:ind w:firstLineChars="0"/>
              <w:rPr>
                <w:rFonts w:asciiTheme="minorEastAsia" w:eastAsiaTheme="minorEastAsia" w:hAnsiTheme="minorEastAsia"/>
                <w:i/>
                <w:sz w:val="18"/>
                <w:szCs w:val="18"/>
              </w:rPr>
            </w:pPr>
          </w:p>
        </w:tc>
        <w:tc>
          <w:tcPr>
            <w:tcW w:w="625" w:type="pct"/>
            <w:shd w:val="clear" w:color="auto" w:fill="FFFFFF"/>
            <w:hideMark/>
          </w:tcPr>
          <w:p w14:paraId="1F504AC5"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sz w:val="18"/>
                <w:szCs w:val="18"/>
              </w:rPr>
              <w:t>O</w:t>
            </w:r>
            <w:r w:rsidRPr="00C8687A">
              <w:rPr>
                <w:rFonts w:asciiTheme="minorHAnsi" w:eastAsiaTheme="minorEastAsia" w:hAnsiTheme="minorHAnsi"/>
                <w:sz w:val="18"/>
                <w:szCs w:val="18"/>
              </w:rPr>
              <w:t>utTradeNo</w:t>
            </w:r>
          </w:p>
        </w:tc>
        <w:tc>
          <w:tcPr>
            <w:tcW w:w="1267" w:type="pct"/>
            <w:shd w:val="clear" w:color="auto" w:fill="FFFFFF"/>
            <w:hideMark/>
          </w:tcPr>
          <w:p w14:paraId="6651326B"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外部交易流水号。</w:t>
            </w:r>
            <w:r w:rsidRPr="00123A3A">
              <w:rPr>
                <w:rFonts w:asciiTheme="minorHAnsi" w:eastAsiaTheme="minorEastAsia" w:hAnsiTheme="minorHAnsi" w:hint="eastAsia"/>
                <w:sz w:val="18"/>
                <w:szCs w:val="18"/>
              </w:rPr>
              <w:t>做</w:t>
            </w:r>
            <w:r w:rsidRPr="00123A3A">
              <w:rPr>
                <w:rFonts w:asciiTheme="minorHAnsi" w:eastAsiaTheme="minorEastAsia" w:hAnsiTheme="minorHAnsi"/>
                <w:sz w:val="18"/>
                <w:szCs w:val="18"/>
              </w:rPr>
              <w:t>幂</w:t>
            </w:r>
            <w:r w:rsidRPr="00123A3A">
              <w:rPr>
                <w:rFonts w:asciiTheme="minorHAnsi" w:eastAsiaTheme="minorEastAsia" w:hAnsiTheme="minorHAnsi" w:hint="eastAsia"/>
                <w:sz w:val="18"/>
                <w:szCs w:val="18"/>
              </w:rPr>
              <w:t>等性控制，</w:t>
            </w:r>
            <w:r w:rsidRPr="00123A3A">
              <w:rPr>
                <w:rFonts w:asciiTheme="minorHAnsi" w:eastAsiaTheme="minorEastAsia" w:hAnsiTheme="minorHAnsi"/>
                <w:sz w:val="18"/>
                <w:szCs w:val="18"/>
              </w:rPr>
              <w:t>另</w:t>
            </w:r>
            <w:r w:rsidRPr="00123A3A">
              <w:rPr>
                <w:rFonts w:asciiTheme="minorHAnsi" w:eastAsiaTheme="minorEastAsia" w:hAnsiTheme="minorHAnsi" w:hint="eastAsia"/>
                <w:sz w:val="18"/>
                <w:szCs w:val="18"/>
              </w:rPr>
              <w:t>外申</w:t>
            </w:r>
            <w:r w:rsidRPr="00123A3A">
              <w:rPr>
                <w:rFonts w:asciiTheme="minorHAnsi" w:eastAsiaTheme="minorEastAsia" w:hAnsiTheme="minorHAnsi"/>
                <w:sz w:val="18"/>
                <w:szCs w:val="18"/>
              </w:rPr>
              <w:t>请</w:t>
            </w:r>
            <w:r w:rsidRPr="00123A3A">
              <w:rPr>
                <w:rFonts w:asciiTheme="minorHAnsi" w:eastAsiaTheme="minorEastAsia" w:hAnsiTheme="minorHAnsi" w:hint="eastAsia"/>
                <w:sz w:val="18"/>
                <w:szCs w:val="18"/>
              </w:rPr>
              <w:t>和</w:t>
            </w:r>
            <w:r w:rsidRPr="00123A3A">
              <w:rPr>
                <w:rFonts w:asciiTheme="minorHAnsi" w:eastAsiaTheme="minorEastAsia" w:hAnsiTheme="minorHAnsi"/>
                <w:sz w:val="18"/>
                <w:szCs w:val="18"/>
              </w:rPr>
              <w:t>确认</w:t>
            </w:r>
            <w:r w:rsidRPr="00123A3A">
              <w:rPr>
                <w:rFonts w:asciiTheme="minorHAnsi" w:eastAsiaTheme="minorEastAsia" w:hAnsiTheme="minorHAnsi" w:hint="eastAsia"/>
                <w:sz w:val="18"/>
                <w:szCs w:val="18"/>
              </w:rPr>
              <w:t>同一</w:t>
            </w:r>
            <w:r w:rsidRPr="00123A3A">
              <w:rPr>
                <w:rFonts w:asciiTheme="minorHAnsi" w:eastAsiaTheme="minorEastAsia" w:hAnsiTheme="minorHAnsi"/>
                <w:sz w:val="18"/>
                <w:szCs w:val="18"/>
              </w:rPr>
              <w:t>笔业务</w:t>
            </w:r>
            <w:r w:rsidRPr="00123A3A">
              <w:rPr>
                <w:rFonts w:asciiTheme="minorHAnsi" w:eastAsiaTheme="minorEastAsia" w:hAnsiTheme="minorHAnsi" w:hint="eastAsia"/>
                <w:sz w:val="18"/>
                <w:szCs w:val="18"/>
              </w:rPr>
              <w:t>操作</w:t>
            </w:r>
            <w:r w:rsidRPr="00123A3A">
              <w:rPr>
                <w:rFonts w:asciiTheme="minorHAnsi" w:eastAsiaTheme="minorEastAsia" w:hAnsiTheme="minorHAnsi"/>
                <w:sz w:val="18"/>
                <w:szCs w:val="18"/>
              </w:rPr>
              <w:t>时</w:t>
            </w:r>
            <w:r w:rsidRPr="00123A3A">
              <w:rPr>
                <w:rFonts w:asciiTheme="minorHAnsi" w:eastAsiaTheme="minorEastAsia" w:hAnsiTheme="minorHAnsi" w:hint="eastAsia"/>
                <w:sz w:val="18"/>
                <w:szCs w:val="18"/>
              </w:rPr>
              <w:t>必</w:t>
            </w:r>
            <w:r w:rsidRPr="00123A3A">
              <w:rPr>
                <w:rFonts w:asciiTheme="minorHAnsi" w:eastAsiaTheme="minorEastAsia" w:hAnsiTheme="minorHAnsi"/>
                <w:sz w:val="18"/>
                <w:szCs w:val="18"/>
              </w:rPr>
              <w:t>须传</w:t>
            </w:r>
            <w:r w:rsidRPr="00123A3A">
              <w:rPr>
                <w:rFonts w:asciiTheme="minorHAnsi" w:eastAsiaTheme="minorEastAsia" w:hAnsiTheme="minorHAnsi" w:hint="eastAsia"/>
                <w:sz w:val="18"/>
                <w:szCs w:val="18"/>
              </w:rPr>
              <w:t>相同流水号</w:t>
            </w:r>
          </w:p>
        </w:tc>
        <w:tc>
          <w:tcPr>
            <w:tcW w:w="414" w:type="pct"/>
            <w:tcBorders>
              <w:top w:val="single" w:sz="4" w:space="0" w:color="auto"/>
              <w:left w:val="single" w:sz="4" w:space="0" w:color="auto"/>
              <w:bottom w:val="single" w:sz="4" w:space="0" w:color="auto"/>
              <w:right w:val="single" w:sz="4" w:space="0" w:color="auto"/>
            </w:tcBorders>
            <w:hideMark/>
          </w:tcPr>
          <w:p w14:paraId="54081E51"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hideMark/>
          </w:tcPr>
          <w:p w14:paraId="567FF565"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64</w:t>
            </w:r>
          </w:p>
        </w:tc>
        <w:tc>
          <w:tcPr>
            <w:tcW w:w="337" w:type="pct"/>
            <w:tcBorders>
              <w:top w:val="single" w:sz="4" w:space="0" w:color="auto"/>
              <w:left w:val="single" w:sz="4" w:space="0" w:color="auto"/>
              <w:bottom w:val="single" w:sz="4" w:space="0" w:color="auto"/>
              <w:right w:val="single" w:sz="4" w:space="0" w:color="auto"/>
            </w:tcBorders>
            <w:hideMark/>
          </w:tcPr>
          <w:p w14:paraId="05F61A15"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ME</w:t>
            </w:r>
          </w:p>
        </w:tc>
        <w:tc>
          <w:tcPr>
            <w:tcW w:w="1840" w:type="pct"/>
            <w:tcBorders>
              <w:top w:val="single" w:sz="4" w:space="0" w:color="auto"/>
              <w:left w:val="single" w:sz="4" w:space="0" w:color="auto"/>
              <w:bottom w:val="single" w:sz="4" w:space="0" w:color="auto"/>
              <w:right w:val="single" w:sz="4" w:space="0" w:color="auto"/>
            </w:tcBorders>
            <w:hideMark/>
          </w:tcPr>
          <w:p w14:paraId="4D534ACE"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20151229113030000000000000000001</w:t>
            </w:r>
          </w:p>
        </w:tc>
      </w:tr>
    </w:tbl>
    <w:p w14:paraId="61B8CC82" w14:textId="77777777" w:rsidR="00E7504F" w:rsidRPr="00EA28AE" w:rsidRDefault="00E7504F" w:rsidP="00E7504F"/>
    <w:p w14:paraId="098A8A52" w14:textId="77777777" w:rsidR="00E7504F" w:rsidRDefault="00E7504F" w:rsidP="00E7504F">
      <w:pPr>
        <w:pStyle w:val="4"/>
        <w:numPr>
          <w:ilvl w:val="0"/>
          <w:numId w:val="0"/>
        </w:numPr>
        <w:ind w:left="864" w:hanging="864"/>
      </w:pPr>
      <w:r>
        <w:rPr>
          <w:rFonts w:hint="eastAsia"/>
        </w:rPr>
        <w:t>应答</w:t>
      </w:r>
      <w:r>
        <w:t>报文</w:t>
      </w:r>
    </w:p>
    <w:tbl>
      <w:tblPr>
        <w:tblStyle w:val="a9"/>
        <w:tblW w:w="5000" w:type="pct"/>
        <w:tblLook w:val="04A0" w:firstRow="1" w:lastRow="0" w:firstColumn="1" w:lastColumn="0" w:noHBand="0" w:noVBand="1"/>
      </w:tblPr>
      <w:tblGrid>
        <w:gridCol w:w="398"/>
        <w:gridCol w:w="1122"/>
        <w:gridCol w:w="1311"/>
        <w:gridCol w:w="1312"/>
        <w:gridCol w:w="559"/>
        <w:gridCol w:w="458"/>
        <w:gridCol w:w="3136"/>
      </w:tblGrid>
      <w:tr w:rsidR="00E7504F" w:rsidRPr="004D3EB7" w14:paraId="6C26B66A" w14:textId="77777777" w:rsidTr="00C11757">
        <w:trPr>
          <w:trHeight w:val="324"/>
        </w:trPr>
        <w:tc>
          <w:tcPr>
            <w:tcW w:w="240" w:type="pct"/>
            <w:tcBorders>
              <w:top w:val="single" w:sz="4" w:space="0" w:color="auto"/>
              <w:left w:val="single" w:sz="4" w:space="0" w:color="auto"/>
              <w:bottom w:val="single" w:sz="4" w:space="0" w:color="auto"/>
              <w:right w:val="single" w:sz="4" w:space="0" w:color="auto"/>
            </w:tcBorders>
            <w:shd w:val="clear" w:color="auto" w:fill="E0E0E0"/>
            <w:vAlign w:val="center"/>
          </w:tcPr>
          <w:p w14:paraId="22E91F44" w14:textId="77777777" w:rsidR="00E7504F" w:rsidRPr="004D3EB7" w:rsidRDefault="00E7504F" w:rsidP="00C11757">
            <w:pPr>
              <w:rPr>
                <w:rFonts w:asciiTheme="minorEastAsia" w:eastAsiaTheme="minorEastAsia" w:hAnsiTheme="minorEastAsia"/>
                <w:b/>
                <w:sz w:val="18"/>
                <w:szCs w:val="18"/>
              </w:rPr>
            </w:pPr>
            <w:r w:rsidRPr="004D3EB7">
              <w:rPr>
                <w:rFonts w:asciiTheme="minorEastAsia" w:eastAsiaTheme="minorEastAsia" w:hAnsiTheme="minorEastAsia" w:cs="Courier New"/>
                <w:b/>
                <w:sz w:val="18"/>
                <w:szCs w:val="18"/>
              </w:rPr>
              <w:t>序号</w:t>
            </w:r>
          </w:p>
        </w:tc>
        <w:tc>
          <w:tcPr>
            <w:tcW w:w="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614560" w14:textId="77777777" w:rsidR="00E7504F" w:rsidRPr="004D3EB7" w:rsidRDefault="00E7504F" w:rsidP="00C11757">
            <w:pPr>
              <w:rPr>
                <w:rFonts w:asciiTheme="minorEastAsia" w:eastAsiaTheme="minorEastAsia" w:hAnsiTheme="minorEastAsia"/>
                <w:b/>
                <w:sz w:val="18"/>
                <w:szCs w:val="18"/>
              </w:rPr>
            </w:pPr>
            <w:r w:rsidRPr="004D3EB7">
              <w:rPr>
                <w:rFonts w:asciiTheme="minorEastAsia" w:eastAsiaTheme="minorEastAsia" w:hAnsiTheme="minorEastAsia" w:hint="eastAsia"/>
                <w:b/>
                <w:sz w:val="18"/>
                <w:szCs w:val="18"/>
              </w:rPr>
              <w:t>参数名</w:t>
            </w:r>
          </w:p>
        </w:tc>
        <w:tc>
          <w:tcPr>
            <w:tcW w:w="7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AF4D45" w14:textId="77777777" w:rsidR="00E7504F" w:rsidRPr="004D3EB7" w:rsidRDefault="00E7504F" w:rsidP="00C11757">
            <w:pPr>
              <w:rPr>
                <w:rFonts w:asciiTheme="minorEastAsia" w:eastAsiaTheme="minorEastAsia" w:hAnsiTheme="minorEastAsia"/>
                <w:b/>
                <w:sz w:val="18"/>
                <w:szCs w:val="18"/>
              </w:rPr>
            </w:pPr>
            <w:r w:rsidRPr="004D3EB7">
              <w:rPr>
                <w:rFonts w:asciiTheme="minorEastAsia" w:eastAsiaTheme="minorEastAsia" w:hAnsiTheme="minorEastAsia" w:hint="eastAsia"/>
                <w:b/>
                <w:sz w:val="18"/>
                <w:szCs w:val="18"/>
              </w:rPr>
              <w:t>参数描述</w:t>
            </w:r>
          </w:p>
        </w:tc>
        <w:tc>
          <w:tcPr>
            <w:tcW w:w="7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33F7EE" w14:textId="77777777" w:rsidR="00E7504F" w:rsidRPr="004D3EB7" w:rsidRDefault="00E7504F" w:rsidP="00C11757">
            <w:pPr>
              <w:rPr>
                <w:rFonts w:asciiTheme="minorEastAsia" w:eastAsiaTheme="minorEastAsia" w:hAnsiTheme="minorEastAsia"/>
                <w:b/>
                <w:sz w:val="18"/>
                <w:szCs w:val="18"/>
              </w:rPr>
            </w:pPr>
            <w:r w:rsidRPr="004D3EB7">
              <w:rPr>
                <w:rFonts w:asciiTheme="minorEastAsia" w:eastAsiaTheme="minorEastAsia" w:hAnsiTheme="minorEastAsia" w:hint="eastAsia"/>
                <w:b/>
                <w:sz w:val="18"/>
                <w:szCs w:val="18"/>
              </w:rPr>
              <w:t>数据类型</w:t>
            </w:r>
          </w:p>
        </w:tc>
        <w:tc>
          <w:tcPr>
            <w:tcW w:w="3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BB3137" w14:textId="77777777" w:rsidR="00E7504F" w:rsidRPr="004D3EB7" w:rsidRDefault="00E7504F" w:rsidP="00C11757">
            <w:pPr>
              <w:rPr>
                <w:rFonts w:asciiTheme="minorEastAsia" w:eastAsiaTheme="minorEastAsia" w:hAnsiTheme="minorEastAsia"/>
                <w:b/>
                <w:sz w:val="18"/>
                <w:szCs w:val="18"/>
              </w:rPr>
            </w:pPr>
            <w:r w:rsidRPr="004D3EB7">
              <w:rPr>
                <w:rFonts w:asciiTheme="minorEastAsia" w:eastAsiaTheme="minorEastAsia" w:hAnsiTheme="minorEastAsia" w:hint="eastAsia"/>
                <w:b/>
                <w:sz w:val="18"/>
                <w:szCs w:val="18"/>
              </w:rPr>
              <w:t>长度</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5BEDF5" w14:textId="77777777" w:rsidR="00E7504F" w:rsidRPr="004D3EB7" w:rsidRDefault="00E7504F" w:rsidP="00C11757">
            <w:pPr>
              <w:rPr>
                <w:rFonts w:asciiTheme="minorEastAsia" w:eastAsiaTheme="minorEastAsia" w:hAnsiTheme="minorEastAsia"/>
                <w:b/>
                <w:sz w:val="18"/>
                <w:szCs w:val="18"/>
              </w:rPr>
            </w:pPr>
            <w:r w:rsidRPr="004D3EB7">
              <w:rPr>
                <w:rFonts w:asciiTheme="minorEastAsia" w:eastAsiaTheme="minorEastAsia" w:hAnsiTheme="minorEastAsia" w:hint="eastAsia"/>
                <w:b/>
                <w:sz w:val="18"/>
                <w:szCs w:val="18"/>
              </w:rPr>
              <w:t>出现要求</w:t>
            </w:r>
          </w:p>
        </w:tc>
        <w:tc>
          <w:tcPr>
            <w:tcW w:w="18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C4CE2E" w14:textId="77777777" w:rsidR="00E7504F" w:rsidRPr="004D3EB7" w:rsidRDefault="00E7504F" w:rsidP="00C11757">
            <w:pPr>
              <w:rPr>
                <w:rFonts w:asciiTheme="minorEastAsia" w:eastAsiaTheme="minorEastAsia" w:hAnsiTheme="minorEastAsia"/>
                <w:b/>
                <w:sz w:val="18"/>
                <w:szCs w:val="18"/>
              </w:rPr>
            </w:pPr>
            <w:r w:rsidRPr="004D3EB7">
              <w:rPr>
                <w:rFonts w:asciiTheme="minorEastAsia" w:eastAsiaTheme="minorEastAsia" w:hAnsiTheme="minorEastAsia" w:hint="eastAsia"/>
                <w:b/>
                <w:sz w:val="18"/>
                <w:szCs w:val="18"/>
              </w:rPr>
              <w:t>示例</w:t>
            </w:r>
          </w:p>
        </w:tc>
      </w:tr>
      <w:tr w:rsidR="00E7504F" w:rsidRPr="004D3EB7" w14:paraId="01D732AC"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2430FC84" w14:textId="77777777" w:rsidR="00E7504F" w:rsidRPr="004D3EB7" w:rsidRDefault="00E7504F" w:rsidP="006A0DBC">
            <w:pPr>
              <w:pStyle w:val="a6"/>
              <w:numPr>
                <w:ilvl w:val="0"/>
                <w:numId w:val="68"/>
              </w:numPr>
              <w:ind w:firstLineChars="0"/>
              <w:rPr>
                <w:rFonts w:asciiTheme="minorEastAsia" w:eastAsiaTheme="minorEastAsia" w:hAnsiTheme="minorEastAsia"/>
                <w:sz w:val="18"/>
                <w:szCs w:val="18"/>
              </w:rPr>
            </w:pPr>
          </w:p>
        </w:tc>
        <w:tc>
          <w:tcPr>
            <w:tcW w:w="676" w:type="pct"/>
            <w:shd w:val="clear" w:color="auto" w:fill="FFFFFF"/>
            <w:hideMark/>
          </w:tcPr>
          <w:p w14:paraId="06541F1C" w14:textId="77777777" w:rsidR="00E7504F" w:rsidRPr="004D3EB7" w:rsidRDefault="00E7504F" w:rsidP="00C11757">
            <w:pPr>
              <w:rPr>
                <w:rFonts w:asciiTheme="minorHAnsi" w:eastAsiaTheme="minorEastAsia" w:hAnsiTheme="minorHAnsi"/>
                <w:sz w:val="18"/>
                <w:szCs w:val="18"/>
              </w:rPr>
            </w:pPr>
            <w:r>
              <w:rPr>
                <w:rFonts w:asciiTheme="minorHAnsi" w:eastAsiaTheme="minorEastAsia" w:hAnsiTheme="minorHAnsi"/>
                <w:sz w:val="18"/>
                <w:szCs w:val="18"/>
              </w:rPr>
              <w:t>R</w:t>
            </w:r>
            <w:r w:rsidRPr="004D3EB7">
              <w:rPr>
                <w:rFonts w:asciiTheme="minorHAnsi" w:eastAsiaTheme="minorEastAsia" w:hAnsiTheme="minorHAnsi" w:hint="eastAsia"/>
                <w:sz w:val="18"/>
                <w:szCs w:val="18"/>
              </w:rPr>
              <w:t>espInfo</w:t>
            </w:r>
          </w:p>
        </w:tc>
        <w:tc>
          <w:tcPr>
            <w:tcW w:w="790" w:type="pct"/>
            <w:shd w:val="clear" w:color="auto" w:fill="FFFFFF"/>
            <w:hideMark/>
          </w:tcPr>
          <w:p w14:paraId="643A2FC4"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返回</w:t>
            </w:r>
            <w:r w:rsidRPr="004D3EB7">
              <w:rPr>
                <w:rFonts w:asciiTheme="minorHAnsi" w:eastAsiaTheme="minorEastAsia" w:hAnsiTheme="minorHAnsi"/>
                <w:sz w:val="18"/>
                <w:szCs w:val="18"/>
              </w:rPr>
              <w:t>码组</w:t>
            </w:r>
            <w:r w:rsidRPr="004D3EB7">
              <w:rPr>
                <w:rFonts w:asciiTheme="minorHAnsi" w:eastAsiaTheme="minorEastAsia" w:hAnsiTheme="minorHAnsi" w:hint="eastAsia"/>
                <w:sz w:val="18"/>
                <w:szCs w:val="18"/>
              </w:rPr>
              <w:t>件</w:t>
            </w:r>
          </w:p>
        </w:tc>
        <w:tc>
          <w:tcPr>
            <w:tcW w:w="791" w:type="pct"/>
            <w:tcBorders>
              <w:top w:val="single" w:sz="4" w:space="0" w:color="auto"/>
              <w:left w:val="single" w:sz="4" w:space="0" w:color="auto"/>
              <w:bottom w:val="single" w:sz="4" w:space="0" w:color="auto"/>
              <w:right w:val="single" w:sz="4" w:space="0" w:color="auto"/>
            </w:tcBorders>
            <w:hideMark/>
          </w:tcPr>
          <w:p w14:paraId="27474DB1"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w:t>
            </w:r>
            <w:r w:rsidRPr="004D3EB7">
              <w:rPr>
                <w:rFonts w:asciiTheme="minorHAnsi" w:eastAsiaTheme="minorEastAsia" w:hAnsiTheme="minorHAnsi" w:hint="eastAsia"/>
                <w:sz w:val="18"/>
                <w:szCs w:val="18"/>
              </w:rPr>
              <w:t>返回码</w:t>
            </w:r>
            <w:r w:rsidRPr="004D3EB7">
              <w:rPr>
                <w:rFonts w:asciiTheme="minorHAnsi" w:eastAsiaTheme="minorEastAsia" w:hAnsiTheme="minorHAnsi" w:hint="eastAsia"/>
                <w:sz w:val="18"/>
                <w:szCs w:val="18"/>
              </w:rPr>
              <w:t>]</w:t>
            </w:r>
            <w:r w:rsidRPr="004D3EB7">
              <w:rPr>
                <w:rFonts w:asciiTheme="minorHAnsi" w:eastAsiaTheme="minorEastAsia" w:hAnsiTheme="minorHAnsi" w:hint="eastAsia"/>
                <w:sz w:val="18"/>
                <w:szCs w:val="18"/>
              </w:rPr>
              <w:t>对象</w:t>
            </w:r>
          </w:p>
        </w:tc>
        <w:tc>
          <w:tcPr>
            <w:tcW w:w="337" w:type="pct"/>
            <w:tcBorders>
              <w:top w:val="single" w:sz="4" w:space="0" w:color="auto"/>
              <w:left w:val="single" w:sz="4" w:space="0" w:color="auto"/>
              <w:bottom w:val="single" w:sz="4" w:space="0" w:color="auto"/>
              <w:right w:val="single" w:sz="4" w:space="0" w:color="auto"/>
            </w:tcBorders>
            <w:hideMark/>
          </w:tcPr>
          <w:p w14:paraId="757C50D2" w14:textId="77777777" w:rsidR="00E7504F" w:rsidRPr="004D3EB7" w:rsidRDefault="00E7504F" w:rsidP="00C11757">
            <w:pPr>
              <w:rPr>
                <w:rFonts w:asciiTheme="minorHAnsi" w:eastAsiaTheme="minorEastAsia" w:hAnsiTheme="minorHAnsi"/>
                <w:sz w:val="18"/>
                <w:szCs w:val="18"/>
              </w:rPr>
            </w:pPr>
          </w:p>
        </w:tc>
        <w:tc>
          <w:tcPr>
            <w:tcW w:w="276" w:type="pct"/>
            <w:tcBorders>
              <w:top w:val="single" w:sz="4" w:space="0" w:color="auto"/>
              <w:left w:val="single" w:sz="4" w:space="0" w:color="auto"/>
              <w:bottom w:val="single" w:sz="4" w:space="0" w:color="auto"/>
              <w:right w:val="single" w:sz="4" w:space="0" w:color="auto"/>
            </w:tcBorders>
            <w:hideMark/>
          </w:tcPr>
          <w:p w14:paraId="3D357A1B"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M</w:t>
            </w:r>
          </w:p>
        </w:tc>
        <w:tc>
          <w:tcPr>
            <w:tcW w:w="1890" w:type="pct"/>
            <w:tcBorders>
              <w:top w:val="single" w:sz="4" w:space="0" w:color="auto"/>
              <w:left w:val="single" w:sz="4" w:space="0" w:color="auto"/>
              <w:bottom w:val="single" w:sz="4" w:space="0" w:color="auto"/>
              <w:right w:val="single" w:sz="4" w:space="0" w:color="auto"/>
            </w:tcBorders>
            <w:hideMark/>
          </w:tcPr>
          <w:p w14:paraId="479A345A" w14:textId="77777777" w:rsidR="00E7504F" w:rsidRPr="004D3EB7" w:rsidRDefault="00E7504F" w:rsidP="00C11757">
            <w:pPr>
              <w:rPr>
                <w:rFonts w:asciiTheme="minorHAnsi" w:eastAsiaTheme="minorEastAsia" w:hAnsiTheme="minorHAnsi"/>
                <w:sz w:val="18"/>
                <w:szCs w:val="18"/>
              </w:rPr>
            </w:pPr>
          </w:p>
        </w:tc>
      </w:tr>
      <w:tr w:rsidR="00E7504F" w:rsidRPr="004D3EB7" w14:paraId="74F32816"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37BF9905" w14:textId="77777777" w:rsidR="00E7504F" w:rsidRPr="004D3EB7" w:rsidRDefault="00E7504F" w:rsidP="006A0DBC">
            <w:pPr>
              <w:pStyle w:val="a6"/>
              <w:numPr>
                <w:ilvl w:val="0"/>
                <w:numId w:val="68"/>
              </w:numPr>
              <w:ind w:firstLineChars="0"/>
              <w:rPr>
                <w:rFonts w:asciiTheme="minorEastAsia" w:eastAsiaTheme="minorEastAsia" w:hAnsiTheme="minorEastAsia"/>
                <w:sz w:val="18"/>
                <w:szCs w:val="18"/>
              </w:rPr>
            </w:pPr>
          </w:p>
        </w:tc>
        <w:tc>
          <w:tcPr>
            <w:tcW w:w="676" w:type="pct"/>
            <w:shd w:val="clear" w:color="auto" w:fill="FFFFFF"/>
          </w:tcPr>
          <w:p w14:paraId="4C5E38EC" w14:textId="77777777" w:rsidR="00E7504F" w:rsidRPr="004D3EB7" w:rsidRDefault="00E7504F" w:rsidP="00C11757">
            <w:pPr>
              <w:rPr>
                <w:rFonts w:asciiTheme="minorHAnsi" w:eastAsiaTheme="minorEastAsia" w:hAnsiTheme="minorHAnsi"/>
                <w:sz w:val="18"/>
                <w:szCs w:val="18"/>
              </w:rPr>
            </w:pPr>
            <w:r>
              <w:rPr>
                <w:rFonts w:asciiTheme="minorHAnsi" w:eastAsiaTheme="minorEastAsia" w:hAnsiTheme="minorHAnsi"/>
                <w:sz w:val="18"/>
                <w:szCs w:val="18"/>
              </w:rPr>
              <w:t>O</w:t>
            </w:r>
            <w:r w:rsidRPr="004D3EB7">
              <w:rPr>
                <w:rFonts w:asciiTheme="minorHAnsi" w:eastAsiaTheme="minorEastAsia" w:hAnsiTheme="minorHAnsi"/>
                <w:sz w:val="18"/>
                <w:szCs w:val="18"/>
              </w:rPr>
              <w:t>rderNo</w:t>
            </w:r>
          </w:p>
        </w:tc>
        <w:tc>
          <w:tcPr>
            <w:tcW w:w="790" w:type="pct"/>
            <w:shd w:val="clear" w:color="auto" w:fill="FFFFFF"/>
          </w:tcPr>
          <w:p w14:paraId="55BA99FD"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网商银行业务</w:t>
            </w:r>
            <w:r w:rsidRPr="004D3EB7">
              <w:rPr>
                <w:rFonts w:asciiTheme="minorHAnsi" w:eastAsiaTheme="minorEastAsia" w:hAnsiTheme="minorHAnsi"/>
                <w:sz w:val="18"/>
                <w:szCs w:val="18"/>
              </w:rPr>
              <w:t>流水号</w:t>
            </w:r>
          </w:p>
        </w:tc>
        <w:tc>
          <w:tcPr>
            <w:tcW w:w="791" w:type="pct"/>
            <w:tcBorders>
              <w:top w:val="single" w:sz="4" w:space="0" w:color="auto"/>
              <w:left w:val="single" w:sz="4" w:space="0" w:color="auto"/>
              <w:bottom w:val="single" w:sz="4" w:space="0" w:color="auto"/>
              <w:right w:val="single" w:sz="4" w:space="0" w:color="auto"/>
            </w:tcBorders>
          </w:tcPr>
          <w:p w14:paraId="72B25A18" w14:textId="77777777" w:rsidR="00E7504F" w:rsidRPr="004D3EB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37" w:type="pct"/>
            <w:tcBorders>
              <w:top w:val="single" w:sz="4" w:space="0" w:color="auto"/>
              <w:left w:val="single" w:sz="4" w:space="0" w:color="auto"/>
              <w:bottom w:val="single" w:sz="4" w:space="0" w:color="auto"/>
              <w:right w:val="single" w:sz="4" w:space="0" w:color="auto"/>
            </w:tcBorders>
          </w:tcPr>
          <w:p w14:paraId="3F374D18"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64</w:t>
            </w:r>
          </w:p>
        </w:tc>
        <w:tc>
          <w:tcPr>
            <w:tcW w:w="276" w:type="pct"/>
            <w:tcBorders>
              <w:top w:val="single" w:sz="4" w:space="0" w:color="auto"/>
              <w:left w:val="single" w:sz="4" w:space="0" w:color="auto"/>
              <w:bottom w:val="single" w:sz="4" w:space="0" w:color="auto"/>
              <w:right w:val="single" w:sz="4" w:space="0" w:color="auto"/>
            </w:tcBorders>
          </w:tcPr>
          <w:p w14:paraId="47956DA8"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M</w:t>
            </w:r>
          </w:p>
        </w:tc>
        <w:tc>
          <w:tcPr>
            <w:tcW w:w="1890" w:type="pct"/>
            <w:tcBorders>
              <w:top w:val="single" w:sz="4" w:space="0" w:color="auto"/>
              <w:left w:val="single" w:sz="4" w:space="0" w:color="auto"/>
              <w:bottom w:val="single" w:sz="4" w:space="0" w:color="auto"/>
              <w:right w:val="single" w:sz="4" w:space="0" w:color="auto"/>
            </w:tcBorders>
          </w:tcPr>
          <w:p w14:paraId="4A9C9B00"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20151229113030000000000000012345</w:t>
            </w:r>
          </w:p>
        </w:tc>
      </w:tr>
      <w:tr w:rsidR="00E7504F" w:rsidRPr="004D3EB7" w14:paraId="6D8AE1A9"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2F55D312" w14:textId="77777777" w:rsidR="00E7504F" w:rsidRPr="004D3EB7" w:rsidRDefault="00E7504F" w:rsidP="006A0DBC">
            <w:pPr>
              <w:pStyle w:val="a6"/>
              <w:numPr>
                <w:ilvl w:val="0"/>
                <w:numId w:val="68"/>
              </w:numPr>
              <w:ind w:firstLineChars="0"/>
              <w:rPr>
                <w:rFonts w:asciiTheme="minorEastAsia" w:eastAsiaTheme="minorEastAsia" w:hAnsiTheme="minorEastAsia"/>
                <w:sz w:val="18"/>
                <w:szCs w:val="18"/>
              </w:rPr>
            </w:pPr>
          </w:p>
        </w:tc>
        <w:tc>
          <w:tcPr>
            <w:tcW w:w="676" w:type="pct"/>
            <w:shd w:val="clear" w:color="auto" w:fill="FFFFFF"/>
          </w:tcPr>
          <w:p w14:paraId="0A8F35C8" w14:textId="77777777" w:rsidR="00E7504F" w:rsidRPr="004D3EB7" w:rsidRDefault="00E7504F" w:rsidP="00C11757">
            <w:pPr>
              <w:rPr>
                <w:rFonts w:asciiTheme="minorHAnsi" w:eastAsiaTheme="minorEastAsia" w:hAnsiTheme="minorHAnsi"/>
                <w:sz w:val="18"/>
                <w:szCs w:val="18"/>
              </w:rPr>
            </w:pPr>
            <w:r>
              <w:rPr>
                <w:rFonts w:asciiTheme="minorHAnsi" w:eastAsiaTheme="minorEastAsia" w:hAnsiTheme="minorHAnsi"/>
                <w:sz w:val="18"/>
                <w:szCs w:val="18"/>
              </w:rPr>
              <w:t>O</w:t>
            </w:r>
            <w:r w:rsidRPr="004D3EB7">
              <w:rPr>
                <w:rFonts w:asciiTheme="minorHAnsi" w:eastAsiaTheme="minorEastAsia" w:hAnsiTheme="minorHAnsi"/>
                <w:sz w:val="18"/>
                <w:szCs w:val="18"/>
              </w:rPr>
              <w:t>utTradeNo</w:t>
            </w:r>
          </w:p>
        </w:tc>
        <w:tc>
          <w:tcPr>
            <w:tcW w:w="790" w:type="pct"/>
            <w:shd w:val="clear" w:color="auto" w:fill="FFFFFF"/>
          </w:tcPr>
          <w:p w14:paraId="330EDDC6"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商</w:t>
            </w:r>
            <w:r w:rsidRPr="004D3EB7">
              <w:rPr>
                <w:rFonts w:asciiTheme="minorHAnsi" w:eastAsiaTheme="minorEastAsia" w:hAnsiTheme="minorHAnsi"/>
                <w:sz w:val="18"/>
                <w:szCs w:val="18"/>
              </w:rPr>
              <w:t>户业务</w:t>
            </w:r>
            <w:r w:rsidRPr="004D3EB7">
              <w:rPr>
                <w:rFonts w:asciiTheme="minorHAnsi" w:eastAsiaTheme="minorEastAsia" w:hAnsiTheme="minorHAnsi" w:hint="eastAsia"/>
                <w:sz w:val="18"/>
                <w:szCs w:val="18"/>
              </w:rPr>
              <w:t>流水号</w:t>
            </w:r>
          </w:p>
        </w:tc>
        <w:tc>
          <w:tcPr>
            <w:tcW w:w="791" w:type="pct"/>
            <w:tcBorders>
              <w:top w:val="single" w:sz="4" w:space="0" w:color="auto"/>
              <w:left w:val="single" w:sz="4" w:space="0" w:color="auto"/>
              <w:bottom w:val="single" w:sz="4" w:space="0" w:color="auto"/>
              <w:right w:val="single" w:sz="4" w:space="0" w:color="auto"/>
            </w:tcBorders>
          </w:tcPr>
          <w:p w14:paraId="5C5EBD89" w14:textId="77777777" w:rsidR="00E7504F" w:rsidRPr="004D3EB7"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37" w:type="pct"/>
            <w:tcBorders>
              <w:top w:val="single" w:sz="4" w:space="0" w:color="auto"/>
              <w:left w:val="single" w:sz="4" w:space="0" w:color="auto"/>
              <w:bottom w:val="single" w:sz="4" w:space="0" w:color="auto"/>
              <w:right w:val="single" w:sz="4" w:space="0" w:color="auto"/>
            </w:tcBorders>
          </w:tcPr>
          <w:p w14:paraId="399A0AFC"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64</w:t>
            </w:r>
          </w:p>
        </w:tc>
        <w:tc>
          <w:tcPr>
            <w:tcW w:w="276" w:type="pct"/>
            <w:tcBorders>
              <w:top w:val="single" w:sz="4" w:space="0" w:color="auto"/>
              <w:left w:val="single" w:sz="4" w:space="0" w:color="auto"/>
              <w:bottom w:val="single" w:sz="4" w:space="0" w:color="auto"/>
              <w:right w:val="single" w:sz="4" w:space="0" w:color="auto"/>
            </w:tcBorders>
          </w:tcPr>
          <w:p w14:paraId="65A433B2"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ME</w:t>
            </w:r>
          </w:p>
        </w:tc>
        <w:tc>
          <w:tcPr>
            <w:tcW w:w="1890" w:type="pct"/>
            <w:tcBorders>
              <w:top w:val="single" w:sz="4" w:space="0" w:color="auto"/>
              <w:left w:val="single" w:sz="4" w:space="0" w:color="auto"/>
              <w:bottom w:val="single" w:sz="4" w:space="0" w:color="auto"/>
              <w:right w:val="single" w:sz="4" w:space="0" w:color="auto"/>
            </w:tcBorders>
          </w:tcPr>
          <w:p w14:paraId="67601ECF" w14:textId="77777777" w:rsidR="00E7504F" w:rsidRPr="004D3EB7" w:rsidRDefault="00E7504F" w:rsidP="00C11757">
            <w:pPr>
              <w:rPr>
                <w:rFonts w:asciiTheme="minorHAnsi" w:eastAsiaTheme="minorEastAsia" w:hAnsiTheme="minorHAnsi"/>
                <w:sz w:val="18"/>
                <w:szCs w:val="18"/>
              </w:rPr>
            </w:pPr>
            <w:r w:rsidRPr="004D3EB7">
              <w:rPr>
                <w:rFonts w:asciiTheme="minorHAnsi" w:eastAsiaTheme="minorEastAsia" w:hAnsiTheme="minorHAnsi" w:hint="eastAsia"/>
                <w:sz w:val="18"/>
                <w:szCs w:val="18"/>
              </w:rPr>
              <w:t>20151229113030000000000000000001</w:t>
            </w:r>
          </w:p>
        </w:tc>
      </w:tr>
    </w:tbl>
    <w:p w14:paraId="03FFF0E8" w14:textId="77777777" w:rsidR="00E7504F" w:rsidRDefault="00E7504F" w:rsidP="00E7504F">
      <w:pPr>
        <w:pStyle w:val="4"/>
        <w:numPr>
          <w:ilvl w:val="0"/>
          <w:numId w:val="0"/>
        </w:numPr>
        <w:ind w:left="864" w:hanging="864"/>
      </w:pPr>
      <w:r>
        <w:rPr>
          <w:rFonts w:hint="eastAsia"/>
        </w:rPr>
        <w:t>报文</w:t>
      </w:r>
      <w:r>
        <w:t>返回码</w:t>
      </w:r>
    </w:p>
    <w:tbl>
      <w:tblPr>
        <w:tblStyle w:val="a9"/>
        <w:tblW w:w="8472" w:type="dxa"/>
        <w:tblLook w:val="04A0" w:firstRow="1" w:lastRow="0" w:firstColumn="1" w:lastColumn="0" w:noHBand="0" w:noVBand="1"/>
      </w:tblPr>
      <w:tblGrid>
        <w:gridCol w:w="4716"/>
        <w:gridCol w:w="3756"/>
      </w:tblGrid>
      <w:tr w:rsidR="00747402" w:rsidRPr="00F561BB" w14:paraId="1DA1213A" w14:textId="77777777" w:rsidTr="00A43EF8">
        <w:tc>
          <w:tcPr>
            <w:tcW w:w="4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C9A5F6" w14:textId="77777777" w:rsidR="00747402" w:rsidRPr="00F561BB" w:rsidRDefault="00747402" w:rsidP="00C11757">
            <w:pPr>
              <w:rPr>
                <w:rFonts w:ascii="宋体" w:hAnsi="宋体" w:cs="Courier New"/>
                <w:sz w:val="21"/>
              </w:rPr>
            </w:pPr>
            <w:r w:rsidRPr="00F561BB">
              <w:rPr>
                <w:rFonts w:ascii="宋体" w:hAnsi="宋体" w:cs="Courier New" w:hint="eastAsia"/>
                <w:sz w:val="21"/>
              </w:rPr>
              <w:t>返回码</w:t>
            </w:r>
          </w:p>
        </w:tc>
        <w:tc>
          <w:tcPr>
            <w:tcW w:w="37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F09241" w14:textId="77777777" w:rsidR="00747402" w:rsidRPr="00F561BB" w:rsidRDefault="00747402" w:rsidP="00C11757">
            <w:pPr>
              <w:rPr>
                <w:rFonts w:ascii="宋体" w:hAnsi="宋体" w:cs="Courier New"/>
                <w:sz w:val="21"/>
              </w:rPr>
            </w:pPr>
            <w:r w:rsidRPr="00F561BB">
              <w:rPr>
                <w:rFonts w:ascii="宋体" w:hAnsi="宋体" w:hint="eastAsia"/>
                <w:color w:val="000000"/>
                <w:sz w:val="21"/>
              </w:rPr>
              <w:t>返回码信息</w:t>
            </w:r>
          </w:p>
        </w:tc>
      </w:tr>
      <w:tr w:rsidR="00747402" w:rsidRPr="00F561BB" w14:paraId="046B42FF" w14:textId="77777777" w:rsidTr="00A43EF8">
        <w:tc>
          <w:tcPr>
            <w:tcW w:w="4716" w:type="dxa"/>
            <w:tcBorders>
              <w:top w:val="single" w:sz="4" w:space="0" w:color="auto"/>
              <w:left w:val="single" w:sz="4" w:space="0" w:color="auto"/>
              <w:bottom w:val="single" w:sz="4" w:space="0" w:color="auto"/>
              <w:right w:val="single" w:sz="4" w:space="0" w:color="auto"/>
            </w:tcBorders>
          </w:tcPr>
          <w:p w14:paraId="498475DA" w14:textId="737BC40E" w:rsidR="00747402" w:rsidRPr="00F561BB" w:rsidRDefault="00747402" w:rsidP="00747402">
            <w:pPr>
              <w:rPr>
                <w:rFonts w:ascii="宋体" w:hAnsi="宋体"/>
                <w:sz w:val="21"/>
              </w:rPr>
            </w:pPr>
            <w:r w:rsidRPr="008D11FB">
              <w:rPr>
                <w:rFonts w:ascii="宋体" w:hAnsi="宋体"/>
              </w:rPr>
              <w:t>FUNDBUSS_SYSTEM_ERROR</w:t>
            </w:r>
          </w:p>
        </w:tc>
        <w:tc>
          <w:tcPr>
            <w:tcW w:w="3756" w:type="dxa"/>
            <w:tcBorders>
              <w:top w:val="single" w:sz="4" w:space="0" w:color="auto"/>
              <w:left w:val="single" w:sz="4" w:space="0" w:color="auto"/>
              <w:bottom w:val="single" w:sz="4" w:space="0" w:color="auto"/>
              <w:right w:val="single" w:sz="4" w:space="0" w:color="auto"/>
            </w:tcBorders>
          </w:tcPr>
          <w:p w14:paraId="79AA067B" w14:textId="6E1D3F80" w:rsidR="00747402" w:rsidRPr="00F561BB" w:rsidRDefault="00747402" w:rsidP="00747402">
            <w:pPr>
              <w:rPr>
                <w:rFonts w:ascii="宋体" w:hAnsi="宋体"/>
                <w:sz w:val="21"/>
              </w:rPr>
            </w:pPr>
            <w:r w:rsidRPr="00BC5151">
              <w:rPr>
                <w:rFonts w:ascii="宋体" w:hAnsi="宋体" w:hint="eastAsia"/>
                <w:sz w:val="21"/>
              </w:rPr>
              <w:t>系统异常，请稍后再试！</w:t>
            </w:r>
          </w:p>
        </w:tc>
      </w:tr>
      <w:tr w:rsidR="00747402" w:rsidRPr="00F561BB" w14:paraId="29616ABE" w14:textId="77777777" w:rsidTr="00A43EF8">
        <w:tc>
          <w:tcPr>
            <w:tcW w:w="4716" w:type="dxa"/>
            <w:tcBorders>
              <w:top w:val="single" w:sz="4" w:space="0" w:color="auto"/>
              <w:left w:val="single" w:sz="4" w:space="0" w:color="auto"/>
              <w:bottom w:val="single" w:sz="4" w:space="0" w:color="auto"/>
              <w:right w:val="single" w:sz="4" w:space="0" w:color="auto"/>
            </w:tcBorders>
          </w:tcPr>
          <w:p w14:paraId="21F5E743" w14:textId="7319F96C" w:rsidR="00747402" w:rsidRPr="00F561BB" w:rsidRDefault="00747402" w:rsidP="00747402">
            <w:pPr>
              <w:rPr>
                <w:rFonts w:ascii="宋体" w:hAnsi="宋体"/>
              </w:rPr>
            </w:pPr>
            <w:r>
              <w:rPr>
                <w:rFonts w:ascii="宋体" w:hAnsi="宋体" w:hint="eastAsia"/>
              </w:rPr>
              <w:t>FUNDBUSS_</w:t>
            </w:r>
            <w:r w:rsidRPr="00CA7E35">
              <w:rPr>
                <w:rFonts w:ascii="宋体" w:hAnsi="宋体"/>
              </w:rPr>
              <w:t>CANNOT_FIND_MERCHANT_BY_MID</w:t>
            </w:r>
          </w:p>
        </w:tc>
        <w:tc>
          <w:tcPr>
            <w:tcW w:w="3756" w:type="dxa"/>
            <w:tcBorders>
              <w:top w:val="single" w:sz="4" w:space="0" w:color="auto"/>
              <w:left w:val="single" w:sz="4" w:space="0" w:color="auto"/>
              <w:bottom w:val="single" w:sz="4" w:space="0" w:color="auto"/>
              <w:right w:val="single" w:sz="4" w:space="0" w:color="auto"/>
            </w:tcBorders>
          </w:tcPr>
          <w:p w14:paraId="71B5B8C6" w14:textId="4682A20A" w:rsidR="00747402" w:rsidRPr="00BC5151" w:rsidRDefault="00747402" w:rsidP="00747402">
            <w:pPr>
              <w:rPr>
                <w:rFonts w:ascii="宋体" w:hAnsi="宋体"/>
              </w:rPr>
            </w:pPr>
            <w:r w:rsidRPr="0099526F">
              <w:rPr>
                <w:rFonts w:ascii="宋体" w:hAnsi="宋体" w:hint="eastAsia"/>
              </w:rPr>
              <w:t>没有查询商户号对应商户信息</w:t>
            </w:r>
          </w:p>
        </w:tc>
      </w:tr>
      <w:tr w:rsidR="00747402" w:rsidRPr="00F561BB" w14:paraId="77C33AF4" w14:textId="77777777" w:rsidTr="00A43EF8">
        <w:tc>
          <w:tcPr>
            <w:tcW w:w="4716" w:type="dxa"/>
            <w:tcBorders>
              <w:top w:val="single" w:sz="4" w:space="0" w:color="auto"/>
              <w:left w:val="single" w:sz="4" w:space="0" w:color="auto"/>
              <w:bottom w:val="single" w:sz="4" w:space="0" w:color="auto"/>
              <w:right w:val="single" w:sz="4" w:space="0" w:color="auto"/>
            </w:tcBorders>
          </w:tcPr>
          <w:p w14:paraId="1948D3D1" w14:textId="1C8F3293" w:rsidR="00747402" w:rsidRPr="00F561BB" w:rsidRDefault="00747402" w:rsidP="00747402">
            <w:pPr>
              <w:rPr>
                <w:rFonts w:ascii="宋体" w:hAnsi="宋体"/>
                <w:sz w:val="21"/>
              </w:rPr>
            </w:pPr>
            <w:r>
              <w:rPr>
                <w:rFonts w:ascii="宋体" w:hAnsi="宋体" w:hint="eastAsia"/>
              </w:rPr>
              <w:t>FUNDBUSS_</w:t>
            </w:r>
            <w:r w:rsidRPr="00CA7E35">
              <w:rPr>
                <w:rFonts w:ascii="宋体" w:hAnsi="宋体"/>
              </w:rPr>
              <w:t>INPUT_PARAMETER_IS_NULL</w:t>
            </w:r>
          </w:p>
        </w:tc>
        <w:tc>
          <w:tcPr>
            <w:tcW w:w="3756" w:type="dxa"/>
            <w:tcBorders>
              <w:top w:val="single" w:sz="4" w:space="0" w:color="auto"/>
              <w:left w:val="single" w:sz="4" w:space="0" w:color="auto"/>
              <w:bottom w:val="single" w:sz="4" w:space="0" w:color="auto"/>
              <w:right w:val="single" w:sz="4" w:space="0" w:color="auto"/>
            </w:tcBorders>
          </w:tcPr>
          <w:p w14:paraId="19F2B5C5" w14:textId="3C93FC2E" w:rsidR="00747402" w:rsidRPr="00F561BB" w:rsidRDefault="00747402" w:rsidP="00747402">
            <w:pPr>
              <w:rPr>
                <w:rFonts w:ascii="宋体" w:hAnsi="宋体"/>
                <w:sz w:val="21"/>
              </w:rPr>
            </w:pPr>
            <w:r w:rsidRPr="00E2731C">
              <w:rPr>
                <w:rFonts w:ascii="宋体" w:hAnsi="宋体" w:hint="eastAsia"/>
              </w:rPr>
              <w:t>服务输入参数为空</w:t>
            </w:r>
          </w:p>
        </w:tc>
      </w:tr>
      <w:tr w:rsidR="00747402" w:rsidRPr="00F561BB" w14:paraId="4F4B4DEE" w14:textId="77777777" w:rsidTr="00A43EF8">
        <w:tc>
          <w:tcPr>
            <w:tcW w:w="4716" w:type="dxa"/>
            <w:tcBorders>
              <w:top w:val="single" w:sz="4" w:space="0" w:color="auto"/>
              <w:left w:val="single" w:sz="4" w:space="0" w:color="auto"/>
              <w:bottom w:val="single" w:sz="4" w:space="0" w:color="auto"/>
              <w:right w:val="single" w:sz="4" w:space="0" w:color="auto"/>
            </w:tcBorders>
          </w:tcPr>
          <w:p w14:paraId="17B9A8EA" w14:textId="143E5531" w:rsidR="00747402" w:rsidRPr="00F561BB" w:rsidRDefault="00747402" w:rsidP="00747402">
            <w:pPr>
              <w:rPr>
                <w:rFonts w:ascii="宋体" w:hAnsi="宋体"/>
              </w:rPr>
            </w:pPr>
            <w:r>
              <w:rPr>
                <w:rFonts w:ascii="宋体" w:hAnsi="宋体" w:hint="eastAsia"/>
              </w:rPr>
              <w:t>FUNDBUSS_</w:t>
            </w:r>
            <w:r w:rsidRPr="00434C20">
              <w:rPr>
                <w:rFonts w:ascii="宋体" w:hAnsi="宋体"/>
              </w:rPr>
              <w:t>APPLY_ARRANGEMENT_FAIL</w:t>
            </w:r>
          </w:p>
        </w:tc>
        <w:tc>
          <w:tcPr>
            <w:tcW w:w="3756" w:type="dxa"/>
            <w:tcBorders>
              <w:top w:val="single" w:sz="4" w:space="0" w:color="auto"/>
              <w:left w:val="single" w:sz="4" w:space="0" w:color="auto"/>
              <w:bottom w:val="single" w:sz="4" w:space="0" w:color="auto"/>
              <w:right w:val="single" w:sz="4" w:space="0" w:color="auto"/>
            </w:tcBorders>
          </w:tcPr>
          <w:p w14:paraId="4891DFAA" w14:textId="36570288" w:rsidR="00747402" w:rsidRPr="00BC5151" w:rsidRDefault="00747402" w:rsidP="00747402">
            <w:pPr>
              <w:rPr>
                <w:rFonts w:ascii="宋体" w:hAnsi="宋体"/>
              </w:rPr>
            </w:pPr>
            <w:r w:rsidRPr="00E2731C">
              <w:rPr>
                <w:rFonts w:ascii="宋体" w:hAnsi="宋体" w:hint="eastAsia"/>
              </w:rPr>
              <w:t>申请签约失败</w:t>
            </w:r>
          </w:p>
        </w:tc>
      </w:tr>
      <w:tr w:rsidR="00747402" w:rsidRPr="00F561BB" w14:paraId="0ADC4BC2" w14:textId="77777777" w:rsidTr="00A43EF8">
        <w:tc>
          <w:tcPr>
            <w:tcW w:w="4716" w:type="dxa"/>
            <w:tcBorders>
              <w:top w:val="single" w:sz="4" w:space="0" w:color="auto"/>
              <w:left w:val="single" w:sz="4" w:space="0" w:color="auto"/>
              <w:bottom w:val="single" w:sz="4" w:space="0" w:color="auto"/>
              <w:right w:val="single" w:sz="4" w:space="0" w:color="auto"/>
            </w:tcBorders>
          </w:tcPr>
          <w:p w14:paraId="3B1FB0D2" w14:textId="34855D36" w:rsidR="00747402" w:rsidRPr="00F561BB" w:rsidRDefault="00747402" w:rsidP="00747402">
            <w:pPr>
              <w:rPr>
                <w:rFonts w:ascii="宋体" w:hAnsi="宋体"/>
              </w:rPr>
            </w:pPr>
            <w:r>
              <w:rPr>
                <w:rFonts w:ascii="宋体" w:hAnsi="宋体" w:hint="eastAsia"/>
              </w:rPr>
              <w:t>FUNDBUSS_</w:t>
            </w:r>
            <w:r w:rsidRPr="00434C20">
              <w:rPr>
                <w:rFonts w:ascii="宋体" w:hAnsi="宋体"/>
              </w:rPr>
              <w:t>MAIN_ARRANGEMENT_NOT_FOUND</w:t>
            </w:r>
          </w:p>
        </w:tc>
        <w:tc>
          <w:tcPr>
            <w:tcW w:w="3756" w:type="dxa"/>
            <w:tcBorders>
              <w:top w:val="single" w:sz="4" w:space="0" w:color="auto"/>
              <w:left w:val="single" w:sz="4" w:space="0" w:color="auto"/>
              <w:bottom w:val="single" w:sz="4" w:space="0" w:color="auto"/>
              <w:right w:val="single" w:sz="4" w:space="0" w:color="auto"/>
            </w:tcBorders>
          </w:tcPr>
          <w:p w14:paraId="49CF2F78" w14:textId="7B55A240" w:rsidR="00747402" w:rsidRPr="00BC5151" w:rsidRDefault="00747402" w:rsidP="00747402">
            <w:pPr>
              <w:rPr>
                <w:rFonts w:ascii="宋体" w:hAnsi="宋体"/>
              </w:rPr>
            </w:pPr>
            <w:r w:rsidRPr="00E2731C">
              <w:rPr>
                <w:rFonts w:ascii="宋体" w:hAnsi="宋体" w:hint="eastAsia"/>
              </w:rPr>
              <w:t>主合约找不到</w:t>
            </w:r>
          </w:p>
        </w:tc>
      </w:tr>
      <w:tr w:rsidR="00747402" w:rsidRPr="00F561BB" w14:paraId="034CAF86" w14:textId="77777777" w:rsidTr="00A43EF8">
        <w:tc>
          <w:tcPr>
            <w:tcW w:w="4716" w:type="dxa"/>
            <w:tcBorders>
              <w:top w:val="single" w:sz="4" w:space="0" w:color="auto"/>
              <w:left w:val="single" w:sz="4" w:space="0" w:color="auto"/>
              <w:bottom w:val="single" w:sz="4" w:space="0" w:color="auto"/>
              <w:right w:val="single" w:sz="4" w:space="0" w:color="auto"/>
            </w:tcBorders>
          </w:tcPr>
          <w:p w14:paraId="405317C2" w14:textId="1F3E75F3" w:rsidR="00747402" w:rsidRPr="00F561BB" w:rsidRDefault="00747402" w:rsidP="00747402">
            <w:pPr>
              <w:rPr>
                <w:rFonts w:ascii="宋体" w:hAnsi="宋体"/>
              </w:rPr>
            </w:pPr>
            <w:r>
              <w:rPr>
                <w:rFonts w:ascii="宋体" w:hAnsi="宋体" w:hint="eastAsia"/>
              </w:rPr>
              <w:t>FUNDBUSS_</w:t>
            </w:r>
            <w:r w:rsidRPr="00434C20">
              <w:rPr>
                <w:rFonts w:ascii="宋体" w:hAnsi="宋体"/>
              </w:rPr>
              <w:t>ARRANGEMENT_TOTAL_OVER_LIMIT</w:t>
            </w:r>
          </w:p>
        </w:tc>
        <w:tc>
          <w:tcPr>
            <w:tcW w:w="3756" w:type="dxa"/>
            <w:tcBorders>
              <w:top w:val="single" w:sz="4" w:space="0" w:color="auto"/>
              <w:left w:val="single" w:sz="4" w:space="0" w:color="auto"/>
              <w:bottom w:val="single" w:sz="4" w:space="0" w:color="auto"/>
              <w:right w:val="single" w:sz="4" w:space="0" w:color="auto"/>
            </w:tcBorders>
          </w:tcPr>
          <w:p w14:paraId="4EC355DA" w14:textId="3A3FB921" w:rsidR="00747402" w:rsidRPr="00BC5151" w:rsidRDefault="00747402" w:rsidP="00747402">
            <w:pPr>
              <w:rPr>
                <w:rFonts w:ascii="宋体" w:hAnsi="宋体"/>
              </w:rPr>
            </w:pPr>
            <w:r w:rsidRPr="00E2731C">
              <w:rPr>
                <w:rFonts w:ascii="宋体" w:hAnsi="宋体" w:hint="eastAsia"/>
              </w:rPr>
              <w:t>合约总数超限</w:t>
            </w:r>
          </w:p>
        </w:tc>
      </w:tr>
      <w:tr w:rsidR="00747402" w:rsidRPr="00F561BB" w14:paraId="0A071795" w14:textId="77777777" w:rsidTr="00A43EF8">
        <w:tc>
          <w:tcPr>
            <w:tcW w:w="4716" w:type="dxa"/>
            <w:tcBorders>
              <w:top w:val="single" w:sz="4" w:space="0" w:color="auto"/>
              <w:left w:val="single" w:sz="4" w:space="0" w:color="auto"/>
              <w:bottom w:val="single" w:sz="4" w:space="0" w:color="auto"/>
              <w:right w:val="single" w:sz="4" w:space="0" w:color="auto"/>
            </w:tcBorders>
          </w:tcPr>
          <w:p w14:paraId="2FF6546A" w14:textId="39ADF643" w:rsidR="00747402" w:rsidRPr="00F561BB" w:rsidRDefault="00747402" w:rsidP="00747402">
            <w:pPr>
              <w:rPr>
                <w:rFonts w:ascii="宋体" w:hAnsi="宋体"/>
              </w:rPr>
            </w:pPr>
            <w:r>
              <w:rPr>
                <w:rFonts w:ascii="宋体" w:hAnsi="宋体" w:hint="eastAsia"/>
              </w:rPr>
              <w:t>FUNDBUSS_</w:t>
            </w:r>
            <w:r w:rsidRPr="00434C20">
              <w:rPr>
                <w:rFonts w:ascii="宋体" w:hAnsi="宋体"/>
              </w:rPr>
              <w:t>RPC_FCFINANCECORE_ERROR</w:t>
            </w:r>
          </w:p>
        </w:tc>
        <w:tc>
          <w:tcPr>
            <w:tcW w:w="3756" w:type="dxa"/>
            <w:tcBorders>
              <w:top w:val="single" w:sz="4" w:space="0" w:color="auto"/>
              <w:left w:val="single" w:sz="4" w:space="0" w:color="auto"/>
              <w:bottom w:val="single" w:sz="4" w:space="0" w:color="auto"/>
              <w:right w:val="single" w:sz="4" w:space="0" w:color="auto"/>
            </w:tcBorders>
          </w:tcPr>
          <w:p w14:paraId="18112AD9" w14:textId="61CD48EC" w:rsidR="00747402" w:rsidRPr="00BC5151" w:rsidRDefault="00747402" w:rsidP="00747402">
            <w:pPr>
              <w:rPr>
                <w:rFonts w:ascii="宋体" w:hAnsi="宋体"/>
              </w:rPr>
            </w:pPr>
            <w:r w:rsidRPr="00E2731C">
              <w:rPr>
                <w:rFonts w:ascii="宋体" w:hAnsi="宋体" w:hint="eastAsia"/>
              </w:rPr>
              <w:t>理财核心接口异常</w:t>
            </w:r>
          </w:p>
        </w:tc>
      </w:tr>
      <w:tr w:rsidR="00747402" w:rsidRPr="00F561BB" w14:paraId="78C9F3AE" w14:textId="77777777" w:rsidTr="00A43EF8">
        <w:tc>
          <w:tcPr>
            <w:tcW w:w="4716" w:type="dxa"/>
            <w:tcBorders>
              <w:top w:val="single" w:sz="4" w:space="0" w:color="auto"/>
              <w:left w:val="single" w:sz="4" w:space="0" w:color="auto"/>
              <w:bottom w:val="single" w:sz="4" w:space="0" w:color="auto"/>
              <w:right w:val="single" w:sz="4" w:space="0" w:color="auto"/>
            </w:tcBorders>
          </w:tcPr>
          <w:p w14:paraId="4D2061B4" w14:textId="1B7364BF" w:rsidR="00747402" w:rsidRPr="00F561BB" w:rsidRDefault="00747402" w:rsidP="00747402">
            <w:pPr>
              <w:rPr>
                <w:rFonts w:ascii="宋体" w:hAnsi="宋体"/>
              </w:rPr>
            </w:pPr>
            <w:r>
              <w:rPr>
                <w:rFonts w:ascii="宋体" w:hAnsi="宋体" w:hint="eastAsia"/>
              </w:rPr>
              <w:t>FUNDBUSS_</w:t>
            </w:r>
            <w:r w:rsidRPr="00434C20">
              <w:rPr>
                <w:rFonts w:ascii="宋体" w:hAnsi="宋体"/>
              </w:rPr>
              <w:t>CERT_AGE_ILLEGAL</w:t>
            </w:r>
          </w:p>
        </w:tc>
        <w:tc>
          <w:tcPr>
            <w:tcW w:w="3756" w:type="dxa"/>
            <w:tcBorders>
              <w:top w:val="single" w:sz="4" w:space="0" w:color="auto"/>
              <w:left w:val="single" w:sz="4" w:space="0" w:color="auto"/>
              <w:bottom w:val="single" w:sz="4" w:space="0" w:color="auto"/>
              <w:right w:val="single" w:sz="4" w:space="0" w:color="auto"/>
            </w:tcBorders>
          </w:tcPr>
          <w:p w14:paraId="6E512788" w14:textId="34ECB327" w:rsidR="00747402" w:rsidRPr="00BC5151" w:rsidRDefault="00747402" w:rsidP="00747402">
            <w:pPr>
              <w:rPr>
                <w:rFonts w:ascii="宋体" w:hAnsi="宋体"/>
              </w:rPr>
            </w:pPr>
            <w:r w:rsidRPr="00E2731C">
              <w:rPr>
                <w:rFonts w:ascii="宋体" w:hAnsi="宋体" w:hint="eastAsia"/>
              </w:rPr>
              <w:t>年满非法</w:t>
            </w:r>
          </w:p>
        </w:tc>
      </w:tr>
      <w:tr w:rsidR="00747402" w:rsidRPr="00F561BB" w14:paraId="03BD725F" w14:textId="77777777" w:rsidTr="00A43EF8">
        <w:tc>
          <w:tcPr>
            <w:tcW w:w="4716" w:type="dxa"/>
            <w:tcBorders>
              <w:top w:val="single" w:sz="4" w:space="0" w:color="auto"/>
              <w:left w:val="single" w:sz="4" w:space="0" w:color="auto"/>
              <w:bottom w:val="single" w:sz="4" w:space="0" w:color="auto"/>
              <w:right w:val="single" w:sz="4" w:space="0" w:color="auto"/>
            </w:tcBorders>
          </w:tcPr>
          <w:p w14:paraId="76965983" w14:textId="77A1A8BF" w:rsidR="00747402" w:rsidRPr="00F561BB" w:rsidRDefault="00747402" w:rsidP="00747402">
            <w:pPr>
              <w:rPr>
                <w:rFonts w:ascii="宋体" w:hAnsi="宋体"/>
              </w:rPr>
            </w:pPr>
            <w:r>
              <w:rPr>
                <w:rFonts w:ascii="宋体" w:hAnsi="宋体" w:hint="eastAsia"/>
              </w:rPr>
              <w:t>FUNDBUSS_</w:t>
            </w:r>
            <w:r w:rsidRPr="005E512A">
              <w:rPr>
                <w:rFonts w:ascii="宋体" w:hAnsi="宋体"/>
              </w:rPr>
              <w:t>CAN_NOT_FIND_INFO_BY_ROLE</w:t>
            </w:r>
          </w:p>
        </w:tc>
        <w:tc>
          <w:tcPr>
            <w:tcW w:w="3756" w:type="dxa"/>
            <w:tcBorders>
              <w:top w:val="single" w:sz="4" w:space="0" w:color="auto"/>
              <w:left w:val="single" w:sz="4" w:space="0" w:color="auto"/>
              <w:bottom w:val="single" w:sz="4" w:space="0" w:color="auto"/>
              <w:right w:val="single" w:sz="4" w:space="0" w:color="auto"/>
            </w:tcBorders>
          </w:tcPr>
          <w:p w14:paraId="00F4E7D0" w14:textId="0FD38F77" w:rsidR="00747402" w:rsidRPr="00BC5151" w:rsidRDefault="00747402" w:rsidP="00747402">
            <w:pPr>
              <w:rPr>
                <w:rFonts w:ascii="宋体" w:hAnsi="宋体"/>
              </w:rPr>
            </w:pPr>
            <w:r w:rsidRPr="00E2731C">
              <w:rPr>
                <w:rFonts w:ascii="宋体" w:hAnsi="宋体" w:hint="eastAsia"/>
              </w:rPr>
              <w:t>无法获取客户信息</w:t>
            </w:r>
          </w:p>
        </w:tc>
      </w:tr>
      <w:tr w:rsidR="00747402" w:rsidRPr="00F561BB" w14:paraId="21826423" w14:textId="77777777" w:rsidTr="00A43EF8">
        <w:tc>
          <w:tcPr>
            <w:tcW w:w="4716" w:type="dxa"/>
            <w:tcBorders>
              <w:top w:val="single" w:sz="4" w:space="0" w:color="auto"/>
              <w:left w:val="single" w:sz="4" w:space="0" w:color="auto"/>
              <w:bottom w:val="single" w:sz="4" w:space="0" w:color="auto"/>
              <w:right w:val="single" w:sz="4" w:space="0" w:color="auto"/>
            </w:tcBorders>
          </w:tcPr>
          <w:p w14:paraId="15D9520C" w14:textId="4233873F" w:rsidR="00747402" w:rsidRPr="00F561BB" w:rsidRDefault="00747402" w:rsidP="00747402">
            <w:pPr>
              <w:rPr>
                <w:rFonts w:ascii="宋体" w:hAnsi="宋体"/>
              </w:rPr>
            </w:pPr>
            <w:r>
              <w:rPr>
                <w:rFonts w:ascii="宋体" w:hAnsi="宋体" w:hint="eastAsia"/>
              </w:rPr>
              <w:t>FUNDBUSS_</w:t>
            </w:r>
            <w:r w:rsidRPr="00762B8F">
              <w:rPr>
                <w:rFonts w:ascii="宋体" w:hAnsi="宋体"/>
              </w:rPr>
              <w:t>FUNDACCOUNT_NOT_OPEN</w:t>
            </w:r>
          </w:p>
        </w:tc>
        <w:tc>
          <w:tcPr>
            <w:tcW w:w="3756" w:type="dxa"/>
            <w:tcBorders>
              <w:top w:val="single" w:sz="4" w:space="0" w:color="auto"/>
              <w:left w:val="single" w:sz="4" w:space="0" w:color="auto"/>
              <w:bottom w:val="single" w:sz="4" w:space="0" w:color="auto"/>
              <w:right w:val="single" w:sz="4" w:space="0" w:color="auto"/>
            </w:tcBorders>
          </w:tcPr>
          <w:p w14:paraId="4D2D5E4A" w14:textId="4DD84C82" w:rsidR="00747402" w:rsidRPr="00E2731C" w:rsidRDefault="00747402" w:rsidP="00747402">
            <w:pPr>
              <w:rPr>
                <w:rFonts w:ascii="宋体" w:hAnsi="宋体"/>
              </w:rPr>
            </w:pPr>
            <w:r w:rsidRPr="00E2731C">
              <w:rPr>
                <w:rFonts w:ascii="宋体" w:hAnsi="宋体" w:hint="eastAsia"/>
              </w:rPr>
              <w:t>基金账户未开通</w:t>
            </w:r>
          </w:p>
        </w:tc>
      </w:tr>
      <w:tr w:rsidR="00747402" w:rsidRPr="00F561BB" w14:paraId="3E49D2D1" w14:textId="77777777" w:rsidTr="00A43EF8">
        <w:tc>
          <w:tcPr>
            <w:tcW w:w="4716" w:type="dxa"/>
            <w:tcBorders>
              <w:top w:val="single" w:sz="4" w:space="0" w:color="auto"/>
              <w:left w:val="single" w:sz="4" w:space="0" w:color="auto"/>
              <w:bottom w:val="single" w:sz="4" w:space="0" w:color="auto"/>
              <w:right w:val="single" w:sz="4" w:space="0" w:color="auto"/>
            </w:tcBorders>
          </w:tcPr>
          <w:p w14:paraId="22485C26" w14:textId="7DFC0225" w:rsidR="00747402" w:rsidRPr="00F561BB" w:rsidRDefault="00747402" w:rsidP="00747402">
            <w:pPr>
              <w:rPr>
                <w:rFonts w:ascii="宋体" w:hAnsi="宋体"/>
              </w:rPr>
            </w:pPr>
            <w:r w:rsidRPr="00133560">
              <w:rPr>
                <w:rFonts w:ascii="宋体" w:hAnsi="宋体" w:hint="eastAsia"/>
                <w:color w:val="FF0000"/>
              </w:rPr>
              <w:t>FUNDBUSS_</w:t>
            </w:r>
            <w:r w:rsidRPr="00133560">
              <w:rPr>
                <w:rFonts w:ascii="宋体" w:hAnsi="宋体"/>
                <w:color w:val="FF0000"/>
              </w:rPr>
              <w:t>ROLE_STATUS_ERROR</w:t>
            </w:r>
          </w:p>
        </w:tc>
        <w:tc>
          <w:tcPr>
            <w:tcW w:w="3756" w:type="dxa"/>
            <w:tcBorders>
              <w:top w:val="single" w:sz="4" w:space="0" w:color="auto"/>
              <w:left w:val="single" w:sz="4" w:space="0" w:color="auto"/>
              <w:bottom w:val="single" w:sz="4" w:space="0" w:color="auto"/>
              <w:right w:val="single" w:sz="4" w:space="0" w:color="auto"/>
            </w:tcBorders>
          </w:tcPr>
          <w:p w14:paraId="4D03D194" w14:textId="47EB4D5C" w:rsidR="00747402" w:rsidRPr="00E2731C" w:rsidRDefault="00747402" w:rsidP="00747402">
            <w:pPr>
              <w:rPr>
                <w:rFonts w:ascii="宋体" w:hAnsi="宋体"/>
              </w:rPr>
            </w:pPr>
            <w:r w:rsidRPr="00133560">
              <w:rPr>
                <w:rFonts w:ascii="宋体" w:hAnsi="宋体" w:hint="eastAsia"/>
                <w:color w:val="FF0000"/>
              </w:rPr>
              <w:t>客户角色状态异常</w:t>
            </w:r>
          </w:p>
        </w:tc>
      </w:tr>
      <w:tr w:rsidR="003B7F7E" w:rsidRPr="00F561BB" w14:paraId="5B2B71D7" w14:textId="77777777" w:rsidTr="00A43EF8">
        <w:tc>
          <w:tcPr>
            <w:tcW w:w="4716" w:type="dxa"/>
            <w:tcBorders>
              <w:top w:val="single" w:sz="4" w:space="0" w:color="auto"/>
              <w:left w:val="single" w:sz="4" w:space="0" w:color="auto"/>
              <w:bottom w:val="single" w:sz="4" w:space="0" w:color="auto"/>
              <w:right w:val="single" w:sz="4" w:space="0" w:color="auto"/>
            </w:tcBorders>
          </w:tcPr>
          <w:p w14:paraId="550FB773" w14:textId="6C1439B9" w:rsidR="003B7F7E" w:rsidRPr="00133560" w:rsidRDefault="003B7F7E" w:rsidP="003B7F7E">
            <w:pPr>
              <w:rPr>
                <w:rFonts w:ascii="宋体" w:hAnsi="宋体"/>
                <w:color w:val="FF0000"/>
              </w:rPr>
            </w:pPr>
            <w:r w:rsidRPr="00133560">
              <w:rPr>
                <w:rFonts w:ascii="宋体" w:hAnsi="宋体" w:hint="eastAsia"/>
                <w:color w:val="FF0000"/>
              </w:rPr>
              <w:t>FUNDBUSS_</w:t>
            </w:r>
            <w:r w:rsidRPr="00133560">
              <w:rPr>
                <w:rFonts w:ascii="宋体" w:hAnsi="宋体"/>
                <w:color w:val="FF0000"/>
              </w:rPr>
              <w:t>ROLE_STATUS_ERROR</w:t>
            </w:r>
          </w:p>
        </w:tc>
        <w:tc>
          <w:tcPr>
            <w:tcW w:w="3756" w:type="dxa"/>
            <w:tcBorders>
              <w:top w:val="single" w:sz="4" w:space="0" w:color="auto"/>
              <w:left w:val="single" w:sz="4" w:space="0" w:color="auto"/>
              <w:bottom w:val="single" w:sz="4" w:space="0" w:color="auto"/>
              <w:right w:val="single" w:sz="4" w:space="0" w:color="auto"/>
            </w:tcBorders>
          </w:tcPr>
          <w:p w14:paraId="56FDA18D" w14:textId="5EF75C0D" w:rsidR="003B7F7E" w:rsidRPr="00133560" w:rsidRDefault="003B7F7E" w:rsidP="003B7F7E">
            <w:pPr>
              <w:rPr>
                <w:rFonts w:ascii="宋体" w:hAnsi="宋体"/>
                <w:color w:val="FF0000"/>
              </w:rPr>
            </w:pPr>
            <w:r w:rsidRPr="00133560">
              <w:rPr>
                <w:rFonts w:ascii="宋体" w:hAnsi="宋体" w:hint="eastAsia"/>
                <w:color w:val="FF0000"/>
              </w:rPr>
              <w:t>客户角色状态异常</w:t>
            </w:r>
          </w:p>
        </w:tc>
      </w:tr>
      <w:tr w:rsidR="003B7F7E" w:rsidRPr="00F561BB" w14:paraId="627E2A95" w14:textId="77777777" w:rsidTr="00A43EF8">
        <w:tc>
          <w:tcPr>
            <w:tcW w:w="4716" w:type="dxa"/>
            <w:tcBorders>
              <w:top w:val="single" w:sz="4" w:space="0" w:color="auto"/>
              <w:left w:val="single" w:sz="4" w:space="0" w:color="auto"/>
              <w:bottom w:val="single" w:sz="4" w:space="0" w:color="auto"/>
              <w:right w:val="single" w:sz="4" w:space="0" w:color="auto"/>
            </w:tcBorders>
          </w:tcPr>
          <w:p w14:paraId="37451315" w14:textId="529343A6" w:rsidR="003B7F7E" w:rsidRPr="00133560" w:rsidRDefault="003B7F7E" w:rsidP="003B7F7E">
            <w:pPr>
              <w:rPr>
                <w:rFonts w:ascii="宋体" w:hAnsi="宋体"/>
                <w:color w:val="FF0000"/>
              </w:rPr>
            </w:pPr>
            <w:r>
              <w:rPr>
                <w:rFonts w:ascii="宋体" w:hAnsi="宋体" w:hint="eastAsia"/>
                <w:color w:val="FF0000"/>
              </w:rPr>
              <w:t>FUNDBUSS_</w:t>
            </w:r>
            <w:r w:rsidRPr="00270607">
              <w:rPr>
                <w:rFonts w:ascii="宋体" w:hAnsi="宋体"/>
                <w:color w:val="FF0000"/>
              </w:rPr>
              <w:t>INPUT_FUNDCODE_IS_INCORRECT</w:t>
            </w:r>
          </w:p>
        </w:tc>
        <w:tc>
          <w:tcPr>
            <w:tcW w:w="3756" w:type="dxa"/>
            <w:tcBorders>
              <w:top w:val="single" w:sz="4" w:space="0" w:color="auto"/>
              <w:left w:val="single" w:sz="4" w:space="0" w:color="auto"/>
              <w:bottom w:val="single" w:sz="4" w:space="0" w:color="auto"/>
              <w:right w:val="single" w:sz="4" w:space="0" w:color="auto"/>
            </w:tcBorders>
          </w:tcPr>
          <w:p w14:paraId="6FF9F022" w14:textId="76972AD7" w:rsidR="003B7F7E" w:rsidRPr="00133560" w:rsidRDefault="003B7F7E" w:rsidP="003B7F7E">
            <w:pPr>
              <w:rPr>
                <w:rFonts w:ascii="宋体" w:hAnsi="宋体"/>
                <w:color w:val="FF0000"/>
              </w:rPr>
            </w:pPr>
            <w:r>
              <w:rPr>
                <w:rFonts w:ascii="宋体" w:hAnsi="宋体" w:hint="eastAsia"/>
                <w:color w:val="FF0000"/>
              </w:rPr>
              <w:t>输入基金代码有误</w:t>
            </w:r>
          </w:p>
        </w:tc>
      </w:tr>
    </w:tbl>
    <w:p w14:paraId="4F58625E" w14:textId="77777777" w:rsidR="00E7504F" w:rsidRDefault="00E7504F" w:rsidP="00E7504F">
      <w:pPr>
        <w:pStyle w:val="3"/>
        <w:rPr>
          <w:rFonts w:ascii="宋体" w:hAnsi="宋体"/>
          <w:sz w:val="21"/>
          <w:szCs w:val="21"/>
        </w:rPr>
      </w:pPr>
      <w:r w:rsidRPr="004A523F">
        <w:rPr>
          <w:rFonts w:hint="eastAsia"/>
        </w:rPr>
        <w:t>余利宝签约查询</w:t>
      </w:r>
      <w:r>
        <w:rPr>
          <w:rFonts w:hint="eastAsia"/>
        </w:rPr>
        <w:t>接口</w:t>
      </w:r>
      <w:r w:rsidRPr="00F561BB">
        <w:rPr>
          <w:rFonts w:ascii="宋体" w:hAnsi="宋体"/>
          <w:sz w:val="21"/>
          <w:szCs w:val="21"/>
        </w:rPr>
        <w:t>&lt;</w:t>
      </w:r>
      <w:r w:rsidRPr="00DD7CF8">
        <w:rPr>
          <w:rFonts w:ascii="宋体" w:hAnsi="宋体"/>
          <w:sz w:val="21"/>
          <w:szCs w:val="21"/>
        </w:rPr>
        <w:t>ant.mybank.yulibao.accountopen.query</w:t>
      </w:r>
      <w:r w:rsidRPr="00F561BB">
        <w:rPr>
          <w:rFonts w:ascii="宋体" w:hAnsi="宋体"/>
          <w:sz w:val="21"/>
          <w:szCs w:val="21"/>
        </w:rPr>
        <w:t>&gt;</w:t>
      </w:r>
    </w:p>
    <w:p w14:paraId="0CC28126" w14:textId="77777777" w:rsidR="00E7504F" w:rsidRPr="006C1B56" w:rsidRDefault="00E7504F" w:rsidP="00E7504F">
      <w:pPr>
        <w:ind w:firstLineChars="200" w:firstLine="480"/>
        <w:rPr>
          <w:sz w:val="24"/>
          <w:szCs w:val="24"/>
        </w:rPr>
      </w:pPr>
      <w:r w:rsidRPr="006C1B56">
        <w:rPr>
          <w:rFonts w:hint="eastAsia"/>
          <w:sz w:val="24"/>
          <w:szCs w:val="24"/>
        </w:rPr>
        <w:t>合作方</w:t>
      </w:r>
      <w:r w:rsidRPr="006C1B56">
        <w:rPr>
          <w:sz w:val="24"/>
          <w:szCs w:val="24"/>
        </w:rPr>
        <w:t>通过</w:t>
      </w:r>
      <w:r w:rsidRPr="006C1B56">
        <w:rPr>
          <w:rFonts w:hint="eastAsia"/>
          <w:sz w:val="24"/>
          <w:szCs w:val="24"/>
        </w:rPr>
        <w:t>本</w:t>
      </w:r>
      <w:r w:rsidRPr="006C1B56">
        <w:rPr>
          <w:sz w:val="24"/>
          <w:szCs w:val="24"/>
        </w:rPr>
        <w:t>接口</w:t>
      </w:r>
      <w:r>
        <w:rPr>
          <w:rFonts w:hint="eastAsia"/>
          <w:sz w:val="24"/>
          <w:szCs w:val="24"/>
        </w:rPr>
        <w:t>可</w:t>
      </w:r>
      <w:r w:rsidRPr="006C1B56">
        <w:rPr>
          <w:rFonts w:hint="eastAsia"/>
          <w:sz w:val="24"/>
          <w:szCs w:val="24"/>
        </w:rPr>
        <w:t>查询用户是否已经签约余利宝。</w:t>
      </w:r>
    </w:p>
    <w:p w14:paraId="1CE14FD8" w14:textId="77777777" w:rsidR="00E7504F" w:rsidRDefault="00E7504F" w:rsidP="00E7504F">
      <w:pPr>
        <w:pStyle w:val="4"/>
        <w:numPr>
          <w:ilvl w:val="0"/>
          <w:numId w:val="0"/>
        </w:numPr>
        <w:ind w:left="864" w:hanging="864"/>
      </w:pPr>
      <w:r>
        <w:rPr>
          <w:rFonts w:hint="eastAsia"/>
        </w:rPr>
        <w:t>请求</w:t>
      </w:r>
      <w:r>
        <w:t>报文</w:t>
      </w:r>
    </w:p>
    <w:tbl>
      <w:tblPr>
        <w:tblStyle w:val="a9"/>
        <w:tblW w:w="5000" w:type="pct"/>
        <w:tblLook w:val="04A0" w:firstRow="1" w:lastRow="0" w:firstColumn="1" w:lastColumn="0" w:noHBand="0" w:noVBand="1"/>
      </w:tblPr>
      <w:tblGrid>
        <w:gridCol w:w="423"/>
        <w:gridCol w:w="1074"/>
        <w:gridCol w:w="2096"/>
        <w:gridCol w:w="681"/>
        <w:gridCol w:w="424"/>
        <w:gridCol w:w="553"/>
        <w:gridCol w:w="3045"/>
      </w:tblGrid>
      <w:tr w:rsidR="00E7504F" w:rsidRPr="005E0BC6" w14:paraId="2458AD1D" w14:textId="77777777" w:rsidTr="00C11757">
        <w:trPr>
          <w:trHeight w:val="324"/>
        </w:trPr>
        <w:tc>
          <w:tcPr>
            <w:tcW w:w="259" w:type="pct"/>
            <w:tcBorders>
              <w:top w:val="single" w:sz="4" w:space="0" w:color="auto"/>
              <w:left w:val="single" w:sz="4" w:space="0" w:color="auto"/>
              <w:bottom w:val="single" w:sz="4" w:space="0" w:color="auto"/>
              <w:right w:val="single" w:sz="4" w:space="0" w:color="auto"/>
            </w:tcBorders>
            <w:shd w:val="clear" w:color="auto" w:fill="E0E0E0"/>
            <w:vAlign w:val="center"/>
          </w:tcPr>
          <w:p w14:paraId="0AC0DE6C"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219D9E"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26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A87BB5"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4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9EA945"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D07FBB"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3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C0DD3B"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w:t>
            </w:r>
            <w:r w:rsidRPr="005E0BC6">
              <w:rPr>
                <w:rFonts w:asciiTheme="minorEastAsia" w:eastAsiaTheme="minorEastAsia" w:hAnsiTheme="minorEastAsia" w:hint="eastAsia"/>
                <w:b/>
                <w:sz w:val="18"/>
                <w:szCs w:val="18"/>
              </w:rPr>
              <w:lastRenderedPageBreak/>
              <w:t>求</w:t>
            </w:r>
          </w:p>
        </w:tc>
        <w:tc>
          <w:tcPr>
            <w:tcW w:w="18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F41864"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lastRenderedPageBreak/>
              <w:t>示例</w:t>
            </w:r>
          </w:p>
        </w:tc>
      </w:tr>
      <w:tr w:rsidR="00E7504F" w:rsidRPr="005E0BC6" w14:paraId="05C12E16" w14:textId="77777777" w:rsidTr="00C11757">
        <w:trPr>
          <w:trHeight w:val="287"/>
        </w:trPr>
        <w:tc>
          <w:tcPr>
            <w:tcW w:w="259" w:type="pct"/>
            <w:tcBorders>
              <w:top w:val="single" w:sz="4" w:space="0" w:color="auto"/>
              <w:left w:val="single" w:sz="4" w:space="0" w:color="auto"/>
              <w:bottom w:val="single" w:sz="4" w:space="0" w:color="auto"/>
              <w:right w:val="single" w:sz="4" w:space="0" w:color="auto"/>
            </w:tcBorders>
            <w:vAlign w:val="center"/>
          </w:tcPr>
          <w:p w14:paraId="78F603E1" w14:textId="77777777" w:rsidR="00E7504F" w:rsidRPr="005E0BC6" w:rsidRDefault="00E7504F" w:rsidP="006A0DBC">
            <w:pPr>
              <w:pStyle w:val="a6"/>
              <w:numPr>
                <w:ilvl w:val="0"/>
                <w:numId w:val="70"/>
              </w:numPr>
              <w:ind w:firstLineChars="0"/>
              <w:rPr>
                <w:rFonts w:asciiTheme="minorEastAsia" w:eastAsiaTheme="minorEastAsia" w:hAnsiTheme="minorEastAsia"/>
                <w:i/>
                <w:sz w:val="18"/>
                <w:szCs w:val="18"/>
              </w:rPr>
            </w:pPr>
          </w:p>
        </w:tc>
        <w:tc>
          <w:tcPr>
            <w:tcW w:w="625" w:type="pct"/>
            <w:shd w:val="clear" w:color="auto" w:fill="FFFFFF"/>
          </w:tcPr>
          <w:p w14:paraId="10FFC07C"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1267" w:type="pct"/>
            <w:shd w:val="clear" w:color="auto" w:fill="FFFFFF"/>
          </w:tcPr>
          <w:p w14:paraId="3E87FE55"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EastAsia" w:eastAsiaTheme="minorEastAsia" w:hAnsiTheme="minorEastAsia" w:hint="eastAsia"/>
                <w:color w:val="000000"/>
                <w:sz w:val="18"/>
                <w:szCs w:val="18"/>
              </w:rPr>
              <w:t>合作方机构号（网商银行分配）</w:t>
            </w:r>
          </w:p>
        </w:tc>
        <w:tc>
          <w:tcPr>
            <w:tcW w:w="414" w:type="pct"/>
            <w:tcBorders>
              <w:top w:val="single" w:sz="4" w:space="0" w:color="auto"/>
              <w:left w:val="single" w:sz="4" w:space="0" w:color="auto"/>
              <w:bottom w:val="single" w:sz="4" w:space="0" w:color="auto"/>
              <w:right w:val="single" w:sz="4" w:space="0" w:color="auto"/>
            </w:tcBorders>
          </w:tcPr>
          <w:p w14:paraId="0234DFF2"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tcPr>
          <w:p w14:paraId="417FEAF4"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337" w:type="pct"/>
            <w:tcBorders>
              <w:top w:val="single" w:sz="4" w:space="0" w:color="auto"/>
              <w:left w:val="single" w:sz="4" w:space="0" w:color="auto"/>
              <w:bottom w:val="single" w:sz="4" w:space="0" w:color="auto"/>
              <w:right w:val="single" w:sz="4" w:space="0" w:color="auto"/>
            </w:tcBorders>
          </w:tcPr>
          <w:p w14:paraId="63657AA4"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39" w:type="pct"/>
            <w:tcBorders>
              <w:top w:val="single" w:sz="4" w:space="0" w:color="auto"/>
              <w:left w:val="single" w:sz="4" w:space="0" w:color="auto"/>
              <w:bottom w:val="single" w:sz="4" w:space="0" w:color="auto"/>
              <w:right w:val="single" w:sz="4" w:space="0" w:color="auto"/>
            </w:tcBorders>
          </w:tcPr>
          <w:p w14:paraId="471EDAEA" w14:textId="2903AF72" w:rsidR="00E7504F" w:rsidRPr="00123A3A" w:rsidRDefault="00B52F88"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E7504F" w:rsidRPr="00123A3A">
              <w:rPr>
                <w:rFonts w:asciiTheme="minorHAnsi" w:eastAsiaTheme="minorEastAsia" w:hAnsiTheme="minorHAnsi"/>
                <w:sz w:val="18"/>
                <w:szCs w:val="18"/>
              </w:rPr>
              <w:t xml:space="preserve"> </w:t>
            </w:r>
          </w:p>
        </w:tc>
      </w:tr>
      <w:tr w:rsidR="00E7504F" w:rsidRPr="005E0BC6" w14:paraId="2EBC7666" w14:textId="77777777" w:rsidTr="00C11757">
        <w:trPr>
          <w:trHeight w:val="287"/>
        </w:trPr>
        <w:tc>
          <w:tcPr>
            <w:tcW w:w="259" w:type="pct"/>
            <w:tcBorders>
              <w:top w:val="single" w:sz="4" w:space="0" w:color="auto"/>
              <w:left w:val="single" w:sz="4" w:space="0" w:color="auto"/>
              <w:bottom w:val="single" w:sz="4" w:space="0" w:color="auto"/>
              <w:right w:val="single" w:sz="4" w:space="0" w:color="auto"/>
            </w:tcBorders>
            <w:vAlign w:val="center"/>
          </w:tcPr>
          <w:p w14:paraId="5F11A4C2" w14:textId="77777777" w:rsidR="00E7504F" w:rsidRPr="005E0BC6" w:rsidRDefault="00E7504F" w:rsidP="006A0DBC">
            <w:pPr>
              <w:pStyle w:val="a6"/>
              <w:numPr>
                <w:ilvl w:val="0"/>
                <w:numId w:val="70"/>
              </w:numPr>
              <w:ind w:firstLineChars="0"/>
              <w:rPr>
                <w:rFonts w:asciiTheme="minorEastAsia" w:eastAsiaTheme="minorEastAsia" w:hAnsiTheme="minorEastAsia"/>
                <w:i/>
                <w:sz w:val="18"/>
                <w:szCs w:val="18"/>
              </w:rPr>
            </w:pPr>
          </w:p>
        </w:tc>
        <w:tc>
          <w:tcPr>
            <w:tcW w:w="625" w:type="pct"/>
            <w:shd w:val="clear" w:color="auto" w:fill="FFFFFF"/>
          </w:tcPr>
          <w:p w14:paraId="42EA8B1B"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sz w:val="18"/>
                <w:szCs w:val="18"/>
              </w:rPr>
              <w:t>M</w:t>
            </w:r>
            <w:r w:rsidRPr="00123A3A">
              <w:rPr>
                <w:rFonts w:asciiTheme="minorHAnsi" w:eastAsiaTheme="minorEastAsia" w:hAnsiTheme="minorHAnsi"/>
                <w:sz w:val="18"/>
                <w:szCs w:val="18"/>
              </w:rPr>
              <w:t>erchantId</w:t>
            </w:r>
          </w:p>
        </w:tc>
        <w:tc>
          <w:tcPr>
            <w:tcW w:w="1267" w:type="pct"/>
            <w:shd w:val="clear" w:color="auto" w:fill="FFFFFF"/>
          </w:tcPr>
          <w:p w14:paraId="3AE7627A" w14:textId="096BC123"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商</w:t>
            </w:r>
            <w:r w:rsidRPr="00123A3A">
              <w:rPr>
                <w:rFonts w:asciiTheme="minorHAnsi" w:eastAsiaTheme="minorEastAsia" w:hAnsiTheme="minorHAnsi"/>
                <w:sz w:val="18"/>
                <w:szCs w:val="18"/>
              </w:rPr>
              <w:t>户</w:t>
            </w:r>
            <w:r w:rsidRPr="00123A3A">
              <w:rPr>
                <w:rFonts w:asciiTheme="minorHAnsi" w:eastAsiaTheme="minorEastAsia" w:hAnsiTheme="minorHAnsi" w:hint="eastAsia"/>
                <w:sz w:val="18"/>
                <w:szCs w:val="18"/>
              </w:rPr>
              <w:t>号</w:t>
            </w:r>
            <w:r w:rsidR="00F46CC9">
              <w:rPr>
                <w:rFonts w:asciiTheme="minorHAnsi" w:eastAsiaTheme="minorEastAsia" w:hAnsiTheme="minorHAnsi" w:hint="eastAsia"/>
                <w:sz w:val="18"/>
                <w:szCs w:val="18"/>
              </w:rPr>
              <w:t>。</w:t>
            </w:r>
            <w:r w:rsidR="00F46CC9">
              <w:rPr>
                <w:rFonts w:asciiTheme="minorEastAsia" w:eastAsiaTheme="minorEastAsia" w:hAnsiTheme="minorEastAsia" w:hint="eastAsia"/>
                <w:color w:val="000000"/>
                <w:sz w:val="18"/>
                <w:szCs w:val="18"/>
              </w:rPr>
              <w:t>网商为</w:t>
            </w:r>
            <w:r w:rsidR="00F46CC9">
              <w:rPr>
                <w:rFonts w:asciiTheme="minorEastAsia" w:eastAsiaTheme="minorEastAsia" w:hAnsiTheme="minorEastAsia"/>
                <w:color w:val="000000"/>
                <w:sz w:val="18"/>
                <w:szCs w:val="18"/>
              </w:rPr>
              <w:t>商户分配的</w:t>
            </w:r>
            <w:r w:rsidR="00F46CC9">
              <w:rPr>
                <w:rFonts w:asciiTheme="minorEastAsia" w:eastAsiaTheme="minorEastAsia" w:hAnsiTheme="minorEastAsia" w:hint="eastAsia"/>
                <w:color w:val="000000"/>
                <w:sz w:val="18"/>
                <w:szCs w:val="18"/>
              </w:rPr>
              <w:t>商户</w:t>
            </w:r>
            <w:r w:rsidR="00F46CC9">
              <w:rPr>
                <w:rFonts w:asciiTheme="minorEastAsia" w:eastAsiaTheme="minorEastAsia" w:hAnsiTheme="minorEastAsia"/>
                <w:color w:val="000000"/>
                <w:sz w:val="18"/>
                <w:szCs w:val="18"/>
              </w:rPr>
              <w:t>号</w:t>
            </w:r>
            <w:r w:rsidR="00F46CC9">
              <w:rPr>
                <w:rFonts w:asciiTheme="minorEastAsia" w:eastAsiaTheme="minorEastAsia" w:hAnsiTheme="minorEastAsia" w:hint="eastAsia"/>
                <w:color w:val="000000"/>
                <w:sz w:val="18"/>
                <w:szCs w:val="18"/>
              </w:rPr>
              <w:t>，</w:t>
            </w:r>
            <w:r w:rsidR="00F46CC9">
              <w:rPr>
                <w:rFonts w:asciiTheme="minorEastAsia" w:eastAsiaTheme="minorEastAsia" w:hAnsiTheme="minorEastAsia"/>
                <w:color w:val="000000"/>
                <w:sz w:val="18"/>
                <w:szCs w:val="18"/>
              </w:rPr>
              <w:t>通过商户入驻</w:t>
            </w:r>
            <w:r w:rsidR="00F46CC9">
              <w:rPr>
                <w:rFonts w:asciiTheme="minorEastAsia" w:eastAsiaTheme="minorEastAsia" w:hAnsiTheme="minorEastAsia" w:hint="eastAsia"/>
                <w:color w:val="000000"/>
                <w:sz w:val="18"/>
                <w:szCs w:val="18"/>
              </w:rPr>
              <w:t>结果</w:t>
            </w:r>
            <w:r w:rsidR="00F46CC9">
              <w:rPr>
                <w:rFonts w:asciiTheme="minorEastAsia" w:eastAsiaTheme="minorEastAsia" w:hAnsiTheme="minorEastAsia"/>
                <w:color w:val="000000"/>
                <w:sz w:val="18"/>
                <w:szCs w:val="18"/>
              </w:rPr>
              <w:t>查询</w:t>
            </w:r>
            <w:r w:rsidR="00F46CC9">
              <w:rPr>
                <w:rFonts w:asciiTheme="minorEastAsia" w:eastAsiaTheme="minorEastAsia" w:hAnsiTheme="minorEastAsia" w:hint="eastAsia"/>
                <w:color w:val="000000"/>
                <w:sz w:val="18"/>
                <w:szCs w:val="18"/>
              </w:rPr>
              <w:t>接口</w:t>
            </w:r>
            <w:r w:rsidR="00F46CC9">
              <w:rPr>
                <w:rFonts w:asciiTheme="minorEastAsia" w:eastAsiaTheme="minorEastAsia" w:hAnsiTheme="minorEastAsia"/>
                <w:color w:val="000000"/>
                <w:sz w:val="18"/>
                <w:szCs w:val="18"/>
              </w:rPr>
              <w:t>获取。</w:t>
            </w:r>
          </w:p>
        </w:tc>
        <w:tc>
          <w:tcPr>
            <w:tcW w:w="414" w:type="pct"/>
            <w:tcBorders>
              <w:top w:val="single" w:sz="4" w:space="0" w:color="auto"/>
              <w:left w:val="single" w:sz="4" w:space="0" w:color="auto"/>
              <w:bottom w:val="single" w:sz="4" w:space="0" w:color="auto"/>
              <w:right w:val="single" w:sz="4" w:space="0" w:color="auto"/>
            </w:tcBorders>
          </w:tcPr>
          <w:p w14:paraId="59B9A9BA"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tcPr>
          <w:p w14:paraId="42B12261"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337" w:type="pct"/>
            <w:tcBorders>
              <w:top w:val="single" w:sz="4" w:space="0" w:color="auto"/>
              <w:left w:val="single" w:sz="4" w:space="0" w:color="auto"/>
              <w:bottom w:val="single" w:sz="4" w:space="0" w:color="auto"/>
              <w:right w:val="single" w:sz="4" w:space="0" w:color="auto"/>
            </w:tcBorders>
          </w:tcPr>
          <w:p w14:paraId="2080CCF7"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39" w:type="pct"/>
            <w:tcBorders>
              <w:top w:val="single" w:sz="4" w:space="0" w:color="auto"/>
              <w:left w:val="single" w:sz="4" w:space="0" w:color="auto"/>
              <w:bottom w:val="single" w:sz="4" w:space="0" w:color="auto"/>
              <w:right w:val="single" w:sz="4" w:space="0" w:color="auto"/>
            </w:tcBorders>
          </w:tcPr>
          <w:p w14:paraId="0843DE86" w14:textId="10C5791F"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MER000001</w:t>
            </w:r>
          </w:p>
        </w:tc>
      </w:tr>
      <w:tr w:rsidR="00E7504F" w:rsidRPr="005E0BC6" w14:paraId="78923814" w14:textId="77777777" w:rsidTr="00C11757">
        <w:trPr>
          <w:trHeight w:val="287"/>
        </w:trPr>
        <w:tc>
          <w:tcPr>
            <w:tcW w:w="259" w:type="pct"/>
            <w:tcBorders>
              <w:top w:val="single" w:sz="4" w:space="0" w:color="auto"/>
              <w:left w:val="single" w:sz="4" w:space="0" w:color="auto"/>
              <w:bottom w:val="single" w:sz="4" w:space="0" w:color="auto"/>
              <w:right w:val="single" w:sz="4" w:space="0" w:color="auto"/>
            </w:tcBorders>
            <w:vAlign w:val="center"/>
          </w:tcPr>
          <w:p w14:paraId="0F16F7FB" w14:textId="77777777" w:rsidR="00E7504F" w:rsidRPr="005E0BC6" w:rsidRDefault="00E7504F" w:rsidP="006A0DBC">
            <w:pPr>
              <w:pStyle w:val="a6"/>
              <w:numPr>
                <w:ilvl w:val="0"/>
                <w:numId w:val="70"/>
              </w:numPr>
              <w:ind w:firstLineChars="0"/>
              <w:rPr>
                <w:rFonts w:asciiTheme="minorEastAsia" w:eastAsiaTheme="minorEastAsia" w:hAnsiTheme="minorEastAsia"/>
                <w:i/>
                <w:sz w:val="18"/>
                <w:szCs w:val="18"/>
              </w:rPr>
            </w:pPr>
          </w:p>
        </w:tc>
        <w:tc>
          <w:tcPr>
            <w:tcW w:w="625" w:type="pct"/>
            <w:shd w:val="clear" w:color="auto" w:fill="FFFFFF"/>
          </w:tcPr>
          <w:p w14:paraId="7F341240"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sz w:val="18"/>
                <w:szCs w:val="18"/>
              </w:rPr>
              <w:t>F</w:t>
            </w:r>
            <w:r w:rsidRPr="00123A3A">
              <w:rPr>
                <w:rFonts w:asciiTheme="minorHAnsi" w:eastAsiaTheme="minorEastAsia" w:hAnsiTheme="minorHAnsi"/>
                <w:sz w:val="18"/>
                <w:szCs w:val="18"/>
              </w:rPr>
              <w:t>und</w:t>
            </w:r>
            <w:r w:rsidRPr="00123A3A">
              <w:rPr>
                <w:rFonts w:asciiTheme="minorHAnsi" w:eastAsiaTheme="minorEastAsia" w:hAnsiTheme="minorHAnsi" w:hint="eastAsia"/>
                <w:sz w:val="18"/>
                <w:szCs w:val="18"/>
              </w:rPr>
              <w:t>Code</w:t>
            </w:r>
          </w:p>
        </w:tc>
        <w:tc>
          <w:tcPr>
            <w:tcW w:w="1267" w:type="pct"/>
            <w:shd w:val="clear" w:color="auto" w:fill="FFFFFF"/>
          </w:tcPr>
          <w:p w14:paraId="0BAD18B0"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sz w:val="18"/>
                <w:szCs w:val="18"/>
              </w:rPr>
              <w:t>基金代码</w:t>
            </w:r>
            <w:r>
              <w:rPr>
                <w:rFonts w:asciiTheme="minorHAnsi" w:eastAsiaTheme="minorEastAsia" w:hAnsiTheme="minorHAnsi" w:hint="eastAsia"/>
                <w:sz w:val="18"/>
                <w:szCs w:val="18"/>
              </w:rPr>
              <w:t>，</w:t>
            </w:r>
            <w:r w:rsidRPr="00321311">
              <w:rPr>
                <w:rFonts w:asciiTheme="minorHAnsi" w:eastAsiaTheme="minorEastAsia" w:hAnsiTheme="minorHAnsi"/>
                <w:sz w:val="18"/>
                <w:szCs w:val="18"/>
              </w:rPr>
              <w:t>目前默认填</w:t>
            </w:r>
            <w:r w:rsidRPr="00321311">
              <w:rPr>
                <w:rFonts w:asciiTheme="minorHAnsi" w:eastAsiaTheme="minorEastAsia" w:hAnsiTheme="minorHAnsi"/>
                <w:sz w:val="18"/>
                <w:szCs w:val="18"/>
              </w:rPr>
              <w:t>001529</w:t>
            </w:r>
            <w:r w:rsidRPr="00321311">
              <w:rPr>
                <w:rFonts w:asciiTheme="minorHAnsi" w:eastAsiaTheme="minorEastAsia" w:hAnsiTheme="minorHAnsi"/>
                <w:sz w:val="18"/>
                <w:szCs w:val="18"/>
              </w:rPr>
              <w:t>，代表余利宝。</w:t>
            </w:r>
          </w:p>
        </w:tc>
        <w:tc>
          <w:tcPr>
            <w:tcW w:w="414" w:type="pct"/>
            <w:tcBorders>
              <w:top w:val="single" w:sz="4" w:space="0" w:color="auto"/>
              <w:left w:val="single" w:sz="4" w:space="0" w:color="auto"/>
              <w:bottom w:val="single" w:sz="4" w:space="0" w:color="auto"/>
              <w:right w:val="single" w:sz="4" w:space="0" w:color="auto"/>
            </w:tcBorders>
          </w:tcPr>
          <w:p w14:paraId="0A98E019" w14:textId="77777777" w:rsidR="00E7504F" w:rsidRPr="00123A3A" w:rsidRDefault="00E7504F" w:rsidP="00C11757">
            <w:pPr>
              <w:pStyle w:val="af0"/>
              <w:spacing w:line="240" w:lineRule="auto"/>
              <w:jc w:val="both"/>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tcPr>
          <w:p w14:paraId="25D9CF7D"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25</w:t>
            </w:r>
          </w:p>
        </w:tc>
        <w:tc>
          <w:tcPr>
            <w:tcW w:w="337" w:type="pct"/>
            <w:tcBorders>
              <w:top w:val="single" w:sz="4" w:space="0" w:color="auto"/>
              <w:left w:val="single" w:sz="4" w:space="0" w:color="auto"/>
              <w:bottom w:val="single" w:sz="4" w:space="0" w:color="auto"/>
              <w:right w:val="single" w:sz="4" w:space="0" w:color="auto"/>
            </w:tcBorders>
          </w:tcPr>
          <w:p w14:paraId="2FF9AEED" w14:textId="77777777" w:rsidR="00E7504F" w:rsidRPr="00123A3A" w:rsidRDefault="00E7504F" w:rsidP="00C11757">
            <w:pPr>
              <w:pStyle w:val="af0"/>
              <w:spacing w:line="240" w:lineRule="auto"/>
              <w:jc w:val="both"/>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39" w:type="pct"/>
            <w:tcBorders>
              <w:top w:val="single" w:sz="4" w:space="0" w:color="auto"/>
              <w:left w:val="single" w:sz="4" w:space="0" w:color="auto"/>
              <w:bottom w:val="single" w:sz="4" w:space="0" w:color="auto"/>
              <w:right w:val="single" w:sz="4" w:space="0" w:color="auto"/>
            </w:tcBorders>
          </w:tcPr>
          <w:p w14:paraId="18B87CA3" w14:textId="75CC8EE8" w:rsidR="00E7504F" w:rsidRPr="00123A3A" w:rsidRDefault="00E7504F" w:rsidP="00C11757">
            <w:pPr>
              <w:pStyle w:val="af0"/>
              <w:spacing w:line="240" w:lineRule="auto"/>
              <w:jc w:val="both"/>
              <w:rPr>
                <w:rFonts w:asciiTheme="minorHAnsi" w:eastAsiaTheme="minorEastAsia" w:hAnsiTheme="minorHAnsi"/>
                <w:sz w:val="18"/>
                <w:szCs w:val="18"/>
              </w:rPr>
            </w:pPr>
            <w:r w:rsidRPr="00321311">
              <w:rPr>
                <w:rFonts w:asciiTheme="minorHAnsi" w:eastAsiaTheme="minorEastAsia" w:hAnsiTheme="minorHAnsi"/>
                <w:sz w:val="18"/>
                <w:szCs w:val="18"/>
              </w:rPr>
              <w:t>001529</w:t>
            </w:r>
          </w:p>
        </w:tc>
      </w:tr>
    </w:tbl>
    <w:p w14:paraId="1C7E4051" w14:textId="77777777" w:rsidR="00E7504F" w:rsidRPr="004A523F" w:rsidRDefault="00E7504F" w:rsidP="00E7504F"/>
    <w:p w14:paraId="32763061" w14:textId="77777777" w:rsidR="00E7504F" w:rsidRDefault="00E7504F" w:rsidP="00E7504F">
      <w:pPr>
        <w:pStyle w:val="4"/>
        <w:numPr>
          <w:ilvl w:val="0"/>
          <w:numId w:val="0"/>
        </w:numPr>
      </w:pPr>
      <w:r>
        <w:rPr>
          <w:rFonts w:hint="eastAsia"/>
        </w:rPr>
        <w:t>应答</w:t>
      </w:r>
      <w:r>
        <w:t>报文</w:t>
      </w:r>
    </w:p>
    <w:tbl>
      <w:tblPr>
        <w:tblStyle w:val="a9"/>
        <w:tblW w:w="5000" w:type="pct"/>
        <w:tblLook w:val="04A0" w:firstRow="1" w:lastRow="0" w:firstColumn="1" w:lastColumn="0" w:noHBand="0" w:noVBand="1"/>
      </w:tblPr>
      <w:tblGrid>
        <w:gridCol w:w="397"/>
        <w:gridCol w:w="1097"/>
        <w:gridCol w:w="2690"/>
        <w:gridCol w:w="727"/>
        <w:gridCol w:w="581"/>
        <w:gridCol w:w="397"/>
        <w:gridCol w:w="2407"/>
      </w:tblGrid>
      <w:tr w:rsidR="00E7504F" w:rsidRPr="005E0BC6" w14:paraId="60B889DF" w14:textId="77777777" w:rsidTr="00C11757">
        <w:trPr>
          <w:trHeight w:val="324"/>
        </w:trPr>
        <w:tc>
          <w:tcPr>
            <w:tcW w:w="232" w:type="pct"/>
            <w:tcBorders>
              <w:top w:val="single" w:sz="4" w:space="0" w:color="auto"/>
              <w:left w:val="single" w:sz="4" w:space="0" w:color="auto"/>
              <w:bottom w:val="single" w:sz="4" w:space="0" w:color="auto"/>
              <w:right w:val="single" w:sz="4" w:space="0" w:color="auto"/>
            </w:tcBorders>
            <w:shd w:val="clear" w:color="auto" w:fill="E0E0E0"/>
            <w:vAlign w:val="center"/>
          </w:tcPr>
          <w:p w14:paraId="7B2AC19E"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66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52B612"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62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1FAB21"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44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F4DB9F"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33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9A12F1"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57987"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14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A3D895" w14:textId="77777777" w:rsidR="00E7504F" w:rsidRPr="005E0BC6" w:rsidRDefault="00E7504F"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E7504F" w:rsidRPr="005E0BC6" w14:paraId="18CE16BA"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228E08C4" w14:textId="77777777" w:rsidR="00E7504F" w:rsidRPr="005E0BC6" w:rsidRDefault="00E7504F" w:rsidP="006A0DBC">
            <w:pPr>
              <w:pStyle w:val="a6"/>
              <w:numPr>
                <w:ilvl w:val="0"/>
                <w:numId w:val="69"/>
              </w:numPr>
              <w:ind w:firstLineChars="0"/>
              <w:rPr>
                <w:rFonts w:asciiTheme="minorEastAsia" w:eastAsiaTheme="minorEastAsia" w:hAnsiTheme="minorEastAsia"/>
                <w:i/>
                <w:sz w:val="18"/>
                <w:szCs w:val="18"/>
              </w:rPr>
            </w:pPr>
          </w:p>
        </w:tc>
        <w:tc>
          <w:tcPr>
            <w:tcW w:w="668" w:type="pct"/>
            <w:shd w:val="clear" w:color="auto" w:fill="FFFFFF"/>
            <w:hideMark/>
          </w:tcPr>
          <w:p w14:paraId="3DF313C8" w14:textId="0D6E66E8" w:rsidR="00E7504F" w:rsidRPr="006D0E39" w:rsidRDefault="00305854" w:rsidP="00C11757">
            <w:pPr>
              <w:rPr>
                <w:rFonts w:asciiTheme="minorHAnsi" w:eastAsiaTheme="minorEastAsia" w:hAnsiTheme="minorHAnsi"/>
                <w:sz w:val="18"/>
                <w:szCs w:val="18"/>
              </w:rPr>
            </w:pPr>
            <w:r>
              <w:rPr>
                <w:rFonts w:asciiTheme="minorHAnsi" w:eastAsiaTheme="minorEastAsia" w:hAnsiTheme="minorHAnsi"/>
                <w:sz w:val="18"/>
                <w:szCs w:val="18"/>
              </w:rPr>
              <w:t>R</w:t>
            </w:r>
            <w:r w:rsidR="00E7504F" w:rsidRPr="006D0E39">
              <w:rPr>
                <w:rFonts w:asciiTheme="minorHAnsi" w:eastAsiaTheme="minorEastAsia" w:hAnsiTheme="minorHAnsi" w:hint="eastAsia"/>
                <w:sz w:val="18"/>
                <w:szCs w:val="18"/>
              </w:rPr>
              <w:t>espInfo</w:t>
            </w:r>
          </w:p>
        </w:tc>
        <w:tc>
          <w:tcPr>
            <w:tcW w:w="1628" w:type="pct"/>
            <w:shd w:val="clear" w:color="auto" w:fill="FFFFFF"/>
            <w:hideMark/>
          </w:tcPr>
          <w:p w14:paraId="314AAB8F" w14:textId="77777777" w:rsidR="00E7504F" w:rsidRPr="006D0E39" w:rsidRDefault="00E7504F" w:rsidP="00C11757">
            <w:pPr>
              <w:rPr>
                <w:rFonts w:asciiTheme="minorHAnsi" w:eastAsiaTheme="minorEastAsia" w:hAnsiTheme="minorHAnsi"/>
                <w:sz w:val="18"/>
                <w:szCs w:val="18"/>
              </w:rPr>
            </w:pPr>
            <w:r w:rsidRPr="006D0E39">
              <w:rPr>
                <w:rFonts w:asciiTheme="minorHAnsi" w:eastAsiaTheme="minorEastAsia" w:hAnsiTheme="minorHAnsi" w:hint="eastAsia"/>
                <w:sz w:val="18"/>
                <w:szCs w:val="18"/>
              </w:rPr>
              <w:t>返回</w:t>
            </w:r>
            <w:r w:rsidRPr="006D0E39">
              <w:rPr>
                <w:rFonts w:asciiTheme="minorHAnsi" w:eastAsiaTheme="minorEastAsia" w:hAnsiTheme="minorHAnsi"/>
                <w:sz w:val="18"/>
                <w:szCs w:val="18"/>
              </w:rPr>
              <w:t>码组</w:t>
            </w:r>
            <w:r w:rsidRPr="006D0E39">
              <w:rPr>
                <w:rFonts w:asciiTheme="minorHAnsi" w:eastAsiaTheme="minorEastAsia" w:hAnsiTheme="minorHAnsi" w:hint="eastAsia"/>
                <w:sz w:val="18"/>
                <w:szCs w:val="18"/>
              </w:rPr>
              <w:t>件</w:t>
            </w:r>
          </w:p>
        </w:tc>
        <w:tc>
          <w:tcPr>
            <w:tcW w:w="444" w:type="pct"/>
            <w:tcBorders>
              <w:top w:val="single" w:sz="4" w:space="0" w:color="auto"/>
              <w:left w:val="single" w:sz="4" w:space="0" w:color="auto"/>
              <w:bottom w:val="single" w:sz="4" w:space="0" w:color="auto"/>
              <w:right w:val="single" w:sz="4" w:space="0" w:color="auto"/>
            </w:tcBorders>
            <w:hideMark/>
          </w:tcPr>
          <w:p w14:paraId="18A466DE" w14:textId="77777777" w:rsidR="00E7504F" w:rsidRPr="006D0E39" w:rsidRDefault="00E7504F" w:rsidP="00C11757">
            <w:pPr>
              <w:rPr>
                <w:rFonts w:asciiTheme="minorHAnsi" w:eastAsiaTheme="minorEastAsia" w:hAnsiTheme="minorHAnsi"/>
                <w:sz w:val="18"/>
                <w:szCs w:val="18"/>
              </w:rPr>
            </w:pPr>
            <w:r w:rsidRPr="006D0E39">
              <w:rPr>
                <w:rFonts w:asciiTheme="minorHAnsi" w:eastAsiaTheme="minorEastAsia" w:hAnsiTheme="minorHAnsi" w:hint="eastAsia"/>
                <w:sz w:val="18"/>
                <w:szCs w:val="18"/>
              </w:rPr>
              <w:t>[</w:t>
            </w:r>
            <w:r w:rsidRPr="006D0E39">
              <w:rPr>
                <w:rFonts w:asciiTheme="minorHAnsi" w:eastAsiaTheme="minorEastAsia" w:hAnsiTheme="minorHAnsi" w:hint="eastAsia"/>
                <w:sz w:val="18"/>
                <w:szCs w:val="18"/>
              </w:rPr>
              <w:t>返回码</w:t>
            </w:r>
            <w:r w:rsidRPr="006D0E39">
              <w:rPr>
                <w:rFonts w:asciiTheme="minorHAnsi" w:eastAsiaTheme="minorEastAsia" w:hAnsiTheme="minorHAnsi" w:hint="eastAsia"/>
                <w:sz w:val="18"/>
                <w:szCs w:val="18"/>
              </w:rPr>
              <w:t>]</w:t>
            </w:r>
            <w:r w:rsidRPr="006D0E39">
              <w:rPr>
                <w:rFonts w:asciiTheme="minorHAnsi" w:eastAsiaTheme="minorEastAsia" w:hAnsiTheme="minorHAnsi" w:hint="eastAsia"/>
                <w:sz w:val="18"/>
                <w:szCs w:val="18"/>
              </w:rPr>
              <w:t>对象</w:t>
            </w:r>
          </w:p>
        </w:tc>
        <w:tc>
          <w:tcPr>
            <w:tcW w:w="338" w:type="pct"/>
            <w:tcBorders>
              <w:top w:val="single" w:sz="4" w:space="0" w:color="auto"/>
              <w:left w:val="single" w:sz="4" w:space="0" w:color="auto"/>
              <w:bottom w:val="single" w:sz="4" w:space="0" w:color="auto"/>
              <w:right w:val="single" w:sz="4" w:space="0" w:color="auto"/>
            </w:tcBorders>
            <w:hideMark/>
          </w:tcPr>
          <w:p w14:paraId="760B04EC" w14:textId="77777777" w:rsidR="00E7504F" w:rsidRPr="006D0E39" w:rsidRDefault="00E7504F" w:rsidP="00C11757">
            <w:pPr>
              <w:rPr>
                <w:rFonts w:asciiTheme="minorHAnsi" w:eastAsiaTheme="minorEastAsia" w:hAnsiTheme="minorHAnsi"/>
                <w:sz w:val="18"/>
                <w:szCs w:val="18"/>
              </w:rPr>
            </w:pPr>
          </w:p>
        </w:tc>
        <w:tc>
          <w:tcPr>
            <w:tcW w:w="232" w:type="pct"/>
            <w:tcBorders>
              <w:top w:val="single" w:sz="4" w:space="0" w:color="auto"/>
              <w:left w:val="single" w:sz="4" w:space="0" w:color="auto"/>
              <w:bottom w:val="single" w:sz="4" w:space="0" w:color="auto"/>
              <w:right w:val="single" w:sz="4" w:space="0" w:color="auto"/>
            </w:tcBorders>
            <w:hideMark/>
          </w:tcPr>
          <w:p w14:paraId="1FC8CD5E" w14:textId="77777777" w:rsidR="00E7504F" w:rsidRPr="006D0E39" w:rsidRDefault="00E7504F" w:rsidP="00C11757">
            <w:pPr>
              <w:rPr>
                <w:rFonts w:asciiTheme="minorHAnsi" w:eastAsiaTheme="minorEastAsia" w:hAnsiTheme="minorHAnsi"/>
                <w:sz w:val="18"/>
                <w:szCs w:val="18"/>
              </w:rPr>
            </w:pPr>
            <w:r w:rsidRPr="006D0E39">
              <w:rPr>
                <w:rFonts w:asciiTheme="minorHAnsi" w:eastAsiaTheme="minorEastAsia" w:hAnsiTheme="minorHAnsi" w:hint="eastAsia"/>
                <w:sz w:val="18"/>
                <w:szCs w:val="18"/>
              </w:rPr>
              <w:t>M</w:t>
            </w:r>
          </w:p>
        </w:tc>
        <w:tc>
          <w:tcPr>
            <w:tcW w:w="1457" w:type="pct"/>
            <w:tcBorders>
              <w:top w:val="single" w:sz="4" w:space="0" w:color="auto"/>
              <w:left w:val="single" w:sz="4" w:space="0" w:color="auto"/>
              <w:bottom w:val="single" w:sz="4" w:space="0" w:color="auto"/>
              <w:right w:val="single" w:sz="4" w:space="0" w:color="auto"/>
            </w:tcBorders>
            <w:hideMark/>
          </w:tcPr>
          <w:p w14:paraId="757B5DE5" w14:textId="77777777" w:rsidR="00E7504F" w:rsidRPr="006D0E39" w:rsidRDefault="00E7504F" w:rsidP="00C11757">
            <w:pPr>
              <w:rPr>
                <w:rFonts w:asciiTheme="minorHAnsi" w:eastAsiaTheme="minorEastAsia" w:hAnsiTheme="minorHAnsi"/>
                <w:sz w:val="18"/>
                <w:szCs w:val="18"/>
              </w:rPr>
            </w:pPr>
          </w:p>
        </w:tc>
      </w:tr>
      <w:tr w:rsidR="00E7504F" w:rsidRPr="005E0BC6" w14:paraId="58B3ED0F"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354A8CDA" w14:textId="77777777" w:rsidR="00E7504F" w:rsidRPr="005E0BC6" w:rsidRDefault="00E7504F" w:rsidP="006A0DBC">
            <w:pPr>
              <w:pStyle w:val="a6"/>
              <w:numPr>
                <w:ilvl w:val="0"/>
                <w:numId w:val="69"/>
              </w:numPr>
              <w:ind w:firstLineChars="0"/>
              <w:rPr>
                <w:rFonts w:asciiTheme="minorEastAsia" w:eastAsiaTheme="minorEastAsia" w:hAnsiTheme="minorEastAsia"/>
                <w:i/>
                <w:sz w:val="18"/>
                <w:szCs w:val="18"/>
              </w:rPr>
            </w:pPr>
          </w:p>
        </w:tc>
        <w:tc>
          <w:tcPr>
            <w:tcW w:w="668" w:type="pct"/>
            <w:shd w:val="clear" w:color="auto" w:fill="FFFFFF"/>
          </w:tcPr>
          <w:p w14:paraId="080A5247" w14:textId="5F6E987D" w:rsidR="00E7504F" w:rsidRPr="006D0E39" w:rsidRDefault="00305854" w:rsidP="00C11757">
            <w:pPr>
              <w:rPr>
                <w:rFonts w:asciiTheme="minorHAnsi" w:eastAsiaTheme="minorEastAsia" w:hAnsiTheme="minorHAnsi"/>
                <w:sz w:val="18"/>
                <w:szCs w:val="18"/>
              </w:rPr>
            </w:pPr>
            <w:r>
              <w:rPr>
                <w:rFonts w:asciiTheme="minorHAnsi" w:eastAsiaTheme="minorEastAsia" w:hAnsiTheme="minorHAnsi"/>
                <w:sz w:val="18"/>
                <w:szCs w:val="18"/>
              </w:rPr>
              <w:t>O</w:t>
            </w:r>
            <w:r w:rsidR="00E7504F" w:rsidRPr="0046497A">
              <w:rPr>
                <w:rFonts w:asciiTheme="minorHAnsi" w:eastAsiaTheme="minorEastAsia" w:hAnsiTheme="minorHAnsi"/>
                <w:sz w:val="18"/>
                <w:szCs w:val="18"/>
              </w:rPr>
              <w:t>penState</w:t>
            </w:r>
          </w:p>
        </w:tc>
        <w:tc>
          <w:tcPr>
            <w:tcW w:w="1628" w:type="pct"/>
            <w:shd w:val="clear" w:color="auto" w:fill="FFFFFF"/>
          </w:tcPr>
          <w:p w14:paraId="0F03216C" w14:textId="77777777" w:rsidR="00E7504F" w:rsidRDefault="00E7504F" w:rsidP="00C11757">
            <w:pPr>
              <w:rPr>
                <w:rFonts w:asciiTheme="minorHAnsi" w:eastAsiaTheme="minorEastAsia" w:hAnsiTheme="minorHAnsi"/>
                <w:sz w:val="18"/>
                <w:szCs w:val="18"/>
              </w:rPr>
            </w:pPr>
            <w:r w:rsidRPr="006D0E39">
              <w:rPr>
                <w:rFonts w:asciiTheme="minorHAnsi" w:eastAsiaTheme="minorEastAsia" w:hAnsiTheme="minorHAnsi"/>
                <w:sz w:val="18"/>
                <w:szCs w:val="18"/>
              </w:rPr>
              <w:t>开户</w:t>
            </w:r>
            <w:r w:rsidRPr="006D0E39">
              <w:rPr>
                <w:rFonts w:asciiTheme="minorHAnsi" w:eastAsiaTheme="minorEastAsia" w:hAnsiTheme="minorHAnsi" w:hint="eastAsia"/>
                <w:sz w:val="18"/>
                <w:szCs w:val="18"/>
              </w:rPr>
              <w:t>状</w:t>
            </w:r>
            <w:r>
              <w:rPr>
                <w:rFonts w:asciiTheme="minorHAnsi" w:eastAsiaTheme="minorEastAsia" w:hAnsiTheme="minorHAnsi"/>
                <w:sz w:val="18"/>
                <w:szCs w:val="18"/>
              </w:rPr>
              <w:t>态</w:t>
            </w:r>
            <w:r>
              <w:rPr>
                <w:rFonts w:asciiTheme="minorHAnsi" w:eastAsiaTheme="minorEastAsia" w:hAnsiTheme="minorHAnsi" w:hint="eastAsia"/>
                <w:sz w:val="18"/>
                <w:szCs w:val="18"/>
              </w:rPr>
              <w:t>。可选值</w:t>
            </w:r>
            <w:r>
              <w:rPr>
                <w:rFonts w:asciiTheme="minorHAnsi" w:eastAsiaTheme="minorEastAsia" w:hAnsiTheme="minorHAnsi"/>
                <w:sz w:val="18"/>
                <w:szCs w:val="18"/>
              </w:rPr>
              <w:t>：</w:t>
            </w:r>
          </w:p>
          <w:p w14:paraId="0625E57C" w14:textId="77777777" w:rsidR="00E7504F" w:rsidRDefault="00E7504F" w:rsidP="00C11757">
            <w:pPr>
              <w:rPr>
                <w:rFonts w:asciiTheme="minorHAnsi" w:eastAsiaTheme="minorEastAsia" w:hAnsiTheme="minorHAnsi"/>
                <w:sz w:val="18"/>
                <w:szCs w:val="18"/>
              </w:rPr>
            </w:pPr>
            <w:r w:rsidRPr="006D0E39">
              <w:rPr>
                <w:rFonts w:asciiTheme="minorHAnsi" w:eastAsiaTheme="minorEastAsia" w:hAnsiTheme="minorHAnsi"/>
                <w:sz w:val="18"/>
                <w:szCs w:val="18"/>
              </w:rPr>
              <w:t>1</w:t>
            </w:r>
            <w:r w:rsidRPr="006D0E39">
              <w:rPr>
                <w:rFonts w:asciiTheme="minorHAnsi" w:eastAsiaTheme="minorEastAsia" w:hAnsiTheme="minorHAnsi"/>
                <w:sz w:val="18"/>
                <w:szCs w:val="18"/>
              </w:rPr>
              <w:t>：</w:t>
            </w:r>
            <w:r w:rsidRPr="006D0E39">
              <w:rPr>
                <w:rFonts w:asciiTheme="minorHAnsi" w:eastAsiaTheme="minorEastAsia" w:hAnsiTheme="minorHAnsi" w:hint="eastAsia"/>
                <w:sz w:val="18"/>
                <w:szCs w:val="18"/>
              </w:rPr>
              <w:t>true</w:t>
            </w:r>
            <w:r w:rsidRPr="006D0E39">
              <w:rPr>
                <w:rFonts w:asciiTheme="minorHAnsi" w:eastAsiaTheme="minorEastAsia" w:hAnsiTheme="minorHAnsi"/>
                <w:sz w:val="18"/>
                <w:szCs w:val="18"/>
              </w:rPr>
              <w:t>，表示</w:t>
            </w:r>
            <w:r w:rsidRPr="006D0E39">
              <w:rPr>
                <w:rFonts w:asciiTheme="minorHAnsi" w:eastAsiaTheme="minorEastAsia" w:hAnsiTheme="minorHAnsi" w:hint="eastAsia"/>
                <w:sz w:val="18"/>
                <w:szCs w:val="18"/>
              </w:rPr>
              <w:t>已</w:t>
            </w:r>
            <w:r w:rsidRPr="006D0E39">
              <w:rPr>
                <w:rFonts w:asciiTheme="minorHAnsi" w:eastAsiaTheme="minorEastAsia" w:hAnsiTheme="minorHAnsi"/>
                <w:sz w:val="18"/>
                <w:szCs w:val="18"/>
              </w:rPr>
              <w:t>签</w:t>
            </w:r>
            <w:r w:rsidRPr="006D0E39">
              <w:rPr>
                <w:rFonts w:asciiTheme="minorHAnsi" w:eastAsiaTheme="minorEastAsia" w:hAnsiTheme="minorHAnsi" w:hint="eastAsia"/>
                <w:sz w:val="18"/>
                <w:szCs w:val="18"/>
              </w:rPr>
              <w:t>署</w:t>
            </w:r>
          </w:p>
          <w:p w14:paraId="76E170D4" w14:textId="77777777" w:rsidR="00E7504F" w:rsidRPr="006D0E39" w:rsidRDefault="00E7504F" w:rsidP="00C11757">
            <w:pPr>
              <w:rPr>
                <w:rFonts w:asciiTheme="minorHAnsi" w:eastAsiaTheme="minorEastAsia" w:hAnsiTheme="minorHAnsi"/>
                <w:sz w:val="18"/>
                <w:szCs w:val="18"/>
              </w:rPr>
            </w:pPr>
            <w:r w:rsidRPr="006D0E39">
              <w:rPr>
                <w:rFonts w:asciiTheme="minorHAnsi" w:eastAsiaTheme="minorEastAsia" w:hAnsiTheme="minorHAnsi"/>
                <w:sz w:val="18"/>
                <w:szCs w:val="18"/>
              </w:rPr>
              <w:t>2</w:t>
            </w:r>
            <w:r w:rsidRPr="006D0E39">
              <w:rPr>
                <w:rFonts w:asciiTheme="minorHAnsi" w:eastAsiaTheme="minorEastAsia" w:hAnsiTheme="minorHAnsi"/>
                <w:sz w:val="18"/>
                <w:szCs w:val="18"/>
              </w:rPr>
              <w:t>：</w:t>
            </w:r>
            <w:r w:rsidRPr="006D0E39">
              <w:rPr>
                <w:rFonts w:asciiTheme="minorHAnsi" w:eastAsiaTheme="minorEastAsia" w:hAnsiTheme="minorHAnsi" w:hint="eastAsia"/>
                <w:sz w:val="18"/>
                <w:szCs w:val="18"/>
              </w:rPr>
              <w:t>false</w:t>
            </w:r>
            <w:r w:rsidRPr="006D0E39">
              <w:rPr>
                <w:rFonts w:asciiTheme="minorHAnsi" w:eastAsiaTheme="minorEastAsia" w:hAnsiTheme="minorHAnsi"/>
                <w:sz w:val="18"/>
                <w:szCs w:val="18"/>
              </w:rPr>
              <w:t>，表示</w:t>
            </w:r>
            <w:r w:rsidRPr="006D0E39">
              <w:rPr>
                <w:rFonts w:asciiTheme="minorHAnsi" w:eastAsiaTheme="minorEastAsia" w:hAnsiTheme="minorHAnsi" w:hint="eastAsia"/>
                <w:sz w:val="18"/>
                <w:szCs w:val="18"/>
              </w:rPr>
              <w:t>未</w:t>
            </w:r>
            <w:r w:rsidRPr="006D0E39">
              <w:rPr>
                <w:rFonts w:asciiTheme="minorHAnsi" w:eastAsiaTheme="minorEastAsia" w:hAnsiTheme="minorHAnsi"/>
                <w:sz w:val="18"/>
                <w:szCs w:val="18"/>
              </w:rPr>
              <w:t>签</w:t>
            </w:r>
            <w:r w:rsidRPr="006D0E39">
              <w:rPr>
                <w:rFonts w:asciiTheme="minorHAnsi" w:eastAsiaTheme="minorEastAsia" w:hAnsiTheme="minorHAnsi" w:hint="eastAsia"/>
                <w:sz w:val="18"/>
                <w:szCs w:val="18"/>
              </w:rPr>
              <w:t>署</w:t>
            </w:r>
            <w:r w:rsidRPr="006D0E39">
              <w:rPr>
                <w:rFonts w:asciiTheme="minorHAnsi" w:eastAsiaTheme="minorEastAsia" w:hAnsiTheme="minorHAnsi"/>
                <w:sz w:val="18"/>
                <w:szCs w:val="18"/>
              </w:rPr>
              <w:t>。</w:t>
            </w:r>
          </w:p>
        </w:tc>
        <w:tc>
          <w:tcPr>
            <w:tcW w:w="444" w:type="pct"/>
            <w:tcBorders>
              <w:top w:val="single" w:sz="4" w:space="0" w:color="auto"/>
              <w:left w:val="single" w:sz="4" w:space="0" w:color="auto"/>
              <w:bottom w:val="single" w:sz="4" w:space="0" w:color="auto"/>
              <w:right w:val="single" w:sz="4" w:space="0" w:color="auto"/>
            </w:tcBorders>
          </w:tcPr>
          <w:p w14:paraId="41B26A5B" w14:textId="77777777" w:rsidR="00E7504F" w:rsidRPr="006D0E39"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38" w:type="pct"/>
            <w:tcBorders>
              <w:top w:val="single" w:sz="4" w:space="0" w:color="auto"/>
              <w:left w:val="single" w:sz="4" w:space="0" w:color="auto"/>
              <w:bottom w:val="single" w:sz="4" w:space="0" w:color="auto"/>
              <w:right w:val="single" w:sz="4" w:space="0" w:color="auto"/>
            </w:tcBorders>
          </w:tcPr>
          <w:p w14:paraId="74A6E9EA" w14:textId="77777777" w:rsidR="00E7504F" w:rsidRPr="006D0E39" w:rsidRDefault="00E7504F" w:rsidP="00C11757">
            <w:pPr>
              <w:rPr>
                <w:rFonts w:asciiTheme="minorHAnsi" w:eastAsiaTheme="minorEastAsia" w:hAnsiTheme="minorHAnsi"/>
                <w:sz w:val="18"/>
                <w:szCs w:val="18"/>
              </w:rPr>
            </w:pPr>
            <w:r w:rsidRPr="006D0E39">
              <w:rPr>
                <w:rFonts w:asciiTheme="minorHAnsi" w:eastAsiaTheme="minorEastAsia" w:hAnsiTheme="minorHAnsi" w:hint="eastAsia"/>
                <w:sz w:val="18"/>
                <w:szCs w:val="18"/>
              </w:rPr>
              <w:t>20</w:t>
            </w:r>
          </w:p>
        </w:tc>
        <w:tc>
          <w:tcPr>
            <w:tcW w:w="232" w:type="pct"/>
            <w:tcBorders>
              <w:top w:val="single" w:sz="4" w:space="0" w:color="auto"/>
              <w:left w:val="single" w:sz="4" w:space="0" w:color="auto"/>
              <w:bottom w:val="single" w:sz="4" w:space="0" w:color="auto"/>
              <w:right w:val="single" w:sz="4" w:space="0" w:color="auto"/>
            </w:tcBorders>
          </w:tcPr>
          <w:p w14:paraId="4268B370" w14:textId="77777777" w:rsidR="00E7504F" w:rsidRPr="006D0E39" w:rsidRDefault="00E7504F" w:rsidP="00C11757">
            <w:pPr>
              <w:rPr>
                <w:rFonts w:asciiTheme="minorHAnsi" w:eastAsiaTheme="minorEastAsia" w:hAnsiTheme="minorHAnsi"/>
                <w:sz w:val="18"/>
                <w:szCs w:val="18"/>
              </w:rPr>
            </w:pPr>
            <w:r w:rsidRPr="006D0E39">
              <w:rPr>
                <w:rFonts w:asciiTheme="minorHAnsi" w:eastAsiaTheme="minorEastAsia" w:hAnsiTheme="minorHAnsi" w:hint="eastAsia"/>
                <w:sz w:val="18"/>
                <w:szCs w:val="18"/>
              </w:rPr>
              <w:t>M</w:t>
            </w:r>
          </w:p>
        </w:tc>
        <w:tc>
          <w:tcPr>
            <w:tcW w:w="1457" w:type="pct"/>
            <w:tcBorders>
              <w:top w:val="single" w:sz="4" w:space="0" w:color="auto"/>
              <w:left w:val="single" w:sz="4" w:space="0" w:color="auto"/>
              <w:bottom w:val="single" w:sz="4" w:space="0" w:color="auto"/>
              <w:right w:val="single" w:sz="4" w:space="0" w:color="auto"/>
            </w:tcBorders>
          </w:tcPr>
          <w:p w14:paraId="45B8AC39" w14:textId="77777777" w:rsidR="00E7504F" w:rsidRPr="006D0E39" w:rsidRDefault="00E7504F" w:rsidP="00C11757">
            <w:pPr>
              <w:rPr>
                <w:rFonts w:asciiTheme="minorHAnsi" w:eastAsiaTheme="minorEastAsia" w:hAnsiTheme="minorHAnsi"/>
                <w:sz w:val="18"/>
                <w:szCs w:val="18"/>
              </w:rPr>
            </w:pPr>
          </w:p>
        </w:tc>
      </w:tr>
      <w:tr w:rsidR="00E7504F" w:rsidRPr="005E0BC6" w14:paraId="6C8ABC05"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099A36F0" w14:textId="77777777" w:rsidR="00E7504F" w:rsidRPr="005E0BC6" w:rsidRDefault="00E7504F" w:rsidP="006A0DBC">
            <w:pPr>
              <w:pStyle w:val="a6"/>
              <w:numPr>
                <w:ilvl w:val="0"/>
                <w:numId w:val="69"/>
              </w:numPr>
              <w:ind w:firstLineChars="0"/>
              <w:rPr>
                <w:rFonts w:asciiTheme="minorEastAsia" w:eastAsiaTheme="minorEastAsia" w:hAnsiTheme="minorEastAsia"/>
                <w:i/>
                <w:sz w:val="18"/>
                <w:szCs w:val="18"/>
              </w:rPr>
            </w:pPr>
          </w:p>
        </w:tc>
        <w:tc>
          <w:tcPr>
            <w:tcW w:w="668" w:type="pct"/>
            <w:shd w:val="clear" w:color="auto" w:fill="FFFFFF"/>
          </w:tcPr>
          <w:p w14:paraId="7C3A4A88" w14:textId="30DCD4D1" w:rsidR="00E7504F" w:rsidRPr="006D0E39" w:rsidRDefault="00305854" w:rsidP="00C11757">
            <w:pPr>
              <w:rPr>
                <w:rFonts w:asciiTheme="minorHAnsi" w:eastAsiaTheme="minorEastAsia" w:hAnsiTheme="minorHAnsi"/>
                <w:sz w:val="18"/>
                <w:szCs w:val="18"/>
              </w:rPr>
            </w:pPr>
            <w:r>
              <w:rPr>
                <w:rFonts w:asciiTheme="minorHAnsi" w:eastAsiaTheme="minorEastAsia" w:hAnsiTheme="minorHAnsi"/>
                <w:sz w:val="18"/>
                <w:szCs w:val="18"/>
              </w:rPr>
              <w:t>R</w:t>
            </w:r>
            <w:r w:rsidR="00E7504F" w:rsidRPr="006D0E39">
              <w:rPr>
                <w:rFonts w:asciiTheme="minorHAnsi" w:eastAsiaTheme="minorEastAsia" w:hAnsiTheme="minorHAnsi"/>
                <w:sz w:val="18"/>
                <w:szCs w:val="18"/>
              </w:rPr>
              <w:t>emark</w:t>
            </w:r>
          </w:p>
        </w:tc>
        <w:tc>
          <w:tcPr>
            <w:tcW w:w="1628" w:type="pct"/>
            <w:shd w:val="clear" w:color="auto" w:fill="FFFFFF"/>
          </w:tcPr>
          <w:p w14:paraId="634A5032" w14:textId="77777777" w:rsidR="00E7504F" w:rsidRPr="006D0E39" w:rsidRDefault="00E7504F" w:rsidP="00C11757">
            <w:pPr>
              <w:rPr>
                <w:rFonts w:asciiTheme="minorHAnsi" w:eastAsiaTheme="minorEastAsia" w:hAnsiTheme="minorHAnsi"/>
                <w:sz w:val="18"/>
                <w:szCs w:val="18"/>
              </w:rPr>
            </w:pPr>
            <w:r w:rsidRPr="006D0E39">
              <w:rPr>
                <w:rFonts w:asciiTheme="minorHAnsi" w:eastAsiaTheme="minorEastAsia" w:hAnsiTheme="minorHAnsi"/>
                <w:sz w:val="18"/>
                <w:szCs w:val="18"/>
              </w:rPr>
              <w:t>查询结果备注信息</w:t>
            </w:r>
          </w:p>
        </w:tc>
        <w:tc>
          <w:tcPr>
            <w:tcW w:w="444" w:type="pct"/>
            <w:tcBorders>
              <w:top w:val="single" w:sz="4" w:space="0" w:color="auto"/>
              <w:left w:val="single" w:sz="4" w:space="0" w:color="auto"/>
              <w:bottom w:val="single" w:sz="4" w:space="0" w:color="auto"/>
              <w:right w:val="single" w:sz="4" w:space="0" w:color="auto"/>
            </w:tcBorders>
          </w:tcPr>
          <w:p w14:paraId="34F373B1" w14:textId="77777777" w:rsidR="00E7504F" w:rsidRPr="006D0E39" w:rsidRDefault="00E7504F"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38" w:type="pct"/>
            <w:tcBorders>
              <w:top w:val="single" w:sz="4" w:space="0" w:color="auto"/>
              <w:left w:val="single" w:sz="4" w:space="0" w:color="auto"/>
              <w:bottom w:val="single" w:sz="4" w:space="0" w:color="auto"/>
              <w:right w:val="single" w:sz="4" w:space="0" w:color="auto"/>
            </w:tcBorders>
          </w:tcPr>
          <w:p w14:paraId="7AAA2BDB" w14:textId="77777777" w:rsidR="00E7504F" w:rsidRPr="006D0E39" w:rsidRDefault="00E7504F" w:rsidP="00C11757">
            <w:pPr>
              <w:rPr>
                <w:rFonts w:asciiTheme="minorHAnsi" w:eastAsiaTheme="minorEastAsia" w:hAnsiTheme="minorHAnsi"/>
                <w:sz w:val="18"/>
                <w:szCs w:val="18"/>
              </w:rPr>
            </w:pPr>
            <w:r w:rsidRPr="006D0E39">
              <w:rPr>
                <w:rFonts w:asciiTheme="minorHAnsi" w:eastAsiaTheme="minorEastAsia" w:hAnsiTheme="minorHAnsi" w:hint="eastAsia"/>
                <w:sz w:val="18"/>
                <w:szCs w:val="18"/>
              </w:rPr>
              <w:t>1024</w:t>
            </w:r>
          </w:p>
        </w:tc>
        <w:tc>
          <w:tcPr>
            <w:tcW w:w="232" w:type="pct"/>
            <w:tcBorders>
              <w:top w:val="single" w:sz="4" w:space="0" w:color="auto"/>
              <w:left w:val="single" w:sz="4" w:space="0" w:color="auto"/>
              <w:bottom w:val="single" w:sz="4" w:space="0" w:color="auto"/>
              <w:right w:val="single" w:sz="4" w:space="0" w:color="auto"/>
            </w:tcBorders>
          </w:tcPr>
          <w:p w14:paraId="6D61799A" w14:textId="77777777" w:rsidR="00E7504F" w:rsidRPr="006D0E39" w:rsidRDefault="00E7504F" w:rsidP="00C11757">
            <w:pPr>
              <w:rPr>
                <w:rFonts w:asciiTheme="minorHAnsi" w:eastAsiaTheme="minorEastAsia" w:hAnsiTheme="minorHAnsi"/>
                <w:sz w:val="18"/>
                <w:szCs w:val="18"/>
              </w:rPr>
            </w:pPr>
            <w:r w:rsidRPr="006D0E39">
              <w:rPr>
                <w:rFonts w:asciiTheme="minorHAnsi" w:eastAsiaTheme="minorEastAsia" w:hAnsiTheme="minorHAnsi" w:hint="eastAsia"/>
                <w:sz w:val="18"/>
                <w:szCs w:val="18"/>
              </w:rPr>
              <w:t>O</w:t>
            </w:r>
          </w:p>
        </w:tc>
        <w:tc>
          <w:tcPr>
            <w:tcW w:w="1457" w:type="pct"/>
            <w:tcBorders>
              <w:top w:val="single" w:sz="4" w:space="0" w:color="auto"/>
              <w:left w:val="single" w:sz="4" w:space="0" w:color="auto"/>
              <w:bottom w:val="single" w:sz="4" w:space="0" w:color="auto"/>
              <w:right w:val="single" w:sz="4" w:space="0" w:color="auto"/>
            </w:tcBorders>
          </w:tcPr>
          <w:p w14:paraId="4F82EB53" w14:textId="77777777" w:rsidR="00E7504F" w:rsidRPr="006D0E39" w:rsidRDefault="00E7504F" w:rsidP="00C11757">
            <w:pPr>
              <w:rPr>
                <w:rFonts w:asciiTheme="minorHAnsi" w:eastAsiaTheme="minorEastAsia" w:hAnsiTheme="minorHAnsi"/>
                <w:sz w:val="18"/>
                <w:szCs w:val="18"/>
              </w:rPr>
            </w:pPr>
          </w:p>
        </w:tc>
      </w:tr>
    </w:tbl>
    <w:p w14:paraId="215C0919" w14:textId="77777777" w:rsidR="00E7504F" w:rsidRPr="004A523F" w:rsidRDefault="00E7504F" w:rsidP="00E7504F"/>
    <w:p w14:paraId="62D5D288" w14:textId="77777777" w:rsidR="00E7504F" w:rsidRDefault="00E7504F" w:rsidP="00E7504F">
      <w:pPr>
        <w:pStyle w:val="4"/>
        <w:numPr>
          <w:ilvl w:val="0"/>
          <w:numId w:val="0"/>
        </w:numPr>
        <w:ind w:left="864" w:hanging="864"/>
      </w:pPr>
      <w:r>
        <w:rPr>
          <w:rFonts w:hint="eastAsia"/>
        </w:rPr>
        <w:t>报文</w:t>
      </w:r>
      <w:r>
        <w:t>返回码</w:t>
      </w:r>
    </w:p>
    <w:tbl>
      <w:tblPr>
        <w:tblStyle w:val="a9"/>
        <w:tblW w:w="7479" w:type="dxa"/>
        <w:tblLayout w:type="fixed"/>
        <w:tblLook w:val="04A0" w:firstRow="1" w:lastRow="0" w:firstColumn="1" w:lastColumn="0" w:noHBand="0" w:noVBand="1"/>
      </w:tblPr>
      <w:tblGrid>
        <w:gridCol w:w="4219"/>
        <w:gridCol w:w="3260"/>
      </w:tblGrid>
      <w:tr w:rsidR="005040FA" w:rsidRPr="00F561BB" w14:paraId="7CC9DFC1" w14:textId="77777777" w:rsidTr="00A43EF8">
        <w:tc>
          <w:tcPr>
            <w:tcW w:w="42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1B3F5F" w14:textId="77777777" w:rsidR="005040FA" w:rsidRPr="00F561BB" w:rsidRDefault="005040FA" w:rsidP="006803B1">
            <w:pPr>
              <w:rPr>
                <w:rFonts w:ascii="宋体" w:hAnsi="宋体" w:cs="Courier New"/>
                <w:sz w:val="21"/>
              </w:rPr>
            </w:pPr>
            <w:r w:rsidRPr="00F561BB">
              <w:rPr>
                <w:rFonts w:ascii="宋体" w:hAnsi="宋体" w:cs="Courier New" w:hint="eastAsia"/>
                <w:sz w:val="21"/>
              </w:rPr>
              <w:t>返回码</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5AE3B3" w14:textId="48206699" w:rsidR="005040FA" w:rsidRPr="00F561BB" w:rsidRDefault="005040FA" w:rsidP="006803B1">
            <w:pPr>
              <w:rPr>
                <w:rFonts w:ascii="宋体" w:hAnsi="宋体" w:cs="Courier New"/>
                <w:sz w:val="21"/>
              </w:rPr>
            </w:pPr>
            <w:r>
              <w:rPr>
                <w:rFonts w:ascii="宋体" w:hAnsi="宋体" w:hint="eastAsia"/>
                <w:color w:val="000000"/>
                <w:sz w:val="21"/>
              </w:rPr>
              <w:t>中文</w:t>
            </w:r>
            <w:r w:rsidRPr="00F561BB">
              <w:rPr>
                <w:rFonts w:ascii="宋体" w:hAnsi="宋体" w:hint="eastAsia"/>
                <w:color w:val="000000"/>
                <w:sz w:val="21"/>
              </w:rPr>
              <w:t>信息</w:t>
            </w:r>
          </w:p>
        </w:tc>
      </w:tr>
      <w:tr w:rsidR="005040FA" w:rsidRPr="00F561BB" w14:paraId="7EFD4206" w14:textId="77777777" w:rsidTr="00A43EF8">
        <w:tc>
          <w:tcPr>
            <w:tcW w:w="4219" w:type="dxa"/>
            <w:tcBorders>
              <w:top w:val="single" w:sz="4" w:space="0" w:color="auto"/>
              <w:left w:val="single" w:sz="4" w:space="0" w:color="auto"/>
              <w:bottom w:val="single" w:sz="4" w:space="0" w:color="auto"/>
              <w:right w:val="single" w:sz="4" w:space="0" w:color="auto"/>
            </w:tcBorders>
          </w:tcPr>
          <w:p w14:paraId="6799F59C" w14:textId="77777777" w:rsidR="005040FA" w:rsidRPr="00F561BB" w:rsidRDefault="005040FA" w:rsidP="006803B1">
            <w:pPr>
              <w:rPr>
                <w:rFonts w:ascii="宋体" w:hAnsi="宋体"/>
              </w:rPr>
            </w:pPr>
            <w:r w:rsidRPr="008D11FB">
              <w:rPr>
                <w:rFonts w:ascii="宋体" w:hAnsi="宋体"/>
              </w:rPr>
              <w:t>FUNDBUSS_SYSTEM_ERROR</w:t>
            </w:r>
          </w:p>
        </w:tc>
        <w:tc>
          <w:tcPr>
            <w:tcW w:w="3260" w:type="dxa"/>
            <w:tcBorders>
              <w:top w:val="single" w:sz="4" w:space="0" w:color="auto"/>
              <w:left w:val="single" w:sz="4" w:space="0" w:color="auto"/>
              <w:bottom w:val="single" w:sz="4" w:space="0" w:color="auto"/>
              <w:right w:val="single" w:sz="4" w:space="0" w:color="auto"/>
            </w:tcBorders>
          </w:tcPr>
          <w:p w14:paraId="18703D50" w14:textId="77777777" w:rsidR="005040FA" w:rsidRPr="00BC5151" w:rsidRDefault="005040FA" w:rsidP="006803B1">
            <w:pPr>
              <w:rPr>
                <w:rFonts w:ascii="宋体" w:hAnsi="宋体"/>
              </w:rPr>
            </w:pPr>
            <w:r w:rsidRPr="00BC5151">
              <w:rPr>
                <w:rFonts w:ascii="宋体" w:hAnsi="宋体" w:hint="eastAsia"/>
                <w:sz w:val="21"/>
              </w:rPr>
              <w:t>系统异常，请稍后再试！</w:t>
            </w:r>
          </w:p>
        </w:tc>
      </w:tr>
      <w:tr w:rsidR="005040FA" w:rsidRPr="00F561BB" w14:paraId="58639529" w14:textId="77777777" w:rsidTr="00A43EF8">
        <w:tc>
          <w:tcPr>
            <w:tcW w:w="4219" w:type="dxa"/>
            <w:tcBorders>
              <w:top w:val="single" w:sz="4" w:space="0" w:color="auto"/>
              <w:left w:val="single" w:sz="4" w:space="0" w:color="auto"/>
              <w:bottom w:val="single" w:sz="4" w:space="0" w:color="auto"/>
              <w:right w:val="single" w:sz="4" w:space="0" w:color="auto"/>
            </w:tcBorders>
          </w:tcPr>
          <w:p w14:paraId="54DACA81" w14:textId="77777777" w:rsidR="005040FA" w:rsidRPr="00F561BB" w:rsidRDefault="005040FA" w:rsidP="006803B1">
            <w:pPr>
              <w:rPr>
                <w:rFonts w:ascii="宋体" w:hAnsi="宋体"/>
              </w:rPr>
            </w:pPr>
            <w:r>
              <w:rPr>
                <w:rFonts w:ascii="宋体" w:hAnsi="宋体" w:hint="eastAsia"/>
              </w:rPr>
              <w:t>FUNDBUSS_</w:t>
            </w:r>
            <w:r w:rsidRPr="00CA7E35">
              <w:rPr>
                <w:rFonts w:ascii="宋体" w:hAnsi="宋体"/>
              </w:rPr>
              <w:t>CANNOT_FIND_MERCHANT_BY_MID</w:t>
            </w:r>
          </w:p>
        </w:tc>
        <w:tc>
          <w:tcPr>
            <w:tcW w:w="3260" w:type="dxa"/>
            <w:tcBorders>
              <w:top w:val="single" w:sz="4" w:space="0" w:color="auto"/>
              <w:left w:val="single" w:sz="4" w:space="0" w:color="auto"/>
              <w:bottom w:val="single" w:sz="4" w:space="0" w:color="auto"/>
              <w:right w:val="single" w:sz="4" w:space="0" w:color="auto"/>
            </w:tcBorders>
          </w:tcPr>
          <w:p w14:paraId="6897871C" w14:textId="77777777" w:rsidR="005040FA" w:rsidRPr="00BC5151" w:rsidRDefault="005040FA" w:rsidP="006803B1">
            <w:pPr>
              <w:rPr>
                <w:rFonts w:ascii="宋体" w:hAnsi="宋体"/>
              </w:rPr>
            </w:pPr>
            <w:r w:rsidRPr="0099526F">
              <w:rPr>
                <w:rFonts w:ascii="宋体" w:hAnsi="宋体" w:hint="eastAsia"/>
              </w:rPr>
              <w:t>没有查询商户号对应商户信息</w:t>
            </w:r>
          </w:p>
        </w:tc>
      </w:tr>
      <w:tr w:rsidR="005040FA" w:rsidRPr="00F561BB" w14:paraId="60229349" w14:textId="77777777" w:rsidTr="00A43EF8">
        <w:tc>
          <w:tcPr>
            <w:tcW w:w="4219" w:type="dxa"/>
            <w:tcBorders>
              <w:top w:val="single" w:sz="4" w:space="0" w:color="auto"/>
              <w:left w:val="single" w:sz="4" w:space="0" w:color="auto"/>
              <w:bottom w:val="single" w:sz="4" w:space="0" w:color="auto"/>
              <w:right w:val="single" w:sz="4" w:space="0" w:color="auto"/>
            </w:tcBorders>
          </w:tcPr>
          <w:p w14:paraId="7F5E2E6A" w14:textId="77777777" w:rsidR="005040FA" w:rsidRPr="00F561BB" w:rsidRDefault="005040FA" w:rsidP="006803B1">
            <w:pPr>
              <w:rPr>
                <w:rFonts w:ascii="宋体" w:hAnsi="宋体"/>
              </w:rPr>
            </w:pPr>
            <w:r>
              <w:rPr>
                <w:rFonts w:ascii="宋体" w:hAnsi="宋体" w:hint="eastAsia"/>
              </w:rPr>
              <w:t>FUNDBUSS_</w:t>
            </w:r>
            <w:r w:rsidRPr="00CA7E35">
              <w:rPr>
                <w:rFonts w:ascii="宋体" w:hAnsi="宋体"/>
              </w:rPr>
              <w:t>INPUT_PARAMETER_IS_NULL</w:t>
            </w:r>
          </w:p>
        </w:tc>
        <w:tc>
          <w:tcPr>
            <w:tcW w:w="3260" w:type="dxa"/>
            <w:tcBorders>
              <w:top w:val="single" w:sz="4" w:space="0" w:color="auto"/>
              <w:left w:val="single" w:sz="4" w:space="0" w:color="auto"/>
              <w:bottom w:val="single" w:sz="4" w:space="0" w:color="auto"/>
              <w:right w:val="single" w:sz="4" w:space="0" w:color="auto"/>
            </w:tcBorders>
          </w:tcPr>
          <w:p w14:paraId="5B27A79F" w14:textId="77777777" w:rsidR="005040FA" w:rsidRPr="00BC5151" w:rsidRDefault="005040FA" w:rsidP="006803B1">
            <w:pPr>
              <w:rPr>
                <w:rFonts w:ascii="宋体" w:hAnsi="宋体"/>
              </w:rPr>
            </w:pPr>
            <w:r w:rsidRPr="00E2731C">
              <w:rPr>
                <w:rFonts w:ascii="宋体" w:hAnsi="宋体" w:hint="eastAsia"/>
              </w:rPr>
              <w:t>服务输入参数为空</w:t>
            </w:r>
          </w:p>
        </w:tc>
      </w:tr>
      <w:tr w:rsidR="00784D88" w:rsidRPr="00F561BB" w:rsidDel="00784D88" w14:paraId="7BB51FEC" w14:textId="77777777" w:rsidTr="00A43EF8">
        <w:tc>
          <w:tcPr>
            <w:tcW w:w="4219" w:type="dxa"/>
            <w:tcBorders>
              <w:top w:val="single" w:sz="4" w:space="0" w:color="auto"/>
              <w:left w:val="single" w:sz="4" w:space="0" w:color="auto"/>
              <w:bottom w:val="single" w:sz="4" w:space="0" w:color="auto"/>
              <w:right w:val="single" w:sz="4" w:space="0" w:color="auto"/>
            </w:tcBorders>
          </w:tcPr>
          <w:p w14:paraId="6FEC64FA" w14:textId="06168FF8" w:rsidR="00784D88" w:rsidDel="00784D88" w:rsidRDefault="00784D88" w:rsidP="00784D88">
            <w:pPr>
              <w:rPr>
                <w:rFonts w:ascii="宋体" w:hAnsi="宋体"/>
              </w:rPr>
            </w:pPr>
            <w:r>
              <w:rPr>
                <w:rFonts w:ascii="宋体" w:hAnsi="宋体" w:hint="eastAsia"/>
                <w:color w:val="FF0000"/>
              </w:rPr>
              <w:t>FUNDBUSS_</w:t>
            </w:r>
            <w:r w:rsidRPr="00270607">
              <w:rPr>
                <w:rFonts w:ascii="宋体" w:hAnsi="宋体"/>
                <w:color w:val="FF0000"/>
              </w:rPr>
              <w:t>INPUT_FUNDCODE_IS_INCORRECT</w:t>
            </w:r>
          </w:p>
        </w:tc>
        <w:tc>
          <w:tcPr>
            <w:tcW w:w="3260" w:type="dxa"/>
            <w:tcBorders>
              <w:top w:val="single" w:sz="4" w:space="0" w:color="auto"/>
              <w:left w:val="single" w:sz="4" w:space="0" w:color="auto"/>
              <w:bottom w:val="single" w:sz="4" w:space="0" w:color="auto"/>
              <w:right w:val="single" w:sz="4" w:space="0" w:color="auto"/>
            </w:tcBorders>
          </w:tcPr>
          <w:p w14:paraId="5AEAC5DA" w14:textId="2A9DD358" w:rsidR="00784D88" w:rsidRPr="00E2731C" w:rsidDel="00784D88" w:rsidRDefault="00784D88" w:rsidP="00784D88">
            <w:pPr>
              <w:rPr>
                <w:rFonts w:ascii="宋体" w:hAnsi="宋体"/>
              </w:rPr>
            </w:pPr>
            <w:r>
              <w:rPr>
                <w:rFonts w:ascii="宋体" w:hAnsi="宋体" w:hint="eastAsia"/>
                <w:color w:val="FF0000"/>
              </w:rPr>
              <w:t>输入基金代码有误</w:t>
            </w:r>
          </w:p>
        </w:tc>
      </w:tr>
    </w:tbl>
    <w:p w14:paraId="393A115F" w14:textId="77777777" w:rsidR="005040FA" w:rsidRDefault="005040FA" w:rsidP="00A43EF8"/>
    <w:p w14:paraId="15782B21" w14:textId="77777777" w:rsidR="005040FA" w:rsidRPr="005040FA" w:rsidRDefault="005040FA" w:rsidP="00A43EF8"/>
    <w:p w14:paraId="7D0928BB" w14:textId="10471C14" w:rsidR="00E7504F" w:rsidRDefault="00E7504F" w:rsidP="00E7504F">
      <w:pPr>
        <w:pStyle w:val="3"/>
        <w:rPr>
          <w:rFonts w:ascii="宋体" w:hAnsi="宋体"/>
          <w:sz w:val="21"/>
          <w:szCs w:val="21"/>
        </w:rPr>
      </w:pPr>
      <w:r>
        <w:rPr>
          <w:rFonts w:ascii="宋体" w:hAnsi="宋体" w:hint="eastAsia"/>
        </w:rPr>
        <w:t>余利宝申购</w:t>
      </w:r>
      <w:r w:rsidRPr="004A523F">
        <w:rPr>
          <w:rFonts w:ascii="宋体" w:hAnsi="宋体" w:hint="eastAsia"/>
        </w:rPr>
        <w:t>预算</w:t>
      </w:r>
      <w:r>
        <w:rPr>
          <w:rFonts w:ascii="宋体" w:hAnsi="宋体" w:hint="eastAsia"/>
        </w:rPr>
        <w:t>接口</w:t>
      </w:r>
      <w:r w:rsidRPr="00F561BB">
        <w:rPr>
          <w:rFonts w:ascii="宋体" w:hAnsi="宋体"/>
          <w:sz w:val="21"/>
          <w:szCs w:val="21"/>
        </w:rPr>
        <w:t>&lt;</w:t>
      </w:r>
      <w:r w:rsidRPr="00B71F58">
        <w:rPr>
          <w:rFonts w:ascii="宋体" w:hAnsi="宋体"/>
          <w:sz w:val="21"/>
          <w:szCs w:val="21"/>
        </w:rPr>
        <w:t>ant.mybank.yulibao.purchase.budget</w:t>
      </w:r>
      <w:r w:rsidRPr="00F561BB">
        <w:rPr>
          <w:rFonts w:ascii="宋体" w:hAnsi="宋体"/>
          <w:sz w:val="21"/>
          <w:szCs w:val="21"/>
        </w:rPr>
        <w:t>&gt;</w:t>
      </w:r>
      <w:r w:rsidR="004E692F" w:rsidRPr="00872A9E">
        <w:rPr>
          <w:rFonts w:hint="eastAsia"/>
          <w:color w:val="FF0000"/>
          <w:sz w:val="28"/>
        </w:rPr>
        <w:t>（如</w:t>
      </w:r>
      <w:r w:rsidR="004E692F" w:rsidRPr="00872A9E">
        <w:rPr>
          <w:color w:val="FF0000"/>
          <w:sz w:val="28"/>
        </w:rPr>
        <w:t>非网商银行提出，合作</w:t>
      </w:r>
      <w:r w:rsidR="004E692F" w:rsidRPr="00872A9E">
        <w:rPr>
          <w:rFonts w:hint="eastAsia"/>
          <w:color w:val="FF0000"/>
          <w:sz w:val="28"/>
        </w:rPr>
        <w:t>方</w:t>
      </w:r>
      <w:r w:rsidR="004E692F" w:rsidRPr="00872A9E">
        <w:rPr>
          <w:color w:val="FF0000"/>
          <w:sz w:val="28"/>
        </w:rPr>
        <w:t>无须关注本流程）</w:t>
      </w:r>
    </w:p>
    <w:p w14:paraId="636C8871" w14:textId="77777777" w:rsidR="00163216" w:rsidRPr="00F8605F" w:rsidRDefault="00163216" w:rsidP="00163216">
      <w:pPr>
        <w:ind w:firstLineChars="200" w:firstLine="480"/>
        <w:rPr>
          <w:sz w:val="24"/>
          <w:szCs w:val="24"/>
        </w:rPr>
      </w:pPr>
      <w:r w:rsidRPr="00F8605F">
        <w:rPr>
          <w:rFonts w:hint="eastAsia"/>
          <w:sz w:val="24"/>
          <w:szCs w:val="24"/>
        </w:rPr>
        <w:t>为</w:t>
      </w:r>
      <w:r w:rsidRPr="00F8605F">
        <w:rPr>
          <w:sz w:val="24"/>
          <w:szCs w:val="24"/>
        </w:rPr>
        <w:t>防止</w:t>
      </w:r>
      <w:r w:rsidRPr="00F8605F">
        <w:rPr>
          <w:rFonts w:hint="eastAsia"/>
          <w:sz w:val="24"/>
          <w:szCs w:val="24"/>
        </w:rPr>
        <w:t>余利宝申购</w:t>
      </w:r>
      <w:r w:rsidRPr="00F8605F">
        <w:rPr>
          <w:sz w:val="24"/>
          <w:szCs w:val="24"/>
        </w:rPr>
        <w:t>失败</w:t>
      </w:r>
      <w:r w:rsidRPr="00F8605F">
        <w:rPr>
          <w:rFonts w:hint="eastAsia"/>
          <w:sz w:val="24"/>
          <w:szCs w:val="24"/>
        </w:rPr>
        <w:t>，</w:t>
      </w:r>
      <w:r w:rsidRPr="00F8605F">
        <w:rPr>
          <w:sz w:val="24"/>
          <w:szCs w:val="24"/>
        </w:rPr>
        <w:t>在申购前可调用</w:t>
      </w:r>
      <w:r w:rsidRPr="00F8605F">
        <w:rPr>
          <w:rFonts w:hint="eastAsia"/>
          <w:sz w:val="24"/>
          <w:szCs w:val="24"/>
        </w:rPr>
        <w:t>本接口进行</w:t>
      </w:r>
      <w:r w:rsidRPr="00F8605F">
        <w:rPr>
          <w:sz w:val="24"/>
          <w:szCs w:val="24"/>
        </w:rPr>
        <w:t>可申购金额的查询。</w:t>
      </w:r>
    </w:p>
    <w:p w14:paraId="55BB304A" w14:textId="77777777" w:rsidR="00163216" w:rsidRDefault="00163216" w:rsidP="00163216">
      <w:pPr>
        <w:pStyle w:val="4"/>
        <w:numPr>
          <w:ilvl w:val="0"/>
          <w:numId w:val="0"/>
        </w:numPr>
        <w:ind w:left="864" w:hanging="864"/>
      </w:pPr>
      <w:r>
        <w:rPr>
          <w:rFonts w:hint="eastAsia"/>
        </w:rPr>
        <w:lastRenderedPageBreak/>
        <w:t>请求</w:t>
      </w:r>
      <w:r>
        <w:t>报文</w:t>
      </w:r>
    </w:p>
    <w:tbl>
      <w:tblPr>
        <w:tblStyle w:val="a9"/>
        <w:tblW w:w="5000" w:type="pct"/>
        <w:tblLook w:val="04A0" w:firstRow="1" w:lastRow="0" w:firstColumn="1" w:lastColumn="0" w:noHBand="0" w:noVBand="1"/>
      </w:tblPr>
      <w:tblGrid>
        <w:gridCol w:w="397"/>
        <w:gridCol w:w="1074"/>
        <w:gridCol w:w="2684"/>
        <w:gridCol w:w="1213"/>
        <w:gridCol w:w="399"/>
        <w:gridCol w:w="397"/>
        <w:gridCol w:w="2132"/>
      </w:tblGrid>
      <w:tr w:rsidR="00163216" w:rsidRPr="005E0BC6" w14:paraId="2261B56F" w14:textId="77777777" w:rsidTr="00C11757">
        <w:trPr>
          <w:trHeight w:val="1275"/>
        </w:trPr>
        <w:tc>
          <w:tcPr>
            <w:tcW w:w="232" w:type="pct"/>
            <w:tcBorders>
              <w:top w:val="single" w:sz="4" w:space="0" w:color="auto"/>
              <w:left w:val="single" w:sz="4" w:space="0" w:color="auto"/>
              <w:bottom w:val="single" w:sz="4" w:space="0" w:color="auto"/>
              <w:right w:val="single" w:sz="4" w:space="0" w:color="auto"/>
            </w:tcBorders>
            <w:shd w:val="clear" w:color="auto" w:fill="E0E0E0"/>
            <w:vAlign w:val="center"/>
          </w:tcPr>
          <w:p w14:paraId="09386D8A"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72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CEF4C3"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9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90CE6F"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71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4C39E3"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3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5590D6"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A20D46"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9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E424B9"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5E0BC6" w14:paraId="1BCC1FF0"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197A3034" w14:textId="77777777" w:rsidR="00163216" w:rsidRPr="005E0BC6" w:rsidRDefault="00163216" w:rsidP="006A0DBC">
            <w:pPr>
              <w:pStyle w:val="a6"/>
              <w:numPr>
                <w:ilvl w:val="0"/>
                <w:numId w:val="71"/>
              </w:numPr>
              <w:ind w:firstLineChars="0"/>
              <w:rPr>
                <w:rFonts w:asciiTheme="minorEastAsia" w:eastAsiaTheme="minorEastAsia" w:hAnsiTheme="minorEastAsia"/>
                <w:i/>
                <w:sz w:val="18"/>
                <w:szCs w:val="18"/>
              </w:rPr>
            </w:pPr>
          </w:p>
        </w:tc>
        <w:tc>
          <w:tcPr>
            <w:tcW w:w="721" w:type="pct"/>
            <w:shd w:val="clear" w:color="auto" w:fill="FFFFFF"/>
          </w:tcPr>
          <w:p w14:paraId="7F97FC4D"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1939" w:type="pct"/>
            <w:shd w:val="clear" w:color="auto" w:fill="FFFFFF"/>
          </w:tcPr>
          <w:p w14:paraId="04B705C5"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712" w:type="pct"/>
            <w:tcBorders>
              <w:top w:val="single" w:sz="4" w:space="0" w:color="auto"/>
              <w:left w:val="single" w:sz="4" w:space="0" w:color="auto"/>
              <w:bottom w:val="single" w:sz="4" w:space="0" w:color="auto"/>
              <w:right w:val="single" w:sz="4" w:space="0" w:color="auto"/>
            </w:tcBorders>
          </w:tcPr>
          <w:p w14:paraId="7C650A57"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34" w:type="pct"/>
            <w:tcBorders>
              <w:top w:val="single" w:sz="4" w:space="0" w:color="auto"/>
              <w:left w:val="single" w:sz="4" w:space="0" w:color="auto"/>
              <w:bottom w:val="single" w:sz="4" w:space="0" w:color="auto"/>
              <w:right w:val="single" w:sz="4" w:space="0" w:color="auto"/>
            </w:tcBorders>
          </w:tcPr>
          <w:p w14:paraId="4B4A9926"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32" w:type="pct"/>
            <w:tcBorders>
              <w:top w:val="single" w:sz="4" w:space="0" w:color="auto"/>
              <w:left w:val="single" w:sz="4" w:space="0" w:color="auto"/>
              <w:bottom w:val="single" w:sz="4" w:space="0" w:color="auto"/>
              <w:right w:val="single" w:sz="4" w:space="0" w:color="auto"/>
            </w:tcBorders>
          </w:tcPr>
          <w:p w14:paraId="07E2363A"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0C47065F" w14:textId="44148DE7" w:rsidR="00163216" w:rsidRPr="00AE414C" w:rsidRDefault="00B52F88" w:rsidP="00C11757">
            <w:pPr>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163216" w:rsidRPr="00123A3A">
              <w:rPr>
                <w:rFonts w:asciiTheme="minorHAnsi" w:eastAsiaTheme="minorEastAsia" w:hAnsiTheme="minorHAnsi"/>
                <w:sz w:val="18"/>
                <w:szCs w:val="18"/>
              </w:rPr>
              <w:t xml:space="preserve"> </w:t>
            </w:r>
          </w:p>
        </w:tc>
      </w:tr>
      <w:tr w:rsidR="00163216" w:rsidRPr="005E0BC6" w14:paraId="223C26BD"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00F20139" w14:textId="77777777" w:rsidR="00163216" w:rsidRPr="005E0BC6" w:rsidRDefault="00163216" w:rsidP="006A0DBC">
            <w:pPr>
              <w:pStyle w:val="a6"/>
              <w:numPr>
                <w:ilvl w:val="0"/>
                <w:numId w:val="71"/>
              </w:numPr>
              <w:ind w:firstLineChars="0"/>
              <w:rPr>
                <w:rFonts w:asciiTheme="minorEastAsia" w:eastAsiaTheme="minorEastAsia" w:hAnsiTheme="minorEastAsia"/>
                <w:i/>
                <w:sz w:val="18"/>
                <w:szCs w:val="18"/>
              </w:rPr>
            </w:pPr>
          </w:p>
        </w:tc>
        <w:tc>
          <w:tcPr>
            <w:tcW w:w="721" w:type="pct"/>
            <w:shd w:val="clear" w:color="auto" w:fill="FFFFFF"/>
          </w:tcPr>
          <w:p w14:paraId="5F25A2AD"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M</w:t>
            </w:r>
            <w:r w:rsidRPr="00123A3A">
              <w:rPr>
                <w:rFonts w:asciiTheme="minorHAnsi" w:eastAsiaTheme="minorEastAsia" w:hAnsiTheme="minorHAnsi"/>
                <w:sz w:val="18"/>
                <w:szCs w:val="18"/>
              </w:rPr>
              <w:t>erchantId</w:t>
            </w:r>
          </w:p>
        </w:tc>
        <w:tc>
          <w:tcPr>
            <w:tcW w:w="1939" w:type="pct"/>
            <w:shd w:val="clear" w:color="auto" w:fill="FFFFFF"/>
          </w:tcPr>
          <w:p w14:paraId="41DE9ED1" w14:textId="0F73DBC2"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商</w:t>
            </w:r>
            <w:r w:rsidRPr="00123A3A">
              <w:rPr>
                <w:rFonts w:asciiTheme="minorHAnsi" w:eastAsiaTheme="minorEastAsia" w:hAnsiTheme="minorHAnsi"/>
                <w:sz w:val="18"/>
                <w:szCs w:val="18"/>
              </w:rPr>
              <w:t>户</w:t>
            </w:r>
            <w:r w:rsidRPr="00123A3A">
              <w:rPr>
                <w:rFonts w:asciiTheme="minorHAnsi" w:eastAsiaTheme="minorEastAsia" w:hAnsiTheme="minorHAnsi" w:hint="eastAsia"/>
                <w:sz w:val="18"/>
                <w:szCs w:val="18"/>
              </w:rPr>
              <w:t>号</w:t>
            </w:r>
            <w:r w:rsidR="00F46CC9">
              <w:rPr>
                <w:rFonts w:asciiTheme="minorHAnsi" w:eastAsiaTheme="minorEastAsia" w:hAnsiTheme="minorHAnsi" w:hint="eastAsia"/>
                <w:sz w:val="18"/>
                <w:szCs w:val="18"/>
              </w:rPr>
              <w:t>。</w:t>
            </w:r>
            <w:r w:rsidR="00F46CC9">
              <w:rPr>
                <w:rFonts w:asciiTheme="minorEastAsia" w:eastAsiaTheme="minorEastAsia" w:hAnsiTheme="minorEastAsia" w:hint="eastAsia"/>
                <w:color w:val="000000"/>
                <w:sz w:val="18"/>
                <w:szCs w:val="18"/>
              </w:rPr>
              <w:t>网商为</w:t>
            </w:r>
            <w:r w:rsidR="00F46CC9">
              <w:rPr>
                <w:rFonts w:asciiTheme="minorEastAsia" w:eastAsiaTheme="minorEastAsia" w:hAnsiTheme="minorEastAsia"/>
                <w:color w:val="000000"/>
                <w:sz w:val="18"/>
                <w:szCs w:val="18"/>
              </w:rPr>
              <w:t>商户分配的</w:t>
            </w:r>
            <w:r w:rsidR="00F46CC9">
              <w:rPr>
                <w:rFonts w:asciiTheme="minorEastAsia" w:eastAsiaTheme="minorEastAsia" w:hAnsiTheme="minorEastAsia" w:hint="eastAsia"/>
                <w:color w:val="000000"/>
                <w:sz w:val="18"/>
                <w:szCs w:val="18"/>
              </w:rPr>
              <w:t>商户</w:t>
            </w:r>
            <w:r w:rsidR="00F46CC9">
              <w:rPr>
                <w:rFonts w:asciiTheme="minorEastAsia" w:eastAsiaTheme="minorEastAsia" w:hAnsiTheme="minorEastAsia"/>
                <w:color w:val="000000"/>
                <w:sz w:val="18"/>
                <w:szCs w:val="18"/>
              </w:rPr>
              <w:t>号</w:t>
            </w:r>
            <w:r w:rsidR="00F46CC9">
              <w:rPr>
                <w:rFonts w:asciiTheme="minorEastAsia" w:eastAsiaTheme="minorEastAsia" w:hAnsiTheme="minorEastAsia" w:hint="eastAsia"/>
                <w:color w:val="000000"/>
                <w:sz w:val="18"/>
                <w:szCs w:val="18"/>
              </w:rPr>
              <w:t>，</w:t>
            </w:r>
            <w:r w:rsidR="00F46CC9">
              <w:rPr>
                <w:rFonts w:asciiTheme="minorEastAsia" w:eastAsiaTheme="minorEastAsia" w:hAnsiTheme="minorEastAsia"/>
                <w:color w:val="000000"/>
                <w:sz w:val="18"/>
                <w:szCs w:val="18"/>
              </w:rPr>
              <w:t>通过商户入驻</w:t>
            </w:r>
            <w:r w:rsidR="00F46CC9">
              <w:rPr>
                <w:rFonts w:asciiTheme="minorEastAsia" w:eastAsiaTheme="minorEastAsia" w:hAnsiTheme="minorEastAsia" w:hint="eastAsia"/>
                <w:color w:val="000000"/>
                <w:sz w:val="18"/>
                <w:szCs w:val="18"/>
              </w:rPr>
              <w:t>结果</w:t>
            </w:r>
            <w:r w:rsidR="00F46CC9">
              <w:rPr>
                <w:rFonts w:asciiTheme="minorEastAsia" w:eastAsiaTheme="minorEastAsia" w:hAnsiTheme="minorEastAsia"/>
                <w:color w:val="000000"/>
                <w:sz w:val="18"/>
                <w:szCs w:val="18"/>
              </w:rPr>
              <w:t>查询</w:t>
            </w:r>
            <w:r w:rsidR="00F46CC9">
              <w:rPr>
                <w:rFonts w:asciiTheme="minorEastAsia" w:eastAsiaTheme="minorEastAsia" w:hAnsiTheme="minorEastAsia" w:hint="eastAsia"/>
                <w:color w:val="000000"/>
                <w:sz w:val="18"/>
                <w:szCs w:val="18"/>
              </w:rPr>
              <w:t>接口</w:t>
            </w:r>
            <w:r w:rsidR="00F46CC9">
              <w:rPr>
                <w:rFonts w:asciiTheme="minorEastAsia" w:eastAsiaTheme="minorEastAsia" w:hAnsiTheme="minorEastAsia"/>
                <w:color w:val="000000"/>
                <w:sz w:val="18"/>
                <w:szCs w:val="18"/>
              </w:rPr>
              <w:t>获取。</w:t>
            </w:r>
          </w:p>
        </w:tc>
        <w:tc>
          <w:tcPr>
            <w:tcW w:w="712" w:type="pct"/>
            <w:tcBorders>
              <w:top w:val="single" w:sz="4" w:space="0" w:color="auto"/>
              <w:left w:val="single" w:sz="4" w:space="0" w:color="auto"/>
              <w:bottom w:val="single" w:sz="4" w:space="0" w:color="auto"/>
              <w:right w:val="single" w:sz="4" w:space="0" w:color="auto"/>
            </w:tcBorders>
          </w:tcPr>
          <w:p w14:paraId="147F804F"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34" w:type="pct"/>
            <w:tcBorders>
              <w:top w:val="single" w:sz="4" w:space="0" w:color="auto"/>
              <w:left w:val="single" w:sz="4" w:space="0" w:color="auto"/>
              <w:bottom w:val="single" w:sz="4" w:space="0" w:color="auto"/>
              <w:right w:val="single" w:sz="4" w:space="0" w:color="auto"/>
            </w:tcBorders>
          </w:tcPr>
          <w:p w14:paraId="7A6A1C01"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32" w:type="pct"/>
            <w:tcBorders>
              <w:top w:val="single" w:sz="4" w:space="0" w:color="auto"/>
              <w:left w:val="single" w:sz="4" w:space="0" w:color="auto"/>
              <w:bottom w:val="single" w:sz="4" w:space="0" w:color="auto"/>
              <w:right w:val="single" w:sz="4" w:space="0" w:color="auto"/>
            </w:tcBorders>
          </w:tcPr>
          <w:p w14:paraId="53C1533D"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3AA3352F"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MER000001</w:t>
            </w:r>
          </w:p>
        </w:tc>
      </w:tr>
      <w:tr w:rsidR="00163216" w:rsidRPr="005E0BC6" w14:paraId="4633EC5D"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78A6F241" w14:textId="77777777" w:rsidR="00163216" w:rsidRPr="005E0BC6" w:rsidRDefault="00163216" w:rsidP="006A0DBC">
            <w:pPr>
              <w:pStyle w:val="a6"/>
              <w:numPr>
                <w:ilvl w:val="0"/>
                <w:numId w:val="71"/>
              </w:numPr>
              <w:ind w:firstLineChars="0"/>
              <w:rPr>
                <w:rFonts w:asciiTheme="minorEastAsia" w:eastAsiaTheme="minorEastAsia" w:hAnsiTheme="minorEastAsia"/>
                <w:i/>
                <w:sz w:val="18"/>
                <w:szCs w:val="18"/>
              </w:rPr>
            </w:pPr>
          </w:p>
        </w:tc>
        <w:tc>
          <w:tcPr>
            <w:tcW w:w="721" w:type="pct"/>
            <w:shd w:val="clear" w:color="auto" w:fill="FFFFFF"/>
          </w:tcPr>
          <w:p w14:paraId="37A8A066"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F</w:t>
            </w:r>
            <w:r w:rsidRPr="00123A3A">
              <w:rPr>
                <w:rFonts w:asciiTheme="minorHAnsi" w:eastAsiaTheme="minorEastAsia" w:hAnsiTheme="minorHAnsi"/>
                <w:sz w:val="18"/>
                <w:szCs w:val="18"/>
              </w:rPr>
              <w:t>und</w:t>
            </w:r>
            <w:r w:rsidRPr="00123A3A">
              <w:rPr>
                <w:rFonts w:asciiTheme="minorHAnsi" w:eastAsiaTheme="minorEastAsia" w:hAnsiTheme="minorHAnsi" w:hint="eastAsia"/>
                <w:sz w:val="18"/>
                <w:szCs w:val="18"/>
              </w:rPr>
              <w:t>Code</w:t>
            </w:r>
          </w:p>
        </w:tc>
        <w:tc>
          <w:tcPr>
            <w:tcW w:w="1939" w:type="pct"/>
            <w:shd w:val="clear" w:color="auto" w:fill="FFFFFF"/>
          </w:tcPr>
          <w:p w14:paraId="5B1E3B66"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sz w:val="18"/>
                <w:szCs w:val="18"/>
              </w:rPr>
              <w:t>基金代码</w:t>
            </w:r>
            <w:r>
              <w:rPr>
                <w:rFonts w:asciiTheme="minorHAnsi" w:eastAsiaTheme="minorEastAsia" w:hAnsiTheme="minorHAnsi" w:hint="eastAsia"/>
                <w:sz w:val="18"/>
                <w:szCs w:val="18"/>
              </w:rPr>
              <w:t>，</w:t>
            </w:r>
            <w:r w:rsidRPr="00AE414C">
              <w:rPr>
                <w:rFonts w:asciiTheme="minorHAnsi" w:eastAsiaTheme="minorEastAsia" w:hAnsiTheme="minorHAnsi"/>
                <w:sz w:val="18"/>
                <w:szCs w:val="18"/>
              </w:rPr>
              <w:t>目前默认填</w:t>
            </w:r>
            <w:r w:rsidRPr="00AE414C">
              <w:rPr>
                <w:rFonts w:asciiTheme="minorHAnsi" w:eastAsiaTheme="minorEastAsia" w:hAnsiTheme="minorHAnsi"/>
                <w:sz w:val="18"/>
                <w:szCs w:val="18"/>
              </w:rPr>
              <w:t>001529</w:t>
            </w:r>
            <w:r w:rsidRPr="00AE414C">
              <w:rPr>
                <w:rFonts w:asciiTheme="minorHAnsi" w:eastAsiaTheme="minorEastAsia" w:hAnsiTheme="minorHAnsi"/>
                <w:sz w:val="18"/>
                <w:szCs w:val="18"/>
              </w:rPr>
              <w:t>，代表余利宝。</w:t>
            </w:r>
          </w:p>
        </w:tc>
        <w:tc>
          <w:tcPr>
            <w:tcW w:w="712" w:type="pct"/>
            <w:tcBorders>
              <w:top w:val="single" w:sz="4" w:space="0" w:color="auto"/>
              <w:left w:val="single" w:sz="4" w:space="0" w:color="auto"/>
              <w:bottom w:val="single" w:sz="4" w:space="0" w:color="auto"/>
              <w:right w:val="single" w:sz="4" w:space="0" w:color="auto"/>
            </w:tcBorders>
          </w:tcPr>
          <w:p w14:paraId="31D9A9CC"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34" w:type="pct"/>
            <w:tcBorders>
              <w:top w:val="single" w:sz="4" w:space="0" w:color="auto"/>
              <w:left w:val="single" w:sz="4" w:space="0" w:color="auto"/>
              <w:bottom w:val="single" w:sz="4" w:space="0" w:color="auto"/>
              <w:right w:val="single" w:sz="4" w:space="0" w:color="auto"/>
            </w:tcBorders>
          </w:tcPr>
          <w:p w14:paraId="0653C69D"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25</w:t>
            </w:r>
          </w:p>
        </w:tc>
        <w:tc>
          <w:tcPr>
            <w:tcW w:w="232" w:type="pct"/>
            <w:tcBorders>
              <w:top w:val="single" w:sz="4" w:space="0" w:color="auto"/>
              <w:left w:val="single" w:sz="4" w:space="0" w:color="auto"/>
              <w:bottom w:val="single" w:sz="4" w:space="0" w:color="auto"/>
              <w:right w:val="single" w:sz="4" w:space="0" w:color="auto"/>
            </w:tcBorders>
          </w:tcPr>
          <w:p w14:paraId="56F71DCC"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613EEDC1"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sz w:val="18"/>
                <w:szCs w:val="18"/>
              </w:rPr>
              <w:t>001529</w:t>
            </w:r>
          </w:p>
        </w:tc>
      </w:tr>
      <w:tr w:rsidR="00163216" w:rsidRPr="005E0BC6" w14:paraId="7731610E"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50FF912A" w14:textId="77777777" w:rsidR="00163216" w:rsidRPr="005E0BC6" w:rsidRDefault="00163216" w:rsidP="006A0DBC">
            <w:pPr>
              <w:pStyle w:val="a6"/>
              <w:numPr>
                <w:ilvl w:val="0"/>
                <w:numId w:val="71"/>
              </w:numPr>
              <w:ind w:firstLineChars="0"/>
              <w:rPr>
                <w:rFonts w:asciiTheme="minorEastAsia" w:eastAsiaTheme="minorEastAsia" w:hAnsiTheme="minorEastAsia"/>
                <w:i/>
                <w:sz w:val="18"/>
                <w:szCs w:val="18"/>
              </w:rPr>
            </w:pPr>
          </w:p>
        </w:tc>
        <w:tc>
          <w:tcPr>
            <w:tcW w:w="721" w:type="pct"/>
            <w:shd w:val="clear" w:color="auto" w:fill="FFFFFF"/>
          </w:tcPr>
          <w:p w14:paraId="7770C8E1"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A</w:t>
            </w:r>
            <w:r w:rsidRPr="00AE414C">
              <w:rPr>
                <w:rFonts w:asciiTheme="minorHAnsi" w:eastAsiaTheme="minorEastAsia" w:hAnsiTheme="minorHAnsi"/>
                <w:sz w:val="18"/>
                <w:szCs w:val="18"/>
              </w:rPr>
              <w:t>mount</w:t>
            </w:r>
          </w:p>
        </w:tc>
        <w:tc>
          <w:tcPr>
            <w:tcW w:w="1939" w:type="pct"/>
            <w:shd w:val="clear" w:color="auto" w:fill="FFFFFF"/>
          </w:tcPr>
          <w:p w14:paraId="3CD74AA9"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申购金额，</w:t>
            </w:r>
            <w:r w:rsidRPr="00AE414C">
              <w:rPr>
                <w:rFonts w:asciiTheme="minorHAnsi" w:eastAsiaTheme="minorEastAsia" w:hAnsiTheme="minorHAnsi" w:hint="eastAsia"/>
                <w:sz w:val="18"/>
                <w:szCs w:val="18"/>
              </w:rPr>
              <w:t>消费币种的最小货币单位（分）</w:t>
            </w:r>
          </w:p>
        </w:tc>
        <w:tc>
          <w:tcPr>
            <w:tcW w:w="712" w:type="pct"/>
            <w:tcBorders>
              <w:top w:val="single" w:sz="4" w:space="0" w:color="auto"/>
              <w:left w:val="single" w:sz="4" w:space="0" w:color="auto"/>
              <w:bottom w:val="single" w:sz="4" w:space="0" w:color="auto"/>
              <w:right w:val="single" w:sz="4" w:space="0" w:color="auto"/>
            </w:tcBorders>
          </w:tcPr>
          <w:p w14:paraId="2A581707" w14:textId="77777777" w:rsidR="00163216" w:rsidRPr="00AE414C" w:rsidRDefault="00163216" w:rsidP="00C11757">
            <w:pPr>
              <w:rPr>
                <w:rFonts w:asciiTheme="minorHAnsi" w:eastAsiaTheme="minorEastAsia" w:hAnsiTheme="minorHAnsi"/>
                <w:sz w:val="18"/>
                <w:szCs w:val="18"/>
              </w:rPr>
            </w:pPr>
            <w:r w:rsidRPr="00C64821">
              <w:rPr>
                <w:rFonts w:asciiTheme="minorHAnsi" w:eastAsiaTheme="minorEastAsia" w:hAnsiTheme="minorHAnsi" w:hint="eastAsia"/>
                <w:sz w:val="18"/>
                <w:szCs w:val="18"/>
              </w:rPr>
              <w:t>number(15</w:t>
            </w:r>
            <w:r w:rsidRPr="00C64821">
              <w:rPr>
                <w:rFonts w:asciiTheme="minorHAnsi" w:eastAsiaTheme="minorEastAsia" w:hAnsiTheme="minorHAnsi" w:hint="eastAsia"/>
                <w:sz w:val="18"/>
                <w:szCs w:val="18"/>
              </w:rPr>
              <w:t>，</w:t>
            </w:r>
            <w:r w:rsidRPr="00C64821">
              <w:rPr>
                <w:rFonts w:asciiTheme="minorHAnsi" w:eastAsiaTheme="minorEastAsia" w:hAnsiTheme="minorHAnsi" w:hint="eastAsia"/>
                <w:sz w:val="18"/>
                <w:szCs w:val="18"/>
              </w:rPr>
              <w:t>0)</w:t>
            </w:r>
          </w:p>
        </w:tc>
        <w:tc>
          <w:tcPr>
            <w:tcW w:w="234" w:type="pct"/>
            <w:tcBorders>
              <w:top w:val="single" w:sz="4" w:space="0" w:color="auto"/>
              <w:left w:val="single" w:sz="4" w:space="0" w:color="auto"/>
              <w:bottom w:val="single" w:sz="4" w:space="0" w:color="auto"/>
              <w:right w:val="single" w:sz="4" w:space="0" w:color="auto"/>
            </w:tcBorders>
          </w:tcPr>
          <w:p w14:paraId="10783506" w14:textId="77777777" w:rsidR="00163216" w:rsidRPr="00AE414C" w:rsidRDefault="00163216" w:rsidP="00C11757">
            <w:pPr>
              <w:rPr>
                <w:rFonts w:asciiTheme="minorHAnsi" w:eastAsiaTheme="minorEastAsia" w:hAnsiTheme="minorHAnsi"/>
                <w:sz w:val="18"/>
                <w:szCs w:val="18"/>
              </w:rPr>
            </w:pPr>
          </w:p>
        </w:tc>
        <w:tc>
          <w:tcPr>
            <w:tcW w:w="232" w:type="pct"/>
            <w:tcBorders>
              <w:top w:val="single" w:sz="4" w:space="0" w:color="auto"/>
              <w:left w:val="single" w:sz="4" w:space="0" w:color="auto"/>
              <w:bottom w:val="single" w:sz="4" w:space="0" w:color="auto"/>
              <w:right w:val="single" w:sz="4" w:space="0" w:color="auto"/>
            </w:tcBorders>
          </w:tcPr>
          <w:p w14:paraId="6E96D39C"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2B40FCDC"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hint="eastAsia"/>
                <w:sz w:val="18"/>
                <w:szCs w:val="18"/>
              </w:rPr>
              <w:t>1500</w:t>
            </w:r>
          </w:p>
        </w:tc>
      </w:tr>
      <w:tr w:rsidR="00163216" w:rsidRPr="005E0BC6" w14:paraId="671F4379"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3C654DD2" w14:textId="77777777" w:rsidR="00163216" w:rsidRPr="005E0BC6" w:rsidRDefault="00163216" w:rsidP="006A0DBC">
            <w:pPr>
              <w:pStyle w:val="a6"/>
              <w:numPr>
                <w:ilvl w:val="0"/>
                <w:numId w:val="71"/>
              </w:numPr>
              <w:ind w:firstLineChars="0"/>
              <w:rPr>
                <w:rFonts w:asciiTheme="minorEastAsia" w:eastAsiaTheme="minorEastAsia" w:hAnsiTheme="minorEastAsia"/>
                <w:i/>
                <w:sz w:val="18"/>
                <w:szCs w:val="18"/>
              </w:rPr>
            </w:pPr>
          </w:p>
        </w:tc>
        <w:tc>
          <w:tcPr>
            <w:tcW w:w="721" w:type="pct"/>
            <w:shd w:val="clear" w:color="auto" w:fill="FFFFFF"/>
          </w:tcPr>
          <w:p w14:paraId="15675552"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C</w:t>
            </w:r>
            <w:r w:rsidRPr="00AE414C">
              <w:rPr>
                <w:rFonts w:asciiTheme="minorHAnsi" w:eastAsiaTheme="minorEastAsia" w:hAnsiTheme="minorHAnsi"/>
                <w:sz w:val="18"/>
                <w:szCs w:val="18"/>
              </w:rPr>
              <w:t>urrency</w:t>
            </w:r>
          </w:p>
        </w:tc>
        <w:tc>
          <w:tcPr>
            <w:tcW w:w="1939" w:type="pct"/>
            <w:shd w:val="clear" w:color="auto" w:fill="FFFFFF"/>
          </w:tcPr>
          <w:p w14:paraId="3840F113"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sz w:val="18"/>
                <w:szCs w:val="18"/>
              </w:rPr>
              <w:t>币种</w:t>
            </w:r>
            <w:r w:rsidRPr="00AE414C">
              <w:rPr>
                <w:rFonts w:asciiTheme="minorHAnsi" w:eastAsiaTheme="minorEastAsia" w:hAnsiTheme="minorHAnsi" w:hint="eastAsia"/>
                <w:sz w:val="18"/>
                <w:szCs w:val="18"/>
              </w:rPr>
              <w:t>代码</w:t>
            </w:r>
            <w:r w:rsidRPr="00AE414C">
              <w:rPr>
                <w:rFonts w:asciiTheme="minorHAnsi" w:eastAsiaTheme="minorEastAsia" w:hAnsiTheme="minorHAnsi"/>
                <w:sz w:val="18"/>
                <w:szCs w:val="18"/>
              </w:rPr>
              <w:t>，</w:t>
            </w:r>
            <w:r w:rsidRPr="00AE414C">
              <w:rPr>
                <w:rFonts w:asciiTheme="minorHAnsi" w:eastAsiaTheme="minorEastAsia" w:hAnsiTheme="minorHAnsi"/>
                <w:sz w:val="18"/>
                <w:szCs w:val="18"/>
              </w:rPr>
              <w:t>CNY</w:t>
            </w:r>
            <w:r w:rsidRPr="00AE414C">
              <w:rPr>
                <w:rFonts w:asciiTheme="minorHAnsi" w:eastAsiaTheme="minorEastAsia" w:hAnsiTheme="minorHAnsi"/>
                <w:sz w:val="18"/>
                <w:szCs w:val="18"/>
              </w:rPr>
              <w:t>表示人民币，目前只支持人民币</w:t>
            </w:r>
          </w:p>
        </w:tc>
        <w:tc>
          <w:tcPr>
            <w:tcW w:w="712" w:type="pct"/>
            <w:tcBorders>
              <w:top w:val="single" w:sz="4" w:space="0" w:color="auto"/>
              <w:left w:val="single" w:sz="4" w:space="0" w:color="auto"/>
              <w:bottom w:val="single" w:sz="4" w:space="0" w:color="auto"/>
              <w:right w:val="single" w:sz="4" w:space="0" w:color="auto"/>
            </w:tcBorders>
          </w:tcPr>
          <w:p w14:paraId="2E6D27EA"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34" w:type="pct"/>
            <w:tcBorders>
              <w:top w:val="single" w:sz="4" w:space="0" w:color="auto"/>
              <w:left w:val="single" w:sz="4" w:space="0" w:color="auto"/>
              <w:bottom w:val="single" w:sz="4" w:space="0" w:color="auto"/>
              <w:right w:val="single" w:sz="4" w:space="0" w:color="auto"/>
            </w:tcBorders>
          </w:tcPr>
          <w:p w14:paraId="2CA116D3"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hint="eastAsia"/>
                <w:sz w:val="18"/>
                <w:szCs w:val="18"/>
              </w:rPr>
              <w:t>10</w:t>
            </w:r>
          </w:p>
        </w:tc>
        <w:tc>
          <w:tcPr>
            <w:tcW w:w="232" w:type="pct"/>
            <w:tcBorders>
              <w:top w:val="single" w:sz="4" w:space="0" w:color="auto"/>
              <w:left w:val="single" w:sz="4" w:space="0" w:color="auto"/>
              <w:bottom w:val="single" w:sz="4" w:space="0" w:color="auto"/>
              <w:right w:val="single" w:sz="4" w:space="0" w:color="auto"/>
            </w:tcBorders>
          </w:tcPr>
          <w:p w14:paraId="3AF555D3"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70EA49D4"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sz w:val="18"/>
                <w:szCs w:val="18"/>
              </w:rPr>
              <w:t>CNY</w:t>
            </w:r>
          </w:p>
        </w:tc>
      </w:tr>
    </w:tbl>
    <w:p w14:paraId="356C63BB" w14:textId="77777777" w:rsidR="00163216" w:rsidRPr="00E20EC5" w:rsidRDefault="00163216" w:rsidP="00163216"/>
    <w:p w14:paraId="1A3AD08E" w14:textId="77777777" w:rsidR="00163216" w:rsidRDefault="00163216" w:rsidP="00163216">
      <w:pPr>
        <w:pStyle w:val="4"/>
        <w:numPr>
          <w:ilvl w:val="0"/>
          <w:numId w:val="0"/>
        </w:numPr>
      </w:pPr>
      <w:r>
        <w:rPr>
          <w:rFonts w:hint="eastAsia"/>
        </w:rPr>
        <w:t>应答</w:t>
      </w:r>
      <w:r>
        <w:t>报文</w:t>
      </w:r>
    </w:p>
    <w:tbl>
      <w:tblPr>
        <w:tblStyle w:val="a9"/>
        <w:tblW w:w="5000" w:type="pct"/>
        <w:tblLayout w:type="fixed"/>
        <w:tblLook w:val="04A0" w:firstRow="1" w:lastRow="0" w:firstColumn="1" w:lastColumn="0" w:noHBand="0" w:noVBand="1"/>
      </w:tblPr>
      <w:tblGrid>
        <w:gridCol w:w="398"/>
        <w:gridCol w:w="1583"/>
        <w:gridCol w:w="2550"/>
        <w:gridCol w:w="1276"/>
        <w:gridCol w:w="509"/>
        <w:gridCol w:w="450"/>
        <w:gridCol w:w="1530"/>
      </w:tblGrid>
      <w:tr w:rsidR="00163216" w:rsidRPr="005E0BC6" w14:paraId="50FA65CD" w14:textId="77777777" w:rsidTr="00C11757">
        <w:trPr>
          <w:trHeight w:val="324"/>
        </w:trPr>
        <w:tc>
          <w:tcPr>
            <w:tcW w:w="240" w:type="pct"/>
            <w:tcBorders>
              <w:top w:val="single" w:sz="4" w:space="0" w:color="auto"/>
              <w:left w:val="single" w:sz="4" w:space="0" w:color="auto"/>
              <w:bottom w:val="single" w:sz="4" w:space="0" w:color="auto"/>
              <w:right w:val="single" w:sz="4" w:space="0" w:color="auto"/>
            </w:tcBorders>
            <w:shd w:val="clear" w:color="auto" w:fill="E0E0E0"/>
            <w:vAlign w:val="center"/>
          </w:tcPr>
          <w:p w14:paraId="5D5FA656"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7D0769"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21CA4"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617CB8"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FA8114"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3694C2"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9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F5D507"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5E0BC6" w14:paraId="252277E7"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312057D8" w14:textId="77777777" w:rsidR="00163216" w:rsidRPr="005E0BC6" w:rsidRDefault="00163216" w:rsidP="006A0DBC">
            <w:pPr>
              <w:pStyle w:val="a6"/>
              <w:numPr>
                <w:ilvl w:val="0"/>
                <w:numId w:val="72"/>
              </w:numPr>
              <w:ind w:firstLineChars="0"/>
              <w:rPr>
                <w:rFonts w:asciiTheme="minorEastAsia" w:eastAsiaTheme="minorEastAsia" w:hAnsiTheme="minorEastAsia"/>
                <w:i/>
                <w:sz w:val="18"/>
                <w:szCs w:val="18"/>
              </w:rPr>
            </w:pPr>
          </w:p>
        </w:tc>
        <w:tc>
          <w:tcPr>
            <w:tcW w:w="954" w:type="pct"/>
            <w:shd w:val="clear" w:color="auto" w:fill="FFFFFF"/>
            <w:hideMark/>
          </w:tcPr>
          <w:p w14:paraId="40D6C24D"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R</w:t>
            </w:r>
            <w:r w:rsidRPr="00837B59">
              <w:rPr>
                <w:rFonts w:asciiTheme="minorHAnsi" w:eastAsiaTheme="minorEastAsia" w:hAnsiTheme="minorHAnsi" w:hint="eastAsia"/>
                <w:sz w:val="18"/>
                <w:szCs w:val="18"/>
              </w:rPr>
              <w:t>espInfo</w:t>
            </w:r>
          </w:p>
        </w:tc>
        <w:tc>
          <w:tcPr>
            <w:tcW w:w="1537" w:type="pct"/>
            <w:shd w:val="clear" w:color="auto" w:fill="FFFFFF"/>
            <w:hideMark/>
          </w:tcPr>
          <w:p w14:paraId="09E8CCBB"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返回</w:t>
            </w:r>
            <w:r w:rsidRPr="00837B59">
              <w:rPr>
                <w:rFonts w:asciiTheme="minorHAnsi" w:eastAsiaTheme="minorEastAsia" w:hAnsiTheme="minorHAnsi"/>
                <w:sz w:val="18"/>
                <w:szCs w:val="18"/>
              </w:rPr>
              <w:t>码组</w:t>
            </w:r>
            <w:r w:rsidRPr="00837B59">
              <w:rPr>
                <w:rFonts w:asciiTheme="minorHAnsi" w:eastAsiaTheme="minorEastAsia" w:hAnsiTheme="minorHAnsi" w:hint="eastAsia"/>
                <w:sz w:val="18"/>
                <w:szCs w:val="18"/>
              </w:rPr>
              <w:t>件</w:t>
            </w:r>
          </w:p>
        </w:tc>
        <w:tc>
          <w:tcPr>
            <w:tcW w:w="769" w:type="pct"/>
            <w:tcBorders>
              <w:top w:val="single" w:sz="4" w:space="0" w:color="auto"/>
              <w:left w:val="single" w:sz="4" w:space="0" w:color="auto"/>
              <w:bottom w:val="single" w:sz="4" w:space="0" w:color="auto"/>
              <w:right w:val="single" w:sz="4" w:space="0" w:color="auto"/>
            </w:tcBorders>
            <w:hideMark/>
          </w:tcPr>
          <w:p w14:paraId="4302E3B9"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w:t>
            </w:r>
            <w:r w:rsidRPr="00837B59">
              <w:rPr>
                <w:rFonts w:asciiTheme="minorHAnsi" w:eastAsiaTheme="minorEastAsia" w:hAnsiTheme="minorHAnsi" w:hint="eastAsia"/>
                <w:sz w:val="18"/>
                <w:szCs w:val="18"/>
              </w:rPr>
              <w:t>返回码</w:t>
            </w:r>
            <w:r w:rsidRPr="00837B59">
              <w:rPr>
                <w:rFonts w:asciiTheme="minorHAnsi" w:eastAsiaTheme="minorEastAsia" w:hAnsiTheme="minorHAnsi" w:hint="eastAsia"/>
                <w:sz w:val="18"/>
                <w:szCs w:val="18"/>
              </w:rPr>
              <w:t>]</w:t>
            </w:r>
            <w:r w:rsidRPr="00837B59">
              <w:rPr>
                <w:rFonts w:asciiTheme="minorHAnsi" w:eastAsiaTheme="minorEastAsia" w:hAnsiTheme="minorHAnsi" w:hint="eastAsia"/>
                <w:sz w:val="18"/>
                <w:szCs w:val="18"/>
              </w:rPr>
              <w:t>对象</w:t>
            </w:r>
          </w:p>
        </w:tc>
        <w:tc>
          <w:tcPr>
            <w:tcW w:w="307" w:type="pct"/>
            <w:tcBorders>
              <w:top w:val="single" w:sz="4" w:space="0" w:color="auto"/>
              <w:left w:val="single" w:sz="4" w:space="0" w:color="auto"/>
              <w:bottom w:val="single" w:sz="4" w:space="0" w:color="auto"/>
              <w:right w:val="single" w:sz="4" w:space="0" w:color="auto"/>
            </w:tcBorders>
            <w:hideMark/>
          </w:tcPr>
          <w:p w14:paraId="60E6F61D" w14:textId="77777777" w:rsidR="00163216" w:rsidRPr="00837B59" w:rsidRDefault="00163216" w:rsidP="00C11757">
            <w:pPr>
              <w:rPr>
                <w:rFonts w:asciiTheme="minorHAnsi" w:eastAsiaTheme="minorEastAsia" w:hAnsiTheme="minorHAnsi"/>
                <w:sz w:val="18"/>
                <w:szCs w:val="18"/>
              </w:rPr>
            </w:pPr>
          </w:p>
        </w:tc>
        <w:tc>
          <w:tcPr>
            <w:tcW w:w="271" w:type="pct"/>
            <w:tcBorders>
              <w:top w:val="single" w:sz="4" w:space="0" w:color="auto"/>
              <w:left w:val="single" w:sz="4" w:space="0" w:color="auto"/>
              <w:bottom w:val="single" w:sz="4" w:space="0" w:color="auto"/>
              <w:right w:val="single" w:sz="4" w:space="0" w:color="auto"/>
            </w:tcBorders>
            <w:hideMark/>
          </w:tcPr>
          <w:p w14:paraId="177CA26F"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M</w:t>
            </w:r>
          </w:p>
        </w:tc>
        <w:tc>
          <w:tcPr>
            <w:tcW w:w="922" w:type="pct"/>
            <w:tcBorders>
              <w:top w:val="single" w:sz="4" w:space="0" w:color="auto"/>
              <w:left w:val="single" w:sz="4" w:space="0" w:color="auto"/>
              <w:bottom w:val="single" w:sz="4" w:space="0" w:color="auto"/>
              <w:right w:val="single" w:sz="4" w:space="0" w:color="auto"/>
            </w:tcBorders>
            <w:hideMark/>
          </w:tcPr>
          <w:p w14:paraId="23704562" w14:textId="77777777" w:rsidR="00163216" w:rsidRPr="00837B59" w:rsidRDefault="00163216" w:rsidP="00C11757">
            <w:pPr>
              <w:rPr>
                <w:rFonts w:asciiTheme="minorHAnsi" w:eastAsiaTheme="minorEastAsia" w:hAnsiTheme="minorHAnsi"/>
                <w:sz w:val="18"/>
                <w:szCs w:val="18"/>
              </w:rPr>
            </w:pPr>
          </w:p>
        </w:tc>
      </w:tr>
      <w:tr w:rsidR="00163216" w:rsidRPr="005E0BC6" w14:paraId="7C1C6CB0"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365E8E58" w14:textId="77777777" w:rsidR="00163216" w:rsidRPr="005E0BC6" w:rsidRDefault="00163216" w:rsidP="006A0DBC">
            <w:pPr>
              <w:pStyle w:val="a6"/>
              <w:numPr>
                <w:ilvl w:val="0"/>
                <w:numId w:val="72"/>
              </w:numPr>
              <w:ind w:firstLineChars="0"/>
              <w:rPr>
                <w:rFonts w:asciiTheme="minorEastAsia" w:eastAsiaTheme="minorEastAsia" w:hAnsiTheme="minorEastAsia"/>
                <w:i/>
                <w:sz w:val="18"/>
                <w:szCs w:val="18"/>
              </w:rPr>
            </w:pPr>
          </w:p>
        </w:tc>
        <w:tc>
          <w:tcPr>
            <w:tcW w:w="954" w:type="pct"/>
            <w:tcBorders>
              <w:top w:val="single" w:sz="4" w:space="0" w:color="auto"/>
              <w:left w:val="single" w:sz="4" w:space="0" w:color="auto"/>
              <w:bottom w:val="single" w:sz="4" w:space="0" w:color="auto"/>
              <w:right w:val="single" w:sz="4" w:space="0" w:color="auto"/>
            </w:tcBorders>
          </w:tcPr>
          <w:p w14:paraId="64878D00"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P</w:t>
            </w:r>
            <w:r w:rsidRPr="00837B59">
              <w:rPr>
                <w:rFonts w:asciiTheme="minorHAnsi" w:eastAsiaTheme="minorEastAsia" w:hAnsiTheme="minorHAnsi"/>
                <w:sz w:val="18"/>
                <w:szCs w:val="18"/>
              </w:rPr>
              <w:t>rodMaxAmount</w:t>
            </w:r>
          </w:p>
        </w:tc>
        <w:tc>
          <w:tcPr>
            <w:tcW w:w="1537" w:type="pct"/>
            <w:tcBorders>
              <w:top w:val="single" w:sz="4" w:space="0" w:color="auto"/>
              <w:left w:val="single" w:sz="4" w:space="0" w:color="auto"/>
              <w:bottom w:val="single" w:sz="4" w:space="0" w:color="auto"/>
              <w:right w:val="single" w:sz="4" w:space="0" w:color="auto"/>
            </w:tcBorders>
          </w:tcPr>
          <w:p w14:paraId="3F391A55"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消费币种的最小货币单位（分）</w:t>
            </w:r>
          </w:p>
        </w:tc>
        <w:tc>
          <w:tcPr>
            <w:tcW w:w="769" w:type="pct"/>
            <w:tcBorders>
              <w:top w:val="single" w:sz="4" w:space="0" w:color="auto"/>
              <w:left w:val="single" w:sz="4" w:space="0" w:color="auto"/>
              <w:bottom w:val="single" w:sz="4" w:space="0" w:color="auto"/>
              <w:right w:val="single" w:sz="4" w:space="0" w:color="auto"/>
            </w:tcBorders>
          </w:tcPr>
          <w:p w14:paraId="0CB406D9"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n</w:t>
            </w:r>
            <w:r w:rsidRPr="00837B59">
              <w:rPr>
                <w:rFonts w:asciiTheme="minorHAnsi" w:eastAsiaTheme="minorEastAsia" w:hAnsiTheme="minorHAnsi"/>
                <w:sz w:val="18"/>
                <w:szCs w:val="18"/>
              </w:rPr>
              <w:t>umber</w:t>
            </w:r>
          </w:p>
        </w:tc>
        <w:tc>
          <w:tcPr>
            <w:tcW w:w="307" w:type="pct"/>
            <w:tcBorders>
              <w:top w:val="single" w:sz="4" w:space="0" w:color="auto"/>
              <w:left w:val="single" w:sz="4" w:space="0" w:color="auto"/>
              <w:bottom w:val="single" w:sz="4" w:space="0" w:color="auto"/>
              <w:right w:val="single" w:sz="4" w:space="0" w:color="auto"/>
            </w:tcBorders>
          </w:tcPr>
          <w:p w14:paraId="71776FBF"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15</w:t>
            </w:r>
          </w:p>
        </w:tc>
        <w:tc>
          <w:tcPr>
            <w:tcW w:w="271" w:type="pct"/>
            <w:tcBorders>
              <w:top w:val="single" w:sz="4" w:space="0" w:color="auto"/>
              <w:left w:val="single" w:sz="4" w:space="0" w:color="auto"/>
              <w:bottom w:val="single" w:sz="4" w:space="0" w:color="auto"/>
              <w:right w:val="single" w:sz="4" w:space="0" w:color="auto"/>
            </w:tcBorders>
          </w:tcPr>
          <w:p w14:paraId="0E06E614"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C</w:t>
            </w:r>
          </w:p>
        </w:tc>
        <w:tc>
          <w:tcPr>
            <w:tcW w:w="922" w:type="pct"/>
            <w:tcBorders>
              <w:top w:val="single" w:sz="4" w:space="0" w:color="auto"/>
              <w:left w:val="single" w:sz="4" w:space="0" w:color="auto"/>
              <w:bottom w:val="single" w:sz="4" w:space="0" w:color="auto"/>
              <w:right w:val="single" w:sz="4" w:space="0" w:color="auto"/>
            </w:tcBorders>
          </w:tcPr>
          <w:p w14:paraId="39B55220"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1500</w:t>
            </w:r>
          </w:p>
        </w:tc>
      </w:tr>
      <w:tr w:rsidR="00163216" w:rsidRPr="005E0BC6" w14:paraId="1C4C201B"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69829EAF" w14:textId="77777777" w:rsidR="00163216" w:rsidRPr="005E0BC6" w:rsidRDefault="00163216" w:rsidP="006A0DBC">
            <w:pPr>
              <w:pStyle w:val="a6"/>
              <w:numPr>
                <w:ilvl w:val="0"/>
                <w:numId w:val="72"/>
              </w:numPr>
              <w:ind w:firstLineChars="0"/>
              <w:rPr>
                <w:rFonts w:asciiTheme="minorEastAsia" w:eastAsiaTheme="minorEastAsia" w:hAnsiTheme="minorEastAsia"/>
                <w:i/>
                <w:sz w:val="18"/>
                <w:szCs w:val="18"/>
              </w:rPr>
            </w:pPr>
          </w:p>
        </w:tc>
        <w:tc>
          <w:tcPr>
            <w:tcW w:w="954" w:type="pct"/>
            <w:tcBorders>
              <w:top w:val="single" w:sz="4" w:space="0" w:color="auto"/>
              <w:left w:val="single" w:sz="4" w:space="0" w:color="auto"/>
              <w:bottom w:val="single" w:sz="4" w:space="0" w:color="auto"/>
              <w:right w:val="single" w:sz="4" w:space="0" w:color="auto"/>
            </w:tcBorders>
          </w:tcPr>
          <w:p w14:paraId="530E9E6D"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M</w:t>
            </w:r>
            <w:r w:rsidRPr="00837B59">
              <w:rPr>
                <w:rFonts w:asciiTheme="minorHAnsi" w:eastAsiaTheme="minorEastAsia" w:hAnsiTheme="minorHAnsi"/>
                <w:sz w:val="18"/>
                <w:szCs w:val="18"/>
              </w:rPr>
              <w:t>axAmount</w:t>
            </w:r>
          </w:p>
        </w:tc>
        <w:tc>
          <w:tcPr>
            <w:tcW w:w="1537" w:type="pct"/>
            <w:tcBorders>
              <w:top w:val="single" w:sz="4" w:space="0" w:color="auto"/>
              <w:left w:val="single" w:sz="4" w:space="0" w:color="auto"/>
              <w:bottom w:val="single" w:sz="4" w:space="0" w:color="auto"/>
              <w:right w:val="single" w:sz="4" w:space="0" w:color="auto"/>
            </w:tcBorders>
          </w:tcPr>
          <w:p w14:paraId="72E0A94A"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指距离产品上限的差额，实际使用过程中需要和</w:t>
            </w:r>
            <w:r>
              <w:rPr>
                <w:rFonts w:asciiTheme="minorHAnsi" w:eastAsiaTheme="minorEastAsia" w:hAnsiTheme="minorHAnsi"/>
                <w:sz w:val="18"/>
                <w:szCs w:val="18"/>
              </w:rPr>
              <w:t>D</w:t>
            </w:r>
            <w:r w:rsidRPr="00837B59">
              <w:rPr>
                <w:rFonts w:asciiTheme="minorHAnsi" w:eastAsiaTheme="minorEastAsia" w:hAnsiTheme="minorHAnsi"/>
                <w:sz w:val="18"/>
                <w:szCs w:val="18"/>
              </w:rPr>
              <w:t>mdAmount</w:t>
            </w:r>
            <w:r w:rsidRPr="00837B59">
              <w:rPr>
                <w:rFonts w:asciiTheme="minorHAnsi" w:eastAsiaTheme="minorEastAsia" w:hAnsiTheme="minorHAnsi"/>
                <w:sz w:val="18"/>
                <w:szCs w:val="18"/>
              </w:rPr>
              <w:t>取小</w:t>
            </w:r>
            <w:r w:rsidRPr="00837B59">
              <w:rPr>
                <w:rFonts w:asciiTheme="minorHAnsi" w:eastAsiaTheme="minorEastAsia" w:hAnsiTheme="minorHAnsi" w:hint="eastAsia"/>
                <w:sz w:val="18"/>
                <w:szCs w:val="18"/>
              </w:rPr>
              <w:t>。消费币种的最小货币单位（分）</w:t>
            </w:r>
          </w:p>
        </w:tc>
        <w:tc>
          <w:tcPr>
            <w:tcW w:w="769" w:type="pct"/>
            <w:tcBorders>
              <w:top w:val="single" w:sz="4" w:space="0" w:color="auto"/>
              <w:left w:val="single" w:sz="4" w:space="0" w:color="auto"/>
              <w:bottom w:val="single" w:sz="4" w:space="0" w:color="auto"/>
              <w:right w:val="single" w:sz="4" w:space="0" w:color="auto"/>
            </w:tcBorders>
          </w:tcPr>
          <w:p w14:paraId="2FCB7917" w14:textId="77777777" w:rsidR="00163216" w:rsidRPr="00837B59" w:rsidRDefault="00163216" w:rsidP="00C11757">
            <w:pPr>
              <w:rPr>
                <w:rFonts w:asciiTheme="minorHAnsi" w:eastAsiaTheme="minorEastAsia" w:hAnsiTheme="minorHAnsi"/>
                <w:sz w:val="18"/>
                <w:szCs w:val="18"/>
              </w:rPr>
            </w:pPr>
            <w:r w:rsidRPr="00E126CE">
              <w:rPr>
                <w:rFonts w:asciiTheme="minorHAnsi" w:eastAsiaTheme="minorEastAsia" w:hAnsiTheme="minorHAnsi" w:hint="eastAsia"/>
                <w:sz w:val="18"/>
                <w:szCs w:val="18"/>
              </w:rPr>
              <w:t>number(15</w:t>
            </w:r>
            <w:r w:rsidRPr="00E126CE">
              <w:rPr>
                <w:rFonts w:asciiTheme="minorHAnsi" w:eastAsiaTheme="minorEastAsia" w:hAnsiTheme="minorHAnsi" w:hint="eastAsia"/>
                <w:sz w:val="18"/>
                <w:szCs w:val="18"/>
              </w:rPr>
              <w:t>，</w:t>
            </w:r>
            <w:r w:rsidRPr="00E126CE">
              <w:rPr>
                <w:rFonts w:asciiTheme="minorHAnsi" w:eastAsiaTheme="minorEastAsia" w:hAnsiTheme="minorHAnsi" w:hint="eastAsia"/>
                <w:sz w:val="18"/>
                <w:szCs w:val="18"/>
              </w:rPr>
              <w:t>0)</w:t>
            </w:r>
          </w:p>
        </w:tc>
        <w:tc>
          <w:tcPr>
            <w:tcW w:w="307" w:type="pct"/>
            <w:tcBorders>
              <w:top w:val="single" w:sz="4" w:space="0" w:color="auto"/>
              <w:left w:val="single" w:sz="4" w:space="0" w:color="auto"/>
              <w:bottom w:val="single" w:sz="4" w:space="0" w:color="auto"/>
              <w:right w:val="single" w:sz="4" w:space="0" w:color="auto"/>
            </w:tcBorders>
          </w:tcPr>
          <w:p w14:paraId="2BF12EEA"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15</w:t>
            </w:r>
          </w:p>
        </w:tc>
        <w:tc>
          <w:tcPr>
            <w:tcW w:w="271" w:type="pct"/>
            <w:tcBorders>
              <w:top w:val="single" w:sz="4" w:space="0" w:color="auto"/>
              <w:left w:val="single" w:sz="4" w:space="0" w:color="auto"/>
              <w:bottom w:val="single" w:sz="4" w:space="0" w:color="auto"/>
              <w:right w:val="single" w:sz="4" w:space="0" w:color="auto"/>
            </w:tcBorders>
          </w:tcPr>
          <w:p w14:paraId="5EA18C64"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C</w:t>
            </w:r>
          </w:p>
        </w:tc>
        <w:tc>
          <w:tcPr>
            <w:tcW w:w="922" w:type="pct"/>
            <w:tcBorders>
              <w:top w:val="single" w:sz="4" w:space="0" w:color="auto"/>
              <w:left w:val="single" w:sz="4" w:space="0" w:color="auto"/>
              <w:bottom w:val="single" w:sz="4" w:space="0" w:color="auto"/>
              <w:right w:val="single" w:sz="4" w:space="0" w:color="auto"/>
            </w:tcBorders>
          </w:tcPr>
          <w:p w14:paraId="7693B9CF"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1500</w:t>
            </w:r>
          </w:p>
        </w:tc>
      </w:tr>
      <w:tr w:rsidR="00163216" w:rsidRPr="005E0BC6" w14:paraId="58F8BE0E"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2F78607C" w14:textId="77777777" w:rsidR="00163216" w:rsidRPr="005E0BC6" w:rsidRDefault="00163216" w:rsidP="006A0DBC">
            <w:pPr>
              <w:pStyle w:val="a6"/>
              <w:numPr>
                <w:ilvl w:val="0"/>
                <w:numId w:val="72"/>
              </w:numPr>
              <w:ind w:firstLineChars="0"/>
              <w:rPr>
                <w:rFonts w:asciiTheme="minorEastAsia" w:eastAsiaTheme="minorEastAsia" w:hAnsiTheme="minorEastAsia"/>
                <w:i/>
                <w:sz w:val="18"/>
                <w:szCs w:val="18"/>
              </w:rPr>
            </w:pPr>
          </w:p>
        </w:tc>
        <w:tc>
          <w:tcPr>
            <w:tcW w:w="954" w:type="pct"/>
            <w:tcBorders>
              <w:top w:val="single" w:sz="4" w:space="0" w:color="auto"/>
              <w:left w:val="single" w:sz="4" w:space="0" w:color="auto"/>
              <w:bottom w:val="single" w:sz="4" w:space="0" w:color="auto"/>
              <w:right w:val="single" w:sz="4" w:space="0" w:color="auto"/>
            </w:tcBorders>
          </w:tcPr>
          <w:p w14:paraId="381A431F"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D</w:t>
            </w:r>
            <w:r w:rsidRPr="00837B59">
              <w:rPr>
                <w:rFonts w:asciiTheme="minorHAnsi" w:eastAsiaTheme="minorEastAsia" w:hAnsiTheme="minorHAnsi"/>
                <w:sz w:val="18"/>
                <w:szCs w:val="18"/>
              </w:rPr>
              <w:t>mdAmount</w:t>
            </w:r>
          </w:p>
        </w:tc>
        <w:tc>
          <w:tcPr>
            <w:tcW w:w="1537" w:type="pct"/>
            <w:shd w:val="clear" w:color="auto" w:fill="FFFFFF"/>
          </w:tcPr>
          <w:p w14:paraId="628DE070" w14:textId="77777777" w:rsidR="00163216" w:rsidRPr="00837B59" w:rsidRDefault="00163216" w:rsidP="00C11757">
            <w:pPr>
              <w:rPr>
                <w:rFonts w:asciiTheme="minorHAnsi" w:eastAsiaTheme="minorEastAsia" w:hAnsiTheme="minorHAnsi"/>
                <w:sz w:val="18"/>
                <w:szCs w:val="18"/>
              </w:rPr>
            </w:pPr>
            <w:r w:rsidRPr="00C7245E">
              <w:rPr>
                <w:rFonts w:asciiTheme="minorHAnsi" w:eastAsiaTheme="minorEastAsia" w:hAnsiTheme="minorHAnsi" w:hint="eastAsia"/>
                <w:sz w:val="18"/>
                <w:szCs w:val="18"/>
              </w:rPr>
              <w:t>活期余额</w:t>
            </w:r>
            <w:r>
              <w:rPr>
                <w:rFonts w:asciiTheme="minorHAnsi" w:eastAsiaTheme="minorEastAsia" w:hAnsiTheme="minorHAnsi" w:hint="eastAsia"/>
                <w:sz w:val="18"/>
                <w:szCs w:val="18"/>
              </w:rPr>
              <w:t>。</w:t>
            </w:r>
            <w:r>
              <w:rPr>
                <w:rFonts w:asciiTheme="minorHAnsi" w:eastAsiaTheme="minorEastAsia" w:hAnsiTheme="minorHAnsi"/>
                <w:sz w:val="18"/>
                <w:szCs w:val="18"/>
              </w:rPr>
              <w:t>银行账户的活期余额</w:t>
            </w:r>
            <w:r>
              <w:rPr>
                <w:rFonts w:asciiTheme="minorHAnsi" w:eastAsiaTheme="minorEastAsia" w:hAnsiTheme="minorHAnsi" w:hint="eastAsia"/>
                <w:sz w:val="18"/>
                <w:szCs w:val="18"/>
              </w:rPr>
              <w:t>。</w:t>
            </w:r>
          </w:p>
        </w:tc>
        <w:tc>
          <w:tcPr>
            <w:tcW w:w="769" w:type="pct"/>
            <w:tcBorders>
              <w:top w:val="single" w:sz="4" w:space="0" w:color="auto"/>
              <w:left w:val="single" w:sz="4" w:space="0" w:color="auto"/>
              <w:bottom w:val="single" w:sz="4" w:space="0" w:color="auto"/>
              <w:right w:val="single" w:sz="4" w:space="0" w:color="auto"/>
            </w:tcBorders>
          </w:tcPr>
          <w:p w14:paraId="77E82344"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number(15</w:t>
            </w:r>
            <w:r w:rsidRPr="00837B59">
              <w:rPr>
                <w:rFonts w:asciiTheme="minorHAnsi" w:eastAsiaTheme="minorEastAsia" w:hAnsiTheme="minorHAnsi" w:hint="eastAsia"/>
                <w:sz w:val="18"/>
                <w:szCs w:val="18"/>
              </w:rPr>
              <w:t>，</w:t>
            </w:r>
            <w:r w:rsidRPr="00837B59">
              <w:rPr>
                <w:rFonts w:asciiTheme="minorHAnsi" w:eastAsiaTheme="minorEastAsia" w:hAnsiTheme="minorHAnsi" w:hint="eastAsia"/>
                <w:sz w:val="18"/>
                <w:szCs w:val="18"/>
              </w:rPr>
              <w:t>0)</w:t>
            </w:r>
          </w:p>
        </w:tc>
        <w:tc>
          <w:tcPr>
            <w:tcW w:w="307" w:type="pct"/>
            <w:tcBorders>
              <w:top w:val="single" w:sz="4" w:space="0" w:color="auto"/>
              <w:left w:val="single" w:sz="4" w:space="0" w:color="auto"/>
              <w:bottom w:val="single" w:sz="4" w:space="0" w:color="auto"/>
              <w:right w:val="single" w:sz="4" w:space="0" w:color="auto"/>
            </w:tcBorders>
          </w:tcPr>
          <w:p w14:paraId="1F9DEE34"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15</w:t>
            </w:r>
          </w:p>
        </w:tc>
        <w:tc>
          <w:tcPr>
            <w:tcW w:w="271" w:type="pct"/>
            <w:tcBorders>
              <w:top w:val="single" w:sz="4" w:space="0" w:color="auto"/>
              <w:left w:val="single" w:sz="4" w:space="0" w:color="auto"/>
              <w:bottom w:val="single" w:sz="4" w:space="0" w:color="auto"/>
              <w:right w:val="single" w:sz="4" w:space="0" w:color="auto"/>
            </w:tcBorders>
          </w:tcPr>
          <w:p w14:paraId="08C7F62B"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M</w:t>
            </w:r>
          </w:p>
        </w:tc>
        <w:tc>
          <w:tcPr>
            <w:tcW w:w="922" w:type="pct"/>
            <w:tcBorders>
              <w:top w:val="single" w:sz="4" w:space="0" w:color="auto"/>
              <w:left w:val="single" w:sz="4" w:space="0" w:color="auto"/>
              <w:bottom w:val="single" w:sz="4" w:space="0" w:color="auto"/>
              <w:right w:val="single" w:sz="4" w:space="0" w:color="auto"/>
            </w:tcBorders>
          </w:tcPr>
          <w:p w14:paraId="7A3B88B7"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1500</w:t>
            </w:r>
          </w:p>
        </w:tc>
      </w:tr>
      <w:tr w:rsidR="00163216" w:rsidRPr="005E0BC6" w14:paraId="054BC477"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599FF660" w14:textId="77777777" w:rsidR="00163216" w:rsidRPr="005E0BC6" w:rsidRDefault="00163216" w:rsidP="006A0DBC">
            <w:pPr>
              <w:pStyle w:val="a6"/>
              <w:numPr>
                <w:ilvl w:val="0"/>
                <w:numId w:val="72"/>
              </w:numPr>
              <w:ind w:firstLineChars="0"/>
              <w:rPr>
                <w:rFonts w:asciiTheme="minorEastAsia" w:eastAsiaTheme="minorEastAsia" w:hAnsiTheme="minorEastAsia"/>
                <w:i/>
                <w:sz w:val="18"/>
                <w:szCs w:val="18"/>
              </w:rPr>
            </w:pPr>
          </w:p>
        </w:tc>
        <w:tc>
          <w:tcPr>
            <w:tcW w:w="954" w:type="pct"/>
            <w:tcBorders>
              <w:top w:val="single" w:sz="4" w:space="0" w:color="auto"/>
              <w:left w:val="single" w:sz="4" w:space="0" w:color="auto"/>
              <w:bottom w:val="single" w:sz="4" w:space="0" w:color="auto"/>
              <w:right w:val="single" w:sz="4" w:space="0" w:color="auto"/>
            </w:tcBorders>
          </w:tcPr>
          <w:p w14:paraId="68BBB22A"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C</w:t>
            </w:r>
            <w:r w:rsidRPr="00837B59">
              <w:rPr>
                <w:rFonts w:asciiTheme="minorHAnsi" w:eastAsiaTheme="minorEastAsia" w:hAnsiTheme="minorHAnsi" w:hint="eastAsia"/>
                <w:sz w:val="18"/>
                <w:szCs w:val="18"/>
              </w:rPr>
              <w:t>urrency</w:t>
            </w:r>
          </w:p>
        </w:tc>
        <w:tc>
          <w:tcPr>
            <w:tcW w:w="1537" w:type="pct"/>
            <w:shd w:val="clear" w:color="auto" w:fill="FFFFFF"/>
          </w:tcPr>
          <w:p w14:paraId="03AEE7AD" w14:textId="77777777" w:rsidR="00163216" w:rsidRPr="00837B59" w:rsidRDefault="00163216" w:rsidP="00C11757">
            <w:pPr>
              <w:rPr>
                <w:rFonts w:asciiTheme="minorHAnsi" w:eastAsiaTheme="minorEastAsia" w:hAnsiTheme="minorHAnsi"/>
                <w:sz w:val="18"/>
                <w:szCs w:val="18"/>
              </w:rPr>
            </w:pPr>
            <w:r w:rsidRPr="00C7245E">
              <w:rPr>
                <w:rFonts w:asciiTheme="minorHAnsi" w:eastAsiaTheme="minorEastAsia" w:hAnsiTheme="minorHAnsi" w:hint="eastAsia"/>
                <w:sz w:val="18"/>
                <w:szCs w:val="18"/>
              </w:rPr>
              <w:t>币种</w:t>
            </w:r>
          </w:p>
        </w:tc>
        <w:tc>
          <w:tcPr>
            <w:tcW w:w="769" w:type="pct"/>
            <w:tcBorders>
              <w:top w:val="single" w:sz="4" w:space="0" w:color="auto"/>
              <w:left w:val="single" w:sz="4" w:space="0" w:color="auto"/>
              <w:bottom w:val="single" w:sz="4" w:space="0" w:color="auto"/>
              <w:right w:val="single" w:sz="4" w:space="0" w:color="auto"/>
            </w:tcBorders>
          </w:tcPr>
          <w:p w14:paraId="67FA9955"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307" w:type="pct"/>
            <w:tcBorders>
              <w:top w:val="single" w:sz="4" w:space="0" w:color="auto"/>
              <w:left w:val="single" w:sz="4" w:space="0" w:color="auto"/>
              <w:bottom w:val="single" w:sz="4" w:space="0" w:color="auto"/>
              <w:right w:val="single" w:sz="4" w:space="0" w:color="auto"/>
            </w:tcBorders>
          </w:tcPr>
          <w:p w14:paraId="13D948A5"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10</w:t>
            </w:r>
          </w:p>
        </w:tc>
        <w:tc>
          <w:tcPr>
            <w:tcW w:w="271" w:type="pct"/>
            <w:tcBorders>
              <w:top w:val="single" w:sz="4" w:space="0" w:color="auto"/>
              <w:left w:val="single" w:sz="4" w:space="0" w:color="auto"/>
              <w:bottom w:val="single" w:sz="4" w:space="0" w:color="auto"/>
              <w:right w:val="single" w:sz="4" w:space="0" w:color="auto"/>
            </w:tcBorders>
          </w:tcPr>
          <w:p w14:paraId="11C49199"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M</w:t>
            </w:r>
          </w:p>
        </w:tc>
        <w:tc>
          <w:tcPr>
            <w:tcW w:w="922" w:type="pct"/>
            <w:tcBorders>
              <w:top w:val="single" w:sz="4" w:space="0" w:color="auto"/>
              <w:left w:val="single" w:sz="4" w:space="0" w:color="auto"/>
              <w:bottom w:val="single" w:sz="4" w:space="0" w:color="auto"/>
              <w:right w:val="single" w:sz="4" w:space="0" w:color="auto"/>
            </w:tcBorders>
          </w:tcPr>
          <w:p w14:paraId="3D126224"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CNY</w:t>
            </w:r>
          </w:p>
        </w:tc>
      </w:tr>
      <w:tr w:rsidR="00163216" w:rsidRPr="005E0BC6" w14:paraId="2DB6D608"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46BCC459" w14:textId="77777777" w:rsidR="00163216" w:rsidRPr="005E0BC6" w:rsidRDefault="00163216" w:rsidP="006A0DBC">
            <w:pPr>
              <w:pStyle w:val="a6"/>
              <w:numPr>
                <w:ilvl w:val="0"/>
                <w:numId w:val="72"/>
              </w:numPr>
              <w:ind w:firstLineChars="0"/>
              <w:rPr>
                <w:rFonts w:asciiTheme="minorEastAsia" w:eastAsiaTheme="minorEastAsia" w:hAnsiTheme="minorEastAsia"/>
                <w:i/>
                <w:sz w:val="18"/>
                <w:szCs w:val="18"/>
              </w:rPr>
            </w:pPr>
          </w:p>
        </w:tc>
        <w:tc>
          <w:tcPr>
            <w:tcW w:w="954" w:type="pct"/>
            <w:tcBorders>
              <w:top w:val="single" w:sz="4" w:space="0" w:color="auto"/>
              <w:left w:val="single" w:sz="4" w:space="0" w:color="auto"/>
              <w:bottom w:val="single" w:sz="4" w:space="0" w:color="auto"/>
              <w:right w:val="single" w:sz="4" w:space="0" w:color="auto"/>
            </w:tcBorders>
          </w:tcPr>
          <w:p w14:paraId="52C5703C"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E</w:t>
            </w:r>
            <w:r w:rsidRPr="00230B86">
              <w:rPr>
                <w:rFonts w:asciiTheme="minorHAnsi" w:eastAsiaTheme="minorEastAsia" w:hAnsiTheme="minorHAnsi"/>
                <w:sz w:val="18"/>
                <w:szCs w:val="18"/>
              </w:rPr>
              <w:t>xpectedProfitCalDate</w:t>
            </w:r>
          </w:p>
        </w:tc>
        <w:tc>
          <w:tcPr>
            <w:tcW w:w="1537" w:type="pct"/>
            <w:shd w:val="clear" w:color="auto" w:fill="FFFFFF"/>
          </w:tcPr>
          <w:p w14:paraId="7B6F88D5"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收益计算开始时间</w:t>
            </w:r>
            <w:r w:rsidRPr="00837B59">
              <w:rPr>
                <w:rFonts w:asciiTheme="minorHAnsi" w:eastAsiaTheme="minorEastAsia" w:hAnsiTheme="minorHAnsi"/>
                <w:sz w:val="18"/>
                <w:szCs w:val="18"/>
              </w:rPr>
              <w:t>，必须是格式为</w:t>
            </w:r>
            <w:r w:rsidRPr="00837B59">
              <w:rPr>
                <w:rFonts w:asciiTheme="minorHAnsi" w:eastAsiaTheme="minorEastAsia" w:hAnsiTheme="minorHAnsi"/>
                <w:sz w:val="18"/>
                <w:szCs w:val="18"/>
              </w:rPr>
              <w:t xml:space="preserve">yyyyMMdd </w:t>
            </w:r>
          </w:p>
        </w:tc>
        <w:tc>
          <w:tcPr>
            <w:tcW w:w="769" w:type="pct"/>
            <w:tcBorders>
              <w:top w:val="single" w:sz="4" w:space="0" w:color="auto"/>
              <w:left w:val="single" w:sz="4" w:space="0" w:color="auto"/>
              <w:bottom w:val="single" w:sz="4" w:space="0" w:color="auto"/>
              <w:right w:val="single" w:sz="4" w:space="0" w:color="auto"/>
            </w:tcBorders>
          </w:tcPr>
          <w:p w14:paraId="00E147D2"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date</w:t>
            </w:r>
          </w:p>
        </w:tc>
        <w:tc>
          <w:tcPr>
            <w:tcW w:w="307" w:type="pct"/>
            <w:tcBorders>
              <w:top w:val="single" w:sz="4" w:space="0" w:color="auto"/>
              <w:left w:val="single" w:sz="4" w:space="0" w:color="auto"/>
              <w:bottom w:val="single" w:sz="4" w:space="0" w:color="auto"/>
              <w:right w:val="single" w:sz="4" w:space="0" w:color="auto"/>
            </w:tcBorders>
          </w:tcPr>
          <w:p w14:paraId="5D8D0141"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10</w:t>
            </w:r>
          </w:p>
        </w:tc>
        <w:tc>
          <w:tcPr>
            <w:tcW w:w="271" w:type="pct"/>
            <w:tcBorders>
              <w:top w:val="single" w:sz="4" w:space="0" w:color="auto"/>
              <w:left w:val="single" w:sz="4" w:space="0" w:color="auto"/>
              <w:bottom w:val="single" w:sz="4" w:space="0" w:color="auto"/>
              <w:right w:val="single" w:sz="4" w:space="0" w:color="auto"/>
            </w:tcBorders>
          </w:tcPr>
          <w:p w14:paraId="0575FCC6"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C</w:t>
            </w:r>
          </w:p>
        </w:tc>
        <w:tc>
          <w:tcPr>
            <w:tcW w:w="922" w:type="pct"/>
            <w:tcBorders>
              <w:top w:val="single" w:sz="4" w:space="0" w:color="auto"/>
              <w:left w:val="single" w:sz="4" w:space="0" w:color="auto"/>
              <w:bottom w:val="single" w:sz="4" w:space="0" w:color="auto"/>
              <w:right w:val="single" w:sz="4" w:space="0" w:color="auto"/>
            </w:tcBorders>
          </w:tcPr>
          <w:p w14:paraId="1A6EF4ED"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20160106</w:t>
            </w:r>
          </w:p>
        </w:tc>
      </w:tr>
      <w:tr w:rsidR="00163216" w:rsidRPr="005E0BC6" w14:paraId="445EE1D7" w14:textId="77777777" w:rsidTr="00C11757">
        <w:trPr>
          <w:trHeight w:val="287"/>
        </w:trPr>
        <w:tc>
          <w:tcPr>
            <w:tcW w:w="240" w:type="pct"/>
            <w:tcBorders>
              <w:top w:val="single" w:sz="4" w:space="0" w:color="auto"/>
              <w:left w:val="single" w:sz="4" w:space="0" w:color="auto"/>
              <w:bottom w:val="single" w:sz="4" w:space="0" w:color="auto"/>
              <w:right w:val="single" w:sz="4" w:space="0" w:color="auto"/>
            </w:tcBorders>
            <w:vAlign w:val="center"/>
          </w:tcPr>
          <w:p w14:paraId="5A3DB1A5" w14:textId="77777777" w:rsidR="00163216" w:rsidRPr="005E0BC6" w:rsidRDefault="00163216" w:rsidP="006A0DBC">
            <w:pPr>
              <w:pStyle w:val="a6"/>
              <w:numPr>
                <w:ilvl w:val="0"/>
                <w:numId w:val="72"/>
              </w:numPr>
              <w:ind w:firstLineChars="0"/>
              <w:rPr>
                <w:rFonts w:asciiTheme="minorEastAsia" w:eastAsiaTheme="minorEastAsia" w:hAnsiTheme="minorEastAsia"/>
                <w:i/>
                <w:sz w:val="18"/>
                <w:szCs w:val="18"/>
              </w:rPr>
            </w:pPr>
          </w:p>
        </w:tc>
        <w:tc>
          <w:tcPr>
            <w:tcW w:w="954" w:type="pct"/>
            <w:tcBorders>
              <w:top w:val="single" w:sz="4" w:space="0" w:color="auto"/>
              <w:left w:val="single" w:sz="4" w:space="0" w:color="auto"/>
              <w:bottom w:val="single" w:sz="4" w:space="0" w:color="auto"/>
              <w:right w:val="single" w:sz="4" w:space="0" w:color="auto"/>
            </w:tcBorders>
          </w:tcPr>
          <w:p w14:paraId="0BD4DE63"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E</w:t>
            </w:r>
            <w:r w:rsidRPr="00837B59">
              <w:rPr>
                <w:rFonts w:asciiTheme="minorHAnsi" w:eastAsiaTheme="minorEastAsia" w:hAnsiTheme="minorHAnsi"/>
                <w:sz w:val="18"/>
                <w:szCs w:val="18"/>
              </w:rPr>
              <w:t>xpectedProfitConfirmD</w:t>
            </w:r>
            <w:r w:rsidRPr="00837B59">
              <w:rPr>
                <w:rFonts w:asciiTheme="minorHAnsi" w:eastAsiaTheme="minorEastAsia" w:hAnsiTheme="minorHAnsi" w:hint="eastAsia"/>
                <w:sz w:val="18"/>
                <w:szCs w:val="18"/>
              </w:rPr>
              <w:t>a</w:t>
            </w:r>
            <w:r w:rsidRPr="00837B59">
              <w:rPr>
                <w:rFonts w:asciiTheme="minorHAnsi" w:eastAsiaTheme="minorEastAsia" w:hAnsiTheme="minorHAnsi"/>
                <w:sz w:val="18"/>
                <w:szCs w:val="18"/>
              </w:rPr>
              <w:t>t</w:t>
            </w:r>
            <w:r w:rsidRPr="00837B59">
              <w:rPr>
                <w:rFonts w:asciiTheme="minorHAnsi" w:eastAsiaTheme="minorEastAsia" w:hAnsiTheme="minorHAnsi" w:hint="eastAsia"/>
                <w:sz w:val="18"/>
                <w:szCs w:val="18"/>
              </w:rPr>
              <w:t>e</w:t>
            </w:r>
          </w:p>
        </w:tc>
        <w:tc>
          <w:tcPr>
            <w:tcW w:w="1537" w:type="pct"/>
            <w:shd w:val="clear" w:color="auto" w:fill="FFFFFF"/>
          </w:tcPr>
          <w:p w14:paraId="00642E79"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预计收益到账时间</w:t>
            </w:r>
            <w:r w:rsidRPr="00837B59">
              <w:rPr>
                <w:rFonts w:asciiTheme="minorHAnsi" w:eastAsiaTheme="minorEastAsia" w:hAnsiTheme="minorHAnsi"/>
                <w:sz w:val="18"/>
                <w:szCs w:val="18"/>
              </w:rPr>
              <w:t>，必须是格式为</w:t>
            </w:r>
            <w:r w:rsidRPr="00837B59">
              <w:rPr>
                <w:rFonts w:asciiTheme="minorHAnsi" w:eastAsiaTheme="minorEastAsia" w:hAnsiTheme="minorHAnsi"/>
                <w:sz w:val="18"/>
                <w:szCs w:val="18"/>
              </w:rPr>
              <w:t>yyyyMMdd</w:t>
            </w:r>
          </w:p>
        </w:tc>
        <w:tc>
          <w:tcPr>
            <w:tcW w:w="769" w:type="pct"/>
            <w:tcBorders>
              <w:top w:val="single" w:sz="4" w:space="0" w:color="auto"/>
              <w:left w:val="single" w:sz="4" w:space="0" w:color="auto"/>
              <w:bottom w:val="single" w:sz="4" w:space="0" w:color="auto"/>
              <w:right w:val="single" w:sz="4" w:space="0" w:color="auto"/>
            </w:tcBorders>
          </w:tcPr>
          <w:p w14:paraId="1E577568"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sz w:val="18"/>
                <w:szCs w:val="18"/>
              </w:rPr>
              <w:t>date</w:t>
            </w:r>
          </w:p>
        </w:tc>
        <w:tc>
          <w:tcPr>
            <w:tcW w:w="307" w:type="pct"/>
            <w:tcBorders>
              <w:top w:val="single" w:sz="4" w:space="0" w:color="auto"/>
              <w:left w:val="single" w:sz="4" w:space="0" w:color="auto"/>
              <w:bottom w:val="single" w:sz="4" w:space="0" w:color="auto"/>
              <w:right w:val="single" w:sz="4" w:space="0" w:color="auto"/>
            </w:tcBorders>
          </w:tcPr>
          <w:p w14:paraId="1C3FD906"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10</w:t>
            </w:r>
          </w:p>
        </w:tc>
        <w:tc>
          <w:tcPr>
            <w:tcW w:w="271" w:type="pct"/>
            <w:tcBorders>
              <w:top w:val="single" w:sz="4" w:space="0" w:color="auto"/>
              <w:left w:val="single" w:sz="4" w:space="0" w:color="auto"/>
              <w:bottom w:val="single" w:sz="4" w:space="0" w:color="auto"/>
              <w:right w:val="single" w:sz="4" w:space="0" w:color="auto"/>
            </w:tcBorders>
          </w:tcPr>
          <w:p w14:paraId="58756C8E"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C</w:t>
            </w:r>
          </w:p>
        </w:tc>
        <w:tc>
          <w:tcPr>
            <w:tcW w:w="922" w:type="pct"/>
            <w:tcBorders>
              <w:top w:val="single" w:sz="4" w:space="0" w:color="auto"/>
              <w:left w:val="single" w:sz="4" w:space="0" w:color="auto"/>
              <w:bottom w:val="single" w:sz="4" w:space="0" w:color="auto"/>
              <w:right w:val="single" w:sz="4" w:space="0" w:color="auto"/>
            </w:tcBorders>
          </w:tcPr>
          <w:p w14:paraId="2BD27853"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20160106</w:t>
            </w:r>
          </w:p>
        </w:tc>
      </w:tr>
    </w:tbl>
    <w:p w14:paraId="070ADF35" w14:textId="77777777" w:rsidR="00163216" w:rsidRPr="00E20EC5" w:rsidRDefault="00163216" w:rsidP="00163216"/>
    <w:p w14:paraId="4721AF86" w14:textId="77777777" w:rsidR="00163216" w:rsidRDefault="00163216" w:rsidP="00163216">
      <w:pPr>
        <w:pStyle w:val="4"/>
        <w:numPr>
          <w:ilvl w:val="0"/>
          <w:numId w:val="0"/>
        </w:numPr>
        <w:ind w:left="864" w:hanging="864"/>
      </w:pPr>
      <w:r>
        <w:rPr>
          <w:rFonts w:hint="eastAsia"/>
        </w:rPr>
        <w:lastRenderedPageBreak/>
        <w:t>报文返回</w:t>
      </w:r>
      <w:r>
        <w:t>码</w:t>
      </w:r>
    </w:p>
    <w:p w14:paraId="2C535744" w14:textId="77777777" w:rsidR="005040FA" w:rsidRDefault="005040FA" w:rsidP="00A43EF8"/>
    <w:tbl>
      <w:tblPr>
        <w:tblStyle w:val="a9"/>
        <w:tblW w:w="7905" w:type="dxa"/>
        <w:tblLayout w:type="fixed"/>
        <w:tblLook w:val="04A0" w:firstRow="1" w:lastRow="0" w:firstColumn="1" w:lastColumn="0" w:noHBand="0" w:noVBand="1"/>
      </w:tblPr>
      <w:tblGrid>
        <w:gridCol w:w="4077"/>
        <w:gridCol w:w="3828"/>
      </w:tblGrid>
      <w:tr w:rsidR="005040FA" w:rsidRPr="00F561BB" w14:paraId="61DF6EB3" w14:textId="77777777" w:rsidTr="00A43EF8">
        <w:tc>
          <w:tcPr>
            <w:tcW w:w="40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A1DCC9" w14:textId="77777777" w:rsidR="005040FA" w:rsidRPr="00F561BB" w:rsidRDefault="005040FA" w:rsidP="006803B1">
            <w:pPr>
              <w:rPr>
                <w:rFonts w:ascii="宋体" w:hAnsi="宋体" w:cs="Courier New"/>
                <w:sz w:val="21"/>
              </w:rPr>
            </w:pPr>
            <w:r w:rsidRPr="00F561BB">
              <w:rPr>
                <w:rFonts w:ascii="宋体" w:hAnsi="宋体" w:cs="Courier New" w:hint="eastAsia"/>
                <w:sz w:val="21"/>
              </w:rPr>
              <w:t>返回码</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9FFA97" w14:textId="77777777" w:rsidR="005040FA" w:rsidRPr="00F561BB" w:rsidRDefault="005040FA" w:rsidP="006803B1">
            <w:pPr>
              <w:rPr>
                <w:rFonts w:ascii="宋体" w:hAnsi="宋体" w:cs="Courier New"/>
                <w:sz w:val="21"/>
              </w:rPr>
            </w:pPr>
            <w:r w:rsidRPr="00F561BB">
              <w:rPr>
                <w:rFonts w:ascii="宋体" w:hAnsi="宋体" w:hint="eastAsia"/>
                <w:color w:val="000000"/>
                <w:sz w:val="21"/>
              </w:rPr>
              <w:t>返回码信息</w:t>
            </w:r>
          </w:p>
        </w:tc>
      </w:tr>
      <w:tr w:rsidR="005040FA" w:rsidRPr="00F561BB" w14:paraId="396BA44E" w14:textId="77777777" w:rsidTr="00A43EF8">
        <w:tc>
          <w:tcPr>
            <w:tcW w:w="4077" w:type="dxa"/>
            <w:tcBorders>
              <w:top w:val="single" w:sz="4" w:space="0" w:color="auto"/>
              <w:left w:val="single" w:sz="4" w:space="0" w:color="auto"/>
              <w:bottom w:val="single" w:sz="4" w:space="0" w:color="auto"/>
              <w:right w:val="single" w:sz="4" w:space="0" w:color="auto"/>
            </w:tcBorders>
          </w:tcPr>
          <w:p w14:paraId="53A6A351" w14:textId="77777777" w:rsidR="005040FA" w:rsidRPr="00F561BB" w:rsidRDefault="005040FA" w:rsidP="006803B1">
            <w:pPr>
              <w:rPr>
                <w:rFonts w:ascii="宋体" w:hAnsi="宋体"/>
                <w:sz w:val="21"/>
              </w:rPr>
            </w:pPr>
            <w:r w:rsidRPr="008D11FB">
              <w:rPr>
                <w:rFonts w:ascii="宋体" w:hAnsi="宋体"/>
              </w:rPr>
              <w:t>FUNDBUSS_SYSTEM_ERROR</w:t>
            </w:r>
          </w:p>
        </w:tc>
        <w:tc>
          <w:tcPr>
            <w:tcW w:w="3828" w:type="dxa"/>
            <w:tcBorders>
              <w:top w:val="single" w:sz="4" w:space="0" w:color="auto"/>
              <w:left w:val="single" w:sz="4" w:space="0" w:color="auto"/>
              <w:bottom w:val="single" w:sz="4" w:space="0" w:color="auto"/>
              <w:right w:val="single" w:sz="4" w:space="0" w:color="auto"/>
            </w:tcBorders>
          </w:tcPr>
          <w:p w14:paraId="3AD42F8C" w14:textId="77777777" w:rsidR="005040FA" w:rsidRPr="00F561BB" w:rsidRDefault="005040FA" w:rsidP="006803B1">
            <w:pPr>
              <w:rPr>
                <w:rFonts w:ascii="宋体" w:hAnsi="宋体"/>
                <w:sz w:val="21"/>
              </w:rPr>
            </w:pPr>
            <w:r w:rsidRPr="00BC5151">
              <w:rPr>
                <w:rFonts w:ascii="宋体" w:hAnsi="宋体" w:hint="eastAsia"/>
                <w:sz w:val="21"/>
              </w:rPr>
              <w:t>系统异常，请稍后再试！</w:t>
            </w:r>
          </w:p>
        </w:tc>
      </w:tr>
      <w:tr w:rsidR="005040FA" w:rsidRPr="00F561BB" w14:paraId="61764580" w14:textId="77777777" w:rsidTr="00A43EF8">
        <w:tc>
          <w:tcPr>
            <w:tcW w:w="4077" w:type="dxa"/>
            <w:tcBorders>
              <w:top w:val="single" w:sz="4" w:space="0" w:color="auto"/>
              <w:left w:val="single" w:sz="4" w:space="0" w:color="auto"/>
              <w:bottom w:val="single" w:sz="4" w:space="0" w:color="auto"/>
              <w:right w:val="single" w:sz="4" w:space="0" w:color="auto"/>
            </w:tcBorders>
          </w:tcPr>
          <w:p w14:paraId="718B15B5" w14:textId="77777777" w:rsidR="005040FA" w:rsidRDefault="005040FA" w:rsidP="006803B1">
            <w:pPr>
              <w:rPr>
                <w:rFonts w:ascii="宋体" w:hAnsi="宋体"/>
              </w:rPr>
            </w:pPr>
            <w:r>
              <w:rPr>
                <w:rFonts w:ascii="宋体" w:hAnsi="宋体" w:hint="eastAsia"/>
              </w:rPr>
              <w:t>FUNDBUSS_</w:t>
            </w:r>
            <w:r w:rsidRPr="000E6FC7">
              <w:rPr>
                <w:rFonts w:ascii="宋体" w:hAnsi="宋体"/>
              </w:rPr>
              <w:t>INPUT_AMOUNT_IS_INCORRECT</w:t>
            </w:r>
          </w:p>
        </w:tc>
        <w:tc>
          <w:tcPr>
            <w:tcW w:w="3828" w:type="dxa"/>
            <w:tcBorders>
              <w:top w:val="single" w:sz="4" w:space="0" w:color="auto"/>
              <w:left w:val="single" w:sz="4" w:space="0" w:color="auto"/>
              <w:bottom w:val="single" w:sz="4" w:space="0" w:color="auto"/>
              <w:right w:val="single" w:sz="4" w:space="0" w:color="auto"/>
            </w:tcBorders>
          </w:tcPr>
          <w:p w14:paraId="7FCCA4A1" w14:textId="77777777" w:rsidR="005040FA" w:rsidRPr="00BC5151" w:rsidRDefault="005040FA" w:rsidP="006803B1">
            <w:pPr>
              <w:rPr>
                <w:rFonts w:ascii="宋体" w:hAnsi="宋体"/>
              </w:rPr>
            </w:pPr>
            <w:r w:rsidRPr="00BC5151">
              <w:rPr>
                <w:rFonts w:ascii="宋体" w:hAnsi="宋体" w:hint="eastAsia"/>
                <w:sz w:val="21"/>
              </w:rPr>
              <w:t>输入金额不正确</w:t>
            </w:r>
          </w:p>
        </w:tc>
      </w:tr>
      <w:tr w:rsidR="005040FA" w:rsidRPr="00F561BB" w14:paraId="1DC4F402" w14:textId="77777777" w:rsidTr="00A43EF8">
        <w:tc>
          <w:tcPr>
            <w:tcW w:w="4077" w:type="dxa"/>
            <w:tcBorders>
              <w:top w:val="single" w:sz="4" w:space="0" w:color="auto"/>
              <w:left w:val="single" w:sz="4" w:space="0" w:color="auto"/>
              <w:bottom w:val="single" w:sz="4" w:space="0" w:color="auto"/>
              <w:right w:val="single" w:sz="4" w:space="0" w:color="auto"/>
            </w:tcBorders>
          </w:tcPr>
          <w:p w14:paraId="11552255" w14:textId="77777777" w:rsidR="005040FA" w:rsidRDefault="005040FA" w:rsidP="006803B1">
            <w:pPr>
              <w:rPr>
                <w:rFonts w:ascii="宋体" w:hAnsi="宋体"/>
              </w:rPr>
            </w:pPr>
            <w:r>
              <w:rPr>
                <w:rFonts w:ascii="宋体" w:hAnsi="宋体" w:hint="eastAsia"/>
              </w:rPr>
              <w:t>FUNDBUSS_</w:t>
            </w:r>
            <w:r w:rsidRPr="005B2CAB">
              <w:rPr>
                <w:rFonts w:ascii="宋体" w:hAnsi="宋体"/>
              </w:rPr>
              <w:t>INPUT_CURRENCY_IS_INCORRECT</w:t>
            </w:r>
          </w:p>
        </w:tc>
        <w:tc>
          <w:tcPr>
            <w:tcW w:w="3828" w:type="dxa"/>
            <w:tcBorders>
              <w:top w:val="single" w:sz="4" w:space="0" w:color="auto"/>
              <w:left w:val="single" w:sz="4" w:space="0" w:color="auto"/>
              <w:bottom w:val="single" w:sz="4" w:space="0" w:color="auto"/>
              <w:right w:val="single" w:sz="4" w:space="0" w:color="auto"/>
            </w:tcBorders>
          </w:tcPr>
          <w:p w14:paraId="0A12E0C3" w14:textId="77777777" w:rsidR="005040FA" w:rsidRPr="00BC5151" w:rsidRDefault="005040FA" w:rsidP="006803B1">
            <w:pPr>
              <w:rPr>
                <w:rFonts w:ascii="宋体" w:hAnsi="宋体"/>
              </w:rPr>
            </w:pPr>
            <w:r w:rsidRPr="00BC5151">
              <w:rPr>
                <w:rFonts w:ascii="宋体" w:hAnsi="宋体" w:hint="eastAsia"/>
                <w:sz w:val="21"/>
              </w:rPr>
              <w:t>输入币种不正确</w:t>
            </w:r>
          </w:p>
        </w:tc>
      </w:tr>
      <w:tr w:rsidR="005040FA" w:rsidRPr="00F561BB" w14:paraId="71BC3534" w14:textId="77777777" w:rsidTr="00A43EF8">
        <w:tc>
          <w:tcPr>
            <w:tcW w:w="4077" w:type="dxa"/>
            <w:tcBorders>
              <w:top w:val="single" w:sz="4" w:space="0" w:color="auto"/>
              <w:left w:val="single" w:sz="4" w:space="0" w:color="auto"/>
              <w:bottom w:val="single" w:sz="4" w:space="0" w:color="auto"/>
              <w:right w:val="single" w:sz="4" w:space="0" w:color="auto"/>
            </w:tcBorders>
          </w:tcPr>
          <w:p w14:paraId="27D1AB53" w14:textId="77777777" w:rsidR="005040FA" w:rsidRDefault="005040FA" w:rsidP="006803B1">
            <w:pPr>
              <w:rPr>
                <w:rFonts w:ascii="宋体" w:hAnsi="宋体"/>
              </w:rPr>
            </w:pPr>
            <w:r>
              <w:rPr>
                <w:rFonts w:ascii="宋体" w:hAnsi="宋体" w:hint="eastAsia"/>
              </w:rPr>
              <w:t>FUNDBUSS_</w:t>
            </w:r>
            <w:r w:rsidRPr="00CA7E35">
              <w:rPr>
                <w:rFonts w:ascii="宋体" w:hAnsi="宋体"/>
              </w:rPr>
              <w:t>CANNOT_FIND_MERCHANT_BY_MID</w:t>
            </w:r>
          </w:p>
        </w:tc>
        <w:tc>
          <w:tcPr>
            <w:tcW w:w="3828" w:type="dxa"/>
            <w:tcBorders>
              <w:top w:val="single" w:sz="4" w:space="0" w:color="auto"/>
              <w:left w:val="single" w:sz="4" w:space="0" w:color="auto"/>
              <w:bottom w:val="single" w:sz="4" w:space="0" w:color="auto"/>
              <w:right w:val="single" w:sz="4" w:space="0" w:color="auto"/>
            </w:tcBorders>
          </w:tcPr>
          <w:p w14:paraId="31A64447" w14:textId="77777777" w:rsidR="005040FA" w:rsidRPr="00BC5151" w:rsidRDefault="005040FA" w:rsidP="006803B1">
            <w:pPr>
              <w:rPr>
                <w:rFonts w:ascii="宋体" w:hAnsi="宋体"/>
              </w:rPr>
            </w:pPr>
            <w:r w:rsidRPr="0099526F">
              <w:rPr>
                <w:rFonts w:ascii="宋体" w:hAnsi="宋体" w:hint="eastAsia"/>
              </w:rPr>
              <w:t>没有查询商户号对应商户信息</w:t>
            </w:r>
          </w:p>
        </w:tc>
      </w:tr>
      <w:tr w:rsidR="005040FA" w:rsidRPr="00F561BB" w14:paraId="3413936F" w14:textId="77777777" w:rsidTr="00A43EF8">
        <w:tc>
          <w:tcPr>
            <w:tcW w:w="4077" w:type="dxa"/>
            <w:tcBorders>
              <w:top w:val="single" w:sz="4" w:space="0" w:color="auto"/>
              <w:left w:val="single" w:sz="4" w:space="0" w:color="auto"/>
              <w:bottom w:val="single" w:sz="4" w:space="0" w:color="auto"/>
              <w:right w:val="single" w:sz="4" w:space="0" w:color="auto"/>
            </w:tcBorders>
          </w:tcPr>
          <w:p w14:paraId="5C51FD41" w14:textId="77777777" w:rsidR="005040FA" w:rsidRDefault="005040FA" w:rsidP="006803B1">
            <w:pPr>
              <w:rPr>
                <w:rFonts w:ascii="宋体" w:hAnsi="宋体"/>
              </w:rPr>
            </w:pPr>
            <w:r>
              <w:rPr>
                <w:rFonts w:ascii="宋体" w:hAnsi="宋体" w:hint="eastAsia"/>
              </w:rPr>
              <w:t>FUNDBUSS_</w:t>
            </w:r>
            <w:r w:rsidRPr="00CA7E35">
              <w:rPr>
                <w:rFonts w:ascii="宋体" w:hAnsi="宋体"/>
              </w:rPr>
              <w:t>INPUT_PARAMETER_IS_NULL</w:t>
            </w:r>
          </w:p>
        </w:tc>
        <w:tc>
          <w:tcPr>
            <w:tcW w:w="3828" w:type="dxa"/>
            <w:tcBorders>
              <w:top w:val="single" w:sz="4" w:space="0" w:color="auto"/>
              <w:left w:val="single" w:sz="4" w:space="0" w:color="auto"/>
              <w:bottom w:val="single" w:sz="4" w:space="0" w:color="auto"/>
              <w:right w:val="single" w:sz="4" w:space="0" w:color="auto"/>
            </w:tcBorders>
          </w:tcPr>
          <w:p w14:paraId="506DA012" w14:textId="77777777" w:rsidR="005040FA" w:rsidRPr="0099526F" w:rsidRDefault="005040FA" w:rsidP="006803B1">
            <w:pPr>
              <w:rPr>
                <w:rFonts w:ascii="宋体" w:hAnsi="宋体"/>
              </w:rPr>
            </w:pPr>
            <w:r w:rsidRPr="00E2731C">
              <w:rPr>
                <w:rFonts w:ascii="宋体" w:hAnsi="宋体" w:hint="eastAsia"/>
              </w:rPr>
              <w:t>服务输入参数为空</w:t>
            </w:r>
          </w:p>
        </w:tc>
      </w:tr>
      <w:tr w:rsidR="005040FA" w:rsidRPr="00F561BB" w14:paraId="44C13C10" w14:textId="77777777" w:rsidTr="00A43EF8">
        <w:tc>
          <w:tcPr>
            <w:tcW w:w="4077" w:type="dxa"/>
            <w:tcBorders>
              <w:top w:val="single" w:sz="4" w:space="0" w:color="auto"/>
              <w:left w:val="single" w:sz="4" w:space="0" w:color="auto"/>
              <w:bottom w:val="single" w:sz="4" w:space="0" w:color="auto"/>
              <w:right w:val="single" w:sz="4" w:space="0" w:color="auto"/>
            </w:tcBorders>
          </w:tcPr>
          <w:p w14:paraId="6E0BDF1D" w14:textId="77777777" w:rsidR="005040FA" w:rsidRDefault="005040FA" w:rsidP="006803B1">
            <w:pPr>
              <w:rPr>
                <w:rFonts w:ascii="宋体" w:hAnsi="宋体"/>
              </w:rPr>
            </w:pPr>
            <w:r>
              <w:rPr>
                <w:rFonts w:ascii="宋体" w:hAnsi="宋体" w:hint="eastAsia"/>
              </w:rPr>
              <w:t>FUNDBUSS_</w:t>
            </w:r>
            <w:r w:rsidRPr="003E4B1A">
              <w:rPr>
                <w:rFonts w:ascii="宋体" w:hAnsi="宋体"/>
              </w:rPr>
              <w:t>MAIN_ARRANGEMENT_NOT_FOUND</w:t>
            </w:r>
          </w:p>
        </w:tc>
        <w:tc>
          <w:tcPr>
            <w:tcW w:w="3828" w:type="dxa"/>
            <w:tcBorders>
              <w:top w:val="single" w:sz="4" w:space="0" w:color="auto"/>
              <w:left w:val="single" w:sz="4" w:space="0" w:color="auto"/>
              <w:bottom w:val="single" w:sz="4" w:space="0" w:color="auto"/>
              <w:right w:val="single" w:sz="4" w:space="0" w:color="auto"/>
            </w:tcBorders>
          </w:tcPr>
          <w:p w14:paraId="587B5AE9" w14:textId="77777777" w:rsidR="005040FA" w:rsidRPr="00E2731C" w:rsidRDefault="005040FA" w:rsidP="006803B1">
            <w:pPr>
              <w:rPr>
                <w:rFonts w:ascii="宋体" w:hAnsi="宋体"/>
              </w:rPr>
            </w:pPr>
            <w:r w:rsidRPr="00A41B85">
              <w:rPr>
                <w:rFonts w:ascii="宋体" w:hAnsi="宋体" w:hint="eastAsia"/>
              </w:rPr>
              <w:t>主合约找不到</w:t>
            </w:r>
          </w:p>
        </w:tc>
      </w:tr>
      <w:tr w:rsidR="005040FA" w:rsidRPr="00F561BB" w14:paraId="64BE0E82" w14:textId="77777777" w:rsidTr="00A43EF8">
        <w:tc>
          <w:tcPr>
            <w:tcW w:w="4077" w:type="dxa"/>
            <w:tcBorders>
              <w:top w:val="single" w:sz="4" w:space="0" w:color="auto"/>
              <w:left w:val="single" w:sz="4" w:space="0" w:color="auto"/>
              <w:bottom w:val="single" w:sz="4" w:space="0" w:color="auto"/>
              <w:right w:val="single" w:sz="4" w:space="0" w:color="auto"/>
            </w:tcBorders>
          </w:tcPr>
          <w:p w14:paraId="4429FDF1" w14:textId="77777777" w:rsidR="005040FA" w:rsidRDefault="005040FA" w:rsidP="006803B1">
            <w:pPr>
              <w:rPr>
                <w:rFonts w:ascii="宋体" w:hAnsi="宋体"/>
              </w:rPr>
            </w:pPr>
            <w:r>
              <w:rPr>
                <w:rFonts w:ascii="宋体" w:hAnsi="宋体" w:hint="eastAsia"/>
              </w:rPr>
              <w:t>FUNDBUSS_</w:t>
            </w:r>
            <w:r w:rsidRPr="003E4B1A">
              <w:rPr>
                <w:rFonts w:ascii="宋体" w:hAnsi="宋体"/>
              </w:rPr>
              <w:t>FUNDACCOUNT_NOT_OPEN</w:t>
            </w:r>
          </w:p>
        </w:tc>
        <w:tc>
          <w:tcPr>
            <w:tcW w:w="3828" w:type="dxa"/>
            <w:tcBorders>
              <w:top w:val="single" w:sz="4" w:space="0" w:color="auto"/>
              <w:left w:val="single" w:sz="4" w:space="0" w:color="auto"/>
              <w:bottom w:val="single" w:sz="4" w:space="0" w:color="auto"/>
              <w:right w:val="single" w:sz="4" w:space="0" w:color="auto"/>
            </w:tcBorders>
          </w:tcPr>
          <w:p w14:paraId="19FFCF02" w14:textId="77777777" w:rsidR="005040FA" w:rsidRPr="00E2731C" w:rsidRDefault="005040FA" w:rsidP="006803B1">
            <w:pPr>
              <w:rPr>
                <w:rFonts w:ascii="宋体" w:hAnsi="宋体"/>
              </w:rPr>
            </w:pPr>
            <w:r w:rsidRPr="00A41B85">
              <w:rPr>
                <w:rFonts w:ascii="宋体" w:hAnsi="宋体" w:hint="eastAsia"/>
              </w:rPr>
              <w:t>基金账户未开通</w:t>
            </w:r>
          </w:p>
        </w:tc>
      </w:tr>
      <w:tr w:rsidR="005040FA" w:rsidRPr="00F561BB" w14:paraId="37DF0238" w14:textId="77777777" w:rsidTr="00A43EF8">
        <w:tc>
          <w:tcPr>
            <w:tcW w:w="4077" w:type="dxa"/>
            <w:tcBorders>
              <w:top w:val="single" w:sz="4" w:space="0" w:color="auto"/>
              <w:left w:val="single" w:sz="4" w:space="0" w:color="auto"/>
              <w:bottom w:val="single" w:sz="4" w:space="0" w:color="auto"/>
              <w:right w:val="single" w:sz="4" w:space="0" w:color="auto"/>
            </w:tcBorders>
          </w:tcPr>
          <w:p w14:paraId="6A3F8EBB" w14:textId="77777777" w:rsidR="005040FA" w:rsidRDefault="005040FA" w:rsidP="006803B1">
            <w:pPr>
              <w:rPr>
                <w:rFonts w:ascii="宋体" w:hAnsi="宋体"/>
              </w:rPr>
            </w:pPr>
            <w:r>
              <w:rPr>
                <w:rFonts w:ascii="宋体" w:hAnsi="宋体" w:hint="eastAsia"/>
              </w:rPr>
              <w:t>FUNDBUSS_</w:t>
            </w:r>
            <w:r w:rsidRPr="000B66F8">
              <w:rPr>
                <w:rFonts w:ascii="宋体" w:hAnsi="宋体"/>
              </w:rPr>
              <w:t>PURCHASE_NOT_ALLOW</w:t>
            </w:r>
          </w:p>
        </w:tc>
        <w:tc>
          <w:tcPr>
            <w:tcW w:w="3828" w:type="dxa"/>
            <w:tcBorders>
              <w:top w:val="single" w:sz="4" w:space="0" w:color="auto"/>
              <w:left w:val="single" w:sz="4" w:space="0" w:color="auto"/>
              <w:bottom w:val="single" w:sz="4" w:space="0" w:color="auto"/>
              <w:right w:val="single" w:sz="4" w:space="0" w:color="auto"/>
            </w:tcBorders>
          </w:tcPr>
          <w:p w14:paraId="23537F4A" w14:textId="77777777" w:rsidR="005040FA" w:rsidRPr="00E2731C" w:rsidRDefault="005040FA" w:rsidP="006803B1">
            <w:pPr>
              <w:rPr>
                <w:rFonts w:ascii="宋体" w:hAnsi="宋体"/>
              </w:rPr>
            </w:pPr>
            <w:r w:rsidRPr="00A41B85">
              <w:rPr>
                <w:rFonts w:ascii="宋体" w:hAnsi="宋体" w:hint="eastAsia"/>
              </w:rPr>
              <w:t>当前不允许申购</w:t>
            </w:r>
          </w:p>
        </w:tc>
      </w:tr>
      <w:tr w:rsidR="00784D88" w:rsidRPr="00F561BB" w14:paraId="750043CB" w14:textId="77777777" w:rsidTr="00A43EF8">
        <w:tc>
          <w:tcPr>
            <w:tcW w:w="4077" w:type="dxa"/>
            <w:tcBorders>
              <w:top w:val="single" w:sz="4" w:space="0" w:color="auto"/>
              <w:left w:val="single" w:sz="4" w:space="0" w:color="auto"/>
              <w:bottom w:val="single" w:sz="4" w:space="0" w:color="auto"/>
              <w:right w:val="single" w:sz="4" w:space="0" w:color="auto"/>
            </w:tcBorders>
          </w:tcPr>
          <w:p w14:paraId="172647BC" w14:textId="43020E3A" w:rsidR="00784D88" w:rsidRDefault="00784D88" w:rsidP="00784D88">
            <w:pPr>
              <w:rPr>
                <w:rFonts w:ascii="宋体" w:hAnsi="宋体"/>
              </w:rPr>
            </w:pPr>
            <w:r>
              <w:rPr>
                <w:rFonts w:ascii="宋体" w:hAnsi="宋体" w:hint="eastAsia"/>
                <w:color w:val="FF0000"/>
              </w:rPr>
              <w:t>FUNDBUSS_</w:t>
            </w:r>
            <w:r w:rsidRPr="0055798E">
              <w:rPr>
                <w:rFonts w:ascii="宋体" w:hAnsi="宋体"/>
                <w:color w:val="FF0000"/>
              </w:rPr>
              <w:t>ROLE_STATUS_ERROR</w:t>
            </w:r>
          </w:p>
        </w:tc>
        <w:tc>
          <w:tcPr>
            <w:tcW w:w="3828" w:type="dxa"/>
            <w:tcBorders>
              <w:top w:val="single" w:sz="4" w:space="0" w:color="auto"/>
              <w:left w:val="single" w:sz="4" w:space="0" w:color="auto"/>
              <w:bottom w:val="single" w:sz="4" w:space="0" w:color="auto"/>
              <w:right w:val="single" w:sz="4" w:space="0" w:color="auto"/>
            </w:tcBorders>
          </w:tcPr>
          <w:p w14:paraId="329ABAE2" w14:textId="40E8A9D3" w:rsidR="00784D88" w:rsidRPr="00A41B85" w:rsidRDefault="00784D88" w:rsidP="00784D88">
            <w:pPr>
              <w:rPr>
                <w:rFonts w:ascii="宋体" w:hAnsi="宋体"/>
              </w:rPr>
            </w:pPr>
            <w:r w:rsidRPr="0055798E">
              <w:rPr>
                <w:rFonts w:ascii="宋体" w:hAnsi="宋体" w:hint="eastAsia"/>
                <w:color w:val="FF0000"/>
              </w:rPr>
              <w:t>客户角色状态异常</w:t>
            </w:r>
          </w:p>
        </w:tc>
      </w:tr>
      <w:tr w:rsidR="00784D88" w:rsidRPr="00F561BB" w14:paraId="26FFB688" w14:textId="77777777" w:rsidTr="00A43EF8">
        <w:tc>
          <w:tcPr>
            <w:tcW w:w="4077" w:type="dxa"/>
            <w:tcBorders>
              <w:top w:val="single" w:sz="4" w:space="0" w:color="auto"/>
              <w:left w:val="single" w:sz="4" w:space="0" w:color="auto"/>
              <w:bottom w:val="single" w:sz="4" w:space="0" w:color="auto"/>
              <w:right w:val="single" w:sz="4" w:space="0" w:color="auto"/>
            </w:tcBorders>
          </w:tcPr>
          <w:p w14:paraId="082444AF" w14:textId="38C7ECED" w:rsidR="00784D88" w:rsidRDefault="00784D88" w:rsidP="00784D88">
            <w:pPr>
              <w:rPr>
                <w:rFonts w:ascii="宋体" w:hAnsi="宋体"/>
              </w:rPr>
            </w:pPr>
            <w:r>
              <w:rPr>
                <w:rFonts w:ascii="宋体" w:hAnsi="宋体" w:hint="eastAsia"/>
                <w:color w:val="FF0000"/>
              </w:rPr>
              <w:t>FUNDBUSS_</w:t>
            </w:r>
            <w:r w:rsidRPr="00270607">
              <w:rPr>
                <w:rFonts w:ascii="宋体" w:hAnsi="宋体"/>
                <w:color w:val="FF0000"/>
              </w:rPr>
              <w:t>INPUT_FUNDCODE_IS_INCORRECT</w:t>
            </w:r>
          </w:p>
        </w:tc>
        <w:tc>
          <w:tcPr>
            <w:tcW w:w="3828" w:type="dxa"/>
            <w:tcBorders>
              <w:top w:val="single" w:sz="4" w:space="0" w:color="auto"/>
              <w:left w:val="single" w:sz="4" w:space="0" w:color="auto"/>
              <w:bottom w:val="single" w:sz="4" w:space="0" w:color="auto"/>
              <w:right w:val="single" w:sz="4" w:space="0" w:color="auto"/>
            </w:tcBorders>
          </w:tcPr>
          <w:p w14:paraId="726BA757" w14:textId="68D921CD" w:rsidR="00784D88" w:rsidRPr="00A41B85" w:rsidRDefault="00784D88" w:rsidP="00784D88">
            <w:pPr>
              <w:rPr>
                <w:rFonts w:ascii="宋体" w:hAnsi="宋体"/>
              </w:rPr>
            </w:pPr>
            <w:r>
              <w:rPr>
                <w:rFonts w:ascii="宋体" w:hAnsi="宋体" w:hint="eastAsia"/>
                <w:color w:val="FF0000"/>
              </w:rPr>
              <w:t>输入基金代码有误</w:t>
            </w:r>
          </w:p>
        </w:tc>
      </w:tr>
    </w:tbl>
    <w:p w14:paraId="14478F11" w14:textId="77777777" w:rsidR="005040FA" w:rsidRDefault="005040FA" w:rsidP="00A43EF8"/>
    <w:p w14:paraId="18483DF8" w14:textId="77777777" w:rsidR="005040FA" w:rsidRPr="005040FA" w:rsidRDefault="005040FA" w:rsidP="00A43EF8"/>
    <w:p w14:paraId="51FD4679" w14:textId="130CF081" w:rsidR="00163216" w:rsidRDefault="00163216" w:rsidP="00163216">
      <w:pPr>
        <w:pStyle w:val="3"/>
      </w:pPr>
      <w:bookmarkStart w:id="178" w:name="_Toc477441230"/>
      <w:r>
        <w:rPr>
          <w:rFonts w:hint="eastAsia"/>
        </w:rPr>
        <w:t>余利宝申购接口</w:t>
      </w:r>
      <w:r w:rsidRPr="00F561BB">
        <w:t>&lt;</w:t>
      </w:r>
      <w:r w:rsidRPr="00971F18">
        <w:t>ant.mybank.yulibao.purchase</w:t>
      </w:r>
      <w:r w:rsidRPr="00F561BB">
        <w:t>&gt;</w:t>
      </w:r>
      <w:bookmarkEnd w:id="178"/>
      <w:r w:rsidR="004E692F" w:rsidRPr="00872A9E">
        <w:rPr>
          <w:rFonts w:hint="eastAsia"/>
          <w:color w:val="FF0000"/>
          <w:sz w:val="28"/>
        </w:rPr>
        <w:t>（如</w:t>
      </w:r>
      <w:r w:rsidR="004E692F" w:rsidRPr="00872A9E">
        <w:rPr>
          <w:color w:val="FF0000"/>
          <w:sz w:val="28"/>
        </w:rPr>
        <w:t>非网商银行提出，合作</w:t>
      </w:r>
      <w:r w:rsidR="004E692F" w:rsidRPr="00872A9E">
        <w:rPr>
          <w:rFonts w:hint="eastAsia"/>
          <w:color w:val="FF0000"/>
          <w:sz w:val="28"/>
        </w:rPr>
        <w:t>方</w:t>
      </w:r>
      <w:r w:rsidR="004E692F" w:rsidRPr="00872A9E">
        <w:rPr>
          <w:color w:val="FF0000"/>
          <w:sz w:val="28"/>
        </w:rPr>
        <w:t>无须关注本流程）</w:t>
      </w:r>
    </w:p>
    <w:p w14:paraId="7C85830B" w14:textId="77777777" w:rsidR="00163216" w:rsidRDefault="00163216" w:rsidP="00163216">
      <w:pPr>
        <w:spacing w:line="360" w:lineRule="auto"/>
        <w:ind w:firstLineChars="200" w:firstLine="480"/>
        <w:rPr>
          <w:sz w:val="24"/>
          <w:szCs w:val="24"/>
        </w:rPr>
      </w:pPr>
      <w:r>
        <w:rPr>
          <w:rFonts w:hint="eastAsia"/>
          <w:sz w:val="24"/>
          <w:szCs w:val="24"/>
        </w:rPr>
        <w:t>合作方</w:t>
      </w:r>
      <w:r>
        <w:rPr>
          <w:sz w:val="24"/>
          <w:szCs w:val="24"/>
        </w:rPr>
        <w:t>通过本接口发起余利宝申购。</w:t>
      </w:r>
      <w:r>
        <w:rPr>
          <w:rFonts w:hint="eastAsia"/>
          <w:sz w:val="24"/>
          <w:szCs w:val="24"/>
        </w:rPr>
        <w:t>余利宝</w:t>
      </w:r>
      <w:r>
        <w:rPr>
          <w:sz w:val="24"/>
          <w:szCs w:val="24"/>
        </w:rPr>
        <w:t>申购完成后，</w:t>
      </w:r>
      <w:r>
        <w:rPr>
          <w:rFonts w:hint="eastAsia"/>
          <w:sz w:val="24"/>
          <w:szCs w:val="24"/>
        </w:rPr>
        <w:t>网商</w:t>
      </w:r>
      <w:r>
        <w:rPr>
          <w:sz w:val="24"/>
          <w:szCs w:val="24"/>
        </w:rPr>
        <w:t>将</w:t>
      </w:r>
      <w:r>
        <w:rPr>
          <w:rFonts w:hint="eastAsia"/>
          <w:sz w:val="24"/>
          <w:szCs w:val="24"/>
        </w:rPr>
        <w:t>扣减</w:t>
      </w:r>
      <w:r w:rsidRPr="006C1B56">
        <w:rPr>
          <w:rFonts w:hint="eastAsia"/>
          <w:sz w:val="24"/>
          <w:szCs w:val="24"/>
        </w:rPr>
        <w:t>客户</w:t>
      </w:r>
      <w:r>
        <w:rPr>
          <w:rFonts w:hint="eastAsia"/>
          <w:sz w:val="24"/>
          <w:szCs w:val="24"/>
        </w:rPr>
        <w:t>银行</w:t>
      </w:r>
      <w:r>
        <w:rPr>
          <w:sz w:val="24"/>
          <w:szCs w:val="24"/>
        </w:rPr>
        <w:t>账户</w:t>
      </w:r>
      <w:r>
        <w:rPr>
          <w:rFonts w:hint="eastAsia"/>
          <w:sz w:val="24"/>
          <w:szCs w:val="24"/>
        </w:rPr>
        <w:t>余额。为</w:t>
      </w:r>
      <w:r>
        <w:rPr>
          <w:sz w:val="24"/>
          <w:szCs w:val="24"/>
        </w:rPr>
        <w:t>保证</w:t>
      </w:r>
      <w:r>
        <w:rPr>
          <w:rFonts w:hint="eastAsia"/>
          <w:sz w:val="24"/>
          <w:szCs w:val="24"/>
        </w:rPr>
        <w:t>余利宝</w:t>
      </w:r>
      <w:r>
        <w:rPr>
          <w:sz w:val="24"/>
          <w:szCs w:val="24"/>
        </w:rPr>
        <w:t>申购成功，</w:t>
      </w:r>
      <w:r>
        <w:rPr>
          <w:rFonts w:hint="eastAsia"/>
          <w:sz w:val="24"/>
          <w:szCs w:val="24"/>
        </w:rPr>
        <w:t>在</w:t>
      </w:r>
      <w:r>
        <w:rPr>
          <w:sz w:val="24"/>
          <w:szCs w:val="24"/>
        </w:rPr>
        <w:t>交易发起前，</w:t>
      </w:r>
      <w:r>
        <w:rPr>
          <w:rFonts w:hint="eastAsia"/>
          <w:sz w:val="24"/>
          <w:szCs w:val="24"/>
        </w:rPr>
        <w:t>建议</w:t>
      </w:r>
      <w:r>
        <w:rPr>
          <w:sz w:val="24"/>
          <w:szCs w:val="24"/>
        </w:rPr>
        <w:t>先进行余利宝购买预算及银行账户余额检查。</w:t>
      </w:r>
    </w:p>
    <w:p w14:paraId="5AEDFEEB" w14:textId="6A33BAB9" w:rsidR="00241002" w:rsidRPr="006C1B56" w:rsidRDefault="00241002" w:rsidP="00163216">
      <w:pPr>
        <w:spacing w:line="360" w:lineRule="auto"/>
        <w:ind w:firstLineChars="200" w:firstLine="480"/>
        <w:rPr>
          <w:rFonts w:eastAsia="宋体"/>
          <w:sz w:val="24"/>
          <w:szCs w:val="24"/>
        </w:rPr>
      </w:pPr>
      <w:r>
        <w:rPr>
          <w:rFonts w:hint="eastAsia"/>
          <w:sz w:val="24"/>
          <w:szCs w:val="24"/>
        </w:rPr>
        <w:t>注：</w:t>
      </w:r>
      <w:r>
        <w:rPr>
          <w:sz w:val="24"/>
          <w:szCs w:val="24"/>
        </w:rPr>
        <w:t>申购接口</w:t>
      </w:r>
      <w:r>
        <w:rPr>
          <w:rFonts w:hint="eastAsia"/>
          <w:sz w:val="24"/>
          <w:szCs w:val="24"/>
        </w:rPr>
        <w:t>超时</w:t>
      </w:r>
      <w:r>
        <w:rPr>
          <w:sz w:val="24"/>
          <w:szCs w:val="24"/>
        </w:rPr>
        <w:t>必须通过</w:t>
      </w:r>
      <w:r>
        <w:rPr>
          <w:rFonts w:hint="eastAsia"/>
          <w:sz w:val="24"/>
          <w:szCs w:val="24"/>
        </w:rPr>
        <w:t>单笔</w:t>
      </w:r>
      <w:r>
        <w:rPr>
          <w:sz w:val="24"/>
          <w:szCs w:val="24"/>
        </w:rPr>
        <w:t>交易结果查询接口确认状态</w:t>
      </w:r>
      <w:r>
        <w:rPr>
          <w:rFonts w:hint="eastAsia"/>
          <w:sz w:val="24"/>
          <w:szCs w:val="24"/>
        </w:rPr>
        <w:t>，</w:t>
      </w:r>
      <w:r>
        <w:rPr>
          <w:sz w:val="24"/>
          <w:szCs w:val="24"/>
        </w:rPr>
        <w:t>以免</w:t>
      </w:r>
      <w:r>
        <w:rPr>
          <w:rFonts w:hint="eastAsia"/>
          <w:sz w:val="24"/>
          <w:szCs w:val="24"/>
        </w:rPr>
        <w:t>客户</w:t>
      </w:r>
      <w:r>
        <w:rPr>
          <w:sz w:val="24"/>
          <w:szCs w:val="24"/>
        </w:rPr>
        <w:t>重复操作。</w:t>
      </w:r>
    </w:p>
    <w:p w14:paraId="29013D33" w14:textId="77777777" w:rsidR="00163216" w:rsidRPr="006C1B56" w:rsidRDefault="00163216" w:rsidP="00163216">
      <w:pPr>
        <w:pStyle w:val="4"/>
        <w:numPr>
          <w:ilvl w:val="0"/>
          <w:numId w:val="0"/>
        </w:numPr>
        <w:ind w:left="864" w:hanging="864"/>
      </w:pPr>
      <w:r w:rsidRPr="006C1B56">
        <w:rPr>
          <w:rFonts w:hint="eastAsia"/>
        </w:rPr>
        <w:t>请求报文</w:t>
      </w:r>
    </w:p>
    <w:tbl>
      <w:tblPr>
        <w:tblStyle w:val="a9"/>
        <w:tblW w:w="5000" w:type="pct"/>
        <w:tblLook w:val="04A0" w:firstRow="1" w:lastRow="0" w:firstColumn="1" w:lastColumn="0" w:noHBand="0" w:noVBand="1"/>
      </w:tblPr>
      <w:tblGrid>
        <w:gridCol w:w="397"/>
        <w:gridCol w:w="1150"/>
        <w:gridCol w:w="1543"/>
        <w:gridCol w:w="1213"/>
        <w:gridCol w:w="399"/>
        <w:gridCol w:w="458"/>
        <w:gridCol w:w="3136"/>
      </w:tblGrid>
      <w:tr w:rsidR="00163216" w:rsidRPr="005E0BC6" w14:paraId="023FF66D" w14:textId="77777777" w:rsidTr="00C11757">
        <w:trPr>
          <w:trHeight w:val="324"/>
        </w:trPr>
        <w:tc>
          <w:tcPr>
            <w:tcW w:w="241" w:type="pct"/>
            <w:tcBorders>
              <w:top w:val="single" w:sz="4" w:space="0" w:color="auto"/>
              <w:left w:val="single" w:sz="4" w:space="0" w:color="auto"/>
              <w:bottom w:val="single" w:sz="4" w:space="0" w:color="auto"/>
              <w:right w:val="single" w:sz="4" w:space="0" w:color="auto"/>
            </w:tcBorders>
            <w:shd w:val="clear" w:color="auto" w:fill="E0E0E0"/>
            <w:vAlign w:val="center"/>
          </w:tcPr>
          <w:p w14:paraId="2F959F47"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72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0C20CA"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9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52AF7C"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71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231A8A"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BDE897"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2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90B521"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1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81AFBE"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684D17" w14:paraId="123CACEB" w14:textId="77777777" w:rsidTr="00C11757">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6ADD6460" w14:textId="77777777" w:rsidR="00163216" w:rsidRPr="00E06B4C" w:rsidRDefault="00163216" w:rsidP="006A0DBC">
            <w:pPr>
              <w:pStyle w:val="a6"/>
              <w:numPr>
                <w:ilvl w:val="0"/>
                <w:numId w:val="73"/>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hideMark/>
          </w:tcPr>
          <w:p w14:paraId="4A609A3B"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947" w:type="pct"/>
            <w:tcBorders>
              <w:top w:val="single" w:sz="4" w:space="0" w:color="auto"/>
              <w:left w:val="single" w:sz="4" w:space="0" w:color="auto"/>
              <w:bottom w:val="single" w:sz="4" w:space="0" w:color="auto"/>
              <w:right w:val="single" w:sz="4" w:space="0" w:color="auto"/>
            </w:tcBorders>
            <w:hideMark/>
          </w:tcPr>
          <w:p w14:paraId="7709B4CE"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718" w:type="pct"/>
            <w:tcBorders>
              <w:top w:val="single" w:sz="4" w:space="0" w:color="auto"/>
              <w:left w:val="single" w:sz="4" w:space="0" w:color="auto"/>
              <w:bottom w:val="single" w:sz="4" w:space="0" w:color="auto"/>
              <w:right w:val="single" w:sz="4" w:space="0" w:color="auto"/>
            </w:tcBorders>
            <w:hideMark/>
          </w:tcPr>
          <w:p w14:paraId="4A6A27D7"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42" w:type="pct"/>
            <w:tcBorders>
              <w:top w:val="single" w:sz="4" w:space="0" w:color="auto"/>
              <w:left w:val="single" w:sz="4" w:space="0" w:color="auto"/>
              <w:bottom w:val="single" w:sz="4" w:space="0" w:color="auto"/>
              <w:right w:val="single" w:sz="4" w:space="0" w:color="auto"/>
            </w:tcBorders>
            <w:hideMark/>
          </w:tcPr>
          <w:p w14:paraId="6587373F"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91" w:type="pct"/>
            <w:tcBorders>
              <w:top w:val="single" w:sz="4" w:space="0" w:color="auto"/>
              <w:left w:val="single" w:sz="4" w:space="0" w:color="auto"/>
              <w:bottom w:val="single" w:sz="4" w:space="0" w:color="auto"/>
              <w:right w:val="single" w:sz="4" w:space="0" w:color="auto"/>
            </w:tcBorders>
            <w:hideMark/>
          </w:tcPr>
          <w:p w14:paraId="0F5F6B6B" w14:textId="77777777" w:rsidR="00163216" w:rsidRPr="00684D17"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hideMark/>
          </w:tcPr>
          <w:p w14:paraId="5AA8A131" w14:textId="293EA752" w:rsidR="00163216" w:rsidRPr="00684D17" w:rsidRDefault="00B52F88" w:rsidP="00C11757">
            <w:pPr>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163216" w:rsidRPr="00123A3A">
              <w:rPr>
                <w:rFonts w:asciiTheme="minorHAnsi" w:eastAsiaTheme="minorEastAsia" w:hAnsiTheme="minorHAnsi"/>
                <w:sz w:val="18"/>
                <w:szCs w:val="18"/>
              </w:rPr>
              <w:t xml:space="preserve"> </w:t>
            </w:r>
          </w:p>
        </w:tc>
      </w:tr>
      <w:tr w:rsidR="00163216" w:rsidRPr="00684D17" w14:paraId="7C3A5436" w14:textId="77777777" w:rsidTr="00C11757">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3CC27E3A" w14:textId="77777777" w:rsidR="00163216" w:rsidRPr="00763FB7" w:rsidRDefault="00163216" w:rsidP="006A0DBC">
            <w:pPr>
              <w:pStyle w:val="a6"/>
              <w:numPr>
                <w:ilvl w:val="0"/>
                <w:numId w:val="73"/>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0C713C2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M</w:t>
            </w:r>
            <w:r w:rsidRPr="00684D17">
              <w:rPr>
                <w:rFonts w:asciiTheme="minorHAnsi" w:eastAsiaTheme="minorEastAsia" w:hAnsiTheme="minorHAnsi" w:hint="eastAsia"/>
                <w:sz w:val="18"/>
                <w:szCs w:val="18"/>
              </w:rPr>
              <w:t>erchantId</w:t>
            </w:r>
          </w:p>
        </w:tc>
        <w:tc>
          <w:tcPr>
            <w:tcW w:w="947" w:type="pct"/>
            <w:tcBorders>
              <w:top w:val="single" w:sz="4" w:space="0" w:color="auto"/>
              <w:left w:val="single" w:sz="4" w:space="0" w:color="auto"/>
              <w:bottom w:val="single" w:sz="4" w:space="0" w:color="auto"/>
              <w:right w:val="single" w:sz="4" w:space="0" w:color="auto"/>
            </w:tcBorders>
          </w:tcPr>
          <w:p w14:paraId="6F1D9023" w14:textId="3B2B12DC"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商户号</w:t>
            </w:r>
            <w:r w:rsidR="00F46CC9">
              <w:rPr>
                <w:rFonts w:asciiTheme="minorHAnsi" w:eastAsiaTheme="minorEastAsia" w:hAnsiTheme="minorHAnsi" w:hint="eastAsia"/>
                <w:sz w:val="18"/>
                <w:szCs w:val="18"/>
              </w:rPr>
              <w:t>。</w:t>
            </w:r>
            <w:r w:rsidR="00F46CC9">
              <w:rPr>
                <w:rFonts w:asciiTheme="minorEastAsia" w:eastAsiaTheme="minorEastAsia" w:hAnsiTheme="minorEastAsia" w:hint="eastAsia"/>
                <w:color w:val="000000"/>
                <w:sz w:val="18"/>
                <w:szCs w:val="18"/>
              </w:rPr>
              <w:t>网商为</w:t>
            </w:r>
            <w:r w:rsidR="00F46CC9">
              <w:rPr>
                <w:rFonts w:asciiTheme="minorEastAsia" w:eastAsiaTheme="minorEastAsia" w:hAnsiTheme="minorEastAsia"/>
                <w:color w:val="000000"/>
                <w:sz w:val="18"/>
                <w:szCs w:val="18"/>
              </w:rPr>
              <w:t>商户分配的</w:t>
            </w:r>
            <w:r w:rsidR="00F46CC9">
              <w:rPr>
                <w:rFonts w:asciiTheme="minorEastAsia" w:eastAsiaTheme="minorEastAsia" w:hAnsiTheme="minorEastAsia" w:hint="eastAsia"/>
                <w:color w:val="000000"/>
                <w:sz w:val="18"/>
                <w:szCs w:val="18"/>
              </w:rPr>
              <w:t>商户</w:t>
            </w:r>
            <w:r w:rsidR="00F46CC9">
              <w:rPr>
                <w:rFonts w:asciiTheme="minorEastAsia" w:eastAsiaTheme="minorEastAsia" w:hAnsiTheme="minorEastAsia"/>
                <w:color w:val="000000"/>
                <w:sz w:val="18"/>
                <w:szCs w:val="18"/>
              </w:rPr>
              <w:t>号</w:t>
            </w:r>
            <w:r w:rsidR="00F46CC9">
              <w:rPr>
                <w:rFonts w:asciiTheme="minorEastAsia" w:eastAsiaTheme="minorEastAsia" w:hAnsiTheme="minorEastAsia" w:hint="eastAsia"/>
                <w:color w:val="000000"/>
                <w:sz w:val="18"/>
                <w:szCs w:val="18"/>
              </w:rPr>
              <w:t>，</w:t>
            </w:r>
            <w:r w:rsidR="00F46CC9">
              <w:rPr>
                <w:rFonts w:asciiTheme="minorEastAsia" w:eastAsiaTheme="minorEastAsia" w:hAnsiTheme="minorEastAsia"/>
                <w:color w:val="000000"/>
                <w:sz w:val="18"/>
                <w:szCs w:val="18"/>
              </w:rPr>
              <w:t>通过商户入驻</w:t>
            </w:r>
            <w:r w:rsidR="00F46CC9">
              <w:rPr>
                <w:rFonts w:asciiTheme="minorEastAsia" w:eastAsiaTheme="minorEastAsia" w:hAnsiTheme="minorEastAsia" w:hint="eastAsia"/>
                <w:color w:val="000000"/>
                <w:sz w:val="18"/>
                <w:szCs w:val="18"/>
              </w:rPr>
              <w:t>结果</w:t>
            </w:r>
            <w:r w:rsidR="00F46CC9">
              <w:rPr>
                <w:rFonts w:asciiTheme="minorEastAsia" w:eastAsiaTheme="minorEastAsia" w:hAnsiTheme="minorEastAsia"/>
                <w:color w:val="000000"/>
                <w:sz w:val="18"/>
                <w:szCs w:val="18"/>
              </w:rPr>
              <w:t>查询</w:t>
            </w:r>
            <w:r w:rsidR="00F46CC9">
              <w:rPr>
                <w:rFonts w:asciiTheme="minorEastAsia" w:eastAsiaTheme="minorEastAsia" w:hAnsiTheme="minorEastAsia" w:hint="eastAsia"/>
                <w:color w:val="000000"/>
                <w:sz w:val="18"/>
                <w:szCs w:val="18"/>
              </w:rPr>
              <w:t>接口</w:t>
            </w:r>
            <w:r w:rsidR="00F46CC9">
              <w:rPr>
                <w:rFonts w:asciiTheme="minorEastAsia" w:eastAsiaTheme="minorEastAsia" w:hAnsiTheme="minorEastAsia"/>
                <w:color w:val="000000"/>
                <w:sz w:val="18"/>
                <w:szCs w:val="18"/>
              </w:rPr>
              <w:t>获取。</w:t>
            </w:r>
          </w:p>
        </w:tc>
        <w:tc>
          <w:tcPr>
            <w:tcW w:w="718" w:type="pct"/>
            <w:tcBorders>
              <w:top w:val="single" w:sz="4" w:space="0" w:color="auto"/>
              <w:left w:val="single" w:sz="4" w:space="0" w:color="auto"/>
              <w:bottom w:val="single" w:sz="4" w:space="0" w:color="auto"/>
              <w:right w:val="single" w:sz="4" w:space="0" w:color="auto"/>
            </w:tcBorders>
          </w:tcPr>
          <w:p w14:paraId="5C2F851A"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42" w:type="pct"/>
            <w:tcBorders>
              <w:top w:val="single" w:sz="4" w:space="0" w:color="auto"/>
              <w:left w:val="single" w:sz="4" w:space="0" w:color="auto"/>
              <w:bottom w:val="single" w:sz="4" w:space="0" w:color="auto"/>
              <w:right w:val="single" w:sz="4" w:space="0" w:color="auto"/>
            </w:tcBorders>
          </w:tcPr>
          <w:p w14:paraId="26120FFD"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91" w:type="pct"/>
            <w:tcBorders>
              <w:top w:val="single" w:sz="4" w:space="0" w:color="auto"/>
              <w:left w:val="single" w:sz="4" w:space="0" w:color="auto"/>
              <w:bottom w:val="single" w:sz="4" w:space="0" w:color="auto"/>
              <w:right w:val="single" w:sz="4" w:space="0" w:color="auto"/>
            </w:tcBorders>
          </w:tcPr>
          <w:p w14:paraId="1DFC12B6"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6A6693A0" w14:textId="77777777" w:rsidR="00163216" w:rsidRPr="00684D17" w:rsidRDefault="00163216" w:rsidP="00C11757">
            <w:pPr>
              <w:rPr>
                <w:rFonts w:asciiTheme="minorHAnsi" w:eastAsiaTheme="minorEastAsia" w:hAnsiTheme="minorHAnsi"/>
                <w:sz w:val="18"/>
                <w:szCs w:val="18"/>
              </w:rPr>
            </w:pPr>
          </w:p>
        </w:tc>
      </w:tr>
      <w:tr w:rsidR="00163216" w:rsidRPr="00684D17" w14:paraId="26A883CA" w14:textId="77777777" w:rsidTr="00C11757">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64BD9BD1" w14:textId="77777777" w:rsidR="00163216" w:rsidRPr="00763FB7" w:rsidRDefault="00163216" w:rsidP="006A0DBC">
            <w:pPr>
              <w:pStyle w:val="a6"/>
              <w:numPr>
                <w:ilvl w:val="0"/>
                <w:numId w:val="73"/>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590F9909"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F</w:t>
            </w:r>
            <w:r w:rsidRPr="00684D17">
              <w:rPr>
                <w:rFonts w:asciiTheme="minorHAnsi" w:eastAsiaTheme="minorEastAsia" w:hAnsiTheme="minorHAnsi"/>
                <w:sz w:val="18"/>
                <w:szCs w:val="18"/>
              </w:rPr>
              <w:t>und</w:t>
            </w:r>
            <w:r w:rsidRPr="00684D17">
              <w:rPr>
                <w:rFonts w:asciiTheme="minorHAnsi" w:eastAsiaTheme="minorEastAsia" w:hAnsiTheme="minorHAnsi" w:hint="eastAsia"/>
                <w:sz w:val="18"/>
                <w:szCs w:val="18"/>
              </w:rPr>
              <w:t>Code</w:t>
            </w:r>
          </w:p>
        </w:tc>
        <w:tc>
          <w:tcPr>
            <w:tcW w:w="947" w:type="pct"/>
            <w:tcBorders>
              <w:top w:val="single" w:sz="4" w:space="0" w:color="auto"/>
              <w:left w:val="single" w:sz="4" w:space="0" w:color="auto"/>
              <w:bottom w:val="single" w:sz="4" w:space="0" w:color="auto"/>
              <w:right w:val="single" w:sz="4" w:space="0" w:color="auto"/>
            </w:tcBorders>
          </w:tcPr>
          <w:p w14:paraId="466ECEA1"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基金代码</w:t>
            </w:r>
          </w:p>
        </w:tc>
        <w:tc>
          <w:tcPr>
            <w:tcW w:w="718" w:type="pct"/>
            <w:tcBorders>
              <w:top w:val="single" w:sz="4" w:space="0" w:color="auto"/>
              <w:left w:val="single" w:sz="4" w:space="0" w:color="auto"/>
              <w:bottom w:val="single" w:sz="4" w:space="0" w:color="auto"/>
              <w:right w:val="single" w:sz="4" w:space="0" w:color="auto"/>
            </w:tcBorders>
          </w:tcPr>
          <w:p w14:paraId="23F9C09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42" w:type="pct"/>
            <w:tcBorders>
              <w:top w:val="single" w:sz="4" w:space="0" w:color="auto"/>
              <w:left w:val="single" w:sz="4" w:space="0" w:color="auto"/>
              <w:bottom w:val="single" w:sz="4" w:space="0" w:color="auto"/>
              <w:right w:val="single" w:sz="4" w:space="0" w:color="auto"/>
            </w:tcBorders>
          </w:tcPr>
          <w:p w14:paraId="3F5E5359"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25</w:t>
            </w:r>
          </w:p>
        </w:tc>
        <w:tc>
          <w:tcPr>
            <w:tcW w:w="291" w:type="pct"/>
            <w:tcBorders>
              <w:top w:val="single" w:sz="4" w:space="0" w:color="auto"/>
              <w:left w:val="single" w:sz="4" w:space="0" w:color="auto"/>
              <w:bottom w:val="single" w:sz="4" w:space="0" w:color="auto"/>
              <w:right w:val="single" w:sz="4" w:space="0" w:color="auto"/>
            </w:tcBorders>
          </w:tcPr>
          <w:p w14:paraId="20B045CA"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257222A9"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001529</w:t>
            </w:r>
          </w:p>
        </w:tc>
      </w:tr>
      <w:tr w:rsidR="00163216" w:rsidRPr="00684D17" w14:paraId="48DFE08D" w14:textId="77777777" w:rsidTr="00C11757">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29D4A06B" w14:textId="77777777" w:rsidR="00163216" w:rsidRPr="00763FB7" w:rsidRDefault="00163216" w:rsidP="006A0DBC">
            <w:pPr>
              <w:pStyle w:val="a6"/>
              <w:numPr>
                <w:ilvl w:val="0"/>
                <w:numId w:val="73"/>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5D1B0003"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A</w:t>
            </w:r>
            <w:r w:rsidRPr="00684D17">
              <w:rPr>
                <w:rFonts w:asciiTheme="minorHAnsi" w:eastAsiaTheme="minorEastAsia" w:hAnsiTheme="minorHAnsi"/>
                <w:sz w:val="18"/>
                <w:szCs w:val="18"/>
              </w:rPr>
              <w:t>mount</w:t>
            </w:r>
          </w:p>
        </w:tc>
        <w:tc>
          <w:tcPr>
            <w:tcW w:w="947" w:type="pct"/>
            <w:tcBorders>
              <w:top w:val="single" w:sz="4" w:space="0" w:color="auto"/>
              <w:left w:val="single" w:sz="4" w:space="0" w:color="auto"/>
              <w:bottom w:val="single" w:sz="4" w:space="0" w:color="auto"/>
              <w:right w:val="single" w:sz="4" w:space="0" w:color="auto"/>
            </w:tcBorders>
          </w:tcPr>
          <w:p w14:paraId="6FDC5671"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申购金额</w:t>
            </w:r>
            <w:r>
              <w:rPr>
                <w:rFonts w:asciiTheme="minorHAnsi" w:eastAsiaTheme="minorEastAsia" w:hAnsiTheme="minorHAnsi" w:hint="eastAsia"/>
                <w:sz w:val="18"/>
                <w:szCs w:val="18"/>
              </w:rPr>
              <w:t>。</w:t>
            </w:r>
            <w:r w:rsidRPr="00684D17">
              <w:rPr>
                <w:rFonts w:asciiTheme="minorHAnsi" w:eastAsiaTheme="minorEastAsia" w:hAnsiTheme="minorHAnsi" w:hint="eastAsia"/>
                <w:sz w:val="18"/>
                <w:szCs w:val="18"/>
              </w:rPr>
              <w:t>消费币种的最小货币单位（分）</w:t>
            </w:r>
          </w:p>
        </w:tc>
        <w:tc>
          <w:tcPr>
            <w:tcW w:w="718" w:type="pct"/>
            <w:tcBorders>
              <w:top w:val="single" w:sz="4" w:space="0" w:color="auto"/>
              <w:left w:val="single" w:sz="4" w:space="0" w:color="auto"/>
              <w:bottom w:val="single" w:sz="4" w:space="0" w:color="auto"/>
              <w:right w:val="single" w:sz="4" w:space="0" w:color="auto"/>
            </w:tcBorders>
          </w:tcPr>
          <w:p w14:paraId="72ED27B5"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number(15</w:t>
            </w:r>
            <w:r w:rsidRPr="00684D17">
              <w:rPr>
                <w:rFonts w:asciiTheme="minorHAnsi" w:eastAsiaTheme="minorEastAsia" w:hAnsiTheme="minorHAnsi" w:hint="eastAsia"/>
                <w:sz w:val="18"/>
                <w:szCs w:val="18"/>
              </w:rPr>
              <w:t>，</w:t>
            </w:r>
            <w:r w:rsidRPr="00684D17">
              <w:rPr>
                <w:rFonts w:asciiTheme="minorHAnsi" w:eastAsiaTheme="minorEastAsia" w:hAnsiTheme="minorHAnsi" w:hint="eastAsia"/>
                <w:sz w:val="18"/>
                <w:szCs w:val="18"/>
              </w:rPr>
              <w:t>0)</w:t>
            </w:r>
          </w:p>
        </w:tc>
        <w:tc>
          <w:tcPr>
            <w:tcW w:w="242" w:type="pct"/>
            <w:tcBorders>
              <w:top w:val="single" w:sz="4" w:space="0" w:color="auto"/>
              <w:left w:val="single" w:sz="4" w:space="0" w:color="auto"/>
              <w:bottom w:val="single" w:sz="4" w:space="0" w:color="auto"/>
              <w:right w:val="single" w:sz="4" w:space="0" w:color="auto"/>
            </w:tcBorders>
          </w:tcPr>
          <w:p w14:paraId="0F1931EF"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15</w:t>
            </w:r>
          </w:p>
        </w:tc>
        <w:tc>
          <w:tcPr>
            <w:tcW w:w="291" w:type="pct"/>
            <w:tcBorders>
              <w:top w:val="single" w:sz="4" w:space="0" w:color="auto"/>
              <w:left w:val="single" w:sz="4" w:space="0" w:color="auto"/>
              <w:bottom w:val="single" w:sz="4" w:space="0" w:color="auto"/>
              <w:right w:val="single" w:sz="4" w:space="0" w:color="auto"/>
            </w:tcBorders>
          </w:tcPr>
          <w:p w14:paraId="549D55F2"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32F700A1"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1500</w:t>
            </w:r>
          </w:p>
        </w:tc>
      </w:tr>
      <w:tr w:rsidR="00163216" w:rsidRPr="00684D17" w14:paraId="347D5730" w14:textId="77777777" w:rsidTr="00C11757">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4FB666AD" w14:textId="77777777" w:rsidR="00163216" w:rsidRPr="00763FB7" w:rsidRDefault="00163216" w:rsidP="006A0DBC">
            <w:pPr>
              <w:pStyle w:val="a6"/>
              <w:numPr>
                <w:ilvl w:val="0"/>
                <w:numId w:val="73"/>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238DD271"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C</w:t>
            </w:r>
            <w:r w:rsidRPr="00684D17">
              <w:rPr>
                <w:rFonts w:asciiTheme="minorHAnsi" w:eastAsiaTheme="minorEastAsia" w:hAnsiTheme="minorHAnsi" w:hint="eastAsia"/>
                <w:sz w:val="18"/>
                <w:szCs w:val="18"/>
              </w:rPr>
              <w:t>urrency</w:t>
            </w:r>
          </w:p>
        </w:tc>
        <w:tc>
          <w:tcPr>
            <w:tcW w:w="947" w:type="pct"/>
            <w:tcBorders>
              <w:top w:val="single" w:sz="4" w:space="0" w:color="auto"/>
              <w:left w:val="single" w:sz="4" w:space="0" w:color="auto"/>
              <w:bottom w:val="single" w:sz="4" w:space="0" w:color="auto"/>
              <w:right w:val="single" w:sz="4" w:space="0" w:color="auto"/>
            </w:tcBorders>
          </w:tcPr>
          <w:p w14:paraId="12CEF97E"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消费金额的币种。只支持人民币：</w:t>
            </w:r>
            <w:r>
              <w:rPr>
                <w:rFonts w:asciiTheme="minorHAnsi" w:eastAsiaTheme="minorEastAsia" w:hAnsiTheme="minorHAnsi" w:hint="eastAsia"/>
                <w:sz w:val="18"/>
                <w:szCs w:val="18"/>
              </w:rPr>
              <w:t>CNY</w:t>
            </w:r>
            <w:r>
              <w:rPr>
                <w:rFonts w:asciiTheme="minorHAnsi" w:eastAsiaTheme="minorEastAsia" w:hAnsiTheme="minorHAnsi" w:hint="eastAsia"/>
                <w:sz w:val="18"/>
                <w:szCs w:val="18"/>
              </w:rPr>
              <w:t>。</w:t>
            </w:r>
          </w:p>
        </w:tc>
        <w:tc>
          <w:tcPr>
            <w:tcW w:w="718" w:type="pct"/>
            <w:tcBorders>
              <w:top w:val="single" w:sz="4" w:space="0" w:color="auto"/>
              <w:left w:val="single" w:sz="4" w:space="0" w:color="auto"/>
              <w:bottom w:val="single" w:sz="4" w:space="0" w:color="auto"/>
              <w:right w:val="single" w:sz="4" w:space="0" w:color="auto"/>
            </w:tcBorders>
          </w:tcPr>
          <w:p w14:paraId="2946125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42" w:type="pct"/>
            <w:tcBorders>
              <w:top w:val="single" w:sz="4" w:space="0" w:color="auto"/>
              <w:left w:val="single" w:sz="4" w:space="0" w:color="auto"/>
              <w:bottom w:val="single" w:sz="4" w:space="0" w:color="auto"/>
              <w:right w:val="single" w:sz="4" w:space="0" w:color="auto"/>
            </w:tcBorders>
          </w:tcPr>
          <w:p w14:paraId="003A7CF5"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10</w:t>
            </w:r>
          </w:p>
        </w:tc>
        <w:tc>
          <w:tcPr>
            <w:tcW w:w="291" w:type="pct"/>
            <w:tcBorders>
              <w:top w:val="single" w:sz="4" w:space="0" w:color="auto"/>
              <w:left w:val="single" w:sz="4" w:space="0" w:color="auto"/>
              <w:bottom w:val="single" w:sz="4" w:space="0" w:color="auto"/>
              <w:right w:val="single" w:sz="4" w:space="0" w:color="auto"/>
            </w:tcBorders>
          </w:tcPr>
          <w:p w14:paraId="5ED88550"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337F44C0"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CNY</w:t>
            </w:r>
          </w:p>
        </w:tc>
      </w:tr>
      <w:tr w:rsidR="00163216" w:rsidRPr="00684D17" w14:paraId="194DD4B0" w14:textId="77777777" w:rsidTr="00C11757">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47869352" w14:textId="77777777" w:rsidR="00163216" w:rsidRPr="00763FB7" w:rsidRDefault="00163216" w:rsidP="006A0DBC">
            <w:pPr>
              <w:pStyle w:val="a6"/>
              <w:numPr>
                <w:ilvl w:val="0"/>
                <w:numId w:val="73"/>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10CE8430"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O</w:t>
            </w:r>
            <w:r w:rsidRPr="00C8687A">
              <w:rPr>
                <w:rFonts w:asciiTheme="minorHAnsi" w:eastAsiaTheme="minorEastAsia" w:hAnsiTheme="minorHAnsi"/>
                <w:sz w:val="18"/>
                <w:szCs w:val="18"/>
              </w:rPr>
              <w:t>utTradeNo</w:t>
            </w:r>
          </w:p>
        </w:tc>
        <w:tc>
          <w:tcPr>
            <w:tcW w:w="947" w:type="pct"/>
            <w:tcBorders>
              <w:top w:val="single" w:sz="4" w:space="0" w:color="auto"/>
              <w:left w:val="single" w:sz="4" w:space="0" w:color="auto"/>
              <w:bottom w:val="single" w:sz="4" w:space="0" w:color="auto"/>
              <w:right w:val="single" w:sz="4" w:space="0" w:color="auto"/>
            </w:tcBorders>
          </w:tcPr>
          <w:p w14:paraId="5DB1DF4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外部交易流水号。流水号</w:t>
            </w:r>
            <w:r w:rsidRPr="00123A3A">
              <w:rPr>
                <w:rFonts w:asciiTheme="minorHAnsi" w:eastAsiaTheme="minorEastAsia" w:hAnsiTheme="minorHAnsi" w:hint="eastAsia"/>
                <w:sz w:val="18"/>
                <w:szCs w:val="18"/>
              </w:rPr>
              <w:t>做</w:t>
            </w:r>
            <w:r>
              <w:rPr>
                <w:rFonts w:asciiTheme="minorHAnsi" w:eastAsiaTheme="minorEastAsia" w:hAnsiTheme="minorHAnsi" w:hint="eastAsia"/>
                <w:sz w:val="18"/>
                <w:szCs w:val="18"/>
              </w:rPr>
              <w:t>了</w:t>
            </w:r>
            <w:r w:rsidRPr="00123A3A">
              <w:rPr>
                <w:rFonts w:asciiTheme="minorHAnsi" w:eastAsiaTheme="minorEastAsia" w:hAnsiTheme="minorHAnsi"/>
                <w:sz w:val="18"/>
                <w:szCs w:val="18"/>
              </w:rPr>
              <w:t>幂</w:t>
            </w:r>
            <w:r w:rsidRPr="00123A3A">
              <w:rPr>
                <w:rFonts w:asciiTheme="minorHAnsi" w:eastAsiaTheme="minorEastAsia" w:hAnsiTheme="minorHAnsi" w:hint="eastAsia"/>
                <w:sz w:val="18"/>
                <w:szCs w:val="18"/>
              </w:rPr>
              <w:t>等性，</w:t>
            </w:r>
            <w:r>
              <w:rPr>
                <w:rFonts w:asciiTheme="minorHAnsi" w:eastAsiaTheme="minorEastAsia" w:hAnsiTheme="minorHAnsi" w:hint="eastAsia"/>
                <w:sz w:val="18"/>
                <w:szCs w:val="18"/>
              </w:rPr>
              <w:t>注意</w:t>
            </w:r>
            <w:r>
              <w:rPr>
                <w:rFonts w:asciiTheme="minorHAnsi" w:eastAsiaTheme="minorEastAsia" w:hAnsiTheme="minorHAnsi"/>
                <w:sz w:val="18"/>
                <w:szCs w:val="18"/>
              </w:rPr>
              <w:t>不同交易须</w:t>
            </w:r>
            <w:r w:rsidRPr="00123A3A">
              <w:rPr>
                <w:rFonts w:asciiTheme="minorHAnsi" w:eastAsiaTheme="minorEastAsia" w:hAnsiTheme="minorHAnsi"/>
                <w:sz w:val="18"/>
                <w:szCs w:val="18"/>
              </w:rPr>
              <w:t>传</w:t>
            </w:r>
            <w:r>
              <w:rPr>
                <w:rFonts w:asciiTheme="minorHAnsi" w:eastAsiaTheme="minorEastAsia" w:hAnsiTheme="minorHAnsi" w:hint="eastAsia"/>
                <w:sz w:val="18"/>
                <w:szCs w:val="18"/>
              </w:rPr>
              <w:t>不同</w:t>
            </w:r>
            <w:r w:rsidRPr="00123A3A">
              <w:rPr>
                <w:rFonts w:asciiTheme="minorHAnsi" w:eastAsiaTheme="minorEastAsia" w:hAnsiTheme="minorHAnsi" w:hint="eastAsia"/>
                <w:sz w:val="18"/>
                <w:szCs w:val="18"/>
              </w:rPr>
              <w:t>流水号</w:t>
            </w:r>
            <w:r>
              <w:rPr>
                <w:rFonts w:asciiTheme="minorHAnsi" w:eastAsiaTheme="minorEastAsia" w:hAnsiTheme="minorHAnsi" w:hint="eastAsia"/>
                <w:sz w:val="18"/>
                <w:szCs w:val="18"/>
              </w:rPr>
              <w:t>。</w:t>
            </w:r>
          </w:p>
        </w:tc>
        <w:tc>
          <w:tcPr>
            <w:tcW w:w="718" w:type="pct"/>
            <w:tcBorders>
              <w:top w:val="single" w:sz="4" w:space="0" w:color="auto"/>
              <w:left w:val="single" w:sz="4" w:space="0" w:color="auto"/>
              <w:bottom w:val="single" w:sz="4" w:space="0" w:color="auto"/>
              <w:right w:val="single" w:sz="4" w:space="0" w:color="auto"/>
            </w:tcBorders>
          </w:tcPr>
          <w:p w14:paraId="0BCFAFB1"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42" w:type="pct"/>
            <w:tcBorders>
              <w:top w:val="single" w:sz="4" w:space="0" w:color="auto"/>
              <w:left w:val="single" w:sz="4" w:space="0" w:color="auto"/>
              <w:bottom w:val="single" w:sz="4" w:space="0" w:color="auto"/>
              <w:right w:val="single" w:sz="4" w:space="0" w:color="auto"/>
            </w:tcBorders>
          </w:tcPr>
          <w:p w14:paraId="3993C74F"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64</w:t>
            </w:r>
          </w:p>
        </w:tc>
        <w:tc>
          <w:tcPr>
            <w:tcW w:w="291" w:type="pct"/>
            <w:tcBorders>
              <w:top w:val="single" w:sz="4" w:space="0" w:color="auto"/>
              <w:left w:val="single" w:sz="4" w:space="0" w:color="auto"/>
              <w:bottom w:val="single" w:sz="4" w:space="0" w:color="auto"/>
              <w:right w:val="single" w:sz="4" w:space="0" w:color="auto"/>
            </w:tcBorders>
          </w:tcPr>
          <w:p w14:paraId="7551E967" w14:textId="77777777" w:rsidR="00163216" w:rsidRPr="00684D17"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ME</w:t>
            </w:r>
          </w:p>
        </w:tc>
        <w:tc>
          <w:tcPr>
            <w:tcW w:w="1840" w:type="pct"/>
            <w:tcBorders>
              <w:top w:val="single" w:sz="4" w:space="0" w:color="auto"/>
              <w:left w:val="single" w:sz="4" w:space="0" w:color="auto"/>
              <w:bottom w:val="single" w:sz="4" w:space="0" w:color="auto"/>
              <w:right w:val="single" w:sz="4" w:space="0" w:color="auto"/>
            </w:tcBorders>
          </w:tcPr>
          <w:p w14:paraId="62740E1A" w14:textId="77777777" w:rsidR="00163216" w:rsidRPr="00684D17"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20151229113030000000000000000001</w:t>
            </w:r>
          </w:p>
        </w:tc>
      </w:tr>
    </w:tbl>
    <w:p w14:paraId="59E5243A" w14:textId="77777777" w:rsidR="00163216" w:rsidRPr="001756A3" w:rsidRDefault="00163216" w:rsidP="00163216">
      <w:pPr>
        <w:pStyle w:val="4"/>
        <w:numPr>
          <w:ilvl w:val="0"/>
          <w:numId w:val="0"/>
        </w:numPr>
        <w:ind w:left="864" w:hanging="864"/>
      </w:pPr>
      <w:r w:rsidRPr="001756A3">
        <w:rPr>
          <w:rFonts w:hint="eastAsia"/>
        </w:rPr>
        <w:t>响应报文</w:t>
      </w:r>
    </w:p>
    <w:tbl>
      <w:tblPr>
        <w:tblStyle w:val="a9"/>
        <w:tblW w:w="5000" w:type="pct"/>
        <w:tblLayout w:type="fixed"/>
        <w:tblLook w:val="04A0" w:firstRow="1" w:lastRow="0" w:firstColumn="1" w:lastColumn="0" w:noHBand="0" w:noVBand="1"/>
      </w:tblPr>
      <w:tblGrid>
        <w:gridCol w:w="397"/>
        <w:gridCol w:w="1122"/>
        <w:gridCol w:w="1993"/>
        <w:gridCol w:w="1019"/>
        <w:gridCol w:w="426"/>
        <w:gridCol w:w="850"/>
        <w:gridCol w:w="2489"/>
      </w:tblGrid>
      <w:tr w:rsidR="00163216" w:rsidRPr="007C558B" w14:paraId="02C76D99" w14:textId="77777777" w:rsidTr="00C11757">
        <w:trPr>
          <w:trHeight w:val="324"/>
        </w:trPr>
        <w:tc>
          <w:tcPr>
            <w:tcW w:w="239" w:type="pct"/>
            <w:tcBorders>
              <w:top w:val="single" w:sz="4" w:space="0" w:color="auto"/>
              <w:left w:val="single" w:sz="4" w:space="0" w:color="auto"/>
              <w:bottom w:val="single" w:sz="4" w:space="0" w:color="auto"/>
              <w:right w:val="single" w:sz="4" w:space="0" w:color="auto"/>
            </w:tcBorders>
            <w:shd w:val="clear" w:color="auto" w:fill="E0E0E0"/>
            <w:vAlign w:val="center"/>
          </w:tcPr>
          <w:p w14:paraId="46AB9911" w14:textId="77777777" w:rsidR="00163216" w:rsidRPr="007C558B" w:rsidRDefault="00163216" w:rsidP="00C11757">
            <w:pPr>
              <w:rPr>
                <w:rFonts w:asciiTheme="minorEastAsia" w:eastAsiaTheme="minorEastAsia" w:hAnsiTheme="minorEastAsia"/>
                <w:b/>
                <w:sz w:val="18"/>
                <w:szCs w:val="18"/>
              </w:rPr>
            </w:pPr>
            <w:r w:rsidRPr="007C558B">
              <w:rPr>
                <w:rFonts w:asciiTheme="minorEastAsia" w:eastAsiaTheme="minorEastAsia" w:hAnsiTheme="minorEastAsia" w:cs="Courier New"/>
                <w:b/>
                <w:sz w:val="18"/>
                <w:szCs w:val="18"/>
              </w:rPr>
              <w:t>序号</w:t>
            </w:r>
          </w:p>
        </w:tc>
        <w:tc>
          <w:tcPr>
            <w:tcW w:w="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1BEC67" w14:textId="77777777" w:rsidR="00163216" w:rsidRPr="007C558B" w:rsidRDefault="00163216" w:rsidP="00C11757">
            <w:pPr>
              <w:rPr>
                <w:rFonts w:asciiTheme="minorEastAsia" w:eastAsiaTheme="minorEastAsia" w:hAnsiTheme="minorEastAsia"/>
                <w:b/>
                <w:sz w:val="18"/>
                <w:szCs w:val="18"/>
              </w:rPr>
            </w:pPr>
            <w:r w:rsidRPr="007C558B">
              <w:rPr>
                <w:rFonts w:asciiTheme="minorEastAsia" w:eastAsiaTheme="minorEastAsia" w:hAnsiTheme="minorEastAsia" w:hint="eastAsia"/>
                <w:b/>
                <w:sz w:val="18"/>
                <w:szCs w:val="18"/>
              </w:rPr>
              <w:t>参数名</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491359" w14:textId="77777777" w:rsidR="00163216" w:rsidRPr="007C558B" w:rsidRDefault="00163216" w:rsidP="00C11757">
            <w:pPr>
              <w:rPr>
                <w:rFonts w:asciiTheme="minorEastAsia" w:eastAsiaTheme="minorEastAsia" w:hAnsiTheme="minorEastAsia"/>
                <w:b/>
                <w:sz w:val="18"/>
                <w:szCs w:val="18"/>
              </w:rPr>
            </w:pPr>
            <w:r w:rsidRPr="007C558B">
              <w:rPr>
                <w:rFonts w:asciiTheme="minorEastAsia" w:eastAsiaTheme="minorEastAsia" w:hAnsiTheme="minorEastAsia" w:hint="eastAsia"/>
                <w:b/>
                <w:sz w:val="18"/>
                <w:szCs w:val="18"/>
              </w:rPr>
              <w:t>参数描述</w:t>
            </w:r>
          </w:p>
        </w:tc>
        <w:tc>
          <w:tcPr>
            <w:tcW w:w="6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77EE56" w14:textId="77777777" w:rsidR="00163216" w:rsidRPr="007C558B" w:rsidRDefault="00163216" w:rsidP="00C11757">
            <w:pPr>
              <w:rPr>
                <w:rFonts w:asciiTheme="minorEastAsia" w:eastAsiaTheme="minorEastAsia" w:hAnsiTheme="minorEastAsia"/>
                <w:b/>
                <w:sz w:val="18"/>
                <w:szCs w:val="18"/>
              </w:rPr>
            </w:pPr>
            <w:r w:rsidRPr="007C558B">
              <w:rPr>
                <w:rFonts w:asciiTheme="minorEastAsia" w:eastAsiaTheme="minorEastAsia" w:hAnsiTheme="minorEastAsia" w:hint="eastAsia"/>
                <w:b/>
                <w:sz w:val="18"/>
                <w:szCs w:val="18"/>
              </w:rPr>
              <w:t>数据类型</w:t>
            </w:r>
          </w:p>
        </w:tc>
        <w:tc>
          <w:tcPr>
            <w:tcW w:w="2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FF2B25" w14:textId="77777777" w:rsidR="00163216" w:rsidRPr="007C558B" w:rsidRDefault="00163216" w:rsidP="00C11757">
            <w:pPr>
              <w:rPr>
                <w:rFonts w:asciiTheme="minorEastAsia" w:eastAsiaTheme="minorEastAsia" w:hAnsiTheme="minorEastAsia"/>
                <w:b/>
                <w:sz w:val="18"/>
                <w:szCs w:val="18"/>
              </w:rPr>
            </w:pPr>
            <w:r w:rsidRPr="007C558B">
              <w:rPr>
                <w:rFonts w:asciiTheme="minorEastAsia" w:eastAsiaTheme="minorEastAsia" w:hAnsiTheme="minorEastAsia" w:hint="eastAsia"/>
                <w:b/>
                <w:sz w:val="18"/>
                <w:szCs w:val="18"/>
              </w:rPr>
              <w:t>长度</w:t>
            </w:r>
          </w:p>
        </w:tc>
        <w:tc>
          <w:tcPr>
            <w:tcW w:w="51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6CC02" w14:textId="77777777" w:rsidR="00163216" w:rsidRPr="007C558B" w:rsidRDefault="00163216" w:rsidP="00C11757">
            <w:pPr>
              <w:rPr>
                <w:rFonts w:asciiTheme="minorEastAsia" w:eastAsiaTheme="minorEastAsia" w:hAnsiTheme="minorEastAsia"/>
                <w:b/>
                <w:sz w:val="18"/>
                <w:szCs w:val="18"/>
              </w:rPr>
            </w:pPr>
            <w:r w:rsidRPr="007C558B">
              <w:rPr>
                <w:rFonts w:asciiTheme="minorEastAsia" w:eastAsiaTheme="minorEastAsia" w:hAnsiTheme="minorEastAsia" w:hint="eastAsia"/>
                <w:b/>
                <w:sz w:val="18"/>
                <w:szCs w:val="18"/>
              </w:rPr>
              <w:t>出现要求</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50F4" w14:textId="77777777" w:rsidR="00163216" w:rsidRPr="007C558B" w:rsidRDefault="00163216" w:rsidP="00C11757">
            <w:pPr>
              <w:rPr>
                <w:rFonts w:asciiTheme="minorEastAsia" w:eastAsiaTheme="minorEastAsia" w:hAnsiTheme="minorEastAsia"/>
                <w:b/>
                <w:sz w:val="18"/>
                <w:szCs w:val="18"/>
              </w:rPr>
            </w:pPr>
            <w:r w:rsidRPr="007C558B">
              <w:rPr>
                <w:rFonts w:asciiTheme="minorEastAsia" w:eastAsiaTheme="minorEastAsia" w:hAnsiTheme="minorEastAsia" w:hint="eastAsia"/>
                <w:b/>
                <w:sz w:val="18"/>
                <w:szCs w:val="18"/>
              </w:rPr>
              <w:t>示例</w:t>
            </w:r>
          </w:p>
        </w:tc>
      </w:tr>
      <w:tr w:rsidR="00163216" w:rsidRPr="007C558B" w14:paraId="71725933"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37C4289A" w14:textId="77777777" w:rsidR="00163216" w:rsidRPr="007C558B" w:rsidRDefault="00163216" w:rsidP="006A0DBC">
            <w:pPr>
              <w:pStyle w:val="a6"/>
              <w:numPr>
                <w:ilvl w:val="0"/>
                <w:numId w:val="74"/>
              </w:numPr>
              <w:ind w:firstLineChars="0"/>
              <w:rPr>
                <w:rFonts w:asciiTheme="minorEastAsia" w:eastAsiaTheme="minorEastAsia" w:hAnsiTheme="minorEastAsia"/>
                <w:sz w:val="18"/>
                <w:szCs w:val="18"/>
              </w:rPr>
            </w:pPr>
          </w:p>
        </w:tc>
        <w:tc>
          <w:tcPr>
            <w:tcW w:w="676" w:type="pct"/>
            <w:shd w:val="clear" w:color="auto" w:fill="FFFFFF"/>
            <w:hideMark/>
          </w:tcPr>
          <w:p w14:paraId="7B566141" w14:textId="77777777" w:rsidR="00163216" w:rsidRPr="007C558B"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R</w:t>
            </w:r>
            <w:r w:rsidRPr="007C558B">
              <w:rPr>
                <w:rFonts w:asciiTheme="minorHAnsi" w:eastAsiaTheme="minorEastAsia" w:hAnsiTheme="minorHAnsi" w:hint="eastAsia"/>
                <w:sz w:val="18"/>
                <w:szCs w:val="18"/>
              </w:rPr>
              <w:t>espInfo</w:t>
            </w:r>
          </w:p>
        </w:tc>
        <w:tc>
          <w:tcPr>
            <w:tcW w:w="1201" w:type="pct"/>
            <w:shd w:val="clear" w:color="auto" w:fill="FFFFFF"/>
            <w:hideMark/>
          </w:tcPr>
          <w:p w14:paraId="3BDDEC21"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返回</w:t>
            </w:r>
            <w:r w:rsidRPr="007C558B">
              <w:rPr>
                <w:rFonts w:asciiTheme="minorHAnsi" w:eastAsiaTheme="minorEastAsia" w:hAnsiTheme="minorHAnsi"/>
                <w:sz w:val="18"/>
                <w:szCs w:val="18"/>
              </w:rPr>
              <w:t>码组</w:t>
            </w:r>
            <w:r w:rsidRPr="007C558B">
              <w:rPr>
                <w:rFonts w:asciiTheme="minorHAnsi" w:eastAsiaTheme="minorEastAsia" w:hAnsiTheme="minorHAnsi" w:hint="eastAsia"/>
                <w:sz w:val="18"/>
                <w:szCs w:val="18"/>
              </w:rPr>
              <w:t>件</w:t>
            </w:r>
          </w:p>
        </w:tc>
        <w:tc>
          <w:tcPr>
            <w:tcW w:w="614" w:type="pct"/>
            <w:tcBorders>
              <w:top w:val="single" w:sz="4" w:space="0" w:color="auto"/>
              <w:left w:val="single" w:sz="4" w:space="0" w:color="auto"/>
              <w:bottom w:val="single" w:sz="4" w:space="0" w:color="auto"/>
              <w:right w:val="single" w:sz="4" w:space="0" w:color="auto"/>
            </w:tcBorders>
            <w:hideMark/>
          </w:tcPr>
          <w:p w14:paraId="4BB88F05"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w:t>
            </w:r>
            <w:r w:rsidRPr="007C558B">
              <w:rPr>
                <w:rFonts w:asciiTheme="minorHAnsi" w:eastAsiaTheme="minorEastAsia" w:hAnsiTheme="minorHAnsi" w:hint="eastAsia"/>
                <w:sz w:val="18"/>
                <w:szCs w:val="18"/>
              </w:rPr>
              <w:t>返回码</w:t>
            </w:r>
            <w:r w:rsidRPr="007C558B">
              <w:rPr>
                <w:rFonts w:asciiTheme="minorHAnsi" w:eastAsiaTheme="minorEastAsia" w:hAnsiTheme="minorHAnsi" w:hint="eastAsia"/>
                <w:sz w:val="18"/>
                <w:szCs w:val="18"/>
              </w:rPr>
              <w:t>]</w:t>
            </w:r>
            <w:r w:rsidRPr="007C558B">
              <w:rPr>
                <w:rFonts w:asciiTheme="minorHAnsi" w:eastAsiaTheme="minorEastAsia" w:hAnsiTheme="minorHAnsi" w:hint="eastAsia"/>
                <w:sz w:val="18"/>
                <w:szCs w:val="18"/>
              </w:rPr>
              <w:t>对象</w:t>
            </w:r>
          </w:p>
        </w:tc>
        <w:tc>
          <w:tcPr>
            <w:tcW w:w="257" w:type="pct"/>
            <w:tcBorders>
              <w:top w:val="single" w:sz="4" w:space="0" w:color="auto"/>
              <w:left w:val="single" w:sz="4" w:space="0" w:color="auto"/>
              <w:bottom w:val="single" w:sz="4" w:space="0" w:color="auto"/>
              <w:right w:val="single" w:sz="4" w:space="0" w:color="auto"/>
            </w:tcBorders>
            <w:hideMark/>
          </w:tcPr>
          <w:p w14:paraId="02539547" w14:textId="77777777" w:rsidR="00163216" w:rsidRPr="007C558B" w:rsidRDefault="00163216" w:rsidP="00C11757">
            <w:pPr>
              <w:rPr>
                <w:rFonts w:asciiTheme="minorHAnsi" w:eastAsiaTheme="minorEastAsia" w:hAnsiTheme="minorHAnsi"/>
                <w:sz w:val="18"/>
                <w:szCs w:val="18"/>
              </w:rPr>
            </w:pPr>
          </w:p>
        </w:tc>
        <w:tc>
          <w:tcPr>
            <w:tcW w:w="512" w:type="pct"/>
            <w:tcBorders>
              <w:top w:val="single" w:sz="4" w:space="0" w:color="auto"/>
              <w:left w:val="single" w:sz="4" w:space="0" w:color="auto"/>
              <w:bottom w:val="single" w:sz="4" w:space="0" w:color="auto"/>
              <w:right w:val="single" w:sz="4" w:space="0" w:color="auto"/>
            </w:tcBorders>
            <w:hideMark/>
          </w:tcPr>
          <w:p w14:paraId="5B926BD4"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M</w:t>
            </w:r>
          </w:p>
        </w:tc>
        <w:tc>
          <w:tcPr>
            <w:tcW w:w="1500" w:type="pct"/>
            <w:tcBorders>
              <w:top w:val="single" w:sz="4" w:space="0" w:color="auto"/>
              <w:left w:val="single" w:sz="4" w:space="0" w:color="auto"/>
              <w:bottom w:val="single" w:sz="4" w:space="0" w:color="auto"/>
              <w:right w:val="single" w:sz="4" w:space="0" w:color="auto"/>
            </w:tcBorders>
            <w:hideMark/>
          </w:tcPr>
          <w:p w14:paraId="1B3F9636" w14:textId="77777777" w:rsidR="00163216" w:rsidRPr="007C558B" w:rsidRDefault="00163216" w:rsidP="00C11757">
            <w:pPr>
              <w:rPr>
                <w:rFonts w:asciiTheme="minorHAnsi" w:eastAsiaTheme="minorEastAsia" w:hAnsiTheme="minorHAnsi"/>
                <w:sz w:val="18"/>
                <w:szCs w:val="18"/>
              </w:rPr>
            </w:pPr>
          </w:p>
        </w:tc>
      </w:tr>
      <w:tr w:rsidR="00163216" w:rsidRPr="007C558B" w14:paraId="7A550B68"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4AD4F396" w14:textId="77777777" w:rsidR="00163216" w:rsidRPr="007C558B" w:rsidRDefault="00163216" w:rsidP="006A0DBC">
            <w:pPr>
              <w:pStyle w:val="a6"/>
              <w:numPr>
                <w:ilvl w:val="0"/>
                <w:numId w:val="74"/>
              </w:numPr>
              <w:ind w:firstLineChars="0"/>
              <w:rPr>
                <w:rFonts w:asciiTheme="minorEastAsia" w:eastAsiaTheme="minorEastAsia" w:hAnsiTheme="minorEastAsia"/>
                <w:sz w:val="18"/>
                <w:szCs w:val="18"/>
              </w:rPr>
            </w:pPr>
          </w:p>
        </w:tc>
        <w:tc>
          <w:tcPr>
            <w:tcW w:w="676" w:type="pct"/>
            <w:shd w:val="clear" w:color="auto" w:fill="FFFFFF"/>
          </w:tcPr>
          <w:p w14:paraId="66919748" w14:textId="77777777" w:rsidR="00163216" w:rsidRPr="007C558B"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O</w:t>
            </w:r>
            <w:r w:rsidRPr="00890772">
              <w:rPr>
                <w:rFonts w:asciiTheme="minorHAnsi" w:eastAsiaTheme="minorEastAsia" w:hAnsiTheme="minorHAnsi"/>
                <w:sz w:val="18"/>
                <w:szCs w:val="18"/>
              </w:rPr>
              <w:t>rderNo</w:t>
            </w:r>
          </w:p>
        </w:tc>
        <w:tc>
          <w:tcPr>
            <w:tcW w:w="1201" w:type="pct"/>
            <w:shd w:val="clear" w:color="auto" w:fill="FFFFFF"/>
          </w:tcPr>
          <w:p w14:paraId="7A65A488"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网商银行业务</w:t>
            </w:r>
            <w:r w:rsidRPr="007C558B">
              <w:rPr>
                <w:rFonts w:asciiTheme="minorHAnsi" w:eastAsiaTheme="minorEastAsia" w:hAnsiTheme="minorHAnsi"/>
                <w:sz w:val="18"/>
                <w:szCs w:val="18"/>
              </w:rPr>
              <w:t>流水号</w:t>
            </w:r>
          </w:p>
        </w:tc>
        <w:tc>
          <w:tcPr>
            <w:tcW w:w="614" w:type="pct"/>
            <w:tcBorders>
              <w:top w:val="single" w:sz="4" w:space="0" w:color="auto"/>
              <w:left w:val="single" w:sz="4" w:space="0" w:color="auto"/>
              <w:bottom w:val="single" w:sz="4" w:space="0" w:color="auto"/>
              <w:right w:val="single" w:sz="4" w:space="0" w:color="auto"/>
            </w:tcBorders>
          </w:tcPr>
          <w:p w14:paraId="2865ED85" w14:textId="77777777" w:rsidR="00163216" w:rsidRPr="007C558B"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6955C162"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64</w:t>
            </w:r>
          </w:p>
        </w:tc>
        <w:tc>
          <w:tcPr>
            <w:tcW w:w="512" w:type="pct"/>
            <w:tcBorders>
              <w:top w:val="single" w:sz="4" w:space="0" w:color="auto"/>
              <w:left w:val="single" w:sz="4" w:space="0" w:color="auto"/>
              <w:bottom w:val="single" w:sz="4" w:space="0" w:color="auto"/>
              <w:right w:val="single" w:sz="4" w:space="0" w:color="auto"/>
            </w:tcBorders>
          </w:tcPr>
          <w:p w14:paraId="19E8C40A"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M</w:t>
            </w:r>
          </w:p>
        </w:tc>
        <w:tc>
          <w:tcPr>
            <w:tcW w:w="1500" w:type="pct"/>
            <w:tcBorders>
              <w:top w:val="single" w:sz="4" w:space="0" w:color="auto"/>
              <w:left w:val="single" w:sz="4" w:space="0" w:color="auto"/>
              <w:bottom w:val="single" w:sz="4" w:space="0" w:color="auto"/>
              <w:right w:val="single" w:sz="4" w:space="0" w:color="auto"/>
            </w:tcBorders>
          </w:tcPr>
          <w:p w14:paraId="11B57BA4"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20151229113030000000000000012345</w:t>
            </w:r>
          </w:p>
        </w:tc>
      </w:tr>
      <w:tr w:rsidR="00163216" w:rsidRPr="007C558B" w14:paraId="6476C7A2"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2BA383E7" w14:textId="77777777" w:rsidR="00163216" w:rsidRPr="007C558B" w:rsidRDefault="00163216" w:rsidP="006A0DBC">
            <w:pPr>
              <w:pStyle w:val="a6"/>
              <w:numPr>
                <w:ilvl w:val="0"/>
                <w:numId w:val="74"/>
              </w:numPr>
              <w:ind w:firstLineChars="0"/>
              <w:rPr>
                <w:rFonts w:asciiTheme="minorEastAsia" w:eastAsiaTheme="minorEastAsia" w:hAnsiTheme="minorEastAsia"/>
                <w:sz w:val="18"/>
                <w:szCs w:val="18"/>
              </w:rPr>
            </w:pPr>
          </w:p>
        </w:tc>
        <w:tc>
          <w:tcPr>
            <w:tcW w:w="676" w:type="pct"/>
            <w:shd w:val="clear" w:color="auto" w:fill="FFFFFF"/>
          </w:tcPr>
          <w:p w14:paraId="3B07F6C8" w14:textId="77777777" w:rsidR="00163216" w:rsidRPr="007C558B"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O</w:t>
            </w:r>
            <w:r w:rsidRPr="007C558B">
              <w:rPr>
                <w:rFonts w:asciiTheme="minorHAnsi" w:eastAsiaTheme="minorEastAsia" w:hAnsiTheme="minorHAnsi"/>
                <w:sz w:val="18"/>
                <w:szCs w:val="18"/>
              </w:rPr>
              <w:t>utTradeNo</w:t>
            </w:r>
          </w:p>
        </w:tc>
        <w:tc>
          <w:tcPr>
            <w:tcW w:w="1201" w:type="pct"/>
            <w:shd w:val="clear" w:color="auto" w:fill="FFFFFF"/>
          </w:tcPr>
          <w:p w14:paraId="3B932389"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外部交易流水号</w:t>
            </w:r>
          </w:p>
        </w:tc>
        <w:tc>
          <w:tcPr>
            <w:tcW w:w="614" w:type="pct"/>
            <w:tcBorders>
              <w:top w:val="single" w:sz="4" w:space="0" w:color="auto"/>
              <w:left w:val="single" w:sz="4" w:space="0" w:color="auto"/>
              <w:bottom w:val="single" w:sz="4" w:space="0" w:color="auto"/>
              <w:right w:val="single" w:sz="4" w:space="0" w:color="auto"/>
            </w:tcBorders>
          </w:tcPr>
          <w:p w14:paraId="16C7002F" w14:textId="77777777" w:rsidR="00163216" w:rsidRPr="007C558B"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7" w:type="pct"/>
            <w:tcBorders>
              <w:top w:val="single" w:sz="4" w:space="0" w:color="auto"/>
              <w:left w:val="single" w:sz="4" w:space="0" w:color="auto"/>
              <w:bottom w:val="single" w:sz="4" w:space="0" w:color="auto"/>
              <w:right w:val="single" w:sz="4" w:space="0" w:color="auto"/>
            </w:tcBorders>
          </w:tcPr>
          <w:p w14:paraId="6B5ED480"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64</w:t>
            </w:r>
          </w:p>
        </w:tc>
        <w:tc>
          <w:tcPr>
            <w:tcW w:w="512" w:type="pct"/>
            <w:tcBorders>
              <w:top w:val="single" w:sz="4" w:space="0" w:color="auto"/>
              <w:left w:val="single" w:sz="4" w:space="0" w:color="auto"/>
              <w:bottom w:val="single" w:sz="4" w:space="0" w:color="auto"/>
              <w:right w:val="single" w:sz="4" w:space="0" w:color="auto"/>
            </w:tcBorders>
          </w:tcPr>
          <w:p w14:paraId="300B3301"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ME</w:t>
            </w:r>
          </w:p>
        </w:tc>
        <w:tc>
          <w:tcPr>
            <w:tcW w:w="1500" w:type="pct"/>
            <w:tcBorders>
              <w:top w:val="single" w:sz="4" w:space="0" w:color="auto"/>
              <w:left w:val="single" w:sz="4" w:space="0" w:color="auto"/>
              <w:bottom w:val="single" w:sz="4" w:space="0" w:color="auto"/>
              <w:right w:val="single" w:sz="4" w:space="0" w:color="auto"/>
            </w:tcBorders>
          </w:tcPr>
          <w:p w14:paraId="38B0749F" w14:textId="77777777" w:rsidR="00163216" w:rsidRPr="007C558B"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20151229113030000000000000000001</w:t>
            </w:r>
          </w:p>
        </w:tc>
      </w:tr>
    </w:tbl>
    <w:p w14:paraId="3BD583D1" w14:textId="77777777" w:rsidR="00163216" w:rsidRDefault="00163216" w:rsidP="00163216">
      <w:pPr>
        <w:pStyle w:val="4"/>
        <w:numPr>
          <w:ilvl w:val="0"/>
          <w:numId w:val="0"/>
        </w:numPr>
        <w:ind w:left="864" w:hanging="864"/>
      </w:pPr>
      <w:r w:rsidRPr="001756A3">
        <w:rPr>
          <w:rFonts w:hint="eastAsia"/>
        </w:rPr>
        <w:t>报文返回码</w:t>
      </w:r>
    </w:p>
    <w:p w14:paraId="1339ABA2" w14:textId="77777777" w:rsidR="00551F5B" w:rsidRDefault="00551F5B" w:rsidP="00A43EF8"/>
    <w:tbl>
      <w:tblPr>
        <w:tblStyle w:val="a9"/>
        <w:tblW w:w="8613" w:type="dxa"/>
        <w:tblLayout w:type="fixed"/>
        <w:tblLook w:val="04A0" w:firstRow="1" w:lastRow="0" w:firstColumn="1" w:lastColumn="0" w:noHBand="0" w:noVBand="1"/>
      </w:tblPr>
      <w:tblGrid>
        <w:gridCol w:w="4786"/>
        <w:gridCol w:w="3827"/>
      </w:tblGrid>
      <w:tr w:rsidR="00551F5B" w:rsidRPr="00F561BB" w14:paraId="76DADFDE" w14:textId="77777777" w:rsidTr="00784D88">
        <w:tc>
          <w:tcPr>
            <w:tcW w:w="47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FA8666" w14:textId="77777777" w:rsidR="00551F5B" w:rsidRPr="00F561BB" w:rsidRDefault="00551F5B" w:rsidP="006803B1">
            <w:pPr>
              <w:rPr>
                <w:rFonts w:ascii="宋体" w:hAnsi="宋体" w:cs="Courier New"/>
                <w:sz w:val="21"/>
              </w:rPr>
            </w:pPr>
            <w:r w:rsidRPr="00F561BB">
              <w:rPr>
                <w:rFonts w:ascii="宋体" w:hAnsi="宋体" w:cs="Courier New" w:hint="eastAsia"/>
                <w:sz w:val="21"/>
              </w:rPr>
              <w:t>返回码</w:t>
            </w:r>
          </w:p>
        </w:tc>
        <w:tc>
          <w:tcPr>
            <w:tcW w:w="3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2C1FB" w14:textId="77777777" w:rsidR="00551F5B" w:rsidRPr="00F561BB" w:rsidRDefault="00551F5B" w:rsidP="006803B1">
            <w:pPr>
              <w:rPr>
                <w:rFonts w:ascii="宋体" w:hAnsi="宋体" w:cs="Courier New"/>
                <w:sz w:val="21"/>
              </w:rPr>
            </w:pPr>
            <w:r w:rsidRPr="00F561BB">
              <w:rPr>
                <w:rFonts w:ascii="宋体" w:hAnsi="宋体" w:hint="eastAsia"/>
                <w:color w:val="000000"/>
                <w:sz w:val="21"/>
              </w:rPr>
              <w:t>返回码信息</w:t>
            </w:r>
          </w:p>
        </w:tc>
      </w:tr>
      <w:tr w:rsidR="00551F5B" w:rsidRPr="00F561BB" w14:paraId="42DCE0E5" w14:textId="77777777" w:rsidTr="00784D88">
        <w:tc>
          <w:tcPr>
            <w:tcW w:w="4786" w:type="dxa"/>
            <w:tcBorders>
              <w:top w:val="single" w:sz="4" w:space="0" w:color="auto"/>
              <w:left w:val="single" w:sz="4" w:space="0" w:color="auto"/>
              <w:bottom w:val="single" w:sz="4" w:space="0" w:color="auto"/>
              <w:right w:val="single" w:sz="4" w:space="0" w:color="auto"/>
            </w:tcBorders>
          </w:tcPr>
          <w:p w14:paraId="45CB51F7" w14:textId="77777777" w:rsidR="00551F5B" w:rsidRPr="00F561BB" w:rsidRDefault="00551F5B" w:rsidP="006803B1">
            <w:pPr>
              <w:rPr>
                <w:rFonts w:ascii="宋体" w:hAnsi="宋体"/>
                <w:sz w:val="21"/>
              </w:rPr>
            </w:pPr>
            <w:r w:rsidRPr="008D11FB">
              <w:rPr>
                <w:rFonts w:ascii="宋体" w:hAnsi="宋体"/>
              </w:rPr>
              <w:t>FUNDBUSS_SYSTEM_ERROR</w:t>
            </w:r>
          </w:p>
        </w:tc>
        <w:tc>
          <w:tcPr>
            <w:tcW w:w="3827" w:type="dxa"/>
            <w:tcBorders>
              <w:top w:val="single" w:sz="4" w:space="0" w:color="auto"/>
              <w:left w:val="single" w:sz="4" w:space="0" w:color="auto"/>
              <w:bottom w:val="single" w:sz="4" w:space="0" w:color="auto"/>
              <w:right w:val="single" w:sz="4" w:space="0" w:color="auto"/>
            </w:tcBorders>
          </w:tcPr>
          <w:p w14:paraId="2414568F" w14:textId="77777777" w:rsidR="00551F5B" w:rsidRPr="00F561BB" w:rsidRDefault="00551F5B" w:rsidP="006803B1">
            <w:pPr>
              <w:rPr>
                <w:rFonts w:ascii="宋体" w:hAnsi="宋体"/>
                <w:sz w:val="21"/>
              </w:rPr>
            </w:pPr>
            <w:r w:rsidRPr="00BC5151">
              <w:rPr>
                <w:rFonts w:ascii="宋体" w:hAnsi="宋体" w:hint="eastAsia"/>
                <w:sz w:val="21"/>
              </w:rPr>
              <w:t>系统异常，请稍后再试！</w:t>
            </w:r>
          </w:p>
        </w:tc>
      </w:tr>
      <w:tr w:rsidR="00551F5B" w:rsidRPr="00F561BB" w14:paraId="128A79E6" w14:textId="77777777" w:rsidTr="00784D88">
        <w:tc>
          <w:tcPr>
            <w:tcW w:w="4786" w:type="dxa"/>
            <w:tcBorders>
              <w:top w:val="single" w:sz="4" w:space="0" w:color="auto"/>
              <w:left w:val="single" w:sz="4" w:space="0" w:color="auto"/>
              <w:bottom w:val="single" w:sz="4" w:space="0" w:color="auto"/>
              <w:right w:val="single" w:sz="4" w:space="0" w:color="auto"/>
            </w:tcBorders>
          </w:tcPr>
          <w:p w14:paraId="2EAC88EF" w14:textId="77777777" w:rsidR="00551F5B" w:rsidRDefault="00551F5B" w:rsidP="006803B1">
            <w:pPr>
              <w:rPr>
                <w:rFonts w:ascii="宋体" w:hAnsi="宋体"/>
              </w:rPr>
            </w:pPr>
            <w:r>
              <w:rPr>
                <w:rFonts w:ascii="宋体" w:hAnsi="宋体" w:hint="eastAsia"/>
              </w:rPr>
              <w:t>FUNDBUSS_</w:t>
            </w:r>
            <w:r w:rsidRPr="000E6FC7">
              <w:rPr>
                <w:rFonts w:ascii="宋体" w:hAnsi="宋体"/>
              </w:rPr>
              <w:t>INPUT_AMOUNT_IS_INCORRECT</w:t>
            </w:r>
          </w:p>
        </w:tc>
        <w:tc>
          <w:tcPr>
            <w:tcW w:w="3827" w:type="dxa"/>
            <w:tcBorders>
              <w:top w:val="single" w:sz="4" w:space="0" w:color="auto"/>
              <w:left w:val="single" w:sz="4" w:space="0" w:color="auto"/>
              <w:bottom w:val="single" w:sz="4" w:space="0" w:color="auto"/>
              <w:right w:val="single" w:sz="4" w:space="0" w:color="auto"/>
            </w:tcBorders>
          </w:tcPr>
          <w:p w14:paraId="2C0E0733" w14:textId="77777777" w:rsidR="00551F5B" w:rsidRPr="00BC5151" w:rsidRDefault="00551F5B" w:rsidP="006803B1">
            <w:pPr>
              <w:rPr>
                <w:rFonts w:ascii="宋体" w:hAnsi="宋体"/>
              </w:rPr>
            </w:pPr>
            <w:r w:rsidRPr="00BC5151">
              <w:rPr>
                <w:rFonts w:ascii="宋体" w:hAnsi="宋体" w:hint="eastAsia"/>
                <w:sz w:val="21"/>
              </w:rPr>
              <w:t>输入金额不正确</w:t>
            </w:r>
          </w:p>
        </w:tc>
      </w:tr>
      <w:tr w:rsidR="00551F5B" w:rsidRPr="00F561BB" w14:paraId="06389A47" w14:textId="77777777" w:rsidTr="00784D88">
        <w:tc>
          <w:tcPr>
            <w:tcW w:w="4786" w:type="dxa"/>
            <w:tcBorders>
              <w:top w:val="single" w:sz="4" w:space="0" w:color="auto"/>
              <w:left w:val="single" w:sz="4" w:space="0" w:color="auto"/>
              <w:bottom w:val="single" w:sz="4" w:space="0" w:color="auto"/>
              <w:right w:val="single" w:sz="4" w:space="0" w:color="auto"/>
            </w:tcBorders>
          </w:tcPr>
          <w:p w14:paraId="65733A07" w14:textId="77777777" w:rsidR="00551F5B" w:rsidRDefault="00551F5B" w:rsidP="006803B1">
            <w:pPr>
              <w:rPr>
                <w:rFonts w:ascii="宋体" w:hAnsi="宋体"/>
              </w:rPr>
            </w:pPr>
            <w:r>
              <w:rPr>
                <w:rFonts w:ascii="宋体" w:hAnsi="宋体" w:hint="eastAsia"/>
              </w:rPr>
              <w:t>FUNDBUSS_</w:t>
            </w:r>
            <w:r w:rsidRPr="005B2CAB">
              <w:rPr>
                <w:rFonts w:ascii="宋体" w:hAnsi="宋体"/>
              </w:rPr>
              <w:t>INPUT_CURRENCY_IS_INCORRECT</w:t>
            </w:r>
          </w:p>
        </w:tc>
        <w:tc>
          <w:tcPr>
            <w:tcW w:w="3827" w:type="dxa"/>
            <w:tcBorders>
              <w:top w:val="single" w:sz="4" w:space="0" w:color="auto"/>
              <w:left w:val="single" w:sz="4" w:space="0" w:color="auto"/>
              <w:bottom w:val="single" w:sz="4" w:space="0" w:color="auto"/>
              <w:right w:val="single" w:sz="4" w:space="0" w:color="auto"/>
            </w:tcBorders>
          </w:tcPr>
          <w:p w14:paraId="108617B5" w14:textId="77777777" w:rsidR="00551F5B" w:rsidRPr="00BC5151" w:rsidRDefault="00551F5B" w:rsidP="006803B1">
            <w:pPr>
              <w:rPr>
                <w:rFonts w:ascii="宋体" w:hAnsi="宋体"/>
              </w:rPr>
            </w:pPr>
            <w:r w:rsidRPr="00BC5151">
              <w:rPr>
                <w:rFonts w:ascii="宋体" w:hAnsi="宋体" w:hint="eastAsia"/>
                <w:sz w:val="21"/>
              </w:rPr>
              <w:t>输入币种不正确</w:t>
            </w:r>
          </w:p>
        </w:tc>
      </w:tr>
      <w:tr w:rsidR="00551F5B" w:rsidRPr="00F561BB" w14:paraId="679C62CE" w14:textId="77777777" w:rsidTr="00784D88">
        <w:tc>
          <w:tcPr>
            <w:tcW w:w="4786" w:type="dxa"/>
            <w:tcBorders>
              <w:top w:val="single" w:sz="4" w:space="0" w:color="auto"/>
              <w:left w:val="single" w:sz="4" w:space="0" w:color="auto"/>
              <w:bottom w:val="single" w:sz="4" w:space="0" w:color="auto"/>
              <w:right w:val="single" w:sz="4" w:space="0" w:color="auto"/>
            </w:tcBorders>
          </w:tcPr>
          <w:p w14:paraId="448343F1" w14:textId="77777777" w:rsidR="00551F5B" w:rsidRDefault="00551F5B" w:rsidP="006803B1">
            <w:pPr>
              <w:rPr>
                <w:rFonts w:ascii="宋体" w:hAnsi="宋体"/>
              </w:rPr>
            </w:pPr>
            <w:r>
              <w:rPr>
                <w:rFonts w:ascii="宋体" w:hAnsi="宋体" w:hint="eastAsia"/>
              </w:rPr>
              <w:t>FUNDBUSS_</w:t>
            </w:r>
            <w:r w:rsidRPr="00CA7E35">
              <w:rPr>
                <w:rFonts w:ascii="宋体" w:hAnsi="宋体"/>
              </w:rPr>
              <w:t>CANNOT_FIND_MERCHANT_BY_MID</w:t>
            </w:r>
          </w:p>
        </w:tc>
        <w:tc>
          <w:tcPr>
            <w:tcW w:w="3827" w:type="dxa"/>
            <w:tcBorders>
              <w:top w:val="single" w:sz="4" w:space="0" w:color="auto"/>
              <w:left w:val="single" w:sz="4" w:space="0" w:color="auto"/>
              <w:bottom w:val="single" w:sz="4" w:space="0" w:color="auto"/>
              <w:right w:val="single" w:sz="4" w:space="0" w:color="auto"/>
            </w:tcBorders>
          </w:tcPr>
          <w:p w14:paraId="7AD25D6E" w14:textId="77777777" w:rsidR="00551F5B" w:rsidRPr="00BC5151" w:rsidRDefault="00551F5B" w:rsidP="006803B1">
            <w:pPr>
              <w:rPr>
                <w:rFonts w:ascii="宋体" w:hAnsi="宋体"/>
              </w:rPr>
            </w:pPr>
            <w:r w:rsidRPr="0099526F">
              <w:rPr>
                <w:rFonts w:ascii="宋体" w:hAnsi="宋体" w:hint="eastAsia"/>
              </w:rPr>
              <w:t>没有查询商户号对应商户信息</w:t>
            </w:r>
          </w:p>
        </w:tc>
      </w:tr>
      <w:tr w:rsidR="00551F5B" w:rsidRPr="00F561BB" w14:paraId="74677E84" w14:textId="77777777" w:rsidTr="00784D88">
        <w:tc>
          <w:tcPr>
            <w:tcW w:w="4786" w:type="dxa"/>
            <w:tcBorders>
              <w:top w:val="single" w:sz="4" w:space="0" w:color="auto"/>
              <w:left w:val="single" w:sz="4" w:space="0" w:color="auto"/>
              <w:bottom w:val="single" w:sz="4" w:space="0" w:color="auto"/>
              <w:right w:val="single" w:sz="4" w:space="0" w:color="auto"/>
            </w:tcBorders>
          </w:tcPr>
          <w:p w14:paraId="758761A8" w14:textId="77777777" w:rsidR="00551F5B" w:rsidRDefault="00551F5B" w:rsidP="006803B1">
            <w:pPr>
              <w:rPr>
                <w:rFonts w:ascii="宋体" w:hAnsi="宋体"/>
              </w:rPr>
            </w:pPr>
            <w:r>
              <w:rPr>
                <w:rFonts w:ascii="宋体" w:hAnsi="宋体" w:hint="eastAsia"/>
              </w:rPr>
              <w:t>FUNDBUSS_</w:t>
            </w:r>
            <w:r w:rsidRPr="00CA7E35">
              <w:rPr>
                <w:rFonts w:ascii="宋体" w:hAnsi="宋体"/>
              </w:rPr>
              <w:t>INPUT_PARAMETER_IS_NULL</w:t>
            </w:r>
          </w:p>
        </w:tc>
        <w:tc>
          <w:tcPr>
            <w:tcW w:w="3827" w:type="dxa"/>
            <w:tcBorders>
              <w:top w:val="single" w:sz="4" w:space="0" w:color="auto"/>
              <w:left w:val="single" w:sz="4" w:space="0" w:color="auto"/>
              <w:bottom w:val="single" w:sz="4" w:space="0" w:color="auto"/>
              <w:right w:val="single" w:sz="4" w:space="0" w:color="auto"/>
            </w:tcBorders>
          </w:tcPr>
          <w:p w14:paraId="65BA6EA7" w14:textId="77777777" w:rsidR="00551F5B" w:rsidRPr="0099526F" w:rsidRDefault="00551F5B" w:rsidP="006803B1">
            <w:pPr>
              <w:rPr>
                <w:rFonts w:ascii="宋体" w:hAnsi="宋体"/>
              </w:rPr>
            </w:pPr>
            <w:r w:rsidRPr="00E2731C">
              <w:rPr>
                <w:rFonts w:ascii="宋体" w:hAnsi="宋体" w:hint="eastAsia"/>
              </w:rPr>
              <w:t>服务输入参数为空</w:t>
            </w:r>
          </w:p>
        </w:tc>
      </w:tr>
      <w:tr w:rsidR="00551F5B" w:rsidRPr="00F561BB" w14:paraId="184E8415" w14:textId="77777777" w:rsidTr="00784D88">
        <w:tc>
          <w:tcPr>
            <w:tcW w:w="4786" w:type="dxa"/>
            <w:tcBorders>
              <w:top w:val="single" w:sz="4" w:space="0" w:color="auto"/>
              <w:left w:val="single" w:sz="4" w:space="0" w:color="auto"/>
              <w:bottom w:val="single" w:sz="4" w:space="0" w:color="auto"/>
              <w:right w:val="single" w:sz="4" w:space="0" w:color="auto"/>
            </w:tcBorders>
          </w:tcPr>
          <w:p w14:paraId="416D70DC" w14:textId="77777777" w:rsidR="00551F5B" w:rsidRDefault="00551F5B" w:rsidP="006803B1">
            <w:pPr>
              <w:rPr>
                <w:rFonts w:ascii="宋体" w:hAnsi="宋体"/>
              </w:rPr>
            </w:pPr>
            <w:r>
              <w:rPr>
                <w:rFonts w:ascii="宋体" w:hAnsi="宋体" w:hint="eastAsia"/>
              </w:rPr>
              <w:t>FUNDBUSS_</w:t>
            </w:r>
            <w:r w:rsidRPr="003E4B1A">
              <w:rPr>
                <w:rFonts w:ascii="宋体" w:hAnsi="宋体"/>
              </w:rPr>
              <w:t>MAIN_ARRANGEMENT_NOT_FOUND</w:t>
            </w:r>
          </w:p>
        </w:tc>
        <w:tc>
          <w:tcPr>
            <w:tcW w:w="3827" w:type="dxa"/>
            <w:tcBorders>
              <w:top w:val="single" w:sz="4" w:space="0" w:color="auto"/>
              <w:left w:val="single" w:sz="4" w:space="0" w:color="auto"/>
              <w:bottom w:val="single" w:sz="4" w:space="0" w:color="auto"/>
              <w:right w:val="single" w:sz="4" w:space="0" w:color="auto"/>
            </w:tcBorders>
          </w:tcPr>
          <w:p w14:paraId="1E8F78C6" w14:textId="77777777" w:rsidR="00551F5B" w:rsidRPr="00E2731C" w:rsidRDefault="00551F5B" w:rsidP="006803B1">
            <w:pPr>
              <w:rPr>
                <w:rFonts w:ascii="宋体" w:hAnsi="宋体"/>
              </w:rPr>
            </w:pPr>
            <w:r w:rsidRPr="00A41B85">
              <w:rPr>
                <w:rFonts w:ascii="宋体" w:hAnsi="宋体" w:hint="eastAsia"/>
              </w:rPr>
              <w:t>主合约找不到</w:t>
            </w:r>
          </w:p>
        </w:tc>
      </w:tr>
      <w:tr w:rsidR="00551F5B" w:rsidRPr="00F561BB" w14:paraId="0027E7C8" w14:textId="77777777" w:rsidTr="00784D88">
        <w:tc>
          <w:tcPr>
            <w:tcW w:w="4786" w:type="dxa"/>
            <w:tcBorders>
              <w:top w:val="single" w:sz="4" w:space="0" w:color="auto"/>
              <w:left w:val="single" w:sz="4" w:space="0" w:color="auto"/>
              <w:bottom w:val="single" w:sz="4" w:space="0" w:color="auto"/>
              <w:right w:val="single" w:sz="4" w:space="0" w:color="auto"/>
            </w:tcBorders>
          </w:tcPr>
          <w:p w14:paraId="172DCB16" w14:textId="77777777" w:rsidR="00551F5B" w:rsidRDefault="00551F5B" w:rsidP="006803B1">
            <w:pPr>
              <w:rPr>
                <w:rFonts w:ascii="宋体" w:hAnsi="宋体"/>
              </w:rPr>
            </w:pPr>
            <w:r>
              <w:rPr>
                <w:rFonts w:ascii="宋体" w:hAnsi="宋体" w:hint="eastAsia"/>
              </w:rPr>
              <w:t>FUNDBUSS_</w:t>
            </w:r>
            <w:r w:rsidRPr="003E4B1A">
              <w:rPr>
                <w:rFonts w:ascii="宋体" w:hAnsi="宋体"/>
              </w:rPr>
              <w:t>FUNDACCOUNT_NOT_OPEN</w:t>
            </w:r>
          </w:p>
        </w:tc>
        <w:tc>
          <w:tcPr>
            <w:tcW w:w="3827" w:type="dxa"/>
            <w:tcBorders>
              <w:top w:val="single" w:sz="4" w:space="0" w:color="auto"/>
              <w:left w:val="single" w:sz="4" w:space="0" w:color="auto"/>
              <w:bottom w:val="single" w:sz="4" w:space="0" w:color="auto"/>
              <w:right w:val="single" w:sz="4" w:space="0" w:color="auto"/>
            </w:tcBorders>
          </w:tcPr>
          <w:p w14:paraId="52D4B9F9" w14:textId="77777777" w:rsidR="00551F5B" w:rsidRPr="00A41B85" w:rsidRDefault="00551F5B" w:rsidP="006803B1">
            <w:pPr>
              <w:rPr>
                <w:rFonts w:ascii="宋体" w:hAnsi="宋体"/>
              </w:rPr>
            </w:pPr>
            <w:r w:rsidRPr="00A41B85">
              <w:rPr>
                <w:rFonts w:ascii="宋体" w:hAnsi="宋体" w:hint="eastAsia"/>
              </w:rPr>
              <w:t>基金账户未开通</w:t>
            </w:r>
          </w:p>
        </w:tc>
      </w:tr>
      <w:tr w:rsidR="00551F5B" w:rsidRPr="00F561BB" w14:paraId="29BC7A87" w14:textId="77777777" w:rsidTr="00784D88">
        <w:tc>
          <w:tcPr>
            <w:tcW w:w="4786" w:type="dxa"/>
            <w:tcBorders>
              <w:top w:val="single" w:sz="4" w:space="0" w:color="auto"/>
              <w:left w:val="single" w:sz="4" w:space="0" w:color="auto"/>
              <w:bottom w:val="single" w:sz="4" w:space="0" w:color="auto"/>
              <w:right w:val="single" w:sz="4" w:space="0" w:color="auto"/>
            </w:tcBorders>
          </w:tcPr>
          <w:p w14:paraId="15F39C88" w14:textId="77777777" w:rsidR="00551F5B" w:rsidRDefault="00551F5B" w:rsidP="006803B1">
            <w:pPr>
              <w:rPr>
                <w:rFonts w:ascii="宋体" w:hAnsi="宋体"/>
              </w:rPr>
            </w:pPr>
            <w:r>
              <w:rPr>
                <w:rFonts w:ascii="宋体" w:hAnsi="宋体" w:hint="eastAsia"/>
              </w:rPr>
              <w:t>FUNDBUSS_</w:t>
            </w:r>
            <w:r w:rsidRPr="000B66F8">
              <w:rPr>
                <w:rFonts w:ascii="宋体" w:hAnsi="宋体"/>
              </w:rPr>
              <w:t>PURCHASE_NOT_ALLOW</w:t>
            </w:r>
          </w:p>
        </w:tc>
        <w:tc>
          <w:tcPr>
            <w:tcW w:w="3827" w:type="dxa"/>
            <w:tcBorders>
              <w:top w:val="single" w:sz="4" w:space="0" w:color="auto"/>
              <w:left w:val="single" w:sz="4" w:space="0" w:color="auto"/>
              <w:bottom w:val="single" w:sz="4" w:space="0" w:color="auto"/>
              <w:right w:val="single" w:sz="4" w:space="0" w:color="auto"/>
            </w:tcBorders>
          </w:tcPr>
          <w:p w14:paraId="3DC8BBB7" w14:textId="77777777" w:rsidR="00551F5B" w:rsidRPr="00A41B85" w:rsidRDefault="00551F5B" w:rsidP="006803B1">
            <w:pPr>
              <w:rPr>
                <w:rFonts w:ascii="宋体" w:hAnsi="宋体"/>
              </w:rPr>
            </w:pPr>
            <w:r w:rsidRPr="00A41B85">
              <w:rPr>
                <w:rFonts w:ascii="宋体" w:hAnsi="宋体" w:hint="eastAsia"/>
              </w:rPr>
              <w:t>当前不允许申购</w:t>
            </w:r>
          </w:p>
        </w:tc>
      </w:tr>
      <w:tr w:rsidR="00551F5B" w:rsidRPr="00F561BB" w14:paraId="7F55C88C" w14:textId="77777777" w:rsidTr="00784D88">
        <w:tc>
          <w:tcPr>
            <w:tcW w:w="4786" w:type="dxa"/>
            <w:tcBorders>
              <w:top w:val="single" w:sz="4" w:space="0" w:color="auto"/>
              <w:left w:val="single" w:sz="4" w:space="0" w:color="auto"/>
              <w:bottom w:val="single" w:sz="4" w:space="0" w:color="auto"/>
              <w:right w:val="single" w:sz="4" w:space="0" w:color="auto"/>
            </w:tcBorders>
          </w:tcPr>
          <w:p w14:paraId="3EB55619" w14:textId="77777777" w:rsidR="00551F5B" w:rsidRDefault="00551F5B" w:rsidP="006803B1">
            <w:pPr>
              <w:rPr>
                <w:rFonts w:ascii="宋体" w:hAnsi="宋体"/>
              </w:rPr>
            </w:pPr>
            <w:r>
              <w:rPr>
                <w:rFonts w:ascii="宋体" w:hAnsi="宋体" w:hint="eastAsia"/>
              </w:rPr>
              <w:t>FUNDBUSS_</w:t>
            </w:r>
            <w:r w:rsidRPr="00C42F26">
              <w:rPr>
                <w:rFonts w:ascii="宋体" w:hAnsi="宋体"/>
              </w:rPr>
              <w:t>RPC_ASSETFLUX_ERROR</w:t>
            </w:r>
          </w:p>
        </w:tc>
        <w:tc>
          <w:tcPr>
            <w:tcW w:w="3827" w:type="dxa"/>
            <w:tcBorders>
              <w:top w:val="single" w:sz="4" w:space="0" w:color="auto"/>
              <w:left w:val="single" w:sz="4" w:space="0" w:color="auto"/>
              <w:bottom w:val="single" w:sz="4" w:space="0" w:color="auto"/>
              <w:right w:val="single" w:sz="4" w:space="0" w:color="auto"/>
            </w:tcBorders>
          </w:tcPr>
          <w:p w14:paraId="4DB4DABE" w14:textId="77777777" w:rsidR="00551F5B" w:rsidRPr="00A41B85" w:rsidRDefault="00551F5B" w:rsidP="006803B1">
            <w:pPr>
              <w:rPr>
                <w:rFonts w:ascii="宋体" w:hAnsi="宋体"/>
              </w:rPr>
            </w:pPr>
            <w:r w:rsidRPr="00E540FC">
              <w:rPr>
                <w:rFonts w:ascii="宋体" w:hAnsi="宋体" w:hint="eastAsia"/>
              </w:rPr>
              <w:t>资金交换接口异常</w:t>
            </w:r>
          </w:p>
        </w:tc>
      </w:tr>
      <w:tr w:rsidR="00551F5B" w:rsidRPr="00F561BB" w14:paraId="0F437705" w14:textId="77777777" w:rsidTr="00784D88">
        <w:tc>
          <w:tcPr>
            <w:tcW w:w="4786" w:type="dxa"/>
            <w:tcBorders>
              <w:top w:val="single" w:sz="4" w:space="0" w:color="auto"/>
              <w:left w:val="single" w:sz="4" w:space="0" w:color="auto"/>
              <w:bottom w:val="single" w:sz="4" w:space="0" w:color="auto"/>
              <w:right w:val="single" w:sz="4" w:space="0" w:color="auto"/>
            </w:tcBorders>
          </w:tcPr>
          <w:p w14:paraId="18FBA131" w14:textId="730C8B4E" w:rsidR="00551F5B" w:rsidRDefault="00551F5B" w:rsidP="006803B1">
            <w:pPr>
              <w:rPr>
                <w:rFonts w:ascii="宋体" w:hAnsi="宋体"/>
              </w:rPr>
            </w:pPr>
          </w:p>
        </w:tc>
        <w:tc>
          <w:tcPr>
            <w:tcW w:w="3827" w:type="dxa"/>
            <w:tcBorders>
              <w:top w:val="single" w:sz="4" w:space="0" w:color="auto"/>
              <w:left w:val="single" w:sz="4" w:space="0" w:color="auto"/>
              <w:bottom w:val="single" w:sz="4" w:space="0" w:color="auto"/>
              <w:right w:val="single" w:sz="4" w:space="0" w:color="auto"/>
            </w:tcBorders>
          </w:tcPr>
          <w:p w14:paraId="086391DF" w14:textId="4349164A" w:rsidR="00551F5B" w:rsidRPr="00E540FC" w:rsidRDefault="00551F5B" w:rsidP="006803B1">
            <w:pPr>
              <w:rPr>
                <w:rFonts w:ascii="宋体" w:hAnsi="宋体"/>
              </w:rPr>
            </w:pPr>
          </w:p>
        </w:tc>
      </w:tr>
      <w:tr w:rsidR="00551F5B" w:rsidRPr="00F561BB" w14:paraId="2027A11C" w14:textId="77777777" w:rsidTr="00784D88">
        <w:tc>
          <w:tcPr>
            <w:tcW w:w="4786" w:type="dxa"/>
            <w:tcBorders>
              <w:top w:val="single" w:sz="4" w:space="0" w:color="auto"/>
              <w:left w:val="single" w:sz="4" w:space="0" w:color="auto"/>
              <w:bottom w:val="single" w:sz="4" w:space="0" w:color="auto"/>
              <w:right w:val="single" w:sz="4" w:space="0" w:color="auto"/>
            </w:tcBorders>
          </w:tcPr>
          <w:p w14:paraId="2A39B0C4" w14:textId="77777777" w:rsidR="00551F5B" w:rsidRDefault="00551F5B" w:rsidP="006803B1">
            <w:pPr>
              <w:rPr>
                <w:rFonts w:ascii="宋体" w:hAnsi="宋体"/>
              </w:rPr>
            </w:pPr>
            <w:r>
              <w:rPr>
                <w:rFonts w:ascii="宋体" w:hAnsi="宋体" w:hint="eastAsia"/>
              </w:rPr>
              <w:t>FUNDBUSS_</w:t>
            </w:r>
            <w:r w:rsidRPr="00C42F26">
              <w:rPr>
                <w:rFonts w:ascii="宋体" w:hAnsi="宋体"/>
              </w:rPr>
              <w:t>CAN_NOT_FIND_INFO_BY_ROLE</w:t>
            </w:r>
          </w:p>
        </w:tc>
        <w:tc>
          <w:tcPr>
            <w:tcW w:w="3827" w:type="dxa"/>
            <w:tcBorders>
              <w:top w:val="single" w:sz="4" w:space="0" w:color="auto"/>
              <w:left w:val="single" w:sz="4" w:space="0" w:color="auto"/>
              <w:bottom w:val="single" w:sz="4" w:space="0" w:color="auto"/>
              <w:right w:val="single" w:sz="4" w:space="0" w:color="auto"/>
            </w:tcBorders>
          </w:tcPr>
          <w:p w14:paraId="023F20A7" w14:textId="77777777" w:rsidR="00551F5B" w:rsidRPr="00E540FC" w:rsidRDefault="00551F5B" w:rsidP="006803B1">
            <w:pPr>
              <w:rPr>
                <w:rFonts w:ascii="宋体" w:hAnsi="宋体"/>
              </w:rPr>
            </w:pPr>
            <w:r w:rsidRPr="00E540FC">
              <w:rPr>
                <w:rFonts w:ascii="宋体" w:hAnsi="宋体" w:hint="eastAsia"/>
              </w:rPr>
              <w:t>无法获取客户信</w:t>
            </w:r>
          </w:p>
        </w:tc>
      </w:tr>
      <w:tr w:rsidR="00551F5B" w:rsidRPr="00F561BB" w14:paraId="66358F43" w14:textId="77777777" w:rsidTr="00784D88">
        <w:tc>
          <w:tcPr>
            <w:tcW w:w="4786" w:type="dxa"/>
            <w:tcBorders>
              <w:top w:val="single" w:sz="4" w:space="0" w:color="auto"/>
              <w:left w:val="single" w:sz="4" w:space="0" w:color="auto"/>
              <w:bottom w:val="single" w:sz="4" w:space="0" w:color="auto"/>
              <w:right w:val="single" w:sz="4" w:space="0" w:color="auto"/>
            </w:tcBorders>
          </w:tcPr>
          <w:p w14:paraId="2B5C7CA6" w14:textId="77777777" w:rsidR="00551F5B" w:rsidRDefault="00551F5B" w:rsidP="006803B1">
            <w:pPr>
              <w:rPr>
                <w:rFonts w:ascii="宋体" w:hAnsi="宋体"/>
              </w:rPr>
            </w:pPr>
            <w:r>
              <w:rPr>
                <w:rFonts w:ascii="宋体" w:hAnsi="宋体" w:hint="eastAsia"/>
              </w:rPr>
              <w:t>FUNDBUSS_</w:t>
            </w:r>
            <w:r w:rsidRPr="000B66F8">
              <w:rPr>
                <w:rFonts w:ascii="宋体" w:hAnsi="宋体"/>
              </w:rPr>
              <w:t>PURCHASE_OVER_MAX_AMOUNT</w:t>
            </w:r>
          </w:p>
        </w:tc>
        <w:tc>
          <w:tcPr>
            <w:tcW w:w="3827" w:type="dxa"/>
            <w:tcBorders>
              <w:top w:val="single" w:sz="4" w:space="0" w:color="auto"/>
              <w:left w:val="single" w:sz="4" w:space="0" w:color="auto"/>
              <w:bottom w:val="single" w:sz="4" w:space="0" w:color="auto"/>
              <w:right w:val="single" w:sz="4" w:space="0" w:color="auto"/>
            </w:tcBorders>
          </w:tcPr>
          <w:p w14:paraId="1626BF1A" w14:textId="77777777" w:rsidR="00551F5B" w:rsidRPr="00E540FC" w:rsidRDefault="00551F5B" w:rsidP="006803B1">
            <w:pPr>
              <w:rPr>
                <w:rFonts w:ascii="宋体" w:hAnsi="宋体"/>
              </w:rPr>
            </w:pPr>
            <w:r w:rsidRPr="00E540FC">
              <w:rPr>
                <w:rFonts w:ascii="宋体" w:hAnsi="宋体" w:hint="eastAsia"/>
              </w:rPr>
              <w:t>基金申购超上限</w:t>
            </w:r>
          </w:p>
        </w:tc>
      </w:tr>
      <w:tr w:rsidR="00551F5B" w:rsidRPr="00F561BB" w14:paraId="0C9EE770" w14:textId="77777777" w:rsidTr="00784D88">
        <w:tc>
          <w:tcPr>
            <w:tcW w:w="4786" w:type="dxa"/>
            <w:tcBorders>
              <w:top w:val="single" w:sz="4" w:space="0" w:color="auto"/>
              <w:left w:val="single" w:sz="4" w:space="0" w:color="auto"/>
              <w:bottom w:val="single" w:sz="4" w:space="0" w:color="auto"/>
              <w:right w:val="single" w:sz="4" w:space="0" w:color="auto"/>
            </w:tcBorders>
          </w:tcPr>
          <w:p w14:paraId="2FC5E15F" w14:textId="77777777" w:rsidR="00551F5B" w:rsidRDefault="00551F5B" w:rsidP="006803B1">
            <w:pPr>
              <w:rPr>
                <w:rFonts w:ascii="宋体" w:hAnsi="宋体"/>
              </w:rPr>
            </w:pPr>
            <w:r>
              <w:rPr>
                <w:rFonts w:ascii="宋体" w:hAnsi="宋体" w:hint="eastAsia"/>
              </w:rPr>
              <w:t>FUNDBUSS_</w:t>
            </w:r>
            <w:r w:rsidRPr="00C42F26">
              <w:rPr>
                <w:rFonts w:ascii="宋体" w:hAnsi="宋体"/>
              </w:rPr>
              <w:t>BUSINESS_DO_NOT_FOUND_ERROR</w:t>
            </w:r>
          </w:p>
        </w:tc>
        <w:tc>
          <w:tcPr>
            <w:tcW w:w="3827" w:type="dxa"/>
            <w:tcBorders>
              <w:top w:val="single" w:sz="4" w:space="0" w:color="auto"/>
              <w:left w:val="single" w:sz="4" w:space="0" w:color="auto"/>
              <w:bottom w:val="single" w:sz="4" w:space="0" w:color="auto"/>
              <w:right w:val="single" w:sz="4" w:space="0" w:color="auto"/>
            </w:tcBorders>
          </w:tcPr>
          <w:p w14:paraId="5563BFCB" w14:textId="77777777" w:rsidR="00551F5B" w:rsidRPr="00E540FC" w:rsidRDefault="00551F5B" w:rsidP="006803B1">
            <w:pPr>
              <w:rPr>
                <w:rFonts w:ascii="宋体" w:hAnsi="宋体"/>
              </w:rPr>
            </w:pPr>
            <w:r w:rsidRPr="00E540FC">
              <w:rPr>
                <w:rFonts w:ascii="宋体" w:hAnsi="宋体" w:hint="eastAsia"/>
              </w:rPr>
              <w:t>核心单据找不到</w:t>
            </w:r>
          </w:p>
        </w:tc>
      </w:tr>
      <w:tr w:rsidR="00551F5B" w:rsidRPr="00F561BB" w14:paraId="65BA56CA" w14:textId="77777777" w:rsidTr="00784D88">
        <w:tc>
          <w:tcPr>
            <w:tcW w:w="4786" w:type="dxa"/>
            <w:tcBorders>
              <w:top w:val="single" w:sz="4" w:space="0" w:color="auto"/>
              <w:left w:val="single" w:sz="4" w:space="0" w:color="auto"/>
              <w:bottom w:val="single" w:sz="4" w:space="0" w:color="auto"/>
              <w:right w:val="single" w:sz="4" w:space="0" w:color="auto"/>
            </w:tcBorders>
          </w:tcPr>
          <w:p w14:paraId="47217DDE" w14:textId="77777777" w:rsidR="00551F5B" w:rsidRDefault="00551F5B" w:rsidP="006803B1">
            <w:pPr>
              <w:rPr>
                <w:rFonts w:ascii="宋体" w:hAnsi="宋体"/>
              </w:rPr>
            </w:pPr>
            <w:r>
              <w:rPr>
                <w:rFonts w:ascii="宋体" w:hAnsi="宋体" w:hint="eastAsia"/>
              </w:rPr>
              <w:t>FUNDBUSS_</w:t>
            </w:r>
            <w:r w:rsidRPr="00C42F26">
              <w:rPr>
                <w:rFonts w:ascii="宋体" w:hAnsi="宋体"/>
              </w:rPr>
              <w:t>DEPOSITACCOUNT_IS_FREEZED</w:t>
            </w:r>
          </w:p>
        </w:tc>
        <w:tc>
          <w:tcPr>
            <w:tcW w:w="3827" w:type="dxa"/>
            <w:tcBorders>
              <w:top w:val="single" w:sz="4" w:space="0" w:color="auto"/>
              <w:left w:val="single" w:sz="4" w:space="0" w:color="auto"/>
              <w:bottom w:val="single" w:sz="4" w:space="0" w:color="auto"/>
              <w:right w:val="single" w:sz="4" w:space="0" w:color="auto"/>
            </w:tcBorders>
          </w:tcPr>
          <w:p w14:paraId="6AE680BE" w14:textId="77777777" w:rsidR="00551F5B" w:rsidRPr="00E540FC" w:rsidRDefault="00551F5B" w:rsidP="006803B1">
            <w:pPr>
              <w:rPr>
                <w:rFonts w:ascii="宋体" w:hAnsi="宋体"/>
              </w:rPr>
            </w:pPr>
            <w:r w:rsidRPr="00E540FC">
              <w:rPr>
                <w:rFonts w:ascii="宋体" w:hAnsi="宋体" w:hint="eastAsia"/>
              </w:rPr>
              <w:t>活期结算户被冻结</w:t>
            </w:r>
          </w:p>
        </w:tc>
      </w:tr>
      <w:tr w:rsidR="00551F5B" w:rsidRPr="00F561BB" w14:paraId="5823B69E" w14:textId="77777777" w:rsidTr="00784D88">
        <w:tc>
          <w:tcPr>
            <w:tcW w:w="4786" w:type="dxa"/>
            <w:tcBorders>
              <w:top w:val="single" w:sz="4" w:space="0" w:color="auto"/>
              <w:left w:val="single" w:sz="4" w:space="0" w:color="auto"/>
              <w:bottom w:val="single" w:sz="4" w:space="0" w:color="auto"/>
              <w:right w:val="single" w:sz="4" w:space="0" w:color="auto"/>
            </w:tcBorders>
          </w:tcPr>
          <w:p w14:paraId="38A07F8A" w14:textId="77777777" w:rsidR="00551F5B" w:rsidRPr="00544A59" w:rsidRDefault="00551F5B" w:rsidP="006803B1">
            <w:pPr>
              <w:rPr>
                <w:rFonts w:ascii="宋体" w:hAnsi="宋体"/>
                <w:color w:val="FF0000"/>
              </w:rPr>
            </w:pPr>
            <w:r w:rsidRPr="00544A59">
              <w:rPr>
                <w:rFonts w:ascii="宋体" w:hAnsi="宋体" w:hint="eastAsia"/>
                <w:color w:val="FF0000"/>
              </w:rPr>
              <w:lastRenderedPageBreak/>
              <w:t>FUNDBUSS_</w:t>
            </w:r>
            <w:r w:rsidRPr="00544A59">
              <w:rPr>
                <w:rFonts w:ascii="宋体" w:hAnsi="宋体"/>
                <w:color w:val="FF0000"/>
              </w:rPr>
              <w:t>CTU_ANALYZE_ERROR</w:t>
            </w:r>
          </w:p>
        </w:tc>
        <w:tc>
          <w:tcPr>
            <w:tcW w:w="3827" w:type="dxa"/>
            <w:tcBorders>
              <w:top w:val="single" w:sz="4" w:space="0" w:color="auto"/>
              <w:left w:val="single" w:sz="4" w:space="0" w:color="auto"/>
              <w:bottom w:val="single" w:sz="4" w:space="0" w:color="auto"/>
              <w:right w:val="single" w:sz="4" w:space="0" w:color="auto"/>
            </w:tcBorders>
          </w:tcPr>
          <w:p w14:paraId="0049AA27" w14:textId="77777777" w:rsidR="00551F5B" w:rsidRPr="00544A59" w:rsidRDefault="00551F5B" w:rsidP="006803B1">
            <w:pPr>
              <w:rPr>
                <w:rFonts w:ascii="宋体" w:hAnsi="宋体"/>
                <w:color w:val="FF0000"/>
              </w:rPr>
            </w:pPr>
            <w:r w:rsidRPr="00544A59">
              <w:rPr>
                <w:rFonts w:ascii="宋体" w:hAnsi="宋体" w:hint="eastAsia"/>
                <w:color w:val="FF0000"/>
              </w:rPr>
              <w:t>CTU分析异常</w:t>
            </w:r>
          </w:p>
        </w:tc>
      </w:tr>
      <w:tr w:rsidR="00784D88" w:rsidRPr="00544A59" w14:paraId="75A679C7" w14:textId="77777777" w:rsidTr="00784D88">
        <w:tc>
          <w:tcPr>
            <w:tcW w:w="4786" w:type="dxa"/>
          </w:tcPr>
          <w:p w14:paraId="750D7D9B" w14:textId="77777777" w:rsidR="00784D88" w:rsidRPr="00544A59" w:rsidRDefault="00784D88" w:rsidP="0082772F">
            <w:pPr>
              <w:rPr>
                <w:rFonts w:ascii="宋体" w:hAnsi="宋体"/>
                <w:color w:val="FF0000"/>
              </w:rPr>
            </w:pPr>
            <w:r w:rsidRPr="00544A59">
              <w:rPr>
                <w:rFonts w:ascii="宋体" w:hAnsi="宋体" w:hint="eastAsia"/>
                <w:color w:val="FF0000"/>
              </w:rPr>
              <w:t>FUNDBUSS_</w:t>
            </w:r>
            <w:r w:rsidRPr="0055798E">
              <w:rPr>
                <w:rFonts w:ascii="宋体" w:hAnsi="宋体"/>
                <w:color w:val="FF0000"/>
              </w:rPr>
              <w:t>ROLE_STATUS_ERROR</w:t>
            </w:r>
          </w:p>
        </w:tc>
        <w:tc>
          <w:tcPr>
            <w:tcW w:w="3827" w:type="dxa"/>
          </w:tcPr>
          <w:p w14:paraId="2198955B" w14:textId="77777777" w:rsidR="00784D88" w:rsidRPr="00544A59" w:rsidRDefault="00784D88" w:rsidP="0082772F">
            <w:pPr>
              <w:rPr>
                <w:rFonts w:ascii="宋体" w:hAnsi="宋体"/>
                <w:color w:val="FF0000"/>
              </w:rPr>
            </w:pPr>
            <w:r w:rsidRPr="0055798E">
              <w:rPr>
                <w:rFonts w:ascii="宋体" w:hAnsi="宋体" w:hint="eastAsia"/>
                <w:color w:val="FF0000"/>
              </w:rPr>
              <w:t>客户角色状态异常</w:t>
            </w:r>
          </w:p>
        </w:tc>
      </w:tr>
      <w:tr w:rsidR="00784D88" w:rsidRPr="0055798E" w14:paraId="04ACFF5D" w14:textId="77777777" w:rsidTr="00784D88">
        <w:tc>
          <w:tcPr>
            <w:tcW w:w="4786" w:type="dxa"/>
          </w:tcPr>
          <w:p w14:paraId="0E9AD091" w14:textId="77777777" w:rsidR="00784D88" w:rsidRPr="00544A59" w:rsidRDefault="00784D88" w:rsidP="0082772F">
            <w:pPr>
              <w:rPr>
                <w:rFonts w:ascii="宋体" w:hAnsi="宋体"/>
                <w:color w:val="FF0000"/>
              </w:rPr>
            </w:pPr>
            <w:r>
              <w:rPr>
                <w:rFonts w:ascii="宋体" w:hAnsi="宋体" w:hint="eastAsia"/>
                <w:color w:val="FF0000"/>
              </w:rPr>
              <w:t>FUNDBUSS_</w:t>
            </w:r>
            <w:r w:rsidRPr="00270607">
              <w:rPr>
                <w:rFonts w:ascii="宋体" w:hAnsi="宋体"/>
                <w:color w:val="FF0000"/>
              </w:rPr>
              <w:t>INPUT_FUNDCODE_IS_INCORRECT</w:t>
            </w:r>
          </w:p>
        </w:tc>
        <w:tc>
          <w:tcPr>
            <w:tcW w:w="3827" w:type="dxa"/>
          </w:tcPr>
          <w:p w14:paraId="643FF529" w14:textId="77777777" w:rsidR="00784D88" w:rsidRPr="0055798E" w:rsidRDefault="00784D88" w:rsidP="0082772F">
            <w:pPr>
              <w:rPr>
                <w:rFonts w:ascii="宋体" w:hAnsi="宋体"/>
                <w:color w:val="FF0000"/>
              </w:rPr>
            </w:pPr>
            <w:r>
              <w:rPr>
                <w:rFonts w:ascii="宋体" w:hAnsi="宋体" w:hint="eastAsia"/>
                <w:color w:val="FF0000"/>
              </w:rPr>
              <w:t>输入基金代码有误</w:t>
            </w:r>
          </w:p>
        </w:tc>
      </w:tr>
      <w:tr w:rsidR="00620A76" w:rsidRPr="0055798E" w14:paraId="528677A3" w14:textId="77777777" w:rsidTr="00784D88">
        <w:tc>
          <w:tcPr>
            <w:tcW w:w="4786" w:type="dxa"/>
          </w:tcPr>
          <w:p w14:paraId="5C6DB85E" w14:textId="09041579" w:rsidR="00620A76" w:rsidRDefault="00620A76" w:rsidP="0082772F">
            <w:pPr>
              <w:rPr>
                <w:rFonts w:ascii="宋体" w:hAnsi="宋体"/>
                <w:color w:val="FF0000"/>
              </w:rPr>
            </w:pPr>
            <w:r w:rsidRPr="00233960">
              <w:rPr>
                <w:rFonts w:ascii="宋体" w:hAnsi="宋体" w:cs="Courier New" w:hint="eastAsia"/>
              </w:rPr>
              <w:t>FUNDBUSS_MAIN_ARRANGEMENT_STATUS_ERROR</w:t>
            </w:r>
          </w:p>
        </w:tc>
        <w:tc>
          <w:tcPr>
            <w:tcW w:w="3827" w:type="dxa"/>
          </w:tcPr>
          <w:p w14:paraId="7846E32F" w14:textId="7C0F9B4D" w:rsidR="00620A76" w:rsidRDefault="00620A76" w:rsidP="0082772F">
            <w:pPr>
              <w:rPr>
                <w:rFonts w:ascii="宋体" w:hAnsi="宋体"/>
                <w:color w:val="FF0000"/>
              </w:rPr>
            </w:pPr>
            <w:r w:rsidRPr="00140A2D">
              <w:rPr>
                <w:rFonts w:ascii="宋体" w:hAnsi="宋体" w:hint="eastAsia"/>
                <w:color w:val="FF0000"/>
              </w:rPr>
              <w:t>主合约状态异常</w:t>
            </w:r>
          </w:p>
        </w:tc>
      </w:tr>
    </w:tbl>
    <w:p w14:paraId="375DE3D7" w14:textId="77777777" w:rsidR="00551F5B" w:rsidRPr="00551F5B" w:rsidRDefault="00551F5B" w:rsidP="00A43EF8"/>
    <w:p w14:paraId="6F54B5CC" w14:textId="77777777" w:rsidR="00163216" w:rsidRDefault="00163216" w:rsidP="00163216">
      <w:pPr>
        <w:pStyle w:val="3"/>
        <w:rPr>
          <w:sz w:val="28"/>
        </w:rPr>
      </w:pPr>
      <w:bookmarkStart w:id="179" w:name="_Toc477441231"/>
      <w:r>
        <w:rPr>
          <w:rFonts w:hint="eastAsia"/>
        </w:rPr>
        <w:t>余利宝赎回预算接口</w:t>
      </w:r>
      <w:r w:rsidRPr="00EF1F7F">
        <w:rPr>
          <w:sz w:val="28"/>
        </w:rPr>
        <w:t>&lt;ant.mybank.yulibao.ransom.budget&gt;</w:t>
      </w:r>
      <w:bookmarkEnd w:id="179"/>
    </w:p>
    <w:p w14:paraId="1FCF563C" w14:textId="77777777" w:rsidR="00163216" w:rsidRPr="001756A3" w:rsidRDefault="00163216" w:rsidP="00163216">
      <w:pPr>
        <w:pStyle w:val="af"/>
        <w:spacing w:line="360" w:lineRule="auto"/>
        <w:ind w:leftChars="0" w:left="0" w:right="1470" w:firstLine="420"/>
        <w:rPr>
          <w:rFonts w:ascii="宋体" w:hAnsi="宋体"/>
          <w:sz w:val="24"/>
          <w:szCs w:val="24"/>
        </w:rPr>
      </w:pPr>
      <w:r>
        <w:rPr>
          <w:rFonts w:ascii="宋体" w:hAnsi="宋体" w:hint="eastAsia"/>
          <w:sz w:val="24"/>
          <w:szCs w:val="24"/>
        </w:rPr>
        <w:t>为</w:t>
      </w:r>
      <w:r>
        <w:rPr>
          <w:rFonts w:ascii="宋体" w:hAnsi="宋体"/>
          <w:sz w:val="24"/>
          <w:szCs w:val="24"/>
        </w:rPr>
        <w:t>保证赎回成功率，</w:t>
      </w:r>
      <w:r>
        <w:rPr>
          <w:rFonts w:ascii="宋体" w:hAnsi="宋体" w:hint="eastAsia"/>
          <w:sz w:val="24"/>
          <w:szCs w:val="24"/>
        </w:rPr>
        <w:t>合作方</w:t>
      </w:r>
      <w:r>
        <w:rPr>
          <w:rFonts w:ascii="宋体" w:hAnsi="宋体"/>
          <w:sz w:val="24"/>
          <w:szCs w:val="24"/>
        </w:rPr>
        <w:t>在赎回前</w:t>
      </w:r>
      <w:r>
        <w:rPr>
          <w:rFonts w:ascii="宋体" w:hAnsi="宋体" w:hint="eastAsia"/>
          <w:sz w:val="24"/>
          <w:szCs w:val="24"/>
        </w:rPr>
        <w:t>可调用本</w:t>
      </w:r>
      <w:r w:rsidRPr="001756A3">
        <w:rPr>
          <w:rFonts w:ascii="宋体" w:hAnsi="宋体" w:hint="eastAsia"/>
          <w:sz w:val="24"/>
          <w:szCs w:val="24"/>
        </w:rPr>
        <w:t>接口</w:t>
      </w:r>
      <w:r>
        <w:rPr>
          <w:rFonts w:ascii="宋体" w:hAnsi="宋体" w:hint="eastAsia"/>
          <w:sz w:val="24"/>
          <w:szCs w:val="24"/>
        </w:rPr>
        <w:t>，</w:t>
      </w:r>
      <w:r w:rsidRPr="001756A3">
        <w:rPr>
          <w:rFonts w:ascii="宋体" w:hAnsi="宋体" w:hint="eastAsia"/>
          <w:sz w:val="24"/>
          <w:szCs w:val="24"/>
        </w:rPr>
        <w:t>判断赎回模式（实时/非实时赎回）。</w:t>
      </w:r>
      <w:r>
        <w:rPr>
          <w:rFonts w:ascii="宋体" w:hAnsi="宋体" w:hint="eastAsia"/>
          <w:sz w:val="24"/>
          <w:szCs w:val="24"/>
        </w:rPr>
        <w:t>如无</w:t>
      </w:r>
      <w:r>
        <w:rPr>
          <w:rFonts w:ascii="宋体" w:hAnsi="宋体"/>
          <w:sz w:val="24"/>
          <w:szCs w:val="24"/>
        </w:rPr>
        <w:t>特别通知，个人账户余利宝</w:t>
      </w:r>
      <w:r>
        <w:rPr>
          <w:rFonts w:ascii="宋体" w:hAnsi="宋体" w:hint="eastAsia"/>
          <w:sz w:val="24"/>
          <w:szCs w:val="24"/>
        </w:rPr>
        <w:t>实时</w:t>
      </w:r>
      <w:r>
        <w:rPr>
          <w:rFonts w:ascii="宋体" w:hAnsi="宋体"/>
          <w:sz w:val="24"/>
          <w:szCs w:val="24"/>
        </w:rPr>
        <w:t>赎回每天</w:t>
      </w:r>
      <w:r>
        <w:rPr>
          <w:rFonts w:ascii="宋体" w:hAnsi="宋体" w:hint="eastAsia"/>
          <w:sz w:val="24"/>
          <w:szCs w:val="24"/>
        </w:rPr>
        <w:t>每户</w:t>
      </w:r>
      <w:r>
        <w:rPr>
          <w:rFonts w:ascii="宋体" w:hAnsi="宋体"/>
          <w:sz w:val="24"/>
          <w:szCs w:val="24"/>
        </w:rPr>
        <w:t>限额</w:t>
      </w:r>
      <w:r>
        <w:rPr>
          <w:rFonts w:ascii="宋体" w:hAnsi="宋体" w:hint="eastAsia"/>
          <w:sz w:val="24"/>
          <w:szCs w:val="24"/>
        </w:rPr>
        <w:t>100万</w:t>
      </w:r>
      <w:r>
        <w:rPr>
          <w:rFonts w:ascii="宋体" w:hAnsi="宋体"/>
          <w:sz w:val="24"/>
          <w:szCs w:val="24"/>
        </w:rPr>
        <w:t>。</w:t>
      </w:r>
    </w:p>
    <w:p w14:paraId="702C10D6" w14:textId="77777777" w:rsidR="00163216" w:rsidRPr="006D1FD0" w:rsidRDefault="00163216" w:rsidP="00163216">
      <w:pPr>
        <w:pStyle w:val="4"/>
        <w:numPr>
          <w:ilvl w:val="0"/>
          <w:numId w:val="0"/>
        </w:numPr>
        <w:ind w:left="864" w:hanging="864"/>
      </w:pPr>
      <w:r w:rsidRPr="006D1FD0">
        <w:rPr>
          <w:rFonts w:hint="eastAsia"/>
        </w:rPr>
        <w:t>请求报文</w:t>
      </w:r>
    </w:p>
    <w:tbl>
      <w:tblPr>
        <w:tblStyle w:val="a9"/>
        <w:tblW w:w="5000" w:type="pct"/>
        <w:tblLook w:val="04A0" w:firstRow="1" w:lastRow="0" w:firstColumn="1" w:lastColumn="0" w:noHBand="0" w:noVBand="1"/>
      </w:tblPr>
      <w:tblGrid>
        <w:gridCol w:w="397"/>
        <w:gridCol w:w="1074"/>
        <w:gridCol w:w="2684"/>
        <w:gridCol w:w="1213"/>
        <w:gridCol w:w="399"/>
        <w:gridCol w:w="397"/>
        <w:gridCol w:w="2132"/>
      </w:tblGrid>
      <w:tr w:rsidR="00163216" w:rsidRPr="005E0BC6" w14:paraId="4DA0F52F" w14:textId="77777777" w:rsidTr="00C11757">
        <w:trPr>
          <w:trHeight w:val="1275"/>
        </w:trPr>
        <w:tc>
          <w:tcPr>
            <w:tcW w:w="232" w:type="pct"/>
            <w:tcBorders>
              <w:top w:val="single" w:sz="4" w:space="0" w:color="auto"/>
              <w:left w:val="single" w:sz="4" w:space="0" w:color="auto"/>
              <w:bottom w:val="single" w:sz="4" w:space="0" w:color="auto"/>
              <w:right w:val="single" w:sz="4" w:space="0" w:color="auto"/>
            </w:tcBorders>
            <w:shd w:val="clear" w:color="auto" w:fill="E0E0E0"/>
            <w:vAlign w:val="center"/>
          </w:tcPr>
          <w:p w14:paraId="658EE829"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72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6D6801"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9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BB28D"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71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D89EF"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3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E1974E"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763A04"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9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9C8B82"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5E0BC6" w14:paraId="59ADEC7E"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32EAE8B0" w14:textId="77777777" w:rsidR="00163216" w:rsidRPr="005E0BC6" w:rsidRDefault="00163216" w:rsidP="006A0DBC">
            <w:pPr>
              <w:pStyle w:val="a6"/>
              <w:numPr>
                <w:ilvl w:val="0"/>
                <w:numId w:val="75"/>
              </w:numPr>
              <w:ind w:firstLineChars="0"/>
              <w:rPr>
                <w:rFonts w:asciiTheme="minorEastAsia" w:eastAsiaTheme="minorEastAsia" w:hAnsiTheme="minorEastAsia"/>
                <w:i/>
                <w:sz w:val="18"/>
                <w:szCs w:val="18"/>
              </w:rPr>
            </w:pPr>
          </w:p>
        </w:tc>
        <w:tc>
          <w:tcPr>
            <w:tcW w:w="721" w:type="pct"/>
            <w:shd w:val="clear" w:color="auto" w:fill="FFFFFF"/>
          </w:tcPr>
          <w:p w14:paraId="78ED6EE4"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1939" w:type="pct"/>
            <w:shd w:val="clear" w:color="auto" w:fill="FFFFFF"/>
          </w:tcPr>
          <w:p w14:paraId="47C4218E"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712" w:type="pct"/>
            <w:tcBorders>
              <w:top w:val="single" w:sz="4" w:space="0" w:color="auto"/>
              <w:left w:val="single" w:sz="4" w:space="0" w:color="auto"/>
              <w:bottom w:val="single" w:sz="4" w:space="0" w:color="auto"/>
              <w:right w:val="single" w:sz="4" w:space="0" w:color="auto"/>
            </w:tcBorders>
          </w:tcPr>
          <w:p w14:paraId="4A4820D3"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34" w:type="pct"/>
            <w:tcBorders>
              <w:top w:val="single" w:sz="4" w:space="0" w:color="auto"/>
              <w:left w:val="single" w:sz="4" w:space="0" w:color="auto"/>
              <w:bottom w:val="single" w:sz="4" w:space="0" w:color="auto"/>
              <w:right w:val="single" w:sz="4" w:space="0" w:color="auto"/>
            </w:tcBorders>
          </w:tcPr>
          <w:p w14:paraId="4C200921"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32" w:type="pct"/>
            <w:tcBorders>
              <w:top w:val="single" w:sz="4" w:space="0" w:color="auto"/>
              <w:left w:val="single" w:sz="4" w:space="0" w:color="auto"/>
              <w:bottom w:val="single" w:sz="4" w:space="0" w:color="auto"/>
              <w:right w:val="single" w:sz="4" w:space="0" w:color="auto"/>
            </w:tcBorders>
          </w:tcPr>
          <w:p w14:paraId="040B25F6"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3ABC0238" w14:textId="494D4AF0" w:rsidR="00163216" w:rsidRPr="00AE414C" w:rsidRDefault="00B52F88" w:rsidP="00C11757">
            <w:pPr>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163216" w:rsidRPr="00123A3A">
              <w:rPr>
                <w:rFonts w:asciiTheme="minorHAnsi" w:eastAsiaTheme="minorEastAsia" w:hAnsiTheme="minorHAnsi"/>
                <w:sz w:val="18"/>
                <w:szCs w:val="18"/>
              </w:rPr>
              <w:t xml:space="preserve"> </w:t>
            </w:r>
          </w:p>
        </w:tc>
      </w:tr>
      <w:tr w:rsidR="00163216" w:rsidRPr="005E0BC6" w14:paraId="1662DE95"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005688ED" w14:textId="77777777" w:rsidR="00163216" w:rsidRPr="005E0BC6" w:rsidRDefault="00163216" w:rsidP="006A0DBC">
            <w:pPr>
              <w:pStyle w:val="a6"/>
              <w:numPr>
                <w:ilvl w:val="0"/>
                <w:numId w:val="75"/>
              </w:numPr>
              <w:ind w:firstLineChars="0"/>
              <w:rPr>
                <w:rFonts w:asciiTheme="minorEastAsia" w:eastAsiaTheme="minorEastAsia" w:hAnsiTheme="minorEastAsia"/>
                <w:i/>
                <w:sz w:val="18"/>
                <w:szCs w:val="18"/>
              </w:rPr>
            </w:pPr>
          </w:p>
        </w:tc>
        <w:tc>
          <w:tcPr>
            <w:tcW w:w="721" w:type="pct"/>
            <w:shd w:val="clear" w:color="auto" w:fill="FFFFFF"/>
          </w:tcPr>
          <w:p w14:paraId="12CF95D6"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M</w:t>
            </w:r>
            <w:r w:rsidRPr="00123A3A">
              <w:rPr>
                <w:rFonts w:asciiTheme="minorHAnsi" w:eastAsiaTheme="minorEastAsia" w:hAnsiTheme="minorHAnsi"/>
                <w:sz w:val="18"/>
                <w:szCs w:val="18"/>
              </w:rPr>
              <w:t>erchantId</w:t>
            </w:r>
          </w:p>
        </w:tc>
        <w:tc>
          <w:tcPr>
            <w:tcW w:w="1939" w:type="pct"/>
            <w:shd w:val="clear" w:color="auto" w:fill="FFFFFF"/>
          </w:tcPr>
          <w:p w14:paraId="40B3ECE3" w14:textId="6EB83B2E"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商</w:t>
            </w:r>
            <w:r w:rsidRPr="00123A3A">
              <w:rPr>
                <w:rFonts w:asciiTheme="minorHAnsi" w:eastAsiaTheme="minorEastAsia" w:hAnsiTheme="minorHAnsi"/>
                <w:sz w:val="18"/>
                <w:szCs w:val="18"/>
              </w:rPr>
              <w:t>户</w:t>
            </w:r>
            <w:r w:rsidRPr="00123A3A">
              <w:rPr>
                <w:rFonts w:asciiTheme="minorHAnsi" w:eastAsiaTheme="minorEastAsia" w:hAnsiTheme="minorHAnsi" w:hint="eastAsia"/>
                <w:sz w:val="18"/>
                <w:szCs w:val="18"/>
              </w:rPr>
              <w:t>号</w:t>
            </w:r>
            <w:r w:rsidR="00F46CC9">
              <w:rPr>
                <w:rFonts w:asciiTheme="minorHAnsi" w:eastAsiaTheme="minorEastAsia" w:hAnsiTheme="minorHAnsi" w:hint="eastAsia"/>
                <w:sz w:val="18"/>
                <w:szCs w:val="18"/>
              </w:rPr>
              <w:t>。</w:t>
            </w:r>
            <w:r w:rsidR="00F46CC9">
              <w:rPr>
                <w:rFonts w:asciiTheme="minorEastAsia" w:eastAsiaTheme="minorEastAsia" w:hAnsiTheme="minorEastAsia" w:hint="eastAsia"/>
                <w:color w:val="000000"/>
                <w:sz w:val="18"/>
                <w:szCs w:val="18"/>
              </w:rPr>
              <w:t>网商为</w:t>
            </w:r>
            <w:r w:rsidR="00F46CC9">
              <w:rPr>
                <w:rFonts w:asciiTheme="minorEastAsia" w:eastAsiaTheme="minorEastAsia" w:hAnsiTheme="minorEastAsia"/>
                <w:color w:val="000000"/>
                <w:sz w:val="18"/>
                <w:szCs w:val="18"/>
              </w:rPr>
              <w:t>商户分配的</w:t>
            </w:r>
            <w:r w:rsidR="00F46CC9">
              <w:rPr>
                <w:rFonts w:asciiTheme="minorEastAsia" w:eastAsiaTheme="minorEastAsia" w:hAnsiTheme="minorEastAsia" w:hint="eastAsia"/>
                <w:color w:val="000000"/>
                <w:sz w:val="18"/>
                <w:szCs w:val="18"/>
              </w:rPr>
              <w:t>商户</w:t>
            </w:r>
            <w:r w:rsidR="00F46CC9">
              <w:rPr>
                <w:rFonts w:asciiTheme="minorEastAsia" w:eastAsiaTheme="minorEastAsia" w:hAnsiTheme="minorEastAsia"/>
                <w:color w:val="000000"/>
                <w:sz w:val="18"/>
                <w:szCs w:val="18"/>
              </w:rPr>
              <w:t>号</w:t>
            </w:r>
            <w:r w:rsidR="00F46CC9">
              <w:rPr>
                <w:rFonts w:asciiTheme="minorEastAsia" w:eastAsiaTheme="minorEastAsia" w:hAnsiTheme="minorEastAsia" w:hint="eastAsia"/>
                <w:color w:val="000000"/>
                <w:sz w:val="18"/>
                <w:szCs w:val="18"/>
              </w:rPr>
              <w:t>，</w:t>
            </w:r>
            <w:r w:rsidR="00F46CC9">
              <w:rPr>
                <w:rFonts w:asciiTheme="minorEastAsia" w:eastAsiaTheme="minorEastAsia" w:hAnsiTheme="minorEastAsia"/>
                <w:color w:val="000000"/>
                <w:sz w:val="18"/>
                <w:szCs w:val="18"/>
              </w:rPr>
              <w:t>通过商户入驻</w:t>
            </w:r>
            <w:r w:rsidR="00F46CC9">
              <w:rPr>
                <w:rFonts w:asciiTheme="minorEastAsia" w:eastAsiaTheme="minorEastAsia" w:hAnsiTheme="minorEastAsia" w:hint="eastAsia"/>
                <w:color w:val="000000"/>
                <w:sz w:val="18"/>
                <w:szCs w:val="18"/>
              </w:rPr>
              <w:t>结果</w:t>
            </w:r>
            <w:r w:rsidR="00F46CC9">
              <w:rPr>
                <w:rFonts w:asciiTheme="minorEastAsia" w:eastAsiaTheme="minorEastAsia" w:hAnsiTheme="minorEastAsia"/>
                <w:color w:val="000000"/>
                <w:sz w:val="18"/>
                <w:szCs w:val="18"/>
              </w:rPr>
              <w:t>查询</w:t>
            </w:r>
            <w:r w:rsidR="00F46CC9">
              <w:rPr>
                <w:rFonts w:asciiTheme="minorEastAsia" w:eastAsiaTheme="minorEastAsia" w:hAnsiTheme="minorEastAsia" w:hint="eastAsia"/>
                <w:color w:val="000000"/>
                <w:sz w:val="18"/>
                <w:szCs w:val="18"/>
              </w:rPr>
              <w:t>接口</w:t>
            </w:r>
            <w:r w:rsidR="00F46CC9">
              <w:rPr>
                <w:rFonts w:asciiTheme="minorEastAsia" w:eastAsiaTheme="minorEastAsia" w:hAnsiTheme="minorEastAsia"/>
                <w:color w:val="000000"/>
                <w:sz w:val="18"/>
                <w:szCs w:val="18"/>
              </w:rPr>
              <w:t>获取。</w:t>
            </w:r>
            <w:r w:rsidR="00F46CC9">
              <w:rPr>
                <w:rFonts w:asciiTheme="minorEastAsia" w:eastAsiaTheme="minorEastAsia" w:hAnsiTheme="minorEastAsia" w:hint="eastAsia"/>
                <w:color w:val="000000"/>
                <w:sz w:val="18"/>
                <w:szCs w:val="18"/>
              </w:rPr>
              <w:t xml:space="preserve"> </w:t>
            </w:r>
          </w:p>
        </w:tc>
        <w:tc>
          <w:tcPr>
            <w:tcW w:w="712" w:type="pct"/>
            <w:tcBorders>
              <w:top w:val="single" w:sz="4" w:space="0" w:color="auto"/>
              <w:left w:val="single" w:sz="4" w:space="0" w:color="auto"/>
              <w:bottom w:val="single" w:sz="4" w:space="0" w:color="auto"/>
              <w:right w:val="single" w:sz="4" w:space="0" w:color="auto"/>
            </w:tcBorders>
          </w:tcPr>
          <w:p w14:paraId="5193A6DF"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34" w:type="pct"/>
            <w:tcBorders>
              <w:top w:val="single" w:sz="4" w:space="0" w:color="auto"/>
              <w:left w:val="single" w:sz="4" w:space="0" w:color="auto"/>
              <w:bottom w:val="single" w:sz="4" w:space="0" w:color="auto"/>
              <w:right w:val="single" w:sz="4" w:space="0" w:color="auto"/>
            </w:tcBorders>
          </w:tcPr>
          <w:p w14:paraId="2875A655"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32" w:type="pct"/>
            <w:tcBorders>
              <w:top w:val="single" w:sz="4" w:space="0" w:color="auto"/>
              <w:left w:val="single" w:sz="4" w:space="0" w:color="auto"/>
              <w:bottom w:val="single" w:sz="4" w:space="0" w:color="auto"/>
              <w:right w:val="single" w:sz="4" w:space="0" w:color="auto"/>
            </w:tcBorders>
          </w:tcPr>
          <w:p w14:paraId="447AE53E"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39B9579C"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MER000001</w:t>
            </w:r>
          </w:p>
        </w:tc>
      </w:tr>
      <w:tr w:rsidR="00163216" w:rsidRPr="005E0BC6" w14:paraId="01CD315A"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6A01A49C" w14:textId="77777777" w:rsidR="00163216" w:rsidRPr="005E0BC6" w:rsidRDefault="00163216" w:rsidP="006A0DBC">
            <w:pPr>
              <w:pStyle w:val="a6"/>
              <w:numPr>
                <w:ilvl w:val="0"/>
                <w:numId w:val="75"/>
              </w:numPr>
              <w:ind w:firstLineChars="0"/>
              <w:rPr>
                <w:rFonts w:asciiTheme="minorEastAsia" w:eastAsiaTheme="minorEastAsia" w:hAnsiTheme="minorEastAsia"/>
                <w:i/>
                <w:sz w:val="18"/>
                <w:szCs w:val="18"/>
              </w:rPr>
            </w:pPr>
          </w:p>
        </w:tc>
        <w:tc>
          <w:tcPr>
            <w:tcW w:w="721" w:type="pct"/>
            <w:shd w:val="clear" w:color="auto" w:fill="FFFFFF"/>
          </w:tcPr>
          <w:p w14:paraId="5C14F480"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F</w:t>
            </w:r>
            <w:r w:rsidRPr="00123A3A">
              <w:rPr>
                <w:rFonts w:asciiTheme="minorHAnsi" w:eastAsiaTheme="minorEastAsia" w:hAnsiTheme="minorHAnsi"/>
                <w:sz w:val="18"/>
                <w:szCs w:val="18"/>
              </w:rPr>
              <w:t>und</w:t>
            </w:r>
            <w:r w:rsidRPr="00123A3A">
              <w:rPr>
                <w:rFonts w:asciiTheme="minorHAnsi" w:eastAsiaTheme="minorEastAsia" w:hAnsiTheme="minorHAnsi" w:hint="eastAsia"/>
                <w:sz w:val="18"/>
                <w:szCs w:val="18"/>
              </w:rPr>
              <w:t>Code</w:t>
            </w:r>
          </w:p>
        </w:tc>
        <w:tc>
          <w:tcPr>
            <w:tcW w:w="1939" w:type="pct"/>
            <w:shd w:val="clear" w:color="auto" w:fill="FFFFFF"/>
          </w:tcPr>
          <w:p w14:paraId="2AF4A7B2"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sz w:val="18"/>
                <w:szCs w:val="18"/>
              </w:rPr>
              <w:t>基金代码</w:t>
            </w:r>
            <w:r>
              <w:rPr>
                <w:rFonts w:asciiTheme="minorHAnsi" w:eastAsiaTheme="minorEastAsia" w:hAnsiTheme="minorHAnsi" w:hint="eastAsia"/>
                <w:sz w:val="18"/>
                <w:szCs w:val="18"/>
              </w:rPr>
              <w:t>。余利宝上送</w:t>
            </w:r>
            <w:r>
              <w:rPr>
                <w:rFonts w:asciiTheme="minorHAnsi" w:eastAsiaTheme="minorEastAsia" w:hAnsiTheme="minorHAnsi"/>
                <w:sz w:val="18"/>
                <w:szCs w:val="18"/>
              </w:rPr>
              <w:t>：</w:t>
            </w:r>
            <w:r w:rsidRPr="00AE414C">
              <w:rPr>
                <w:rFonts w:asciiTheme="minorHAnsi" w:eastAsiaTheme="minorEastAsia" w:hAnsiTheme="minorHAnsi"/>
                <w:sz w:val="18"/>
                <w:szCs w:val="18"/>
              </w:rPr>
              <w:t>001529</w:t>
            </w:r>
            <w:r>
              <w:rPr>
                <w:rFonts w:asciiTheme="minorHAnsi" w:eastAsiaTheme="minorEastAsia" w:hAnsiTheme="minorHAnsi" w:hint="eastAsia"/>
                <w:sz w:val="18"/>
                <w:szCs w:val="18"/>
              </w:rPr>
              <w:t>。</w:t>
            </w:r>
          </w:p>
        </w:tc>
        <w:tc>
          <w:tcPr>
            <w:tcW w:w="712" w:type="pct"/>
            <w:tcBorders>
              <w:top w:val="single" w:sz="4" w:space="0" w:color="auto"/>
              <w:left w:val="single" w:sz="4" w:space="0" w:color="auto"/>
              <w:bottom w:val="single" w:sz="4" w:space="0" w:color="auto"/>
              <w:right w:val="single" w:sz="4" w:space="0" w:color="auto"/>
            </w:tcBorders>
          </w:tcPr>
          <w:p w14:paraId="06D21F4D"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34" w:type="pct"/>
            <w:tcBorders>
              <w:top w:val="single" w:sz="4" w:space="0" w:color="auto"/>
              <w:left w:val="single" w:sz="4" w:space="0" w:color="auto"/>
              <w:bottom w:val="single" w:sz="4" w:space="0" w:color="auto"/>
              <w:right w:val="single" w:sz="4" w:space="0" w:color="auto"/>
            </w:tcBorders>
          </w:tcPr>
          <w:p w14:paraId="460772F6"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25</w:t>
            </w:r>
          </w:p>
        </w:tc>
        <w:tc>
          <w:tcPr>
            <w:tcW w:w="232" w:type="pct"/>
            <w:tcBorders>
              <w:top w:val="single" w:sz="4" w:space="0" w:color="auto"/>
              <w:left w:val="single" w:sz="4" w:space="0" w:color="auto"/>
              <w:bottom w:val="single" w:sz="4" w:space="0" w:color="auto"/>
              <w:right w:val="single" w:sz="4" w:space="0" w:color="auto"/>
            </w:tcBorders>
          </w:tcPr>
          <w:p w14:paraId="26D224BB" w14:textId="77777777" w:rsidR="00163216" w:rsidRPr="00AE414C"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66D7D9D8"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sz w:val="18"/>
                <w:szCs w:val="18"/>
              </w:rPr>
              <w:t>001529</w:t>
            </w:r>
          </w:p>
        </w:tc>
      </w:tr>
      <w:tr w:rsidR="00163216" w:rsidRPr="005E0BC6" w14:paraId="6131DC15"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37EB032B" w14:textId="77777777" w:rsidR="00163216" w:rsidRPr="005E0BC6" w:rsidRDefault="00163216" w:rsidP="006A0DBC">
            <w:pPr>
              <w:pStyle w:val="a6"/>
              <w:numPr>
                <w:ilvl w:val="0"/>
                <w:numId w:val="75"/>
              </w:numPr>
              <w:ind w:firstLineChars="0"/>
              <w:rPr>
                <w:rFonts w:asciiTheme="minorEastAsia" w:eastAsiaTheme="minorEastAsia" w:hAnsiTheme="minorEastAsia"/>
                <w:i/>
                <w:sz w:val="18"/>
                <w:szCs w:val="18"/>
              </w:rPr>
            </w:pPr>
          </w:p>
        </w:tc>
        <w:tc>
          <w:tcPr>
            <w:tcW w:w="721" w:type="pct"/>
            <w:shd w:val="clear" w:color="auto" w:fill="FFFFFF"/>
          </w:tcPr>
          <w:p w14:paraId="4DE54850"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A</w:t>
            </w:r>
            <w:r w:rsidRPr="00AE414C">
              <w:rPr>
                <w:rFonts w:asciiTheme="minorHAnsi" w:eastAsiaTheme="minorEastAsia" w:hAnsiTheme="minorHAnsi"/>
                <w:sz w:val="18"/>
                <w:szCs w:val="18"/>
              </w:rPr>
              <w:t>mount</w:t>
            </w:r>
          </w:p>
        </w:tc>
        <w:tc>
          <w:tcPr>
            <w:tcW w:w="1939" w:type="pct"/>
            <w:shd w:val="clear" w:color="auto" w:fill="FFFFFF"/>
          </w:tcPr>
          <w:p w14:paraId="7013FEAD"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赎回金额。</w:t>
            </w:r>
            <w:r w:rsidRPr="00AE414C">
              <w:rPr>
                <w:rFonts w:asciiTheme="minorHAnsi" w:eastAsiaTheme="minorEastAsia" w:hAnsiTheme="minorHAnsi" w:hint="eastAsia"/>
                <w:sz w:val="18"/>
                <w:szCs w:val="18"/>
              </w:rPr>
              <w:t>消费币种的最小货币单位（分）</w:t>
            </w:r>
          </w:p>
        </w:tc>
        <w:tc>
          <w:tcPr>
            <w:tcW w:w="712" w:type="pct"/>
            <w:tcBorders>
              <w:top w:val="single" w:sz="4" w:space="0" w:color="auto"/>
              <w:left w:val="single" w:sz="4" w:space="0" w:color="auto"/>
              <w:bottom w:val="single" w:sz="4" w:space="0" w:color="auto"/>
              <w:right w:val="single" w:sz="4" w:space="0" w:color="auto"/>
            </w:tcBorders>
          </w:tcPr>
          <w:p w14:paraId="4A1E15FA" w14:textId="77777777" w:rsidR="00163216" w:rsidRPr="00AE414C" w:rsidRDefault="00163216" w:rsidP="00C11757">
            <w:pPr>
              <w:rPr>
                <w:rFonts w:asciiTheme="minorHAnsi" w:eastAsiaTheme="minorEastAsia" w:hAnsiTheme="minorHAnsi"/>
                <w:sz w:val="18"/>
                <w:szCs w:val="18"/>
              </w:rPr>
            </w:pPr>
            <w:r w:rsidRPr="00C64821">
              <w:rPr>
                <w:rFonts w:asciiTheme="minorHAnsi" w:eastAsiaTheme="minorEastAsia" w:hAnsiTheme="minorHAnsi" w:hint="eastAsia"/>
                <w:sz w:val="18"/>
                <w:szCs w:val="18"/>
              </w:rPr>
              <w:t>number(15</w:t>
            </w:r>
            <w:r w:rsidRPr="00C64821">
              <w:rPr>
                <w:rFonts w:asciiTheme="minorHAnsi" w:eastAsiaTheme="minorEastAsia" w:hAnsiTheme="minorHAnsi" w:hint="eastAsia"/>
                <w:sz w:val="18"/>
                <w:szCs w:val="18"/>
              </w:rPr>
              <w:t>，</w:t>
            </w:r>
            <w:r w:rsidRPr="00C64821">
              <w:rPr>
                <w:rFonts w:asciiTheme="minorHAnsi" w:eastAsiaTheme="minorEastAsia" w:hAnsiTheme="minorHAnsi" w:hint="eastAsia"/>
                <w:sz w:val="18"/>
                <w:szCs w:val="18"/>
              </w:rPr>
              <w:t>0)</w:t>
            </w:r>
          </w:p>
        </w:tc>
        <w:tc>
          <w:tcPr>
            <w:tcW w:w="234" w:type="pct"/>
            <w:tcBorders>
              <w:top w:val="single" w:sz="4" w:space="0" w:color="auto"/>
              <w:left w:val="single" w:sz="4" w:space="0" w:color="auto"/>
              <w:bottom w:val="single" w:sz="4" w:space="0" w:color="auto"/>
              <w:right w:val="single" w:sz="4" w:space="0" w:color="auto"/>
            </w:tcBorders>
          </w:tcPr>
          <w:p w14:paraId="7F3DFDA5"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15</w:t>
            </w:r>
          </w:p>
        </w:tc>
        <w:tc>
          <w:tcPr>
            <w:tcW w:w="232" w:type="pct"/>
            <w:tcBorders>
              <w:top w:val="single" w:sz="4" w:space="0" w:color="auto"/>
              <w:left w:val="single" w:sz="4" w:space="0" w:color="auto"/>
              <w:bottom w:val="single" w:sz="4" w:space="0" w:color="auto"/>
              <w:right w:val="single" w:sz="4" w:space="0" w:color="auto"/>
            </w:tcBorders>
          </w:tcPr>
          <w:p w14:paraId="08389D61"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7EFA3E38"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hint="eastAsia"/>
                <w:sz w:val="18"/>
                <w:szCs w:val="18"/>
              </w:rPr>
              <w:t>1500</w:t>
            </w:r>
          </w:p>
        </w:tc>
      </w:tr>
      <w:tr w:rsidR="00163216" w:rsidRPr="005E0BC6" w14:paraId="631D4113" w14:textId="77777777" w:rsidTr="00C11757">
        <w:trPr>
          <w:trHeight w:val="287"/>
        </w:trPr>
        <w:tc>
          <w:tcPr>
            <w:tcW w:w="232" w:type="pct"/>
            <w:tcBorders>
              <w:top w:val="single" w:sz="4" w:space="0" w:color="auto"/>
              <w:left w:val="single" w:sz="4" w:space="0" w:color="auto"/>
              <w:bottom w:val="single" w:sz="4" w:space="0" w:color="auto"/>
              <w:right w:val="single" w:sz="4" w:space="0" w:color="auto"/>
            </w:tcBorders>
            <w:vAlign w:val="center"/>
          </w:tcPr>
          <w:p w14:paraId="50D507A4" w14:textId="77777777" w:rsidR="00163216" w:rsidRPr="005E0BC6" w:rsidRDefault="00163216" w:rsidP="006A0DBC">
            <w:pPr>
              <w:pStyle w:val="a6"/>
              <w:numPr>
                <w:ilvl w:val="0"/>
                <w:numId w:val="75"/>
              </w:numPr>
              <w:ind w:firstLineChars="0"/>
              <w:rPr>
                <w:rFonts w:asciiTheme="minorEastAsia" w:eastAsiaTheme="minorEastAsia" w:hAnsiTheme="minorEastAsia"/>
                <w:i/>
                <w:sz w:val="18"/>
                <w:szCs w:val="18"/>
              </w:rPr>
            </w:pPr>
          </w:p>
        </w:tc>
        <w:tc>
          <w:tcPr>
            <w:tcW w:w="721" w:type="pct"/>
            <w:shd w:val="clear" w:color="auto" w:fill="FFFFFF"/>
          </w:tcPr>
          <w:p w14:paraId="1792FBA4"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C</w:t>
            </w:r>
            <w:r w:rsidRPr="00AE414C">
              <w:rPr>
                <w:rFonts w:asciiTheme="minorHAnsi" w:eastAsiaTheme="minorEastAsia" w:hAnsiTheme="minorHAnsi"/>
                <w:sz w:val="18"/>
                <w:szCs w:val="18"/>
              </w:rPr>
              <w:t>urrency</w:t>
            </w:r>
          </w:p>
        </w:tc>
        <w:tc>
          <w:tcPr>
            <w:tcW w:w="1939" w:type="pct"/>
            <w:shd w:val="clear" w:color="auto" w:fill="FFFFFF"/>
          </w:tcPr>
          <w:p w14:paraId="7CCC8CFB"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消费金额的币种。只支持人民币：</w:t>
            </w:r>
            <w:r>
              <w:rPr>
                <w:rFonts w:asciiTheme="minorHAnsi" w:eastAsiaTheme="minorEastAsia" w:hAnsiTheme="minorHAnsi" w:hint="eastAsia"/>
                <w:sz w:val="18"/>
                <w:szCs w:val="18"/>
              </w:rPr>
              <w:t>CNY</w:t>
            </w:r>
            <w:r>
              <w:rPr>
                <w:rFonts w:asciiTheme="minorHAnsi" w:eastAsiaTheme="minorEastAsia" w:hAnsiTheme="minorHAnsi" w:hint="eastAsia"/>
                <w:sz w:val="18"/>
                <w:szCs w:val="18"/>
              </w:rPr>
              <w:t>。</w:t>
            </w:r>
          </w:p>
        </w:tc>
        <w:tc>
          <w:tcPr>
            <w:tcW w:w="712" w:type="pct"/>
            <w:tcBorders>
              <w:top w:val="single" w:sz="4" w:space="0" w:color="auto"/>
              <w:left w:val="single" w:sz="4" w:space="0" w:color="auto"/>
              <w:bottom w:val="single" w:sz="4" w:space="0" w:color="auto"/>
              <w:right w:val="single" w:sz="4" w:space="0" w:color="auto"/>
            </w:tcBorders>
          </w:tcPr>
          <w:p w14:paraId="4E49612F" w14:textId="77777777" w:rsidR="00163216" w:rsidRPr="00AE414C"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34" w:type="pct"/>
            <w:tcBorders>
              <w:top w:val="single" w:sz="4" w:space="0" w:color="auto"/>
              <w:left w:val="single" w:sz="4" w:space="0" w:color="auto"/>
              <w:bottom w:val="single" w:sz="4" w:space="0" w:color="auto"/>
              <w:right w:val="single" w:sz="4" w:space="0" w:color="auto"/>
            </w:tcBorders>
          </w:tcPr>
          <w:p w14:paraId="70222668"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hint="eastAsia"/>
                <w:sz w:val="18"/>
                <w:szCs w:val="18"/>
              </w:rPr>
              <w:t>10</w:t>
            </w:r>
          </w:p>
        </w:tc>
        <w:tc>
          <w:tcPr>
            <w:tcW w:w="232" w:type="pct"/>
            <w:tcBorders>
              <w:top w:val="single" w:sz="4" w:space="0" w:color="auto"/>
              <w:left w:val="single" w:sz="4" w:space="0" w:color="auto"/>
              <w:bottom w:val="single" w:sz="4" w:space="0" w:color="auto"/>
              <w:right w:val="single" w:sz="4" w:space="0" w:color="auto"/>
            </w:tcBorders>
          </w:tcPr>
          <w:p w14:paraId="692857EB"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4BC1C131" w14:textId="77777777" w:rsidR="00163216" w:rsidRPr="00AE414C" w:rsidRDefault="00163216" w:rsidP="00C11757">
            <w:pPr>
              <w:rPr>
                <w:rFonts w:asciiTheme="minorHAnsi" w:eastAsiaTheme="minorEastAsia" w:hAnsiTheme="minorHAnsi"/>
                <w:sz w:val="18"/>
                <w:szCs w:val="18"/>
              </w:rPr>
            </w:pPr>
            <w:r w:rsidRPr="00AE414C">
              <w:rPr>
                <w:rFonts w:asciiTheme="minorHAnsi" w:eastAsiaTheme="minorEastAsia" w:hAnsiTheme="minorHAnsi"/>
                <w:sz w:val="18"/>
                <w:szCs w:val="18"/>
              </w:rPr>
              <w:t>CNY</w:t>
            </w:r>
          </w:p>
        </w:tc>
      </w:tr>
    </w:tbl>
    <w:p w14:paraId="745672A8" w14:textId="77777777" w:rsidR="00163216" w:rsidRPr="00F561BB" w:rsidRDefault="00163216" w:rsidP="00163216">
      <w:pPr>
        <w:pStyle w:val="4"/>
        <w:numPr>
          <w:ilvl w:val="0"/>
          <w:numId w:val="0"/>
        </w:numPr>
        <w:ind w:left="864" w:hanging="864"/>
      </w:pPr>
      <w:r w:rsidRPr="00F561BB">
        <w:rPr>
          <w:rFonts w:hint="eastAsia"/>
        </w:rPr>
        <w:t>响应报文</w:t>
      </w:r>
    </w:p>
    <w:tbl>
      <w:tblPr>
        <w:tblStyle w:val="a9"/>
        <w:tblW w:w="5000" w:type="pct"/>
        <w:tblLayout w:type="fixed"/>
        <w:tblLook w:val="04A0" w:firstRow="1" w:lastRow="0" w:firstColumn="1" w:lastColumn="0" w:noHBand="0" w:noVBand="1"/>
      </w:tblPr>
      <w:tblGrid>
        <w:gridCol w:w="396"/>
        <w:gridCol w:w="2315"/>
        <w:gridCol w:w="2248"/>
        <w:gridCol w:w="957"/>
        <w:gridCol w:w="398"/>
        <w:gridCol w:w="397"/>
        <w:gridCol w:w="1585"/>
      </w:tblGrid>
      <w:tr w:rsidR="00163216" w:rsidRPr="005E0BC6" w14:paraId="7FC388B3" w14:textId="77777777" w:rsidTr="00C11757">
        <w:trPr>
          <w:trHeight w:val="324"/>
        </w:trPr>
        <w:tc>
          <w:tcPr>
            <w:tcW w:w="239" w:type="pct"/>
            <w:tcBorders>
              <w:top w:val="single" w:sz="4" w:space="0" w:color="auto"/>
              <w:left w:val="single" w:sz="4" w:space="0" w:color="auto"/>
              <w:bottom w:val="single" w:sz="4" w:space="0" w:color="auto"/>
              <w:right w:val="single" w:sz="4" w:space="0" w:color="auto"/>
            </w:tcBorders>
            <w:shd w:val="clear" w:color="auto" w:fill="E0E0E0"/>
            <w:vAlign w:val="center"/>
          </w:tcPr>
          <w:p w14:paraId="3379816E"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139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67301A"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35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AD38CD"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57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68E4C5"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1D1A4E"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2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86F9C8"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95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92028"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5E0BC6" w14:paraId="181D0D61"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0B604A12" w14:textId="77777777" w:rsidR="00163216" w:rsidRPr="005E0BC6" w:rsidRDefault="00163216" w:rsidP="006A0DBC">
            <w:pPr>
              <w:pStyle w:val="a6"/>
              <w:numPr>
                <w:ilvl w:val="0"/>
                <w:numId w:val="76"/>
              </w:numPr>
              <w:ind w:firstLineChars="0"/>
              <w:rPr>
                <w:rFonts w:asciiTheme="minorEastAsia" w:eastAsiaTheme="minorEastAsia" w:hAnsiTheme="minorEastAsia"/>
                <w:i/>
                <w:sz w:val="18"/>
                <w:szCs w:val="18"/>
              </w:rPr>
            </w:pPr>
          </w:p>
        </w:tc>
        <w:tc>
          <w:tcPr>
            <w:tcW w:w="1394" w:type="pct"/>
            <w:shd w:val="clear" w:color="auto" w:fill="FFFFFF"/>
            <w:hideMark/>
          </w:tcPr>
          <w:p w14:paraId="08063E94"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R</w:t>
            </w:r>
            <w:r w:rsidRPr="00837B59">
              <w:rPr>
                <w:rFonts w:asciiTheme="minorHAnsi" w:eastAsiaTheme="minorEastAsia" w:hAnsiTheme="minorHAnsi" w:hint="eastAsia"/>
                <w:sz w:val="18"/>
                <w:szCs w:val="18"/>
              </w:rPr>
              <w:t>espInfo</w:t>
            </w:r>
          </w:p>
        </w:tc>
        <w:tc>
          <w:tcPr>
            <w:tcW w:w="1354" w:type="pct"/>
            <w:shd w:val="clear" w:color="auto" w:fill="FFFFFF"/>
            <w:hideMark/>
          </w:tcPr>
          <w:p w14:paraId="729B636B"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返回</w:t>
            </w:r>
            <w:r w:rsidRPr="00837B59">
              <w:rPr>
                <w:rFonts w:asciiTheme="minorHAnsi" w:eastAsiaTheme="minorEastAsia" w:hAnsiTheme="minorHAnsi"/>
                <w:sz w:val="18"/>
                <w:szCs w:val="18"/>
              </w:rPr>
              <w:t>码组</w:t>
            </w:r>
            <w:r w:rsidRPr="00837B59">
              <w:rPr>
                <w:rFonts w:asciiTheme="minorHAnsi" w:eastAsiaTheme="minorEastAsia" w:hAnsiTheme="minorHAnsi" w:hint="eastAsia"/>
                <w:sz w:val="18"/>
                <w:szCs w:val="18"/>
              </w:rPr>
              <w:t>件</w:t>
            </w:r>
          </w:p>
        </w:tc>
        <w:tc>
          <w:tcPr>
            <w:tcW w:w="577" w:type="pct"/>
            <w:tcBorders>
              <w:top w:val="single" w:sz="4" w:space="0" w:color="auto"/>
              <w:left w:val="single" w:sz="4" w:space="0" w:color="auto"/>
              <w:bottom w:val="single" w:sz="4" w:space="0" w:color="auto"/>
              <w:right w:val="single" w:sz="4" w:space="0" w:color="auto"/>
            </w:tcBorders>
            <w:hideMark/>
          </w:tcPr>
          <w:p w14:paraId="4E41EDCA"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w:t>
            </w:r>
            <w:r w:rsidRPr="00837B59">
              <w:rPr>
                <w:rFonts w:asciiTheme="minorHAnsi" w:eastAsiaTheme="minorEastAsia" w:hAnsiTheme="minorHAnsi" w:hint="eastAsia"/>
                <w:sz w:val="18"/>
                <w:szCs w:val="18"/>
              </w:rPr>
              <w:t>返回码</w:t>
            </w:r>
            <w:r w:rsidRPr="00837B59">
              <w:rPr>
                <w:rFonts w:asciiTheme="minorHAnsi" w:eastAsiaTheme="minorEastAsia" w:hAnsiTheme="minorHAnsi" w:hint="eastAsia"/>
                <w:sz w:val="18"/>
                <w:szCs w:val="18"/>
              </w:rPr>
              <w:t>]</w:t>
            </w:r>
            <w:r w:rsidRPr="00837B59">
              <w:rPr>
                <w:rFonts w:asciiTheme="minorHAnsi" w:eastAsiaTheme="minorEastAsia" w:hAnsiTheme="minorHAnsi" w:hint="eastAsia"/>
                <w:sz w:val="18"/>
                <w:szCs w:val="18"/>
              </w:rPr>
              <w:t>对象</w:t>
            </w:r>
          </w:p>
        </w:tc>
        <w:tc>
          <w:tcPr>
            <w:tcW w:w="240" w:type="pct"/>
            <w:tcBorders>
              <w:top w:val="single" w:sz="4" w:space="0" w:color="auto"/>
              <w:left w:val="single" w:sz="4" w:space="0" w:color="auto"/>
              <w:bottom w:val="single" w:sz="4" w:space="0" w:color="auto"/>
              <w:right w:val="single" w:sz="4" w:space="0" w:color="auto"/>
            </w:tcBorders>
            <w:hideMark/>
          </w:tcPr>
          <w:p w14:paraId="524C4A34" w14:textId="77777777" w:rsidR="00163216" w:rsidRPr="00837B59" w:rsidRDefault="00163216" w:rsidP="00C11757">
            <w:pPr>
              <w:rPr>
                <w:rFonts w:asciiTheme="minorHAnsi" w:eastAsiaTheme="minorEastAsia" w:hAnsiTheme="minorHAnsi"/>
                <w:sz w:val="18"/>
                <w:szCs w:val="18"/>
              </w:rPr>
            </w:pPr>
          </w:p>
        </w:tc>
        <w:tc>
          <w:tcPr>
            <w:tcW w:w="239" w:type="pct"/>
            <w:tcBorders>
              <w:top w:val="single" w:sz="4" w:space="0" w:color="auto"/>
              <w:left w:val="single" w:sz="4" w:space="0" w:color="auto"/>
              <w:bottom w:val="single" w:sz="4" w:space="0" w:color="auto"/>
              <w:right w:val="single" w:sz="4" w:space="0" w:color="auto"/>
            </w:tcBorders>
            <w:hideMark/>
          </w:tcPr>
          <w:p w14:paraId="53C79557" w14:textId="77777777" w:rsidR="00163216" w:rsidRPr="00837B59" w:rsidRDefault="00163216" w:rsidP="00C11757">
            <w:pPr>
              <w:rPr>
                <w:rFonts w:asciiTheme="minorHAnsi" w:eastAsiaTheme="minorEastAsia" w:hAnsiTheme="minorHAnsi"/>
                <w:sz w:val="18"/>
                <w:szCs w:val="18"/>
              </w:rPr>
            </w:pPr>
            <w:r w:rsidRPr="00837B59">
              <w:rPr>
                <w:rFonts w:asciiTheme="minorHAnsi" w:eastAsiaTheme="minorEastAsia" w:hAnsiTheme="minorHAnsi" w:hint="eastAsia"/>
                <w:sz w:val="18"/>
                <w:szCs w:val="18"/>
              </w:rPr>
              <w:t>M</w:t>
            </w:r>
          </w:p>
        </w:tc>
        <w:tc>
          <w:tcPr>
            <w:tcW w:w="955" w:type="pct"/>
            <w:tcBorders>
              <w:top w:val="single" w:sz="4" w:space="0" w:color="auto"/>
              <w:left w:val="single" w:sz="4" w:space="0" w:color="auto"/>
              <w:bottom w:val="single" w:sz="4" w:space="0" w:color="auto"/>
              <w:right w:val="single" w:sz="4" w:space="0" w:color="auto"/>
            </w:tcBorders>
            <w:hideMark/>
          </w:tcPr>
          <w:p w14:paraId="2AB90C63" w14:textId="77777777" w:rsidR="00163216" w:rsidRPr="00837B59" w:rsidRDefault="00163216" w:rsidP="00C11757">
            <w:pPr>
              <w:rPr>
                <w:rFonts w:asciiTheme="minorHAnsi" w:eastAsiaTheme="minorEastAsia" w:hAnsiTheme="minorHAnsi"/>
                <w:sz w:val="18"/>
                <w:szCs w:val="18"/>
              </w:rPr>
            </w:pPr>
          </w:p>
        </w:tc>
      </w:tr>
      <w:tr w:rsidR="00163216" w:rsidRPr="005E0BC6" w14:paraId="2681DABD"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2D970CCB" w14:textId="77777777" w:rsidR="00163216" w:rsidRPr="005E0BC6" w:rsidRDefault="00163216" w:rsidP="006A0DBC">
            <w:pPr>
              <w:pStyle w:val="a6"/>
              <w:numPr>
                <w:ilvl w:val="0"/>
                <w:numId w:val="76"/>
              </w:numPr>
              <w:ind w:firstLineChars="0"/>
              <w:rPr>
                <w:rFonts w:asciiTheme="minorEastAsia" w:eastAsiaTheme="minorEastAsia" w:hAnsiTheme="minorEastAsia"/>
                <w:i/>
                <w:sz w:val="18"/>
                <w:szCs w:val="18"/>
              </w:rPr>
            </w:pPr>
          </w:p>
        </w:tc>
        <w:tc>
          <w:tcPr>
            <w:tcW w:w="1394" w:type="pct"/>
            <w:tcBorders>
              <w:top w:val="single" w:sz="4" w:space="0" w:color="auto"/>
              <w:left w:val="single" w:sz="4" w:space="0" w:color="auto"/>
              <w:bottom w:val="single" w:sz="4" w:space="0" w:color="auto"/>
              <w:right w:val="single" w:sz="4" w:space="0" w:color="auto"/>
            </w:tcBorders>
          </w:tcPr>
          <w:p w14:paraId="16D29753"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w:t>
            </w:r>
            <w:r w:rsidRPr="0062564A">
              <w:rPr>
                <w:rFonts w:asciiTheme="minorHAnsi" w:eastAsiaTheme="minorEastAsia" w:hAnsiTheme="minorHAnsi"/>
                <w:sz w:val="18"/>
                <w:szCs w:val="18"/>
              </w:rPr>
              <w:t>yncMaxAmount</w:t>
            </w:r>
          </w:p>
        </w:tc>
        <w:tc>
          <w:tcPr>
            <w:tcW w:w="1354" w:type="pct"/>
            <w:tcBorders>
              <w:top w:val="single" w:sz="4" w:space="0" w:color="auto"/>
              <w:left w:val="single" w:sz="4" w:space="0" w:color="auto"/>
              <w:bottom w:val="single" w:sz="4" w:space="0" w:color="auto"/>
              <w:right w:val="single" w:sz="4" w:space="0" w:color="auto"/>
            </w:tcBorders>
          </w:tcPr>
          <w:p w14:paraId="2803FAE2"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sz w:val="18"/>
                <w:szCs w:val="18"/>
              </w:rPr>
              <w:t>实时到账可赎回最大金额</w:t>
            </w:r>
            <w:r>
              <w:rPr>
                <w:rFonts w:asciiTheme="minorHAnsi" w:eastAsiaTheme="minorEastAsia" w:hAnsiTheme="minorHAnsi" w:hint="eastAsia"/>
                <w:sz w:val="18"/>
                <w:szCs w:val="18"/>
              </w:rPr>
              <w:t>。指客户</w:t>
            </w:r>
            <w:r>
              <w:rPr>
                <w:rFonts w:asciiTheme="minorHAnsi" w:eastAsiaTheme="minorEastAsia" w:hAnsiTheme="minorHAnsi"/>
                <w:sz w:val="18"/>
                <w:szCs w:val="18"/>
              </w:rPr>
              <w:t>当前可实时赎回的最大金额，</w:t>
            </w:r>
            <w:r w:rsidRPr="0062564A">
              <w:rPr>
                <w:rFonts w:asciiTheme="minorHAnsi" w:eastAsiaTheme="minorEastAsia" w:hAnsiTheme="minorHAnsi" w:hint="eastAsia"/>
                <w:sz w:val="18"/>
                <w:szCs w:val="18"/>
              </w:rPr>
              <w:t>消费币种的最小货币单位（分）</w:t>
            </w:r>
            <w:r>
              <w:rPr>
                <w:rFonts w:asciiTheme="minorHAnsi" w:eastAsiaTheme="minorEastAsia" w:hAnsiTheme="minorHAnsi" w:hint="eastAsia"/>
                <w:sz w:val="18"/>
                <w:szCs w:val="18"/>
              </w:rPr>
              <w:t>。该</w:t>
            </w:r>
            <w:r>
              <w:rPr>
                <w:rFonts w:asciiTheme="minorHAnsi" w:eastAsiaTheme="minorEastAsia" w:hAnsiTheme="minorHAnsi"/>
                <w:sz w:val="18"/>
                <w:szCs w:val="18"/>
              </w:rPr>
              <w:lastRenderedPageBreak/>
              <w:t>金额结合了客户</w:t>
            </w:r>
            <w:r>
              <w:rPr>
                <w:rFonts w:asciiTheme="minorHAnsi" w:eastAsiaTheme="minorEastAsia" w:hAnsiTheme="minorHAnsi" w:hint="eastAsia"/>
                <w:sz w:val="18"/>
                <w:szCs w:val="18"/>
              </w:rPr>
              <w:t>持仓</w:t>
            </w:r>
            <w:r>
              <w:rPr>
                <w:rFonts w:asciiTheme="minorHAnsi" w:eastAsiaTheme="minorEastAsia" w:hAnsiTheme="minorHAnsi"/>
                <w:sz w:val="18"/>
                <w:szCs w:val="18"/>
              </w:rPr>
              <w:t>剩余份额</w:t>
            </w:r>
            <w:r>
              <w:rPr>
                <w:rFonts w:asciiTheme="minorHAnsi" w:eastAsiaTheme="minorEastAsia" w:hAnsiTheme="minorHAnsi" w:hint="eastAsia"/>
                <w:sz w:val="18"/>
                <w:szCs w:val="18"/>
              </w:rPr>
              <w:t>及</w:t>
            </w:r>
            <w:r>
              <w:rPr>
                <w:rFonts w:asciiTheme="minorHAnsi" w:eastAsiaTheme="minorEastAsia" w:hAnsiTheme="minorHAnsi"/>
                <w:sz w:val="18"/>
                <w:szCs w:val="18"/>
              </w:rPr>
              <w:t>客户</w:t>
            </w:r>
            <w:r>
              <w:rPr>
                <w:rFonts w:asciiTheme="minorHAnsi" w:eastAsiaTheme="minorEastAsia" w:hAnsiTheme="minorHAnsi" w:hint="eastAsia"/>
                <w:sz w:val="18"/>
                <w:szCs w:val="18"/>
              </w:rPr>
              <w:t>当天</w:t>
            </w:r>
            <w:r>
              <w:rPr>
                <w:rFonts w:asciiTheme="minorHAnsi" w:eastAsiaTheme="minorEastAsia" w:hAnsiTheme="minorHAnsi"/>
                <w:sz w:val="18"/>
                <w:szCs w:val="18"/>
              </w:rPr>
              <w:t>可实时赎回额度</w:t>
            </w:r>
            <w:r>
              <w:rPr>
                <w:rFonts w:asciiTheme="minorHAnsi" w:eastAsiaTheme="minorEastAsia" w:hAnsiTheme="minorHAnsi" w:hint="eastAsia"/>
                <w:sz w:val="18"/>
                <w:szCs w:val="18"/>
              </w:rPr>
              <w:t>后</w:t>
            </w:r>
            <w:r>
              <w:rPr>
                <w:rFonts w:asciiTheme="minorHAnsi" w:eastAsiaTheme="minorEastAsia" w:hAnsiTheme="minorHAnsi"/>
                <w:sz w:val="18"/>
                <w:szCs w:val="18"/>
              </w:rPr>
              <w:t>返回的。</w:t>
            </w:r>
          </w:p>
        </w:tc>
        <w:tc>
          <w:tcPr>
            <w:tcW w:w="577" w:type="pct"/>
            <w:tcBorders>
              <w:top w:val="single" w:sz="4" w:space="0" w:color="auto"/>
              <w:left w:val="single" w:sz="4" w:space="0" w:color="auto"/>
              <w:bottom w:val="single" w:sz="4" w:space="0" w:color="auto"/>
              <w:right w:val="single" w:sz="4" w:space="0" w:color="auto"/>
            </w:tcBorders>
          </w:tcPr>
          <w:p w14:paraId="3BBC7EA1"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lastRenderedPageBreak/>
              <w:t>number(15</w:t>
            </w:r>
            <w:r w:rsidRPr="0062564A">
              <w:rPr>
                <w:rFonts w:asciiTheme="minorHAnsi" w:eastAsiaTheme="minorEastAsia" w:hAnsiTheme="minorHAnsi" w:hint="eastAsia"/>
                <w:sz w:val="18"/>
                <w:szCs w:val="18"/>
              </w:rPr>
              <w:t>，</w:t>
            </w:r>
            <w:r w:rsidRPr="0062564A">
              <w:rPr>
                <w:rFonts w:asciiTheme="minorHAnsi" w:eastAsiaTheme="minorEastAsia" w:hAnsiTheme="minorHAnsi" w:hint="eastAsia"/>
                <w:sz w:val="18"/>
                <w:szCs w:val="18"/>
              </w:rPr>
              <w:t>0)</w:t>
            </w:r>
          </w:p>
        </w:tc>
        <w:tc>
          <w:tcPr>
            <w:tcW w:w="240" w:type="pct"/>
            <w:tcBorders>
              <w:top w:val="single" w:sz="4" w:space="0" w:color="auto"/>
              <w:left w:val="single" w:sz="4" w:space="0" w:color="auto"/>
              <w:bottom w:val="single" w:sz="4" w:space="0" w:color="auto"/>
              <w:right w:val="single" w:sz="4" w:space="0" w:color="auto"/>
            </w:tcBorders>
          </w:tcPr>
          <w:p w14:paraId="4952A7C0"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sz w:val="18"/>
                <w:szCs w:val="18"/>
              </w:rPr>
              <w:t>15</w:t>
            </w:r>
          </w:p>
        </w:tc>
        <w:tc>
          <w:tcPr>
            <w:tcW w:w="239" w:type="pct"/>
            <w:tcBorders>
              <w:top w:val="single" w:sz="4" w:space="0" w:color="auto"/>
              <w:left w:val="single" w:sz="4" w:space="0" w:color="auto"/>
              <w:bottom w:val="single" w:sz="4" w:space="0" w:color="auto"/>
              <w:right w:val="single" w:sz="4" w:space="0" w:color="auto"/>
            </w:tcBorders>
          </w:tcPr>
          <w:p w14:paraId="02FA529C"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sz w:val="18"/>
                <w:szCs w:val="18"/>
              </w:rPr>
              <w:t>C</w:t>
            </w:r>
          </w:p>
        </w:tc>
        <w:tc>
          <w:tcPr>
            <w:tcW w:w="955" w:type="pct"/>
            <w:tcBorders>
              <w:top w:val="single" w:sz="4" w:space="0" w:color="auto"/>
              <w:left w:val="single" w:sz="4" w:space="0" w:color="auto"/>
              <w:bottom w:val="single" w:sz="4" w:space="0" w:color="auto"/>
              <w:right w:val="single" w:sz="4" w:space="0" w:color="auto"/>
            </w:tcBorders>
          </w:tcPr>
          <w:p w14:paraId="583FE6B0"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5E0BC6" w14:paraId="4E501B06"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5EB1453F" w14:textId="77777777" w:rsidR="00163216" w:rsidRPr="005E0BC6" w:rsidRDefault="00163216" w:rsidP="006A0DBC">
            <w:pPr>
              <w:pStyle w:val="a6"/>
              <w:numPr>
                <w:ilvl w:val="0"/>
                <w:numId w:val="76"/>
              </w:numPr>
              <w:ind w:firstLineChars="0"/>
              <w:rPr>
                <w:rFonts w:asciiTheme="minorEastAsia" w:eastAsiaTheme="minorEastAsia" w:hAnsiTheme="minorEastAsia"/>
                <w:i/>
                <w:sz w:val="18"/>
                <w:szCs w:val="18"/>
              </w:rPr>
            </w:pPr>
          </w:p>
        </w:tc>
        <w:tc>
          <w:tcPr>
            <w:tcW w:w="1394" w:type="pct"/>
            <w:tcBorders>
              <w:top w:val="single" w:sz="4" w:space="0" w:color="auto"/>
              <w:left w:val="single" w:sz="4" w:space="0" w:color="auto"/>
              <w:bottom w:val="single" w:sz="4" w:space="0" w:color="auto"/>
              <w:right w:val="single" w:sz="4" w:space="0" w:color="auto"/>
            </w:tcBorders>
          </w:tcPr>
          <w:p w14:paraId="51BA71C1"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w:t>
            </w:r>
            <w:r w:rsidRPr="0062564A">
              <w:rPr>
                <w:rFonts w:asciiTheme="minorHAnsi" w:eastAsiaTheme="minorEastAsia" w:hAnsiTheme="minorHAnsi"/>
                <w:sz w:val="18"/>
                <w:szCs w:val="18"/>
              </w:rPr>
              <w:t>yncProdOverplusAmount</w:t>
            </w:r>
          </w:p>
        </w:tc>
        <w:tc>
          <w:tcPr>
            <w:tcW w:w="1354" w:type="pct"/>
            <w:tcBorders>
              <w:top w:val="single" w:sz="4" w:space="0" w:color="auto"/>
              <w:left w:val="single" w:sz="4" w:space="0" w:color="auto"/>
              <w:bottom w:val="single" w:sz="4" w:space="0" w:color="auto"/>
              <w:right w:val="single" w:sz="4" w:space="0" w:color="auto"/>
            </w:tcBorders>
          </w:tcPr>
          <w:p w14:paraId="78AADA38" w14:textId="77777777" w:rsidR="00163216" w:rsidRPr="00837B59" w:rsidRDefault="00163216" w:rsidP="00C11757">
            <w:pPr>
              <w:jc w:val="left"/>
              <w:rPr>
                <w:rFonts w:asciiTheme="minorHAnsi" w:eastAsiaTheme="minorEastAsia" w:hAnsiTheme="minorHAnsi"/>
                <w:sz w:val="18"/>
                <w:szCs w:val="18"/>
              </w:rPr>
            </w:pPr>
            <w:r w:rsidRPr="0062564A">
              <w:rPr>
                <w:rFonts w:asciiTheme="minorHAnsi" w:eastAsiaTheme="minorEastAsia" w:hAnsiTheme="minorHAnsi"/>
                <w:sz w:val="18"/>
                <w:szCs w:val="18"/>
              </w:rPr>
              <w:t>实时到账产品剩余额度</w:t>
            </w:r>
            <w:r>
              <w:rPr>
                <w:rFonts w:asciiTheme="minorHAnsi" w:eastAsiaTheme="minorEastAsia" w:hAnsiTheme="minorHAnsi" w:hint="eastAsia"/>
                <w:sz w:val="18"/>
                <w:szCs w:val="18"/>
              </w:rPr>
              <w:t>。单</w:t>
            </w:r>
            <w:r w:rsidRPr="0062564A">
              <w:rPr>
                <w:rFonts w:asciiTheme="minorHAnsi" w:eastAsiaTheme="minorEastAsia" w:hAnsiTheme="minorHAnsi"/>
                <w:sz w:val="18"/>
                <w:szCs w:val="18"/>
              </w:rPr>
              <w:t>指</w:t>
            </w:r>
            <w:r>
              <w:rPr>
                <w:rFonts w:asciiTheme="minorHAnsi" w:eastAsiaTheme="minorEastAsia" w:hAnsiTheme="minorHAnsi" w:hint="eastAsia"/>
                <w:sz w:val="18"/>
                <w:szCs w:val="18"/>
              </w:rPr>
              <w:t>客户当天</w:t>
            </w:r>
            <w:r>
              <w:rPr>
                <w:rFonts w:asciiTheme="minorHAnsi" w:eastAsiaTheme="minorEastAsia" w:hAnsiTheme="minorHAnsi"/>
                <w:sz w:val="18"/>
                <w:szCs w:val="18"/>
              </w:rPr>
              <w:t>实时赎回</w:t>
            </w:r>
            <w:r>
              <w:rPr>
                <w:rFonts w:asciiTheme="minorHAnsi" w:eastAsiaTheme="minorEastAsia" w:hAnsiTheme="minorHAnsi" w:hint="eastAsia"/>
                <w:sz w:val="18"/>
                <w:szCs w:val="18"/>
              </w:rPr>
              <w:t>额度</w:t>
            </w:r>
            <w:r>
              <w:rPr>
                <w:rFonts w:asciiTheme="minorHAnsi" w:eastAsiaTheme="minorEastAsia" w:hAnsiTheme="minorHAnsi"/>
                <w:sz w:val="18"/>
                <w:szCs w:val="18"/>
              </w:rPr>
              <w:t>的剩余，不考虑客户持仓份额</w:t>
            </w:r>
            <w:r w:rsidRPr="0062564A">
              <w:rPr>
                <w:rFonts w:asciiTheme="minorHAnsi" w:eastAsiaTheme="minorEastAsia" w:hAnsiTheme="minorHAnsi" w:hint="eastAsia"/>
                <w:sz w:val="18"/>
                <w:szCs w:val="18"/>
              </w:rPr>
              <w:t>。消费币种的最小货币单位（分）</w:t>
            </w:r>
            <w:r>
              <w:rPr>
                <w:rFonts w:asciiTheme="minorHAnsi" w:eastAsiaTheme="minorEastAsia" w:hAnsiTheme="minorHAnsi" w:hint="eastAsia"/>
                <w:sz w:val="18"/>
                <w:szCs w:val="18"/>
              </w:rPr>
              <w:t>。一般</w:t>
            </w:r>
            <w:r>
              <w:rPr>
                <w:rFonts w:asciiTheme="minorHAnsi" w:eastAsiaTheme="minorEastAsia" w:hAnsiTheme="minorHAnsi"/>
                <w:sz w:val="18"/>
                <w:szCs w:val="18"/>
              </w:rPr>
              <w:t>情况下，合作方无须考虑本字段。</w:t>
            </w:r>
          </w:p>
        </w:tc>
        <w:tc>
          <w:tcPr>
            <w:tcW w:w="577" w:type="pct"/>
            <w:tcBorders>
              <w:top w:val="single" w:sz="4" w:space="0" w:color="auto"/>
              <w:left w:val="single" w:sz="4" w:space="0" w:color="auto"/>
              <w:bottom w:val="single" w:sz="4" w:space="0" w:color="auto"/>
              <w:right w:val="single" w:sz="4" w:space="0" w:color="auto"/>
            </w:tcBorders>
          </w:tcPr>
          <w:p w14:paraId="4D827FC4"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number(15</w:t>
            </w:r>
            <w:r w:rsidRPr="0062564A">
              <w:rPr>
                <w:rFonts w:asciiTheme="minorHAnsi" w:eastAsiaTheme="minorEastAsia" w:hAnsiTheme="minorHAnsi" w:hint="eastAsia"/>
                <w:sz w:val="18"/>
                <w:szCs w:val="18"/>
              </w:rPr>
              <w:t>，</w:t>
            </w:r>
            <w:r w:rsidRPr="0062564A">
              <w:rPr>
                <w:rFonts w:asciiTheme="minorHAnsi" w:eastAsiaTheme="minorEastAsia" w:hAnsiTheme="minorHAnsi" w:hint="eastAsia"/>
                <w:sz w:val="18"/>
                <w:szCs w:val="18"/>
              </w:rPr>
              <w:t>0)</w:t>
            </w:r>
          </w:p>
        </w:tc>
        <w:tc>
          <w:tcPr>
            <w:tcW w:w="240" w:type="pct"/>
            <w:tcBorders>
              <w:top w:val="single" w:sz="4" w:space="0" w:color="auto"/>
              <w:left w:val="single" w:sz="4" w:space="0" w:color="auto"/>
              <w:bottom w:val="single" w:sz="4" w:space="0" w:color="auto"/>
              <w:right w:val="single" w:sz="4" w:space="0" w:color="auto"/>
            </w:tcBorders>
          </w:tcPr>
          <w:p w14:paraId="226C71EC"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sz w:val="18"/>
                <w:szCs w:val="18"/>
              </w:rPr>
              <w:t>15</w:t>
            </w:r>
          </w:p>
        </w:tc>
        <w:tc>
          <w:tcPr>
            <w:tcW w:w="239" w:type="pct"/>
            <w:tcBorders>
              <w:top w:val="single" w:sz="4" w:space="0" w:color="auto"/>
              <w:left w:val="single" w:sz="4" w:space="0" w:color="auto"/>
              <w:bottom w:val="single" w:sz="4" w:space="0" w:color="auto"/>
              <w:right w:val="single" w:sz="4" w:space="0" w:color="auto"/>
            </w:tcBorders>
          </w:tcPr>
          <w:p w14:paraId="355B3DE8"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sz w:val="18"/>
                <w:szCs w:val="18"/>
              </w:rPr>
              <w:t>C</w:t>
            </w:r>
          </w:p>
        </w:tc>
        <w:tc>
          <w:tcPr>
            <w:tcW w:w="955" w:type="pct"/>
            <w:tcBorders>
              <w:top w:val="single" w:sz="4" w:space="0" w:color="auto"/>
              <w:left w:val="single" w:sz="4" w:space="0" w:color="auto"/>
              <w:bottom w:val="single" w:sz="4" w:space="0" w:color="auto"/>
              <w:right w:val="single" w:sz="4" w:space="0" w:color="auto"/>
            </w:tcBorders>
          </w:tcPr>
          <w:p w14:paraId="0862B897"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5E0BC6" w14:paraId="1D648866"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7229886C" w14:textId="77777777" w:rsidR="00163216" w:rsidRPr="005E0BC6" w:rsidRDefault="00163216" w:rsidP="006A0DBC">
            <w:pPr>
              <w:pStyle w:val="a6"/>
              <w:numPr>
                <w:ilvl w:val="0"/>
                <w:numId w:val="76"/>
              </w:numPr>
              <w:ind w:firstLineChars="0"/>
              <w:rPr>
                <w:rFonts w:asciiTheme="minorEastAsia" w:eastAsiaTheme="minorEastAsia" w:hAnsiTheme="minorEastAsia"/>
                <w:i/>
                <w:sz w:val="18"/>
                <w:szCs w:val="18"/>
              </w:rPr>
            </w:pPr>
          </w:p>
        </w:tc>
        <w:tc>
          <w:tcPr>
            <w:tcW w:w="1394" w:type="pct"/>
            <w:tcBorders>
              <w:top w:val="single" w:sz="4" w:space="0" w:color="auto"/>
              <w:left w:val="single" w:sz="4" w:space="0" w:color="auto"/>
              <w:bottom w:val="single" w:sz="4" w:space="0" w:color="auto"/>
              <w:right w:val="single" w:sz="4" w:space="0" w:color="auto"/>
            </w:tcBorders>
          </w:tcPr>
          <w:p w14:paraId="3E638FDF"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A</w:t>
            </w:r>
            <w:r w:rsidRPr="0062564A">
              <w:rPr>
                <w:rFonts w:asciiTheme="minorHAnsi" w:eastAsiaTheme="minorEastAsia" w:hAnsiTheme="minorHAnsi"/>
                <w:sz w:val="18"/>
                <w:szCs w:val="18"/>
              </w:rPr>
              <w:t>synMaxAmount</w:t>
            </w:r>
          </w:p>
        </w:tc>
        <w:tc>
          <w:tcPr>
            <w:tcW w:w="1354" w:type="pct"/>
            <w:tcBorders>
              <w:top w:val="single" w:sz="4" w:space="0" w:color="auto"/>
              <w:left w:val="single" w:sz="4" w:space="0" w:color="auto"/>
              <w:bottom w:val="single" w:sz="4" w:space="0" w:color="auto"/>
              <w:right w:val="single" w:sz="4" w:space="0" w:color="auto"/>
            </w:tcBorders>
          </w:tcPr>
          <w:p w14:paraId="0C932293"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sz w:val="18"/>
                <w:szCs w:val="18"/>
              </w:rPr>
              <w:t>非实时到账赎回最大金额</w:t>
            </w:r>
            <w:r>
              <w:rPr>
                <w:rFonts w:asciiTheme="minorHAnsi" w:eastAsiaTheme="minorEastAsia" w:hAnsiTheme="minorHAnsi" w:hint="eastAsia"/>
                <w:sz w:val="18"/>
                <w:szCs w:val="18"/>
              </w:rPr>
              <w:t>，</w:t>
            </w:r>
            <w:r w:rsidRPr="0062564A">
              <w:rPr>
                <w:rFonts w:asciiTheme="minorHAnsi" w:eastAsiaTheme="minorEastAsia" w:hAnsiTheme="minorHAnsi" w:hint="eastAsia"/>
                <w:sz w:val="18"/>
                <w:szCs w:val="18"/>
              </w:rPr>
              <w:t>消费币</w:t>
            </w:r>
            <w:r>
              <w:rPr>
                <w:rFonts w:asciiTheme="minorHAnsi" w:eastAsiaTheme="minorEastAsia" w:hAnsiTheme="minorHAnsi" w:hint="eastAsia"/>
                <w:sz w:val="18"/>
                <w:szCs w:val="18"/>
              </w:rPr>
              <w:t xml:space="preserve"> </w:t>
            </w:r>
            <w:r w:rsidRPr="0062564A">
              <w:rPr>
                <w:rFonts w:asciiTheme="minorHAnsi" w:eastAsiaTheme="minorEastAsia" w:hAnsiTheme="minorHAnsi" w:hint="eastAsia"/>
                <w:sz w:val="18"/>
                <w:szCs w:val="18"/>
              </w:rPr>
              <w:t>种的最小货币单位（分）</w:t>
            </w:r>
            <w:r>
              <w:rPr>
                <w:rFonts w:asciiTheme="minorHAnsi" w:eastAsiaTheme="minorEastAsia" w:hAnsiTheme="minorHAnsi" w:hint="eastAsia"/>
                <w:sz w:val="18"/>
                <w:szCs w:val="18"/>
              </w:rPr>
              <w:t>。</w:t>
            </w:r>
          </w:p>
        </w:tc>
        <w:tc>
          <w:tcPr>
            <w:tcW w:w="577" w:type="pct"/>
            <w:tcBorders>
              <w:top w:val="single" w:sz="4" w:space="0" w:color="auto"/>
              <w:left w:val="single" w:sz="4" w:space="0" w:color="auto"/>
              <w:bottom w:val="single" w:sz="4" w:space="0" w:color="auto"/>
              <w:right w:val="single" w:sz="4" w:space="0" w:color="auto"/>
            </w:tcBorders>
          </w:tcPr>
          <w:p w14:paraId="03A21C9A"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number(15</w:t>
            </w:r>
            <w:r w:rsidRPr="0062564A">
              <w:rPr>
                <w:rFonts w:asciiTheme="minorHAnsi" w:eastAsiaTheme="minorEastAsia" w:hAnsiTheme="minorHAnsi" w:hint="eastAsia"/>
                <w:sz w:val="18"/>
                <w:szCs w:val="18"/>
              </w:rPr>
              <w:t>，</w:t>
            </w:r>
            <w:r w:rsidRPr="0062564A">
              <w:rPr>
                <w:rFonts w:asciiTheme="minorHAnsi" w:eastAsiaTheme="minorEastAsia" w:hAnsiTheme="minorHAnsi" w:hint="eastAsia"/>
                <w:sz w:val="18"/>
                <w:szCs w:val="18"/>
              </w:rPr>
              <w:t>0)</w:t>
            </w:r>
          </w:p>
        </w:tc>
        <w:tc>
          <w:tcPr>
            <w:tcW w:w="240" w:type="pct"/>
            <w:tcBorders>
              <w:top w:val="single" w:sz="4" w:space="0" w:color="auto"/>
              <w:left w:val="single" w:sz="4" w:space="0" w:color="auto"/>
              <w:bottom w:val="single" w:sz="4" w:space="0" w:color="auto"/>
              <w:right w:val="single" w:sz="4" w:space="0" w:color="auto"/>
            </w:tcBorders>
          </w:tcPr>
          <w:p w14:paraId="7D2FE016"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sz w:val="18"/>
                <w:szCs w:val="18"/>
              </w:rPr>
              <w:t>15</w:t>
            </w:r>
          </w:p>
        </w:tc>
        <w:tc>
          <w:tcPr>
            <w:tcW w:w="239" w:type="pct"/>
            <w:tcBorders>
              <w:top w:val="single" w:sz="4" w:space="0" w:color="auto"/>
              <w:left w:val="single" w:sz="4" w:space="0" w:color="auto"/>
              <w:bottom w:val="single" w:sz="4" w:space="0" w:color="auto"/>
              <w:right w:val="single" w:sz="4" w:space="0" w:color="auto"/>
            </w:tcBorders>
          </w:tcPr>
          <w:p w14:paraId="30B4A946"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M</w:t>
            </w:r>
          </w:p>
        </w:tc>
        <w:tc>
          <w:tcPr>
            <w:tcW w:w="955" w:type="pct"/>
            <w:tcBorders>
              <w:top w:val="single" w:sz="4" w:space="0" w:color="auto"/>
              <w:left w:val="single" w:sz="4" w:space="0" w:color="auto"/>
              <w:bottom w:val="single" w:sz="4" w:space="0" w:color="auto"/>
              <w:right w:val="single" w:sz="4" w:space="0" w:color="auto"/>
            </w:tcBorders>
          </w:tcPr>
          <w:p w14:paraId="1DCEB0E2"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5E0BC6" w14:paraId="590ED21B"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34D170AB" w14:textId="77777777" w:rsidR="00163216" w:rsidRPr="005E0BC6" w:rsidRDefault="00163216" w:rsidP="006A0DBC">
            <w:pPr>
              <w:pStyle w:val="a6"/>
              <w:numPr>
                <w:ilvl w:val="0"/>
                <w:numId w:val="76"/>
              </w:numPr>
              <w:ind w:firstLineChars="0"/>
              <w:rPr>
                <w:rFonts w:asciiTheme="minorEastAsia" w:eastAsiaTheme="minorEastAsia" w:hAnsiTheme="minorEastAsia"/>
                <w:i/>
                <w:sz w:val="18"/>
                <w:szCs w:val="18"/>
              </w:rPr>
            </w:pPr>
          </w:p>
        </w:tc>
        <w:tc>
          <w:tcPr>
            <w:tcW w:w="1394" w:type="pct"/>
            <w:tcBorders>
              <w:top w:val="single" w:sz="4" w:space="0" w:color="auto"/>
              <w:left w:val="single" w:sz="4" w:space="0" w:color="auto"/>
              <w:bottom w:val="single" w:sz="4" w:space="0" w:color="auto"/>
              <w:right w:val="single" w:sz="4" w:space="0" w:color="auto"/>
            </w:tcBorders>
          </w:tcPr>
          <w:p w14:paraId="61DC3220"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Currency</w:t>
            </w:r>
          </w:p>
        </w:tc>
        <w:tc>
          <w:tcPr>
            <w:tcW w:w="1354" w:type="pct"/>
            <w:tcBorders>
              <w:top w:val="single" w:sz="4" w:space="0" w:color="auto"/>
              <w:left w:val="single" w:sz="4" w:space="0" w:color="auto"/>
              <w:bottom w:val="single" w:sz="4" w:space="0" w:color="auto"/>
              <w:right w:val="single" w:sz="4" w:space="0" w:color="auto"/>
            </w:tcBorders>
          </w:tcPr>
          <w:p w14:paraId="577BE5F1"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币种</w:t>
            </w:r>
          </w:p>
        </w:tc>
        <w:tc>
          <w:tcPr>
            <w:tcW w:w="577" w:type="pct"/>
            <w:tcBorders>
              <w:top w:val="single" w:sz="4" w:space="0" w:color="auto"/>
              <w:left w:val="single" w:sz="4" w:space="0" w:color="auto"/>
              <w:bottom w:val="single" w:sz="4" w:space="0" w:color="auto"/>
              <w:right w:val="single" w:sz="4" w:space="0" w:color="auto"/>
            </w:tcBorders>
          </w:tcPr>
          <w:p w14:paraId="4731331B"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40" w:type="pct"/>
            <w:tcBorders>
              <w:top w:val="single" w:sz="4" w:space="0" w:color="auto"/>
              <w:left w:val="single" w:sz="4" w:space="0" w:color="auto"/>
              <w:bottom w:val="single" w:sz="4" w:space="0" w:color="auto"/>
              <w:right w:val="single" w:sz="4" w:space="0" w:color="auto"/>
            </w:tcBorders>
          </w:tcPr>
          <w:p w14:paraId="45826382"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10</w:t>
            </w:r>
          </w:p>
        </w:tc>
        <w:tc>
          <w:tcPr>
            <w:tcW w:w="239" w:type="pct"/>
            <w:tcBorders>
              <w:top w:val="single" w:sz="4" w:space="0" w:color="auto"/>
              <w:left w:val="single" w:sz="4" w:space="0" w:color="auto"/>
              <w:bottom w:val="single" w:sz="4" w:space="0" w:color="auto"/>
              <w:right w:val="single" w:sz="4" w:space="0" w:color="auto"/>
            </w:tcBorders>
          </w:tcPr>
          <w:p w14:paraId="36303DC1"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M</w:t>
            </w:r>
          </w:p>
        </w:tc>
        <w:tc>
          <w:tcPr>
            <w:tcW w:w="955" w:type="pct"/>
            <w:tcBorders>
              <w:top w:val="single" w:sz="4" w:space="0" w:color="auto"/>
              <w:left w:val="single" w:sz="4" w:space="0" w:color="auto"/>
              <w:bottom w:val="single" w:sz="4" w:space="0" w:color="auto"/>
              <w:right w:val="single" w:sz="4" w:space="0" w:color="auto"/>
            </w:tcBorders>
          </w:tcPr>
          <w:p w14:paraId="73BDF28C"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CNY</w:t>
            </w:r>
          </w:p>
        </w:tc>
      </w:tr>
      <w:tr w:rsidR="00163216" w:rsidRPr="005E0BC6" w14:paraId="1D2F755B"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289F295B" w14:textId="77777777" w:rsidR="00163216" w:rsidRPr="005E0BC6" w:rsidRDefault="00163216" w:rsidP="006A0DBC">
            <w:pPr>
              <w:pStyle w:val="a6"/>
              <w:numPr>
                <w:ilvl w:val="0"/>
                <w:numId w:val="76"/>
              </w:numPr>
              <w:ind w:firstLineChars="0"/>
              <w:rPr>
                <w:rFonts w:asciiTheme="minorEastAsia" w:eastAsiaTheme="minorEastAsia" w:hAnsiTheme="minorEastAsia"/>
                <w:i/>
                <w:sz w:val="18"/>
                <w:szCs w:val="18"/>
              </w:rPr>
            </w:pPr>
          </w:p>
        </w:tc>
        <w:tc>
          <w:tcPr>
            <w:tcW w:w="1394" w:type="pct"/>
            <w:tcBorders>
              <w:top w:val="single" w:sz="4" w:space="0" w:color="auto"/>
              <w:left w:val="single" w:sz="4" w:space="0" w:color="auto"/>
              <w:bottom w:val="single" w:sz="4" w:space="0" w:color="auto"/>
              <w:right w:val="single" w:sz="4" w:space="0" w:color="auto"/>
            </w:tcBorders>
          </w:tcPr>
          <w:p w14:paraId="7D024FD6"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E</w:t>
            </w:r>
            <w:r w:rsidRPr="0062564A">
              <w:rPr>
                <w:rFonts w:asciiTheme="minorHAnsi" w:eastAsiaTheme="minorEastAsia" w:hAnsiTheme="minorHAnsi"/>
                <w:sz w:val="18"/>
                <w:szCs w:val="18"/>
              </w:rPr>
              <w:t>xpectedProfitCalculateD</w:t>
            </w:r>
            <w:r w:rsidRPr="0062564A">
              <w:rPr>
                <w:rFonts w:asciiTheme="minorHAnsi" w:eastAsiaTheme="minorEastAsia" w:hAnsiTheme="minorHAnsi" w:hint="eastAsia"/>
                <w:sz w:val="18"/>
                <w:szCs w:val="18"/>
              </w:rPr>
              <w:t>ate</w:t>
            </w:r>
          </w:p>
        </w:tc>
        <w:tc>
          <w:tcPr>
            <w:tcW w:w="1354" w:type="pct"/>
            <w:tcBorders>
              <w:top w:val="single" w:sz="4" w:space="0" w:color="auto"/>
              <w:left w:val="single" w:sz="4" w:space="0" w:color="auto"/>
              <w:bottom w:val="single" w:sz="4" w:space="0" w:color="auto"/>
              <w:right w:val="single" w:sz="4" w:space="0" w:color="auto"/>
            </w:tcBorders>
          </w:tcPr>
          <w:p w14:paraId="5CBDC565"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sz w:val="18"/>
                <w:szCs w:val="18"/>
              </w:rPr>
              <w:t>非实时</w:t>
            </w:r>
            <w:r>
              <w:rPr>
                <w:rFonts w:asciiTheme="minorHAnsi" w:eastAsiaTheme="minorEastAsia" w:hAnsiTheme="minorHAnsi" w:hint="eastAsia"/>
                <w:sz w:val="18"/>
                <w:szCs w:val="18"/>
              </w:rPr>
              <w:t>到账</w:t>
            </w:r>
            <w:r>
              <w:rPr>
                <w:rFonts w:asciiTheme="minorHAnsi" w:eastAsiaTheme="minorEastAsia" w:hAnsiTheme="minorHAnsi"/>
                <w:sz w:val="18"/>
                <w:szCs w:val="18"/>
              </w:rPr>
              <w:t>赎回</w:t>
            </w:r>
            <w:r w:rsidRPr="0062564A">
              <w:rPr>
                <w:rFonts w:asciiTheme="minorHAnsi" w:eastAsiaTheme="minorEastAsia" w:hAnsiTheme="minorHAnsi"/>
                <w:sz w:val="18"/>
                <w:szCs w:val="18"/>
              </w:rPr>
              <w:t>预计到账时间</w:t>
            </w:r>
            <w:r>
              <w:rPr>
                <w:rFonts w:asciiTheme="minorHAnsi" w:eastAsiaTheme="minorEastAsia" w:hAnsiTheme="minorHAnsi" w:hint="eastAsia"/>
                <w:sz w:val="18"/>
                <w:szCs w:val="18"/>
              </w:rPr>
              <w:t>。</w:t>
            </w:r>
          </w:p>
        </w:tc>
        <w:tc>
          <w:tcPr>
            <w:tcW w:w="577" w:type="pct"/>
            <w:tcBorders>
              <w:top w:val="single" w:sz="4" w:space="0" w:color="auto"/>
              <w:left w:val="single" w:sz="4" w:space="0" w:color="auto"/>
              <w:bottom w:val="single" w:sz="4" w:space="0" w:color="auto"/>
              <w:right w:val="single" w:sz="4" w:space="0" w:color="auto"/>
            </w:tcBorders>
          </w:tcPr>
          <w:p w14:paraId="774A88E2"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date</w:t>
            </w:r>
          </w:p>
        </w:tc>
        <w:tc>
          <w:tcPr>
            <w:tcW w:w="240" w:type="pct"/>
            <w:tcBorders>
              <w:top w:val="single" w:sz="4" w:space="0" w:color="auto"/>
              <w:left w:val="single" w:sz="4" w:space="0" w:color="auto"/>
              <w:bottom w:val="single" w:sz="4" w:space="0" w:color="auto"/>
              <w:right w:val="single" w:sz="4" w:space="0" w:color="auto"/>
            </w:tcBorders>
          </w:tcPr>
          <w:p w14:paraId="0172341A"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8</w:t>
            </w:r>
          </w:p>
        </w:tc>
        <w:tc>
          <w:tcPr>
            <w:tcW w:w="239" w:type="pct"/>
            <w:tcBorders>
              <w:top w:val="single" w:sz="4" w:space="0" w:color="auto"/>
              <w:left w:val="single" w:sz="4" w:space="0" w:color="auto"/>
              <w:bottom w:val="single" w:sz="4" w:space="0" w:color="auto"/>
              <w:right w:val="single" w:sz="4" w:space="0" w:color="auto"/>
            </w:tcBorders>
          </w:tcPr>
          <w:p w14:paraId="15456F70"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C</w:t>
            </w:r>
          </w:p>
        </w:tc>
        <w:tc>
          <w:tcPr>
            <w:tcW w:w="955" w:type="pct"/>
            <w:tcBorders>
              <w:top w:val="single" w:sz="4" w:space="0" w:color="auto"/>
              <w:left w:val="single" w:sz="4" w:space="0" w:color="auto"/>
              <w:bottom w:val="single" w:sz="4" w:space="0" w:color="auto"/>
              <w:right w:val="single" w:sz="4" w:space="0" w:color="auto"/>
            </w:tcBorders>
          </w:tcPr>
          <w:p w14:paraId="23D0D2B0"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201601</w:t>
            </w:r>
            <w:r w:rsidRPr="0062564A">
              <w:rPr>
                <w:rFonts w:asciiTheme="minorHAnsi" w:eastAsiaTheme="minorEastAsia" w:hAnsiTheme="minorHAnsi" w:hint="eastAsia"/>
                <w:sz w:val="18"/>
                <w:szCs w:val="18"/>
              </w:rPr>
              <w:t>06</w:t>
            </w:r>
          </w:p>
        </w:tc>
      </w:tr>
      <w:tr w:rsidR="00163216" w:rsidRPr="005E0BC6" w14:paraId="1BA3E1F3"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40B5E3DC" w14:textId="77777777" w:rsidR="00163216" w:rsidRPr="005E0BC6" w:rsidRDefault="00163216" w:rsidP="006A0DBC">
            <w:pPr>
              <w:pStyle w:val="a6"/>
              <w:numPr>
                <w:ilvl w:val="0"/>
                <w:numId w:val="76"/>
              </w:numPr>
              <w:ind w:firstLineChars="0"/>
              <w:rPr>
                <w:rFonts w:asciiTheme="minorEastAsia" w:eastAsiaTheme="minorEastAsia" w:hAnsiTheme="minorEastAsia"/>
                <w:i/>
                <w:sz w:val="18"/>
                <w:szCs w:val="18"/>
              </w:rPr>
            </w:pPr>
          </w:p>
        </w:tc>
        <w:tc>
          <w:tcPr>
            <w:tcW w:w="1394" w:type="pct"/>
            <w:tcBorders>
              <w:top w:val="single" w:sz="4" w:space="0" w:color="auto"/>
              <w:left w:val="single" w:sz="4" w:space="0" w:color="auto"/>
              <w:bottom w:val="single" w:sz="4" w:space="0" w:color="auto"/>
              <w:right w:val="single" w:sz="4" w:space="0" w:color="auto"/>
            </w:tcBorders>
          </w:tcPr>
          <w:p w14:paraId="1CF34F2B"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Q</w:t>
            </w:r>
            <w:r w:rsidRPr="0062564A">
              <w:rPr>
                <w:rFonts w:asciiTheme="minorHAnsi" w:eastAsiaTheme="minorEastAsia" w:hAnsiTheme="minorHAnsi"/>
                <w:sz w:val="18"/>
                <w:szCs w:val="18"/>
              </w:rPr>
              <w:t>ueryDate</w:t>
            </w:r>
          </w:p>
        </w:tc>
        <w:tc>
          <w:tcPr>
            <w:tcW w:w="1354" w:type="pct"/>
            <w:tcBorders>
              <w:top w:val="single" w:sz="4" w:space="0" w:color="auto"/>
              <w:left w:val="single" w:sz="4" w:space="0" w:color="auto"/>
              <w:bottom w:val="single" w:sz="4" w:space="0" w:color="auto"/>
              <w:right w:val="single" w:sz="4" w:space="0" w:color="auto"/>
            </w:tcBorders>
          </w:tcPr>
          <w:p w14:paraId="3D30F77E"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查询时间</w:t>
            </w:r>
            <w:r>
              <w:rPr>
                <w:rFonts w:asciiTheme="minorHAnsi" w:eastAsiaTheme="minorEastAsia" w:hAnsiTheme="minorHAnsi" w:hint="eastAsia"/>
                <w:sz w:val="18"/>
                <w:szCs w:val="18"/>
              </w:rPr>
              <w:t>。返回</w:t>
            </w:r>
            <w:r>
              <w:rPr>
                <w:rFonts w:asciiTheme="minorHAnsi" w:eastAsiaTheme="minorEastAsia" w:hAnsiTheme="minorHAnsi"/>
                <w:sz w:val="18"/>
                <w:szCs w:val="18"/>
              </w:rPr>
              <w:t>当前</w:t>
            </w:r>
            <w:r>
              <w:rPr>
                <w:rFonts w:asciiTheme="minorHAnsi" w:eastAsiaTheme="minorEastAsia" w:hAnsiTheme="minorHAnsi" w:hint="eastAsia"/>
                <w:sz w:val="18"/>
                <w:szCs w:val="18"/>
              </w:rPr>
              <w:t>时间</w:t>
            </w:r>
            <w:r>
              <w:rPr>
                <w:rFonts w:asciiTheme="minorHAnsi" w:eastAsiaTheme="minorEastAsia" w:hAnsiTheme="minorHAnsi"/>
                <w:sz w:val="18"/>
                <w:szCs w:val="18"/>
              </w:rPr>
              <w:t>。</w:t>
            </w:r>
          </w:p>
        </w:tc>
        <w:tc>
          <w:tcPr>
            <w:tcW w:w="577" w:type="pct"/>
            <w:tcBorders>
              <w:top w:val="single" w:sz="4" w:space="0" w:color="auto"/>
              <w:left w:val="single" w:sz="4" w:space="0" w:color="auto"/>
              <w:bottom w:val="single" w:sz="4" w:space="0" w:color="auto"/>
              <w:right w:val="single" w:sz="4" w:space="0" w:color="auto"/>
            </w:tcBorders>
          </w:tcPr>
          <w:p w14:paraId="1A937292"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datetime</w:t>
            </w:r>
          </w:p>
        </w:tc>
        <w:tc>
          <w:tcPr>
            <w:tcW w:w="240" w:type="pct"/>
            <w:tcBorders>
              <w:top w:val="single" w:sz="4" w:space="0" w:color="auto"/>
              <w:left w:val="single" w:sz="4" w:space="0" w:color="auto"/>
              <w:bottom w:val="single" w:sz="4" w:space="0" w:color="auto"/>
              <w:right w:val="single" w:sz="4" w:space="0" w:color="auto"/>
            </w:tcBorders>
          </w:tcPr>
          <w:p w14:paraId="259EFDB1"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24</w:t>
            </w:r>
          </w:p>
        </w:tc>
        <w:tc>
          <w:tcPr>
            <w:tcW w:w="239" w:type="pct"/>
            <w:tcBorders>
              <w:top w:val="single" w:sz="4" w:space="0" w:color="auto"/>
              <w:left w:val="single" w:sz="4" w:space="0" w:color="auto"/>
              <w:bottom w:val="single" w:sz="4" w:space="0" w:color="auto"/>
              <w:right w:val="single" w:sz="4" w:space="0" w:color="auto"/>
            </w:tcBorders>
          </w:tcPr>
          <w:p w14:paraId="5F77410C"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C</w:t>
            </w:r>
          </w:p>
        </w:tc>
        <w:tc>
          <w:tcPr>
            <w:tcW w:w="955" w:type="pct"/>
            <w:tcBorders>
              <w:top w:val="single" w:sz="4" w:space="0" w:color="auto"/>
              <w:left w:val="single" w:sz="4" w:space="0" w:color="auto"/>
              <w:bottom w:val="single" w:sz="4" w:space="0" w:color="auto"/>
              <w:right w:val="single" w:sz="4" w:space="0" w:color="auto"/>
            </w:tcBorders>
          </w:tcPr>
          <w:p w14:paraId="7D0749B7"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2016</w:t>
            </w:r>
            <w:r w:rsidRPr="0062564A">
              <w:rPr>
                <w:rFonts w:asciiTheme="minorHAnsi" w:eastAsiaTheme="minorEastAsia" w:hAnsiTheme="minorHAnsi" w:hint="eastAsia"/>
                <w:sz w:val="18"/>
                <w:szCs w:val="18"/>
              </w:rPr>
              <w:t>01</w:t>
            </w:r>
            <w:r>
              <w:rPr>
                <w:rFonts w:asciiTheme="minorHAnsi" w:eastAsiaTheme="minorEastAsia" w:hAnsiTheme="minorHAnsi" w:hint="eastAsia"/>
                <w:sz w:val="18"/>
                <w:szCs w:val="18"/>
              </w:rPr>
              <w:t>061100</w:t>
            </w:r>
            <w:r w:rsidRPr="0062564A">
              <w:rPr>
                <w:rFonts w:asciiTheme="minorHAnsi" w:eastAsiaTheme="minorEastAsia" w:hAnsiTheme="minorHAnsi" w:hint="eastAsia"/>
                <w:sz w:val="18"/>
                <w:szCs w:val="18"/>
              </w:rPr>
              <w:t>00</w:t>
            </w:r>
          </w:p>
        </w:tc>
      </w:tr>
      <w:tr w:rsidR="00163216" w:rsidRPr="005E0BC6" w14:paraId="29C396DD" w14:textId="77777777" w:rsidTr="00C11757">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791FF37A" w14:textId="77777777" w:rsidR="00163216" w:rsidRPr="005E0BC6" w:rsidRDefault="00163216" w:rsidP="006A0DBC">
            <w:pPr>
              <w:pStyle w:val="a6"/>
              <w:numPr>
                <w:ilvl w:val="0"/>
                <w:numId w:val="76"/>
              </w:numPr>
              <w:ind w:firstLineChars="0"/>
              <w:rPr>
                <w:rFonts w:asciiTheme="minorEastAsia" w:eastAsiaTheme="minorEastAsia" w:hAnsiTheme="minorEastAsia"/>
                <w:i/>
                <w:sz w:val="18"/>
                <w:szCs w:val="18"/>
              </w:rPr>
            </w:pPr>
          </w:p>
        </w:tc>
        <w:tc>
          <w:tcPr>
            <w:tcW w:w="1394" w:type="pct"/>
            <w:tcBorders>
              <w:top w:val="single" w:sz="4" w:space="0" w:color="auto"/>
              <w:left w:val="single" w:sz="4" w:space="0" w:color="auto"/>
              <w:bottom w:val="single" w:sz="4" w:space="0" w:color="auto"/>
              <w:right w:val="single" w:sz="4" w:space="0" w:color="auto"/>
            </w:tcBorders>
          </w:tcPr>
          <w:p w14:paraId="59CC851B"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I</w:t>
            </w:r>
            <w:r w:rsidRPr="0062564A">
              <w:rPr>
                <w:rFonts w:asciiTheme="minorHAnsi" w:eastAsiaTheme="minorEastAsia" w:hAnsiTheme="minorHAnsi"/>
                <w:sz w:val="18"/>
                <w:szCs w:val="18"/>
              </w:rPr>
              <w:t>sRedeemTurnOff</w:t>
            </w:r>
          </w:p>
        </w:tc>
        <w:tc>
          <w:tcPr>
            <w:tcW w:w="1354" w:type="pct"/>
            <w:tcBorders>
              <w:top w:val="single" w:sz="4" w:space="0" w:color="auto"/>
              <w:left w:val="single" w:sz="4" w:space="0" w:color="auto"/>
              <w:bottom w:val="single" w:sz="4" w:space="0" w:color="auto"/>
              <w:right w:val="single" w:sz="4" w:space="0" w:color="auto"/>
            </w:tcBorders>
          </w:tcPr>
          <w:p w14:paraId="161B4B55"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是否</w:t>
            </w:r>
            <w:r w:rsidRPr="0062564A">
              <w:rPr>
                <w:rFonts w:asciiTheme="minorHAnsi" w:eastAsiaTheme="minorEastAsia" w:hAnsiTheme="minorHAnsi"/>
                <w:sz w:val="18"/>
                <w:szCs w:val="18"/>
              </w:rPr>
              <w:t>关闭实时赎回接口</w:t>
            </w:r>
            <w:r>
              <w:rPr>
                <w:rFonts w:asciiTheme="minorHAnsi" w:eastAsiaTheme="minorEastAsia" w:hAnsiTheme="minorHAnsi" w:hint="eastAsia"/>
                <w:sz w:val="18"/>
                <w:szCs w:val="18"/>
              </w:rPr>
              <w:t>。</w:t>
            </w:r>
            <w:r w:rsidRPr="0062564A">
              <w:rPr>
                <w:rFonts w:asciiTheme="minorHAnsi" w:eastAsiaTheme="minorEastAsia" w:hAnsiTheme="minorHAnsi" w:hint="eastAsia"/>
                <w:sz w:val="18"/>
                <w:szCs w:val="18"/>
              </w:rPr>
              <w:t>布尔值，</w:t>
            </w:r>
            <w:r w:rsidRPr="0062564A">
              <w:rPr>
                <w:rFonts w:asciiTheme="minorHAnsi" w:eastAsiaTheme="minorEastAsia" w:hAnsiTheme="minorHAnsi" w:hint="eastAsia"/>
                <w:sz w:val="18"/>
                <w:szCs w:val="18"/>
              </w:rPr>
              <w:t>true</w:t>
            </w:r>
            <w:r w:rsidRPr="0062564A">
              <w:rPr>
                <w:rFonts w:asciiTheme="minorHAnsi" w:eastAsiaTheme="minorEastAsia" w:hAnsiTheme="minorHAnsi" w:hint="eastAsia"/>
                <w:sz w:val="18"/>
                <w:szCs w:val="18"/>
              </w:rPr>
              <w:t>关闭，</w:t>
            </w:r>
            <w:r w:rsidRPr="0062564A">
              <w:rPr>
                <w:rFonts w:asciiTheme="minorHAnsi" w:eastAsiaTheme="minorEastAsia" w:hAnsiTheme="minorHAnsi" w:hint="eastAsia"/>
                <w:sz w:val="18"/>
                <w:szCs w:val="18"/>
              </w:rPr>
              <w:t>false</w:t>
            </w:r>
            <w:r w:rsidRPr="0062564A">
              <w:rPr>
                <w:rFonts w:asciiTheme="minorHAnsi" w:eastAsiaTheme="minorEastAsia" w:hAnsiTheme="minorHAnsi" w:hint="eastAsia"/>
                <w:sz w:val="18"/>
                <w:szCs w:val="18"/>
              </w:rPr>
              <w:t>未关闭</w:t>
            </w:r>
            <w:r>
              <w:rPr>
                <w:rFonts w:asciiTheme="minorHAnsi" w:eastAsiaTheme="minorEastAsia" w:hAnsiTheme="minorHAnsi" w:hint="eastAsia"/>
                <w:sz w:val="18"/>
                <w:szCs w:val="18"/>
              </w:rPr>
              <w:t>。</w:t>
            </w:r>
            <w:r>
              <w:rPr>
                <w:rFonts w:asciiTheme="minorHAnsi" w:eastAsiaTheme="minorEastAsia" w:hAnsiTheme="minorHAnsi"/>
                <w:sz w:val="18"/>
                <w:szCs w:val="18"/>
              </w:rPr>
              <w:t>当</w:t>
            </w:r>
            <w:r>
              <w:rPr>
                <w:rFonts w:asciiTheme="minorHAnsi" w:eastAsiaTheme="minorEastAsia" w:hAnsiTheme="minorHAnsi" w:hint="eastAsia"/>
                <w:sz w:val="18"/>
                <w:szCs w:val="18"/>
              </w:rPr>
              <w:t>返回值</w:t>
            </w:r>
            <w:r>
              <w:rPr>
                <w:rFonts w:asciiTheme="minorHAnsi" w:eastAsiaTheme="minorEastAsia" w:hAnsiTheme="minorHAnsi"/>
                <w:sz w:val="18"/>
                <w:szCs w:val="18"/>
              </w:rPr>
              <w:t>为</w:t>
            </w:r>
            <w:r>
              <w:rPr>
                <w:rFonts w:asciiTheme="minorHAnsi" w:eastAsiaTheme="minorEastAsia" w:hAnsiTheme="minorHAnsi"/>
                <w:sz w:val="18"/>
                <w:szCs w:val="18"/>
              </w:rPr>
              <w:t>true</w:t>
            </w:r>
            <w:r>
              <w:rPr>
                <w:rFonts w:asciiTheme="minorHAnsi" w:eastAsiaTheme="minorEastAsia" w:hAnsiTheme="minorHAnsi"/>
                <w:sz w:val="18"/>
                <w:szCs w:val="18"/>
              </w:rPr>
              <w:t>时，无法进行实时赎回。</w:t>
            </w:r>
          </w:p>
        </w:tc>
        <w:tc>
          <w:tcPr>
            <w:tcW w:w="577" w:type="pct"/>
            <w:tcBorders>
              <w:top w:val="single" w:sz="4" w:space="0" w:color="auto"/>
              <w:left w:val="single" w:sz="4" w:space="0" w:color="auto"/>
              <w:bottom w:val="single" w:sz="4" w:space="0" w:color="auto"/>
              <w:right w:val="single" w:sz="4" w:space="0" w:color="auto"/>
            </w:tcBorders>
          </w:tcPr>
          <w:p w14:paraId="3025AC49"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40" w:type="pct"/>
            <w:tcBorders>
              <w:top w:val="single" w:sz="4" w:space="0" w:color="auto"/>
              <w:left w:val="single" w:sz="4" w:space="0" w:color="auto"/>
              <w:bottom w:val="single" w:sz="4" w:space="0" w:color="auto"/>
              <w:right w:val="single" w:sz="4" w:space="0" w:color="auto"/>
            </w:tcBorders>
          </w:tcPr>
          <w:p w14:paraId="304F2D09"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5</w:t>
            </w:r>
          </w:p>
        </w:tc>
        <w:tc>
          <w:tcPr>
            <w:tcW w:w="239" w:type="pct"/>
            <w:tcBorders>
              <w:top w:val="single" w:sz="4" w:space="0" w:color="auto"/>
              <w:left w:val="single" w:sz="4" w:space="0" w:color="auto"/>
              <w:bottom w:val="single" w:sz="4" w:space="0" w:color="auto"/>
              <w:right w:val="single" w:sz="4" w:space="0" w:color="auto"/>
            </w:tcBorders>
          </w:tcPr>
          <w:p w14:paraId="687F74CE" w14:textId="77777777" w:rsidR="00163216" w:rsidRPr="00837B59" w:rsidRDefault="00163216" w:rsidP="00C11757">
            <w:pPr>
              <w:rPr>
                <w:rFonts w:asciiTheme="minorHAnsi" w:eastAsiaTheme="minorEastAsia" w:hAnsiTheme="minorHAnsi"/>
                <w:sz w:val="18"/>
                <w:szCs w:val="18"/>
              </w:rPr>
            </w:pPr>
            <w:r w:rsidRPr="0062564A">
              <w:rPr>
                <w:rFonts w:asciiTheme="minorHAnsi" w:eastAsiaTheme="minorEastAsia" w:hAnsiTheme="minorHAnsi" w:hint="eastAsia"/>
                <w:sz w:val="18"/>
                <w:szCs w:val="18"/>
              </w:rPr>
              <w:t>M</w:t>
            </w:r>
          </w:p>
        </w:tc>
        <w:tc>
          <w:tcPr>
            <w:tcW w:w="955" w:type="pct"/>
            <w:tcBorders>
              <w:top w:val="single" w:sz="4" w:space="0" w:color="auto"/>
              <w:left w:val="single" w:sz="4" w:space="0" w:color="auto"/>
              <w:bottom w:val="single" w:sz="4" w:space="0" w:color="auto"/>
              <w:right w:val="single" w:sz="4" w:space="0" w:color="auto"/>
            </w:tcBorders>
          </w:tcPr>
          <w:p w14:paraId="7CB0E810" w14:textId="77777777" w:rsidR="00163216" w:rsidRPr="00837B59"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false</w:t>
            </w:r>
          </w:p>
        </w:tc>
      </w:tr>
    </w:tbl>
    <w:p w14:paraId="4F7F693C" w14:textId="77777777" w:rsidR="00163216" w:rsidRPr="00F561BB" w:rsidRDefault="00163216" w:rsidP="00163216">
      <w:pPr>
        <w:rPr>
          <w:rFonts w:ascii="宋体" w:hAnsi="宋体"/>
        </w:rPr>
      </w:pPr>
    </w:p>
    <w:p w14:paraId="65F5118A" w14:textId="77777777" w:rsidR="00163216" w:rsidRDefault="00163216" w:rsidP="00163216">
      <w:pPr>
        <w:pStyle w:val="4"/>
        <w:numPr>
          <w:ilvl w:val="0"/>
          <w:numId w:val="0"/>
        </w:numPr>
        <w:ind w:left="864" w:hanging="864"/>
      </w:pPr>
      <w:r w:rsidRPr="00F561BB">
        <w:rPr>
          <w:rFonts w:hint="eastAsia"/>
        </w:rPr>
        <w:t>报文返回码</w:t>
      </w:r>
    </w:p>
    <w:p w14:paraId="5AC64AD1" w14:textId="77777777" w:rsidR="00551F5B" w:rsidRDefault="00551F5B" w:rsidP="00A43EF8"/>
    <w:tbl>
      <w:tblPr>
        <w:tblStyle w:val="a9"/>
        <w:tblW w:w="8472" w:type="dxa"/>
        <w:tblLayout w:type="fixed"/>
        <w:tblLook w:val="04A0" w:firstRow="1" w:lastRow="0" w:firstColumn="1" w:lastColumn="0" w:noHBand="0" w:noVBand="1"/>
      </w:tblPr>
      <w:tblGrid>
        <w:gridCol w:w="4361"/>
        <w:gridCol w:w="4111"/>
      </w:tblGrid>
      <w:tr w:rsidR="00551F5B" w:rsidRPr="00F561BB" w14:paraId="22AC4270" w14:textId="77777777" w:rsidTr="00A43EF8">
        <w:tc>
          <w:tcPr>
            <w:tcW w:w="43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A3DB4D" w14:textId="77777777" w:rsidR="00551F5B" w:rsidRPr="00F561BB" w:rsidRDefault="00551F5B" w:rsidP="006803B1">
            <w:pPr>
              <w:rPr>
                <w:rFonts w:ascii="宋体" w:hAnsi="宋体" w:cs="Courier New"/>
                <w:sz w:val="21"/>
              </w:rPr>
            </w:pPr>
            <w:r w:rsidRPr="00F561BB">
              <w:rPr>
                <w:rFonts w:ascii="宋体" w:hAnsi="宋体" w:cs="Courier New" w:hint="eastAsia"/>
                <w:sz w:val="21"/>
              </w:rPr>
              <w:t>返回码</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20C6C1" w14:textId="77777777" w:rsidR="00551F5B" w:rsidRPr="00F561BB" w:rsidRDefault="00551F5B" w:rsidP="006803B1">
            <w:pPr>
              <w:rPr>
                <w:rFonts w:ascii="宋体" w:hAnsi="宋体" w:cs="Courier New"/>
                <w:sz w:val="21"/>
              </w:rPr>
            </w:pPr>
            <w:r w:rsidRPr="00F561BB">
              <w:rPr>
                <w:rFonts w:ascii="宋体" w:hAnsi="宋体" w:hint="eastAsia"/>
                <w:color w:val="000000"/>
                <w:sz w:val="21"/>
              </w:rPr>
              <w:t>返回码信息</w:t>
            </w:r>
          </w:p>
        </w:tc>
      </w:tr>
      <w:tr w:rsidR="00551F5B" w:rsidRPr="00F561BB" w14:paraId="349607FC" w14:textId="77777777" w:rsidTr="00A43EF8">
        <w:tc>
          <w:tcPr>
            <w:tcW w:w="4361" w:type="dxa"/>
            <w:tcBorders>
              <w:top w:val="single" w:sz="4" w:space="0" w:color="auto"/>
              <w:left w:val="single" w:sz="4" w:space="0" w:color="auto"/>
              <w:bottom w:val="single" w:sz="4" w:space="0" w:color="auto"/>
              <w:right w:val="single" w:sz="4" w:space="0" w:color="auto"/>
            </w:tcBorders>
          </w:tcPr>
          <w:p w14:paraId="457D8D8A" w14:textId="77777777" w:rsidR="00551F5B" w:rsidRPr="00F561BB" w:rsidRDefault="00551F5B" w:rsidP="006803B1">
            <w:pPr>
              <w:rPr>
                <w:rFonts w:ascii="宋体" w:hAnsi="宋体"/>
                <w:sz w:val="21"/>
              </w:rPr>
            </w:pPr>
            <w:r w:rsidRPr="008D11FB">
              <w:rPr>
                <w:rFonts w:ascii="宋体" w:hAnsi="宋体"/>
              </w:rPr>
              <w:t>FUNDBUSS_SYSTEM_ERROR</w:t>
            </w:r>
          </w:p>
        </w:tc>
        <w:tc>
          <w:tcPr>
            <w:tcW w:w="4111" w:type="dxa"/>
            <w:tcBorders>
              <w:top w:val="single" w:sz="4" w:space="0" w:color="auto"/>
              <w:left w:val="single" w:sz="4" w:space="0" w:color="auto"/>
              <w:bottom w:val="single" w:sz="4" w:space="0" w:color="auto"/>
              <w:right w:val="single" w:sz="4" w:space="0" w:color="auto"/>
            </w:tcBorders>
          </w:tcPr>
          <w:p w14:paraId="7CABD294" w14:textId="77777777" w:rsidR="00551F5B" w:rsidRPr="00F561BB" w:rsidRDefault="00551F5B" w:rsidP="006803B1">
            <w:pPr>
              <w:rPr>
                <w:rFonts w:ascii="宋体" w:hAnsi="宋体"/>
                <w:sz w:val="21"/>
              </w:rPr>
            </w:pPr>
            <w:r w:rsidRPr="00BC5151">
              <w:rPr>
                <w:rFonts w:ascii="宋体" w:hAnsi="宋体" w:hint="eastAsia"/>
                <w:sz w:val="21"/>
              </w:rPr>
              <w:t>系统异常，请稍后再试！</w:t>
            </w:r>
          </w:p>
        </w:tc>
      </w:tr>
      <w:tr w:rsidR="00551F5B" w:rsidRPr="00F561BB" w14:paraId="335ABF73" w14:textId="77777777" w:rsidTr="00A43EF8">
        <w:tc>
          <w:tcPr>
            <w:tcW w:w="4361" w:type="dxa"/>
            <w:tcBorders>
              <w:top w:val="single" w:sz="4" w:space="0" w:color="auto"/>
              <w:left w:val="single" w:sz="4" w:space="0" w:color="auto"/>
              <w:bottom w:val="single" w:sz="4" w:space="0" w:color="auto"/>
              <w:right w:val="single" w:sz="4" w:space="0" w:color="auto"/>
            </w:tcBorders>
          </w:tcPr>
          <w:p w14:paraId="7ABD2696" w14:textId="77777777" w:rsidR="00551F5B" w:rsidRDefault="00551F5B" w:rsidP="006803B1">
            <w:pPr>
              <w:rPr>
                <w:rFonts w:ascii="宋体" w:hAnsi="宋体"/>
              </w:rPr>
            </w:pPr>
            <w:r>
              <w:rPr>
                <w:rFonts w:ascii="宋体" w:hAnsi="宋体" w:hint="eastAsia"/>
              </w:rPr>
              <w:t>FUNDBUSS_</w:t>
            </w:r>
            <w:r w:rsidRPr="000E6FC7">
              <w:rPr>
                <w:rFonts w:ascii="宋体" w:hAnsi="宋体"/>
              </w:rPr>
              <w:t>INPUT_AMOUNT_IS_INCORRECT</w:t>
            </w:r>
          </w:p>
        </w:tc>
        <w:tc>
          <w:tcPr>
            <w:tcW w:w="4111" w:type="dxa"/>
            <w:tcBorders>
              <w:top w:val="single" w:sz="4" w:space="0" w:color="auto"/>
              <w:left w:val="single" w:sz="4" w:space="0" w:color="auto"/>
              <w:bottom w:val="single" w:sz="4" w:space="0" w:color="auto"/>
              <w:right w:val="single" w:sz="4" w:space="0" w:color="auto"/>
            </w:tcBorders>
          </w:tcPr>
          <w:p w14:paraId="457E32BE" w14:textId="77777777" w:rsidR="00551F5B" w:rsidRPr="00BC5151" w:rsidRDefault="00551F5B" w:rsidP="006803B1">
            <w:pPr>
              <w:rPr>
                <w:rFonts w:ascii="宋体" w:hAnsi="宋体"/>
              </w:rPr>
            </w:pPr>
            <w:r w:rsidRPr="00BC5151">
              <w:rPr>
                <w:rFonts w:ascii="宋体" w:hAnsi="宋体" w:hint="eastAsia"/>
                <w:sz w:val="21"/>
              </w:rPr>
              <w:t>输入金额不正确</w:t>
            </w:r>
          </w:p>
        </w:tc>
      </w:tr>
      <w:tr w:rsidR="00551F5B" w:rsidRPr="00F561BB" w14:paraId="377B0374" w14:textId="77777777" w:rsidTr="00A43EF8">
        <w:tc>
          <w:tcPr>
            <w:tcW w:w="4361" w:type="dxa"/>
            <w:tcBorders>
              <w:top w:val="single" w:sz="4" w:space="0" w:color="auto"/>
              <w:left w:val="single" w:sz="4" w:space="0" w:color="auto"/>
              <w:bottom w:val="single" w:sz="4" w:space="0" w:color="auto"/>
              <w:right w:val="single" w:sz="4" w:space="0" w:color="auto"/>
            </w:tcBorders>
          </w:tcPr>
          <w:p w14:paraId="3B6F674F" w14:textId="77777777" w:rsidR="00551F5B" w:rsidRDefault="00551F5B" w:rsidP="006803B1">
            <w:pPr>
              <w:rPr>
                <w:rFonts w:ascii="宋体" w:hAnsi="宋体"/>
              </w:rPr>
            </w:pPr>
            <w:r>
              <w:rPr>
                <w:rFonts w:ascii="宋体" w:hAnsi="宋体" w:hint="eastAsia"/>
              </w:rPr>
              <w:t>FUNDBUSS_</w:t>
            </w:r>
            <w:r w:rsidRPr="005B2CAB">
              <w:rPr>
                <w:rFonts w:ascii="宋体" w:hAnsi="宋体"/>
              </w:rPr>
              <w:t>INPUT_CURRENCY_IS_INCORRECT</w:t>
            </w:r>
          </w:p>
        </w:tc>
        <w:tc>
          <w:tcPr>
            <w:tcW w:w="4111" w:type="dxa"/>
            <w:tcBorders>
              <w:top w:val="single" w:sz="4" w:space="0" w:color="auto"/>
              <w:left w:val="single" w:sz="4" w:space="0" w:color="auto"/>
              <w:bottom w:val="single" w:sz="4" w:space="0" w:color="auto"/>
              <w:right w:val="single" w:sz="4" w:space="0" w:color="auto"/>
            </w:tcBorders>
          </w:tcPr>
          <w:p w14:paraId="3BDB14F2" w14:textId="77777777" w:rsidR="00551F5B" w:rsidRPr="00BC5151" w:rsidRDefault="00551F5B" w:rsidP="006803B1">
            <w:pPr>
              <w:rPr>
                <w:rFonts w:ascii="宋体" w:hAnsi="宋体"/>
              </w:rPr>
            </w:pPr>
            <w:r w:rsidRPr="00BC5151">
              <w:rPr>
                <w:rFonts w:ascii="宋体" w:hAnsi="宋体" w:hint="eastAsia"/>
                <w:sz w:val="21"/>
              </w:rPr>
              <w:t>输入币种不正确</w:t>
            </w:r>
          </w:p>
        </w:tc>
      </w:tr>
      <w:tr w:rsidR="00551F5B" w:rsidRPr="00F561BB" w14:paraId="5B1E8801" w14:textId="77777777" w:rsidTr="00A43EF8">
        <w:tc>
          <w:tcPr>
            <w:tcW w:w="4361" w:type="dxa"/>
            <w:tcBorders>
              <w:top w:val="single" w:sz="4" w:space="0" w:color="auto"/>
              <w:left w:val="single" w:sz="4" w:space="0" w:color="auto"/>
              <w:bottom w:val="single" w:sz="4" w:space="0" w:color="auto"/>
              <w:right w:val="single" w:sz="4" w:space="0" w:color="auto"/>
            </w:tcBorders>
          </w:tcPr>
          <w:p w14:paraId="054047E5" w14:textId="77777777" w:rsidR="00551F5B" w:rsidRDefault="00551F5B" w:rsidP="006803B1">
            <w:pPr>
              <w:rPr>
                <w:rFonts w:ascii="宋体" w:hAnsi="宋体"/>
              </w:rPr>
            </w:pPr>
            <w:r>
              <w:rPr>
                <w:rFonts w:ascii="宋体" w:hAnsi="宋体" w:hint="eastAsia"/>
              </w:rPr>
              <w:t>FUNDBUSS_</w:t>
            </w:r>
            <w:r w:rsidRPr="00CA7E35">
              <w:rPr>
                <w:rFonts w:ascii="宋体" w:hAnsi="宋体"/>
              </w:rPr>
              <w:t>CANNOT_FIND_MERCHANT_BY_MID</w:t>
            </w:r>
          </w:p>
        </w:tc>
        <w:tc>
          <w:tcPr>
            <w:tcW w:w="4111" w:type="dxa"/>
            <w:tcBorders>
              <w:top w:val="single" w:sz="4" w:space="0" w:color="auto"/>
              <w:left w:val="single" w:sz="4" w:space="0" w:color="auto"/>
              <w:bottom w:val="single" w:sz="4" w:space="0" w:color="auto"/>
              <w:right w:val="single" w:sz="4" w:space="0" w:color="auto"/>
            </w:tcBorders>
          </w:tcPr>
          <w:p w14:paraId="0E12CC00" w14:textId="77777777" w:rsidR="00551F5B" w:rsidRPr="00BC5151" w:rsidRDefault="00551F5B" w:rsidP="006803B1">
            <w:pPr>
              <w:rPr>
                <w:rFonts w:ascii="宋体" w:hAnsi="宋体"/>
              </w:rPr>
            </w:pPr>
            <w:r w:rsidRPr="0099526F">
              <w:rPr>
                <w:rFonts w:ascii="宋体" w:hAnsi="宋体" w:hint="eastAsia"/>
              </w:rPr>
              <w:t>没有查询商户号对应商户信息</w:t>
            </w:r>
          </w:p>
        </w:tc>
      </w:tr>
      <w:tr w:rsidR="00551F5B" w:rsidRPr="00F561BB" w14:paraId="57A7D106" w14:textId="77777777" w:rsidTr="00A43EF8">
        <w:tc>
          <w:tcPr>
            <w:tcW w:w="4361" w:type="dxa"/>
            <w:tcBorders>
              <w:top w:val="single" w:sz="4" w:space="0" w:color="auto"/>
              <w:left w:val="single" w:sz="4" w:space="0" w:color="auto"/>
              <w:bottom w:val="single" w:sz="4" w:space="0" w:color="auto"/>
              <w:right w:val="single" w:sz="4" w:space="0" w:color="auto"/>
            </w:tcBorders>
          </w:tcPr>
          <w:p w14:paraId="3D54843A" w14:textId="77777777" w:rsidR="00551F5B" w:rsidRDefault="00551F5B" w:rsidP="006803B1">
            <w:pPr>
              <w:rPr>
                <w:rFonts w:ascii="宋体" w:hAnsi="宋体"/>
              </w:rPr>
            </w:pPr>
            <w:r>
              <w:rPr>
                <w:rFonts w:ascii="宋体" w:hAnsi="宋体" w:hint="eastAsia"/>
              </w:rPr>
              <w:t>FUNDBUSS_</w:t>
            </w:r>
            <w:r w:rsidRPr="00CA7E35">
              <w:rPr>
                <w:rFonts w:ascii="宋体" w:hAnsi="宋体"/>
              </w:rPr>
              <w:t>INPUT_PARAMETER_IS_NULL</w:t>
            </w:r>
          </w:p>
        </w:tc>
        <w:tc>
          <w:tcPr>
            <w:tcW w:w="4111" w:type="dxa"/>
            <w:tcBorders>
              <w:top w:val="single" w:sz="4" w:space="0" w:color="auto"/>
              <w:left w:val="single" w:sz="4" w:space="0" w:color="auto"/>
              <w:bottom w:val="single" w:sz="4" w:space="0" w:color="auto"/>
              <w:right w:val="single" w:sz="4" w:space="0" w:color="auto"/>
            </w:tcBorders>
          </w:tcPr>
          <w:p w14:paraId="6E617431" w14:textId="77777777" w:rsidR="00551F5B" w:rsidRPr="0099526F" w:rsidRDefault="00551F5B" w:rsidP="006803B1">
            <w:pPr>
              <w:rPr>
                <w:rFonts w:ascii="宋体" w:hAnsi="宋体"/>
              </w:rPr>
            </w:pPr>
            <w:r w:rsidRPr="00E2731C">
              <w:rPr>
                <w:rFonts w:ascii="宋体" w:hAnsi="宋体" w:hint="eastAsia"/>
              </w:rPr>
              <w:t>服务输入参数为空</w:t>
            </w:r>
          </w:p>
        </w:tc>
      </w:tr>
      <w:tr w:rsidR="00551F5B" w:rsidRPr="00F561BB" w14:paraId="51A19006" w14:textId="77777777" w:rsidTr="00A43EF8">
        <w:tc>
          <w:tcPr>
            <w:tcW w:w="4361" w:type="dxa"/>
            <w:tcBorders>
              <w:top w:val="single" w:sz="4" w:space="0" w:color="auto"/>
              <w:left w:val="single" w:sz="4" w:space="0" w:color="auto"/>
              <w:bottom w:val="single" w:sz="4" w:space="0" w:color="auto"/>
              <w:right w:val="single" w:sz="4" w:space="0" w:color="auto"/>
            </w:tcBorders>
          </w:tcPr>
          <w:p w14:paraId="5C0AC60B" w14:textId="77777777" w:rsidR="00551F5B" w:rsidRDefault="00551F5B" w:rsidP="006803B1">
            <w:pPr>
              <w:rPr>
                <w:rFonts w:ascii="宋体" w:hAnsi="宋体"/>
              </w:rPr>
            </w:pPr>
            <w:r>
              <w:rPr>
                <w:rFonts w:ascii="宋体" w:hAnsi="宋体" w:hint="eastAsia"/>
              </w:rPr>
              <w:t>FUNDBUSS_</w:t>
            </w:r>
            <w:r w:rsidRPr="003E4B1A">
              <w:rPr>
                <w:rFonts w:ascii="宋体" w:hAnsi="宋体"/>
              </w:rPr>
              <w:t>MAIN_ARRANGEMENT_NOT_FOUND</w:t>
            </w:r>
          </w:p>
        </w:tc>
        <w:tc>
          <w:tcPr>
            <w:tcW w:w="4111" w:type="dxa"/>
            <w:tcBorders>
              <w:top w:val="single" w:sz="4" w:space="0" w:color="auto"/>
              <w:left w:val="single" w:sz="4" w:space="0" w:color="auto"/>
              <w:bottom w:val="single" w:sz="4" w:space="0" w:color="auto"/>
              <w:right w:val="single" w:sz="4" w:space="0" w:color="auto"/>
            </w:tcBorders>
          </w:tcPr>
          <w:p w14:paraId="245C7F4C" w14:textId="77777777" w:rsidR="00551F5B" w:rsidRPr="00E2731C" w:rsidRDefault="00551F5B" w:rsidP="006803B1">
            <w:pPr>
              <w:rPr>
                <w:rFonts w:ascii="宋体" w:hAnsi="宋体"/>
              </w:rPr>
            </w:pPr>
            <w:r w:rsidRPr="00A41B85">
              <w:rPr>
                <w:rFonts w:ascii="宋体" w:hAnsi="宋体" w:hint="eastAsia"/>
              </w:rPr>
              <w:t>主合约找不到</w:t>
            </w:r>
          </w:p>
        </w:tc>
      </w:tr>
      <w:tr w:rsidR="00551F5B" w:rsidRPr="00F561BB" w14:paraId="0ECB8EFC" w14:textId="77777777" w:rsidTr="00A43EF8">
        <w:tc>
          <w:tcPr>
            <w:tcW w:w="4361" w:type="dxa"/>
            <w:tcBorders>
              <w:top w:val="single" w:sz="4" w:space="0" w:color="auto"/>
              <w:left w:val="single" w:sz="4" w:space="0" w:color="auto"/>
              <w:bottom w:val="single" w:sz="4" w:space="0" w:color="auto"/>
              <w:right w:val="single" w:sz="4" w:space="0" w:color="auto"/>
            </w:tcBorders>
          </w:tcPr>
          <w:p w14:paraId="3E1F1963" w14:textId="77777777" w:rsidR="00551F5B" w:rsidRDefault="00551F5B" w:rsidP="006803B1">
            <w:pPr>
              <w:rPr>
                <w:rFonts w:ascii="宋体" w:hAnsi="宋体"/>
              </w:rPr>
            </w:pPr>
            <w:r>
              <w:rPr>
                <w:rFonts w:ascii="宋体" w:hAnsi="宋体" w:hint="eastAsia"/>
              </w:rPr>
              <w:t>FUNDBUSS_</w:t>
            </w:r>
            <w:r w:rsidRPr="003E4B1A">
              <w:rPr>
                <w:rFonts w:ascii="宋体" w:hAnsi="宋体"/>
              </w:rPr>
              <w:t>FUNDACCOUNT_NOT_OPEN</w:t>
            </w:r>
          </w:p>
        </w:tc>
        <w:tc>
          <w:tcPr>
            <w:tcW w:w="4111" w:type="dxa"/>
            <w:tcBorders>
              <w:top w:val="single" w:sz="4" w:space="0" w:color="auto"/>
              <w:left w:val="single" w:sz="4" w:space="0" w:color="auto"/>
              <w:bottom w:val="single" w:sz="4" w:space="0" w:color="auto"/>
              <w:right w:val="single" w:sz="4" w:space="0" w:color="auto"/>
            </w:tcBorders>
          </w:tcPr>
          <w:p w14:paraId="4A1DB152" w14:textId="77777777" w:rsidR="00551F5B" w:rsidRPr="00A41B85" w:rsidRDefault="00551F5B" w:rsidP="006803B1">
            <w:pPr>
              <w:rPr>
                <w:rFonts w:ascii="宋体" w:hAnsi="宋体"/>
              </w:rPr>
            </w:pPr>
            <w:r w:rsidRPr="00A41B85">
              <w:rPr>
                <w:rFonts w:ascii="宋体" w:hAnsi="宋体" w:hint="eastAsia"/>
              </w:rPr>
              <w:t>基金账户未开通</w:t>
            </w:r>
          </w:p>
        </w:tc>
      </w:tr>
      <w:tr w:rsidR="00551F5B" w:rsidRPr="00F561BB" w14:paraId="107C3975" w14:textId="77777777" w:rsidTr="00A43EF8">
        <w:tc>
          <w:tcPr>
            <w:tcW w:w="4361" w:type="dxa"/>
            <w:tcBorders>
              <w:top w:val="single" w:sz="4" w:space="0" w:color="auto"/>
              <w:left w:val="single" w:sz="4" w:space="0" w:color="auto"/>
              <w:bottom w:val="single" w:sz="4" w:space="0" w:color="auto"/>
              <w:right w:val="single" w:sz="4" w:space="0" w:color="auto"/>
            </w:tcBorders>
          </w:tcPr>
          <w:p w14:paraId="323900CF" w14:textId="77777777" w:rsidR="00551F5B" w:rsidRDefault="00551F5B" w:rsidP="006803B1">
            <w:pPr>
              <w:rPr>
                <w:rFonts w:ascii="宋体" w:hAnsi="宋体"/>
              </w:rPr>
            </w:pPr>
            <w:r>
              <w:rPr>
                <w:rFonts w:ascii="宋体" w:hAnsi="宋体" w:hint="eastAsia"/>
              </w:rPr>
              <w:t>FUNDBUSS_</w:t>
            </w:r>
            <w:r w:rsidRPr="00E640DB">
              <w:rPr>
                <w:rFonts w:ascii="宋体" w:hAnsi="宋体"/>
              </w:rPr>
              <w:t>RANSOM_NOT_ALLOW</w:t>
            </w:r>
          </w:p>
        </w:tc>
        <w:tc>
          <w:tcPr>
            <w:tcW w:w="4111" w:type="dxa"/>
            <w:tcBorders>
              <w:top w:val="single" w:sz="4" w:space="0" w:color="auto"/>
              <w:left w:val="single" w:sz="4" w:space="0" w:color="auto"/>
              <w:bottom w:val="single" w:sz="4" w:space="0" w:color="auto"/>
              <w:right w:val="single" w:sz="4" w:space="0" w:color="auto"/>
            </w:tcBorders>
          </w:tcPr>
          <w:p w14:paraId="4FE0E5EE" w14:textId="77777777" w:rsidR="00551F5B" w:rsidRPr="00A41B85" w:rsidRDefault="00551F5B" w:rsidP="006803B1">
            <w:pPr>
              <w:rPr>
                <w:rFonts w:ascii="宋体" w:hAnsi="宋体"/>
              </w:rPr>
            </w:pPr>
            <w:r w:rsidRPr="00A41B85">
              <w:rPr>
                <w:rFonts w:ascii="宋体" w:hAnsi="宋体" w:hint="eastAsia"/>
              </w:rPr>
              <w:t>当前不允许</w:t>
            </w:r>
            <w:r>
              <w:rPr>
                <w:rFonts w:ascii="宋体" w:hAnsi="宋体" w:hint="eastAsia"/>
              </w:rPr>
              <w:t>赎回</w:t>
            </w:r>
          </w:p>
        </w:tc>
      </w:tr>
      <w:tr w:rsidR="00784D88" w:rsidRPr="00F561BB" w14:paraId="5359375A" w14:textId="77777777" w:rsidTr="00A43EF8">
        <w:tc>
          <w:tcPr>
            <w:tcW w:w="4361" w:type="dxa"/>
            <w:tcBorders>
              <w:top w:val="single" w:sz="4" w:space="0" w:color="auto"/>
              <w:left w:val="single" w:sz="4" w:space="0" w:color="auto"/>
              <w:bottom w:val="single" w:sz="4" w:space="0" w:color="auto"/>
              <w:right w:val="single" w:sz="4" w:space="0" w:color="auto"/>
            </w:tcBorders>
          </w:tcPr>
          <w:p w14:paraId="7B0987CD" w14:textId="127DD34B" w:rsidR="00784D88" w:rsidRDefault="00784D88" w:rsidP="00784D88">
            <w:pPr>
              <w:rPr>
                <w:rFonts w:ascii="宋体" w:hAnsi="宋体"/>
              </w:rPr>
            </w:pPr>
            <w:r>
              <w:rPr>
                <w:rFonts w:ascii="宋体" w:hAnsi="宋体" w:hint="eastAsia"/>
                <w:color w:val="FF0000"/>
              </w:rPr>
              <w:t>FUNDBUSS_</w:t>
            </w:r>
            <w:r w:rsidRPr="0055798E">
              <w:rPr>
                <w:rFonts w:ascii="宋体" w:hAnsi="宋体"/>
                <w:color w:val="FF0000"/>
              </w:rPr>
              <w:t>ROLE_STATUS_ERROR</w:t>
            </w:r>
          </w:p>
        </w:tc>
        <w:tc>
          <w:tcPr>
            <w:tcW w:w="4111" w:type="dxa"/>
            <w:tcBorders>
              <w:top w:val="single" w:sz="4" w:space="0" w:color="auto"/>
              <w:left w:val="single" w:sz="4" w:space="0" w:color="auto"/>
              <w:bottom w:val="single" w:sz="4" w:space="0" w:color="auto"/>
              <w:right w:val="single" w:sz="4" w:space="0" w:color="auto"/>
            </w:tcBorders>
          </w:tcPr>
          <w:p w14:paraId="37ABC2B4" w14:textId="001FAFDA" w:rsidR="00784D88" w:rsidRPr="00A41B85" w:rsidRDefault="00784D88" w:rsidP="00784D88">
            <w:pPr>
              <w:rPr>
                <w:rFonts w:ascii="宋体" w:hAnsi="宋体"/>
              </w:rPr>
            </w:pPr>
            <w:r w:rsidRPr="0055798E">
              <w:rPr>
                <w:rFonts w:ascii="宋体" w:hAnsi="宋体" w:hint="eastAsia"/>
                <w:color w:val="FF0000"/>
              </w:rPr>
              <w:t>客户角色状态异常</w:t>
            </w:r>
          </w:p>
        </w:tc>
      </w:tr>
      <w:tr w:rsidR="00784D88" w:rsidRPr="00F561BB" w14:paraId="003577F3" w14:textId="77777777" w:rsidTr="00A43EF8">
        <w:tc>
          <w:tcPr>
            <w:tcW w:w="4361" w:type="dxa"/>
            <w:tcBorders>
              <w:top w:val="single" w:sz="4" w:space="0" w:color="auto"/>
              <w:left w:val="single" w:sz="4" w:space="0" w:color="auto"/>
              <w:bottom w:val="single" w:sz="4" w:space="0" w:color="auto"/>
              <w:right w:val="single" w:sz="4" w:space="0" w:color="auto"/>
            </w:tcBorders>
          </w:tcPr>
          <w:p w14:paraId="63D75A8B" w14:textId="5AA9FC3C" w:rsidR="00784D88" w:rsidRDefault="00784D88" w:rsidP="00784D88">
            <w:pPr>
              <w:rPr>
                <w:rFonts w:ascii="宋体" w:hAnsi="宋体"/>
              </w:rPr>
            </w:pPr>
            <w:r>
              <w:rPr>
                <w:rFonts w:ascii="宋体" w:hAnsi="宋体" w:hint="eastAsia"/>
                <w:color w:val="FF0000"/>
              </w:rPr>
              <w:t>FUNDBUSS_</w:t>
            </w:r>
            <w:r w:rsidRPr="00270607">
              <w:rPr>
                <w:rFonts w:ascii="宋体" w:hAnsi="宋体"/>
                <w:color w:val="FF0000"/>
              </w:rPr>
              <w:t>INPUT_FUNDCODE_IS_INCORRECT</w:t>
            </w:r>
          </w:p>
        </w:tc>
        <w:tc>
          <w:tcPr>
            <w:tcW w:w="4111" w:type="dxa"/>
            <w:tcBorders>
              <w:top w:val="single" w:sz="4" w:space="0" w:color="auto"/>
              <w:left w:val="single" w:sz="4" w:space="0" w:color="auto"/>
              <w:bottom w:val="single" w:sz="4" w:space="0" w:color="auto"/>
              <w:right w:val="single" w:sz="4" w:space="0" w:color="auto"/>
            </w:tcBorders>
          </w:tcPr>
          <w:p w14:paraId="57B9711E" w14:textId="463E72EC" w:rsidR="00784D88" w:rsidRPr="00A41B85" w:rsidRDefault="00784D88" w:rsidP="00784D88">
            <w:pPr>
              <w:rPr>
                <w:rFonts w:ascii="宋体" w:hAnsi="宋体"/>
              </w:rPr>
            </w:pPr>
            <w:r>
              <w:rPr>
                <w:rFonts w:ascii="宋体" w:hAnsi="宋体" w:hint="eastAsia"/>
                <w:color w:val="FF0000"/>
              </w:rPr>
              <w:t>输入基金代码有误</w:t>
            </w:r>
          </w:p>
        </w:tc>
      </w:tr>
      <w:tr w:rsidR="00620A76" w:rsidRPr="00F561BB" w14:paraId="653BB109" w14:textId="77777777" w:rsidTr="00A43EF8">
        <w:tc>
          <w:tcPr>
            <w:tcW w:w="4361" w:type="dxa"/>
            <w:tcBorders>
              <w:top w:val="single" w:sz="4" w:space="0" w:color="auto"/>
              <w:left w:val="single" w:sz="4" w:space="0" w:color="auto"/>
              <w:bottom w:val="single" w:sz="4" w:space="0" w:color="auto"/>
              <w:right w:val="single" w:sz="4" w:space="0" w:color="auto"/>
            </w:tcBorders>
          </w:tcPr>
          <w:p w14:paraId="64064C60" w14:textId="5744F673" w:rsidR="00620A76" w:rsidRDefault="00620A76" w:rsidP="00620A76">
            <w:pPr>
              <w:rPr>
                <w:rFonts w:ascii="宋体" w:hAnsi="宋体"/>
                <w:color w:val="FF0000"/>
              </w:rPr>
            </w:pPr>
            <w:r>
              <w:rPr>
                <w:rFonts w:ascii="宋体" w:hAnsi="宋体" w:hint="eastAsia"/>
                <w:color w:val="FF0000"/>
              </w:rPr>
              <w:t>FUNDBUSS_</w:t>
            </w:r>
            <w:r w:rsidRPr="006B198C">
              <w:rPr>
                <w:rFonts w:ascii="宋体" w:hAnsi="宋体"/>
                <w:color w:val="FF0000"/>
              </w:rPr>
              <w:t>DEPOSITACCOUNT_CREDITFREEZE</w:t>
            </w:r>
          </w:p>
        </w:tc>
        <w:tc>
          <w:tcPr>
            <w:tcW w:w="4111" w:type="dxa"/>
            <w:tcBorders>
              <w:top w:val="single" w:sz="4" w:space="0" w:color="auto"/>
              <w:left w:val="single" w:sz="4" w:space="0" w:color="auto"/>
              <w:bottom w:val="single" w:sz="4" w:space="0" w:color="auto"/>
              <w:right w:val="single" w:sz="4" w:space="0" w:color="auto"/>
            </w:tcBorders>
          </w:tcPr>
          <w:p w14:paraId="60ACEE37" w14:textId="0BAF763E" w:rsidR="00620A76" w:rsidRDefault="00620A76" w:rsidP="00620A76">
            <w:pPr>
              <w:rPr>
                <w:rFonts w:ascii="宋体" w:hAnsi="宋体"/>
                <w:color w:val="FF0000"/>
              </w:rPr>
            </w:pPr>
            <w:r w:rsidRPr="006B198C">
              <w:rPr>
                <w:rFonts w:ascii="宋体" w:hAnsi="宋体" w:hint="eastAsia"/>
                <w:color w:val="FF0000"/>
              </w:rPr>
              <w:t>活期结算户贷记冻结</w:t>
            </w:r>
          </w:p>
        </w:tc>
      </w:tr>
      <w:tr w:rsidR="00620A76" w:rsidRPr="00F561BB" w14:paraId="741F4E71" w14:textId="77777777" w:rsidTr="00A43EF8">
        <w:tc>
          <w:tcPr>
            <w:tcW w:w="4361" w:type="dxa"/>
            <w:tcBorders>
              <w:top w:val="single" w:sz="4" w:space="0" w:color="auto"/>
              <w:left w:val="single" w:sz="4" w:space="0" w:color="auto"/>
              <w:bottom w:val="single" w:sz="4" w:space="0" w:color="auto"/>
              <w:right w:val="single" w:sz="4" w:space="0" w:color="auto"/>
            </w:tcBorders>
          </w:tcPr>
          <w:p w14:paraId="21545001" w14:textId="6557E18B" w:rsidR="00620A76" w:rsidRDefault="00620A76" w:rsidP="00620A76">
            <w:pPr>
              <w:rPr>
                <w:rFonts w:ascii="宋体" w:hAnsi="宋体"/>
                <w:color w:val="FF0000"/>
              </w:rPr>
            </w:pPr>
            <w:r>
              <w:rPr>
                <w:rFonts w:ascii="宋体" w:hAnsi="宋体" w:hint="eastAsia"/>
                <w:color w:val="FF0000"/>
              </w:rPr>
              <w:t>FUNDBUSS_</w:t>
            </w:r>
            <w:r w:rsidRPr="007E637C">
              <w:rPr>
                <w:rFonts w:ascii="宋体" w:hAnsi="宋体"/>
                <w:color w:val="FF0000"/>
              </w:rPr>
              <w:t>ACCOUNT_AVAILABLEBALANCE_NOT_ENOUGH</w:t>
            </w:r>
          </w:p>
        </w:tc>
        <w:tc>
          <w:tcPr>
            <w:tcW w:w="4111" w:type="dxa"/>
            <w:tcBorders>
              <w:top w:val="single" w:sz="4" w:space="0" w:color="auto"/>
              <w:left w:val="single" w:sz="4" w:space="0" w:color="auto"/>
              <w:bottom w:val="single" w:sz="4" w:space="0" w:color="auto"/>
              <w:right w:val="single" w:sz="4" w:space="0" w:color="auto"/>
            </w:tcBorders>
          </w:tcPr>
          <w:p w14:paraId="3A8DFC92" w14:textId="77747419" w:rsidR="00620A76" w:rsidRDefault="00620A76" w:rsidP="00620A76">
            <w:pPr>
              <w:rPr>
                <w:rFonts w:ascii="宋体" w:hAnsi="宋体"/>
                <w:color w:val="FF0000"/>
              </w:rPr>
            </w:pPr>
            <w:r w:rsidRPr="007E637C">
              <w:rPr>
                <w:rFonts w:ascii="宋体" w:hAnsi="宋体" w:hint="eastAsia"/>
                <w:color w:val="FF0000"/>
              </w:rPr>
              <w:t>基金账户可用余额不足</w:t>
            </w:r>
          </w:p>
        </w:tc>
      </w:tr>
    </w:tbl>
    <w:p w14:paraId="6DAF92E9" w14:textId="77777777" w:rsidR="00551F5B" w:rsidRPr="00551F5B" w:rsidRDefault="00551F5B" w:rsidP="00A43EF8"/>
    <w:p w14:paraId="059681F4" w14:textId="7A4D2D39" w:rsidR="00163216" w:rsidRDefault="00163216" w:rsidP="00163216">
      <w:pPr>
        <w:pStyle w:val="3"/>
        <w:rPr>
          <w:sz w:val="28"/>
        </w:rPr>
      </w:pPr>
      <w:bookmarkStart w:id="180" w:name="_Toc477441232"/>
      <w:r>
        <w:rPr>
          <w:rFonts w:hint="eastAsia"/>
        </w:rPr>
        <w:lastRenderedPageBreak/>
        <w:t>余利宝赎回到</w:t>
      </w:r>
      <w:r>
        <w:t>绑定卡</w:t>
      </w:r>
      <w:r>
        <w:rPr>
          <w:rFonts w:hint="eastAsia"/>
        </w:rPr>
        <w:t>接口</w:t>
      </w:r>
      <w:r w:rsidRPr="00326F90">
        <w:rPr>
          <w:sz w:val="28"/>
        </w:rPr>
        <w:t>&lt;ant.mybank.yulibao.ransom&gt;</w:t>
      </w:r>
      <w:bookmarkEnd w:id="180"/>
    </w:p>
    <w:p w14:paraId="7A041AD2" w14:textId="77777777" w:rsidR="00163216" w:rsidRDefault="00163216" w:rsidP="00163216">
      <w:pPr>
        <w:pStyle w:val="af"/>
        <w:spacing w:line="360" w:lineRule="auto"/>
        <w:ind w:leftChars="0" w:left="0" w:right="1470" w:firstLineChars="200" w:firstLine="480"/>
        <w:rPr>
          <w:rFonts w:ascii="宋体" w:hAnsi="宋体"/>
          <w:sz w:val="24"/>
          <w:szCs w:val="24"/>
        </w:rPr>
      </w:pPr>
      <w:r w:rsidRPr="005467F8">
        <w:rPr>
          <w:rFonts w:ascii="宋体" w:hAnsi="宋体" w:hint="eastAsia"/>
          <w:sz w:val="24"/>
          <w:szCs w:val="24"/>
        </w:rPr>
        <w:t>合作</w:t>
      </w:r>
      <w:r w:rsidRPr="005467F8">
        <w:rPr>
          <w:rFonts w:ascii="宋体" w:hAnsi="宋体"/>
          <w:sz w:val="24"/>
          <w:szCs w:val="24"/>
        </w:rPr>
        <w:t>机构</w:t>
      </w:r>
      <w:r w:rsidRPr="005467F8">
        <w:rPr>
          <w:rFonts w:ascii="宋体" w:hAnsi="宋体" w:hint="eastAsia"/>
          <w:sz w:val="24"/>
          <w:szCs w:val="24"/>
        </w:rPr>
        <w:t>代客户发起余利宝赎回</w:t>
      </w:r>
      <w:r w:rsidRPr="005467F8">
        <w:rPr>
          <w:rFonts w:ascii="宋体" w:hAnsi="宋体"/>
          <w:sz w:val="24"/>
          <w:szCs w:val="24"/>
        </w:rPr>
        <w:t>功能，</w:t>
      </w:r>
      <w:r w:rsidRPr="005467F8">
        <w:rPr>
          <w:rFonts w:ascii="宋体" w:hAnsi="宋体" w:hint="eastAsia"/>
          <w:sz w:val="24"/>
          <w:szCs w:val="24"/>
        </w:rPr>
        <w:t>赎回</w:t>
      </w:r>
      <w:r w:rsidRPr="005467F8">
        <w:rPr>
          <w:rFonts w:ascii="宋体" w:hAnsi="宋体"/>
          <w:sz w:val="24"/>
          <w:szCs w:val="24"/>
        </w:rPr>
        <w:t>基金直接</w:t>
      </w:r>
      <w:r w:rsidRPr="005467F8">
        <w:rPr>
          <w:rFonts w:ascii="宋体" w:hAnsi="宋体" w:hint="eastAsia"/>
          <w:sz w:val="24"/>
          <w:szCs w:val="24"/>
        </w:rPr>
        <w:t>转出到银行</w:t>
      </w:r>
      <w:r w:rsidRPr="005467F8">
        <w:rPr>
          <w:rFonts w:ascii="宋体" w:hAnsi="宋体"/>
          <w:sz w:val="24"/>
          <w:szCs w:val="24"/>
        </w:rPr>
        <w:t>账户</w:t>
      </w:r>
      <w:r w:rsidRPr="005467F8">
        <w:rPr>
          <w:rFonts w:ascii="宋体" w:hAnsi="宋体" w:hint="eastAsia"/>
          <w:sz w:val="24"/>
          <w:szCs w:val="24"/>
        </w:rPr>
        <w:t>绑定的银行卡。</w:t>
      </w:r>
    </w:p>
    <w:p w14:paraId="46434A26" w14:textId="77777777" w:rsidR="001A67B1" w:rsidRDefault="00D9169C" w:rsidP="00163216">
      <w:pPr>
        <w:pStyle w:val="af"/>
        <w:spacing w:line="360" w:lineRule="auto"/>
        <w:ind w:leftChars="0" w:left="0" w:right="1470" w:firstLineChars="200" w:firstLine="480"/>
        <w:rPr>
          <w:rFonts w:ascii="宋体" w:hAnsi="宋体"/>
          <w:sz w:val="24"/>
          <w:szCs w:val="24"/>
        </w:rPr>
      </w:pPr>
      <w:r>
        <w:rPr>
          <w:rFonts w:ascii="宋体" w:hAnsi="宋体" w:hint="eastAsia"/>
          <w:sz w:val="24"/>
          <w:szCs w:val="24"/>
        </w:rPr>
        <w:t>注意</w:t>
      </w:r>
      <w:r>
        <w:rPr>
          <w:rFonts w:ascii="宋体" w:hAnsi="宋体"/>
          <w:sz w:val="24"/>
          <w:szCs w:val="24"/>
        </w:rPr>
        <w:t>：</w:t>
      </w:r>
    </w:p>
    <w:p w14:paraId="0A85D870" w14:textId="65416366" w:rsidR="00D9169C" w:rsidRDefault="00D9169C" w:rsidP="00116F66">
      <w:pPr>
        <w:pStyle w:val="af"/>
        <w:numPr>
          <w:ilvl w:val="0"/>
          <w:numId w:val="95"/>
        </w:numPr>
        <w:spacing w:line="360" w:lineRule="auto"/>
        <w:ind w:leftChars="0" w:right="1470"/>
        <w:rPr>
          <w:rFonts w:ascii="宋体" w:hAnsi="宋体"/>
          <w:sz w:val="24"/>
          <w:szCs w:val="24"/>
        </w:rPr>
      </w:pPr>
      <w:r>
        <w:rPr>
          <w:rFonts w:ascii="宋体" w:hAnsi="宋体"/>
          <w:sz w:val="24"/>
          <w:szCs w:val="24"/>
        </w:rPr>
        <w:t>超过</w:t>
      </w:r>
      <w:r>
        <w:rPr>
          <w:rFonts w:ascii="宋体" w:hAnsi="宋体" w:hint="eastAsia"/>
          <w:sz w:val="24"/>
          <w:szCs w:val="24"/>
        </w:rPr>
        <w:t>5万</w:t>
      </w:r>
      <w:r>
        <w:rPr>
          <w:rFonts w:ascii="宋体" w:hAnsi="宋体"/>
          <w:sz w:val="24"/>
          <w:szCs w:val="24"/>
        </w:rPr>
        <w:t>元（不含）需要</w:t>
      </w:r>
      <w:r>
        <w:rPr>
          <w:rFonts w:ascii="宋体" w:hAnsi="宋体" w:hint="eastAsia"/>
          <w:sz w:val="24"/>
          <w:szCs w:val="24"/>
        </w:rPr>
        <w:t>先</w:t>
      </w:r>
      <w:r>
        <w:rPr>
          <w:rFonts w:ascii="宋体" w:hAnsi="宋体"/>
          <w:sz w:val="24"/>
          <w:szCs w:val="24"/>
        </w:rPr>
        <w:t>触发并上送短信验证码。</w:t>
      </w:r>
    </w:p>
    <w:p w14:paraId="413376C1" w14:textId="62EC110B" w:rsidR="001A67B1" w:rsidRPr="005467F8" w:rsidRDefault="00585569" w:rsidP="00116F66">
      <w:pPr>
        <w:pStyle w:val="af"/>
        <w:numPr>
          <w:ilvl w:val="0"/>
          <w:numId w:val="95"/>
        </w:numPr>
        <w:spacing w:line="360" w:lineRule="auto"/>
        <w:ind w:leftChars="0" w:right="1470"/>
        <w:rPr>
          <w:rFonts w:ascii="宋体" w:hAnsi="宋体"/>
          <w:sz w:val="24"/>
          <w:szCs w:val="24"/>
        </w:rPr>
      </w:pPr>
      <w:r>
        <w:rPr>
          <w:rFonts w:ascii="宋体" w:hAnsi="宋体" w:hint="eastAsia"/>
          <w:sz w:val="24"/>
          <w:szCs w:val="24"/>
        </w:rPr>
        <w:t>赎回</w:t>
      </w:r>
      <w:r>
        <w:rPr>
          <w:rFonts w:ascii="宋体" w:hAnsi="宋体"/>
          <w:sz w:val="24"/>
          <w:szCs w:val="24"/>
        </w:rPr>
        <w:t>到银</w:t>
      </w:r>
      <w:r>
        <w:rPr>
          <w:rFonts w:ascii="宋体" w:hAnsi="宋体" w:hint="eastAsia"/>
          <w:sz w:val="24"/>
          <w:szCs w:val="24"/>
        </w:rPr>
        <w:t>行卡</w:t>
      </w:r>
      <w:r>
        <w:rPr>
          <w:rFonts w:ascii="宋体" w:hAnsi="宋体"/>
          <w:sz w:val="24"/>
          <w:szCs w:val="24"/>
        </w:rPr>
        <w:t>链路较长，</w:t>
      </w:r>
      <w:r>
        <w:rPr>
          <w:rFonts w:ascii="宋体" w:hAnsi="宋体" w:hint="eastAsia"/>
          <w:sz w:val="24"/>
          <w:szCs w:val="24"/>
        </w:rPr>
        <w:t>当前</w:t>
      </w:r>
      <w:r>
        <w:rPr>
          <w:rFonts w:ascii="宋体" w:hAnsi="宋体"/>
          <w:sz w:val="24"/>
          <w:szCs w:val="24"/>
        </w:rPr>
        <w:t>是同步接口，请</w:t>
      </w:r>
      <w:r>
        <w:rPr>
          <w:rFonts w:ascii="宋体" w:hAnsi="宋体" w:hint="eastAsia"/>
          <w:sz w:val="24"/>
          <w:szCs w:val="24"/>
        </w:rPr>
        <w:t>ISV预留10秒</w:t>
      </w:r>
      <w:r>
        <w:rPr>
          <w:rFonts w:ascii="宋体" w:hAnsi="宋体"/>
          <w:sz w:val="24"/>
          <w:szCs w:val="24"/>
        </w:rPr>
        <w:t>左右的超</w:t>
      </w:r>
      <w:r>
        <w:rPr>
          <w:rFonts w:ascii="宋体" w:hAnsi="宋体" w:hint="eastAsia"/>
          <w:sz w:val="24"/>
          <w:szCs w:val="24"/>
        </w:rPr>
        <w:t>时</w:t>
      </w:r>
      <w:r>
        <w:rPr>
          <w:rFonts w:ascii="宋体" w:hAnsi="宋体"/>
          <w:sz w:val="24"/>
          <w:szCs w:val="24"/>
        </w:rPr>
        <w:t>时间，</w:t>
      </w:r>
      <w:r w:rsidR="001A67B1">
        <w:rPr>
          <w:rFonts w:ascii="宋体" w:hAnsi="宋体" w:hint="eastAsia"/>
          <w:sz w:val="24"/>
          <w:szCs w:val="24"/>
        </w:rPr>
        <w:t>当</w:t>
      </w:r>
      <w:r w:rsidR="001A67B1">
        <w:rPr>
          <w:rFonts w:ascii="宋体" w:hAnsi="宋体"/>
          <w:sz w:val="24"/>
          <w:szCs w:val="24"/>
        </w:rPr>
        <w:t>银行反馈</w:t>
      </w:r>
      <w:r w:rsidR="001A67B1">
        <w:rPr>
          <w:rFonts w:ascii="微软雅黑" w:eastAsia="微软雅黑" w:hAnsi="微软雅黑" w:hint="eastAsia"/>
          <w:color w:val="000000"/>
        </w:rPr>
        <w:t>ResultStatus字段</w:t>
      </w:r>
      <w:r w:rsidR="001A67B1">
        <w:rPr>
          <w:rFonts w:ascii="微软雅黑" w:eastAsia="微软雅黑" w:hAnsi="微软雅黑"/>
          <w:color w:val="000000"/>
        </w:rPr>
        <w:t>的值是</w:t>
      </w:r>
      <w:r w:rsidR="001A67B1">
        <w:rPr>
          <w:rFonts w:ascii="微软雅黑" w:eastAsia="微软雅黑" w:hAnsi="微软雅黑" w:hint="eastAsia"/>
          <w:color w:val="000000"/>
        </w:rPr>
        <w:t>U时</w:t>
      </w:r>
      <w:r w:rsidR="001A67B1">
        <w:rPr>
          <w:rFonts w:ascii="微软雅黑" w:eastAsia="微软雅黑" w:hAnsi="微软雅黑"/>
          <w:color w:val="000000"/>
        </w:rPr>
        <w:t>，不代表交易失败，</w:t>
      </w:r>
      <w:r w:rsidR="001A67B1">
        <w:rPr>
          <w:rFonts w:ascii="微软雅黑" w:eastAsia="微软雅黑" w:hAnsi="微软雅黑" w:hint="eastAsia"/>
          <w:color w:val="000000"/>
        </w:rPr>
        <w:t>不能</w:t>
      </w:r>
      <w:r w:rsidR="001A67B1">
        <w:rPr>
          <w:rFonts w:ascii="微软雅黑" w:eastAsia="微软雅黑" w:hAnsi="微软雅黑"/>
          <w:color w:val="000000"/>
        </w:rPr>
        <w:t>直接给客户显示失败，可能正在处理中。需要</w:t>
      </w:r>
      <w:r w:rsidR="001A67B1">
        <w:rPr>
          <w:rFonts w:ascii="微软雅黑" w:eastAsia="微软雅黑" w:hAnsi="微软雅黑" w:hint="eastAsia"/>
          <w:color w:val="000000"/>
        </w:rPr>
        <w:t>合作方</w:t>
      </w:r>
      <w:r w:rsidR="00241002">
        <w:rPr>
          <w:rFonts w:ascii="微软雅黑" w:eastAsia="微软雅黑" w:hAnsi="微软雅黑" w:hint="eastAsia"/>
          <w:color w:val="000000"/>
        </w:rPr>
        <w:t>调用</w:t>
      </w:r>
      <w:r w:rsidR="00241002">
        <w:rPr>
          <w:rFonts w:ascii="微软雅黑" w:eastAsia="微软雅黑" w:hAnsi="微软雅黑"/>
          <w:color w:val="000000"/>
        </w:rPr>
        <w:t>单笔交易结果</w:t>
      </w:r>
      <w:r w:rsidR="00241002">
        <w:rPr>
          <w:rFonts w:ascii="微软雅黑" w:eastAsia="微软雅黑" w:hAnsi="微软雅黑" w:hint="eastAsia"/>
          <w:color w:val="000000"/>
        </w:rPr>
        <w:t>查询</w:t>
      </w:r>
      <w:r w:rsidR="00241002">
        <w:rPr>
          <w:rFonts w:ascii="微软雅黑" w:eastAsia="微软雅黑" w:hAnsi="微软雅黑"/>
          <w:color w:val="000000"/>
        </w:rPr>
        <w:t>接口回查订单结果，以免客户重复操作</w:t>
      </w:r>
      <w:r w:rsidR="001A67B1">
        <w:rPr>
          <w:rFonts w:ascii="微软雅黑" w:eastAsia="微软雅黑" w:hAnsi="微软雅黑"/>
          <w:color w:val="000000"/>
        </w:rPr>
        <w:t>。</w:t>
      </w:r>
    </w:p>
    <w:p w14:paraId="4BCCF4C3" w14:textId="77777777" w:rsidR="00163216" w:rsidRPr="005467F8" w:rsidRDefault="00163216" w:rsidP="00163216">
      <w:pPr>
        <w:pStyle w:val="4"/>
        <w:numPr>
          <w:ilvl w:val="0"/>
          <w:numId w:val="0"/>
        </w:numPr>
        <w:ind w:left="864" w:hanging="864"/>
      </w:pPr>
      <w:r w:rsidRPr="005467F8">
        <w:rPr>
          <w:rFonts w:hint="eastAsia"/>
        </w:rPr>
        <w:t>请求报文</w:t>
      </w:r>
    </w:p>
    <w:tbl>
      <w:tblPr>
        <w:tblStyle w:val="a9"/>
        <w:tblW w:w="5000" w:type="pct"/>
        <w:tblLook w:val="04A0" w:firstRow="1" w:lastRow="0" w:firstColumn="1" w:lastColumn="0" w:noHBand="0" w:noVBand="1"/>
      </w:tblPr>
      <w:tblGrid>
        <w:gridCol w:w="397"/>
        <w:gridCol w:w="1150"/>
        <w:gridCol w:w="1543"/>
        <w:gridCol w:w="1213"/>
        <w:gridCol w:w="399"/>
        <w:gridCol w:w="458"/>
        <w:gridCol w:w="3136"/>
      </w:tblGrid>
      <w:tr w:rsidR="00163216" w:rsidRPr="005E0BC6" w14:paraId="4377D117" w14:textId="77777777" w:rsidTr="00364DDC">
        <w:trPr>
          <w:trHeight w:val="324"/>
        </w:trPr>
        <w:tc>
          <w:tcPr>
            <w:tcW w:w="239" w:type="pct"/>
            <w:tcBorders>
              <w:top w:val="single" w:sz="4" w:space="0" w:color="auto"/>
              <w:left w:val="single" w:sz="4" w:space="0" w:color="auto"/>
              <w:bottom w:val="single" w:sz="4" w:space="0" w:color="auto"/>
              <w:right w:val="single" w:sz="4" w:space="0" w:color="auto"/>
            </w:tcBorders>
            <w:shd w:val="clear" w:color="auto" w:fill="E0E0E0"/>
            <w:vAlign w:val="center"/>
          </w:tcPr>
          <w:p w14:paraId="10D6BFE6"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8C92FA"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9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F520B"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73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B45F1"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6EF23"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B10195"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18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96924F"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684D17" w14:paraId="16EFB65D" w14:textId="77777777" w:rsidTr="00364DDC">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669D4AE0" w14:textId="77777777" w:rsidR="00163216" w:rsidRPr="00E06B4C" w:rsidRDefault="00163216" w:rsidP="006A0DBC">
            <w:pPr>
              <w:pStyle w:val="a6"/>
              <w:numPr>
                <w:ilvl w:val="0"/>
                <w:numId w:val="78"/>
              </w:numPr>
              <w:ind w:firstLineChars="0"/>
              <w:rPr>
                <w:rFonts w:asciiTheme="minorHAnsi" w:eastAsiaTheme="minorEastAsia" w:hAnsiTheme="minorHAnsi"/>
                <w:sz w:val="18"/>
                <w:szCs w:val="18"/>
              </w:rPr>
            </w:pPr>
          </w:p>
        </w:tc>
        <w:tc>
          <w:tcPr>
            <w:tcW w:w="693" w:type="pct"/>
            <w:tcBorders>
              <w:top w:val="single" w:sz="4" w:space="0" w:color="auto"/>
              <w:left w:val="single" w:sz="4" w:space="0" w:color="auto"/>
              <w:bottom w:val="single" w:sz="4" w:space="0" w:color="auto"/>
              <w:right w:val="single" w:sz="4" w:space="0" w:color="auto"/>
            </w:tcBorders>
            <w:hideMark/>
          </w:tcPr>
          <w:p w14:paraId="3B4E6651"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930" w:type="pct"/>
            <w:tcBorders>
              <w:top w:val="single" w:sz="4" w:space="0" w:color="auto"/>
              <w:left w:val="single" w:sz="4" w:space="0" w:color="auto"/>
              <w:bottom w:val="single" w:sz="4" w:space="0" w:color="auto"/>
              <w:right w:val="single" w:sz="4" w:space="0" w:color="auto"/>
            </w:tcBorders>
            <w:hideMark/>
          </w:tcPr>
          <w:p w14:paraId="49B7FD54"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731" w:type="pct"/>
            <w:tcBorders>
              <w:top w:val="single" w:sz="4" w:space="0" w:color="auto"/>
              <w:left w:val="single" w:sz="4" w:space="0" w:color="auto"/>
              <w:bottom w:val="single" w:sz="4" w:space="0" w:color="auto"/>
              <w:right w:val="single" w:sz="4" w:space="0" w:color="auto"/>
            </w:tcBorders>
            <w:hideMark/>
          </w:tcPr>
          <w:p w14:paraId="327E596E"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40" w:type="pct"/>
            <w:tcBorders>
              <w:top w:val="single" w:sz="4" w:space="0" w:color="auto"/>
              <w:left w:val="single" w:sz="4" w:space="0" w:color="auto"/>
              <w:bottom w:val="single" w:sz="4" w:space="0" w:color="auto"/>
              <w:right w:val="single" w:sz="4" w:space="0" w:color="auto"/>
            </w:tcBorders>
            <w:hideMark/>
          </w:tcPr>
          <w:p w14:paraId="3439A99A"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76" w:type="pct"/>
            <w:tcBorders>
              <w:top w:val="single" w:sz="4" w:space="0" w:color="auto"/>
              <w:left w:val="single" w:sz="4" w:space="0" w:color="auto"/>
              <w:bottom w:val="single" w:sz="4" w:space="0" w:color="auto"/>
              <w:right w:val="single" w:sz="4" w:space="0" w:color="auto"/>
            </w:tcBorders>
            <w:hideMark/>
          </w:tcPr>
          <w:p w14:paraId="232C4E37" w14:textId="77777777" w:rsidR="00163216" w:rsidRPr="00684D17"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90" w:type="pct"/>
            <w:tcBorders>
              <w:top w:val="single" w:sz="4" w:space="0" w:color="auto"/>
              <w:left w:val="single" w:sz="4" w:space="0" w:color="auto"/>
              <w:bottom w:val="single" w:sz="4" w:space="0" w:color="auto"/>
              <w:right w:val="single" w:sz="4" w:space="0" w:color="auto"/>
            </w:tcBorders>
            <w:hideMark/>
          </w:tcPr>
          <w:p w14:paraId="75C16294" w14:textId="5807CDBA" w:rsidR="00163216" w:rsidRPr="00684D17" w:rsidRDefault="00B52F88" w:rsidP="00C11757">
            <w:pPr>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163216" w:rsidRPr="00123A3A">
              <w:rPr>
                <w:rFonts w:asciiTheme="minorHAnsi" w:eastAsiaTheme="minorEastAsia" w:hAnsiTheme="minorHAnsi"/>
                <w:sz w:val="18"/>
                <w:szCs w:val="18"/>
              </w:rPr>
              <w:t xml:space="preserve"> </w:t>
            </w:r>
          </w:p>
        </w:tc>
      </w:tr>
      <w:tr w:rsidR="00163216" w:rsidRPr="00684D17" w14:paraId="49C83ECB" w14:textId="77777777" w:rsidTr="00364DDC">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0533C529" w14:textId="77777777" w:rsidR="00163216" w:rsidRPr="00763FB7" w:rsidRDefault="00163216" w:rsidP="006A0DBC">
            <w:pPr>
              <w:pStyle w:val="a6"/>
              <w:numPr>
                <w:ilvl w:val="0"/>
                <w:numId w:val="78"/>
              </w:numPr>
              <w:ind w:firstLineChars="0"/>
              <w:rPr>
                <w:rFonts w:asciiTheme="minorHAnsi" w:eastAsiaTheme="minorEastAsia" w:hAnsiTheme="minorHAnsi"/>
                <w:sz w:val="18"/>
                <w:szCs w:val="18"/>
              </w:rPr>
            </w:pPr>
          </w:p>
        </w:tc>
        <w:tc>
          <w:tcPr>
            <w:tcW w:w="693" w:type="pct"/>
            <w:tcBorders>
              <w:top w:val="single" w:sz="4" w:space="0" w:color="auto"/>
              <w:left w:val="single" w:sz="4" w:space="0" w:color="auto"/>
              <w:bottom w:val="single" w:sz="4" w:space="0" w:color="auto"/>
              <w:right w:val="single" w:sz="4" w:space="0" w:color="auto"/>
            </w:tcBorders>
          </w:tcPr>
          <w:p w14:paraId="2E1F724A"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M</w:t>
            </w:r>
            <w:r w:rsidRPr="00684D17">
              <w:rPr>
                <w:rFonts w:asciiTheme="minorHAnsi" w:eastAsiaTheme="minorEastAsia" w:hAnsiTheme="minorHAnsi" w:hint="eastAsia"/>
                <w:sz w:val="18"/>
                <w:szCs w:val="18"/>
              </w:rPr>
              <w:t>erchantId</w:t>
            </w:r>
          </w:p>
        </w:tc>
        <w:tc>
          <w:tcPr>
            <w:tcW w:w="930" w:type="pct"/>
            <w:tcBorders>
              <w:top w:val="single" w:sz="4" w:space="0" w:color="auto"/>
              <w:left w:val="single" w:sz="4" w:space="0" w:color="auto"/>
              <w:bottom w:val="single" w:sz="4" w:space="0" w:color="auto"/>
              <w:right w:val="single" w:sz="4" w:space="0" w:color="auto"/>
            </w:tcBorders>
          </w:tcPr>
          <w:p w14:paraId="077043CC" w14:textId="5C040EED"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商户号</w:t>
            </w:r>
            <w:r w:rsidR="00F46CC9">
              <w:rPr>
                <w:rFonts w:asciiTheme="minorHAnsi" w:eastAsiaTheme="minorEastAsia" w:hAnsiTheme="minorHAnsi" w:hint="eastAsia"/>
                <w:sz w:val="18"/>
                <w:szCs w:val="18"/>
              </w:rPr>
              <w:t>。</w:t>
            </w:r>
            <w:r w:rsidR="00F46CC9">
              <w:rPr>
                <w:rFonts w:asciiTheme="minorEastAsia" w:eastAsiaTheme="minorEastAsia" w:hAnsiTheme="minorEastAsia" w:hint="eastAsia"/>
                <w:color w:val="000000"/>
                <w:sz w:val="18"/>
                <w:szCs w:val="18"/>
              </w:rPr>
              <w:t>网商为</w:t>
            </w:r>
            <w:r w:rsidR="00F46CC9">
              <w:rPr>
                <w:rFonts w:asciiTheme="minorEastAsia" w:eastAsiaTheme="minorEastAsia" w:hAnsiTheme="minorEastAsia"/>
                <w:color w:val="000000"/>
                <w:sz w:val="18"/>
                <w:szCs w:val="18"/>
              </w:rPr>
              <w:t>商户分配的</w:t>
            </w:r>
            <w:r w:rsidR="00F46CC9">
              <w:rPr>
                <w:rFonts w:asciiTheme="minorEastAsia" w:eastAsiaTheme="minorEastAsia" w:hAnsiTheme="minorEastAsia" w:hint="eastAsia"/>
                <w:color w:val="000000"/>
                <w:sz w:val="18"/>
                <w:szCs w:val="18"/>
              </w:rPr>
              <w:t>商户</w:t>
            </w:r>
            <w:r w:rsidR="00F46CC9">
              <w:rPr>
                <w:rFonts w:asciiTheme="minorEastAsia" w:eastAsiaTheme="minorEastAsia" w:hAnsiTheme="minorEastAsia"/>
                <w:color w:val="000000"/>
                <w:sz w:val="18"/>
                <w:szCs w:val="18"/>
              </w:rPr>
              <w:t>号</w:t>
            </w:r>
            <w:r w:rsidR="00F46CC9">
              <w:rPr>
                <w:rFonts w:asciiTheme="minorEastAsia" w:eastAsiaTheme="minorEastAsia" w:hAnsiTheme="minorEastAsia" w:hint="eastAsia"/>
                <w:color w:val="000000"/>
                <w:sz w:val="18"/>
                <w:szCs w:val="18"/>
              </w:rPr>
              <w:t>，</w:t>
            </w:r>
            <w:r w:rsidR="00F46CC9">
              <w:rPr>
                <w:rFonts w:asciiTheme="minorEastAsia" w:eastAsiaTheme="minorEastAsia" w:hAnsiTheme="minorEastAsia"/>
                <w:color w:val="000000"/>
                <w:sz w:val="18"/>
                <w:szCs w:val="18"/>
              </w:rPr>
              <w:t>通过商户入驻</w:t>
            </w:r>
            <w:r w:rsidR="00F46CC9">
              <w:rPr>
                <w:rFonts w:asciiTheme="minorEastAsia" w:eastAsiaTheme="minorEastAsia" w:hAnsiTheme="minorEastAsia" w:hint="eastAsia"/>
                <w:color w:val="000000"/>
                <w:sz w:val="18"/>
                <w:szCs w:val="18"/>
              </w:rPr>
              <w:t>结果</w:t>
            </w:r>
            <w:r w:rsidR="00F46CC9">
              <w:rPr>
                <w:rFonts w:asciiTheme="minorEastAsia" w:eastAsiaTheme="minorEastAsia" w:hAnsiTheme="minorEastAsia"/>
                <w:color w:val="000000"/>
                <w:sz w:val="18"/>
                <w:szCs w:val="18"/>
              </w:rPr>
              <w:t>查询</w:t>
            </w:r>
            <w:r w:rsidR="00F46CC9">
              <w:rPr>
                <w:rFonts w:asciiTheme="minorEastAsia" w:eastAsiaTheme="minorEastAsia" w:hAnsiTheme="minorEastAsia" w:hint="eastAsia"/>
                <w:color w:val="000000"/>
                <w:sz w:val="18"/>
                <w:szCs w:val="18"/>
              </w:rPr>
              <w:t>接口</w:t>
            </w:r>
            <w:r w:rsidR="00F46CC9">
              <w:rPr>
                <w:rFonts w:asciiTheme="minorEastAsia" w:eastAsiaTheme="minorEastAsia" w:hAnsiTheme="minorEastAsia"/>
                <w:color w:val="000000"/>
                <w:sz w:val="18"/>
                <w:szCs w:val="18"/>
              </w:rPr>
              <w:t>获取。</w:t>
            </w:r>
          </w:p>
        </w:tc>
        <w:tc>
          <w:tcPr>
            <w:tcW w:w="731" w:type="pct"/>
            <w:tcBorders>
              <w:top w:val="single" w:sz="4" w:space="0" w:color="auto"/>
              <w:left w:val="single" w:sz="4" w:space="0" w:color="auto"/>
              <w:bottom w:val="single" w:sz="4" w:space="0" w:color="auto"/>
              <w:right w:val="single" w:sz="4" w:space="0" w:color="auto"/>
            </w:tcBorders>
          </w:tcPr>
          <w:p w14:paraId="78E5A473"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40" w:type="pct"/>
            <w:tcBorders>
              <w:top w:val="single" w:sz="4" w:space="0" w:color="auto"/>
              <w:left w:val="single" w:sz="4" w:space="0" w:color="auto"/>
              <w:bottom w:val="single" w:sz="4" w:space="0" w:color="auto"/>
              <w:right w:val="single" w:sz="4" w:space="0" w:color="auto"/>
            </w:tcBorders>
          </w:tcPr>
          <w:p w14:paraId="1CE2CA96"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76" w:type="pct"/>
            <w:tcBorders>
              <w:top w:val="single" w:sz="4" w:space="0" w:color="auto"/>
              <w:left w:val="single" w:sz="4" w:space="0" w:color="auto"/>
              <w:bottom w:val="single" w:sz="4" w:space="0" w:color="auto"/>
              <w:right w:val="single" w:sz="4" w:space="0" w:color="auto"/>
            </w:tcBorders>
          </w:tcPr>
          <w:p w14:paraId="4382AB3E"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890" w:type="pct"/>
            <w:tcBorders>
              <w:top w:val="single" w:sz="4" w:space="0" w:color="auto"/>
              <w:left w:val="single" w:sz="4" w:space="0" w:color="auto"/>
              <w:bottom w:val="single" w:sz="4" w:space="0" w:color="auto"/>
              <w:right w:val="single" w:sz="4" w:space="0" w:color="auto"/>
            </w:tcBorders>
          </w:tcPr>
          <w:p w14:paraId="06F03FB2" w14:textId="77777777" w:rsidR="00163216" w:rsidRPr="00684D17" w:rsidRDefault="00163216" w:rsidP="00C11757">
            <w:pPr>
              <w:rPr>
                <w:rFonts w:asciiTheme="minorHAnsi" w:eastAsiaTheme="minorEastAsia" w:hAnsiTheme="minorHAnsi"/>
                <w:sz w:val="18"/>
                <w:szCs w:val="18"/>
              </w:rPr>
            </w:pPr>
          </w:p>
        </w:tc>
      </w:tr>
      <w:tr w:rsidR="00163216" w:rsidRPr="00684D17" w14:paraId="47CDF8F6" w14:textId="77777777" w:rsidTr="00364DDC">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221DD541" w14:textId="77777777" w:rsidR="00163216" w:rsidRPr="00763FB7" w:rsidRDefault="00163216" w:rsidP="006A0DBC">
            <w:pPr>
              <w:pStyle w:val="a6"/>
              <w:numPr>
                <w:ilvl w:val="0"/>
                <w:numId w:val="78"/>
              </w:numPr>
              <w:ind w:firstLineChars="0"/>
              <w:rPr>
                <w:rFonts w:asciiTheme="minorHAnsi" w:eastAsiaTheme="minorEastAsia" w:hAnsiTheme="minorHAnsi"/>
                <w:sz w:val="18"/>
                <w:szCs w:val="18"/>
              </w:rPr>
            </w:pPr>
          </w:p>
        </w:tc>
        <w:tc>
          <w:tcPr>
            <w:tcW w:w="693" w:type="pct"/>
            <w:tcBorders>
              <w:top w:val="single" w:sz="4" w:space="0" w:color="auto"/>
              <w:left w:val="single" w:sz="4" w:space="0" w:color="auto"/>
              <w:bottom w:val="single" w:sz="4" w:space="0" w:color="auto"/>
              <w:right w:val="single" w:sz="4" w:space="0" w:color="auto"/>
            </w:tcBorders>
          </w:tcPr>
          <w:p w14:paraId="6D8ADA7B"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F</w:t>
            </w:r>
            <w:r w:rsidRPr="00684D17">
              <w:rPr>
                <w:rFonts w:asciiTheme="minorHAnsi" w:eastAsiaTheme="minorEastAsia" w:hAnsiTheme="minorHAnsi"/>
                <w:sz w:val="18"/>
                <w:szCs w:val="18"/>
              </w:rPr>
              <w:t>und</w:t>
            </w:r>
            <w:r w:rsidRPr="00684D17">
              <w:rPr>
                <w:rFonts w:asciiTheme="minorHAnsi" w:eastAsiaTheme="minorEastAsia" w:hAnsiTheme="minorHAnsi" w:hint="eastAsia"/>
                <w:sz w:val="18"/>
                <w:szCs w:val="18"/>
              </w:rPr>
              <w:t>Code</w:t>
            </w:r>
          </w:p>
        </w:tc>
        <w:tc>
          <w:tcPr>
            <w:tcW w:w="930" w:type="pct"/>
            <w:tcBorders>
              <w:top w:val="single" w:sz="4" w:space="0" w:color="auto"/>
              <w:left w:val="single" w:sz="4" w:space="0" w:color="auto"/>
              <w:bottom w:val="single" w:sz="4" w:space="0" w:color="auto"/>
              <w:right w:val="single" w:sz="4" w:space="0" w:color="auto"/>
            </w:tcBorders>
          </w:tcPr>
          <w:p w14:paraId="02EC7F8C"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基金代码</w:t>
            </w:r>
          </w:p>
        </w:tc>
        <w:tc>
          <w:tcPr>
            <w:tcW w:w="731" w:type="pct"/>
            <w:tcBorders>
              <w:top w:val="single" w:sz="4" w:space="0" w:color="auto"/>
              <w:left w:val="single" w:sz="4" w:space="0" w:color="auto"/>
              <w:bottom w:val="single" w:sz="4" w:space="0" w:color="auto"/>
              <w:right w:val="single" w:sz="4" w:space="0" w:color="auto"/>
            </w:tcBorders>
          </w:tcPr>
          <w:p w14:paraId="45E5CFD6"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40" w:type="pct"/>
            <w:tcBorders>
              <w:top w:val="single" w:sz="4" w:space="0" w:color="auto"/>
              <w:left w:val="single" w:sz="4" w:space="0" w:color="auto"/>
              <w:bottom w:val="single" w:sz="4" w:space="0" w:color="auto"/>
              <w:right w:val="single" w:sz="4" w:space="0" w:color="auto"/>
            </w:tcBorders>
          </w:tcPr>
          <w:p w14:paraId="1C632481"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25</w:t>
            </w:r>
          </w:p>
        </w:tc>
        <w:tc>
          <w:tcPr>
            <w:tcW w:w="276" w:type="pct"/>
            <w:tcBorders>
              <w:top w:val="single" w:sz="4" w:space="0" w:color="auto"/>
              <w:left w:val="single" w:sz="4" w:space="0" w:color="auto"/>
              <w:bottom w:val="single" w:sz="4" w:space="0" w:color="auto"/>
              <w:right w:val="single" w:sz="4" w:space="0" w:color="auto"/>
            </w:tcBorders>
          </w:tcPr>
          <w:p w14:paraId="227C3897"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890" w:type="pct"/>
            <w:tcBorders>
              <w:top w:val="single" w:sz="4" w:space="0" w:color="auto"/>
              <w:left w:val="single" w:sz="4" w:space="0" w:color="auto"/>
              <w:bottom w:val="single" w:sz="4" w:space="0" w:color="auto"/>
              <w:right w:val="single" w:sz="4" w:space="0" w:color="auto"/>
            </w:tcBorders>
          </w:tcPr>
          <w:p w14:paraId="1293B686"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001529</w:t>
            </w:r>
          </w:p>
        </w:tc>
      </w:tr>
      <w:tr w:rsidR="00163216" w:rsidRPr="00684D17" w14:paraId="0FB792D7" w14:textId="77777777" w:rsidTr="00364DDC">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43D4DDBE" w14:textId="77777777" w:rsidR="00163216" w:rsidRPr="00763FB7" w:rsidRDefault="00163216" w:rsidP="006A0DBC">
            <w:pPr>
              <w:pStyle w:val="a6"/>
              <w:numPr>
                <w:ilvl w:val="0"/>
                <w:numId w:val="78"/>
              </w:numPr>
              <w:ind w:firstLineChars="0"/>
              <w:rPr>
                <w:rFonts w:asciiTheme="minorHAnsi" w:eastAsiaTheme="minorEastAsia" w:hAnsiTheme="minorHAnsi"/>
                <w:sz w:val="18"/>
                <w:szCs w:val="18"/>
              </w:rPr>
            </w:pPr>
          </w:p>
        </w:tc>
        <w:tc>
          <w:tcPr>
            <w:tcW w:w="693" w:type="pct"/>
            <w:tcBorders>
              <w:top w:val="single" w:sz="4" w:space="0" w:color="auto"/>
              <w:left w:val="single" w:sz="4" w:space="0" w:color="auto"/>
              <w:bottom w:val="single" w:sz="4" w:space="0" w:color="auto"/>
              <w:right w:val="single" w:sz="4" w:space="0" w:color="auto"/>
            </w:tcBorders>
          </w:tcPr>
          <w:p w14:paraId="584B9CD6"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A</w:t>
            </w:r>
            <w:r w:rsidRPr="00684D17">
              <w:rPr>
                <w:rFonts w:asciiTheme="minorHAnsi" w:eastAsiaTheme="minorEastAsia" w:hAnsiTheme="minorHAnsi"/>
                <w:sz w:val="18"/>
                <w:szCs w:val="18"/>
              </w:rPr>
              <w:t>mount</w:t>
            </w:r>
          </w:p>
        </w:tc>
        <w:tc>
          <w:tcPr>
            <w:tcW w:w="930" w:type="pct"/>
            <w:tcBorders>
              <w:top w:val="single" w:sz="4" w:space="0" w:color="auto"/>
              <w:left w:val="single" w:sz="4" w:space="0" w:color="auto"/>
              <w:bottom w:val="single" w:sz="4" w:space="0" w:color="auto"/>
              <w:right w:val="single" w:sz="4" w:space="0" w:color="auto"/>
            </w:tcBorders>
          </w:tcPr>
          <w:p w14:paraId="67CC9D46"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赎回</w:t>
            </w:r>
            <w:r w:rsidRPr="00684D17">
              <w:rPr>
                <w:rFonts w:asciiTheme="minorHAnsi" w:eastAsiaTheme="minorEastAsia" w:hAnsiTheme="minorHAnsi" w:hint="eastAsia"/>
                <w:sz w:val="18"/>
                <w:szCs w:val="18"/>
              </w:rPr>
              <w:t>金额</w:t>
            </w:r>
            <w:r>
              <w:rPr>
                <w:rFonts w:asciiTheme="minorHAnsi" w:eastAsiaTheme="minorEastAsia" w:hAnsiTheme="minorHAnsi" w:hint="eastAsia"/>
                <w:sz w:val="18"/>
                <w:szCs w:val="18"/>
              </w:rPr>
              <w:t>，</w:t>
            </w:r>
            <w:r w:rsidRPr="00684D17">
              <w:rPr>
                <w:rFonts w:asciiTheme="minorHAnsi" w:eastAsiaTheme="minorEastAsia" w:hAnsiTheme="minorHAnsi" w:hint="eastAsia"/>
                <w:sz w:val="18"/>
                <w:szCs w:val="18"/>
              </w:rPr>
              <w:t>消费币种的最小货币单位（分）</w:t>
            </w:r>
          </w:p>
        </w:tc>
        <w:tc>
          <w:tcPr>
            <w:tcW w:w="731" w:type="pct"/>
            <w:tcBorders>
              <w:top w:val="single" w:sz="4" w:space="0" w:color="auto"/>
              <w:left w:val="single" w:sz="4" w:space="0" w:color="auto"/>
              <w:bottom w:val="single" w:sz="4" w:space="0" w:color="auto"/>
              <w:right w:val="single" w:sz="4" w:space="0" w:color="auto"/>
            </w:tcBorders>
          </w:tcPr>
          <w:p w14:paraId="2FBA76F9"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number(15</w:t>
            </w:r>
            <w:r w:rsidRPr="00684D17">
              <w:rPr>
                <w:rFonts w:asciiTheme="minorHAnsi" w:eastAsiaTheme="minorEastAsia" w:hAnsiTheme="minorHAnsi" w:hint="eastAsia"/>
                <w:sz w:val="18"/>
                <w:szCs w:val="18"/>
              </w:rPr>
              <w:t>，</w:t>
            </w:r>
            <w:r w:rsidRPr="00684D17">
              <w:rPr>
                <w:rFonts w:asciiTheme="minorHAnsi" w:eastAsiaTheme="minorEastAsia" w:hAnsiTheme="minorHAnsi" w:hint="eastAsia"/>
                <w:sz w:val="18"/>
                <w:szCs w:val="18"/>
              </w:rPr>
              <w:t>0)</w:t>
            </w:r>
          </w:p>
        </w:tc>
        <w:tc>
          <w:tcPr>
            <w:tcW w:w="240" w:type="pct"/>
            <w:tcBorders>
              <w:top w:val="single" w:sz="4" w:space="0" w:color="auto"/>
              <w:left w:val="single" w:sz="4" w:space="0" w:color="auto"/>
              <w:bottom w:val="single" w:sz="4" w:space="0" w:color="auto"/>
              <w:right w:val="single" w:sz="4" w:space="0" w:color="auto"/>
            </w:tcBorders>
          </w:tcPr>
          <w:p w14:paraId="1F73018E"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15</w:t>
            </w:r>
          </w:p>
        </w:tc>
        <w:tc>
          <w:tcPr>
            <w:tcW w:w="276" w:type="pct"/>
            <w:tcBorders>
              <w:top w:val="single" w:sz="4" w:space="0" w:color="auto"/>
              <w:left w:val="single" w:sz="4" w:space="0" w:color="auto"/>
              <w:bottom w:val="single" w:sz="4" w:space="0" w:color="auto"/>
              <w:right w:val="single" w:sz="4" w:space="0" w:color="auto"/>
            </w:tcBorders>
          </w:tcPr>
          <w:p w14:paraId="1A0F68EC"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M</w:t>
            </w:r>
          </w:p>
        </w:tc>
        <w:tc>
          <w:tcPr>
            <w:tcW w:w="1890" w:type="pct"/>
            <w:tcBorders>
              <w:top w:val="single" w:sz="4" w:space="0" w:color="auto"/>
              <w:left w:val="single" w:sz="4" w:space="0" w:color="auto"/>
              <w:bottom w:val="single" w:sz="4" w:space="0" w:color="auto"/>
              <w:right w:val="single" w:sz="4" w:space="0" w:color="auto"/>
            </w:tcBorders>
          </w:tcPr>
          <w:p w14:paraId="5C38F262"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1500</w:t>
            </w:r>
          </w:p>
        </w:tc>
      </w:tr>
      <w:tr w:rsidR="00163216" w:rsidRPr="00684D17" w14:paraId="51C7AB26" w14:textId="77777777" w:rsidTr="00364DDC">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1088F18A" w14:textId="77777777" w:rsidR="00163216" w:rsidRPr="00763FB7" w:rsidRDefault="00163216" w:rsidP="006A0DBC">
            <w:pPr>
              <w:pStyle w:val="a6"/>
              <w:numPr>
                <w:ilvl w:val="0"/>
                <w:numId w:val="78"/>
              </w:numPr>
              <w:ind w:firstLineChars="0"/>
              <w:rPr>
                <w:rFonts w:asciiTheme="minorHAnsi" w:eastAsiaTheme="minorEastAsia" w:hAnsiTheme="minorHAnsi"/>
                <w:sz w:val="18"/>
                <w:szCs w:val="18"/>
              </w:rPr>
            </w:pPr>
          </w:p>
        </w:tc>
        <w:tc>
          <w:tcPr>
            <w:tcW w:w="693" w:type="pct"/>
            <w:tcBorders>
              <w:top w:val="single" w:sz="4" w:space="0" w:color="auto"/>
              <w:left w:val="single" w:sz="4" w:space="0" w:color="auto"/>
              <w:bottom w:val="single" w:sz="4" w:space="0" w:color="auto"/>
              <w:right w:val="single" w:sz="4" w:space="0" w:color="auto"/>
            </w:tcBorders>
          </w:tcPr>
          <w:p w14:paraId="70A6EDC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Currency</w:t>
            </w:r>
          </w:p>
        </w:tc>
        <w:tc>
          <w:tcPr>
            <w:tcW w:w="930" w:type="pct"/>
            <w:tcBorders>
              <w:top w:val="single" w:sz="4" w:space="0" w:color="auto"/>
              <w:left w:val="single" w:sz="4" w:space="0" w:color="auto"/>
              <w:bottom w:val="single" w:sz="4" w:space="0" w:color="auto"/>
              <w:right w:val="single" w:sz="4" w:space="0" w:color="auto"/>
            </w:tcBorders>
          </w:tcPr>
          <w:p w14:paraId="4EFD09C4"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消费金额的币种。</w:t>
            </w:r>
            <w:r>
              <w:rPr>
                <w:rFonts w:asciiTheme="minorHAnsi" w:eastAsiaTheme="minorEastAsia" w:hAnsiTheme="minorHAnsi"/>
                <w:sz w:val="18"/>
                <w:szCs w:val="18"/>
              </w:rPr>
              <w:t>目前仅支</w:t>
            </w:r>
            <w:r>
              <w:rPr>
                <w:rFonts w:asciiTheme="minorHAnsi" w:eastAsiaTheme="minorEastAsia" w:hAnsiTheme="minorHAnsi" w:hint="eastAsia"/>
                <w:sz w:val="18"/>
                <w:szCs w:val="18"/>
              </w:rPr>
              <w:t>人民币</w:t>
            </w:r>
            <w:r>
              <w:rPr>
                <w:rFonts w:asciiTheme="minorHAnsi" w:eastAsiaTheme="minorEastAsia" w:hAnsiTheme="minorHAnsi"/>
                <w:sz w:val="18"/>
                <w:szCs w:val="18"/>
              </w:rPr>
              <w:t>：</w:t>
            </w:r>
            <w:r>
              <w:rPr>
                <w:rFonts w:asciiTheme="minorHAnsi" w:eastAsiaTheme="minorEastAsia" w:hAnsiTheme="minorHAnsi" w:hint="eastAsia"/>
                <w:sz w:val="18"/>
                <w:szCs w:val="18"/>
              </w:rPr>
              <w:t>CNY</w:t>
            </w:r>
          </w:p>
        </w:tc>
        <w:tc>
          <w:tcPr>
            <w:tcW w:w="731" w:type="pct"/>
            <w:tcBorders>
              <w:top w:val="single" w:sz="4" w:space="0" w:color="auto"/>
              <w:left w:val="single" w:sz="4" w:space="0" w:color="auto"/>
              <w:bottom w:val="single" w:sz="4" w:space="0" w:color="auto"/>
              <w:right w:val="single" w:sz="4" w:space="0" w:color="auto"/>
            </w:tcBorders>
          </w:tcPr>
          <w:p w14:paraId="5C6C84A2"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40" w:type="pct"/>
            <w:tcBorders>
              <w:top w:val="single" w:sz="4" w:space="0" w:color="auto"/>
              <w:left w:val="single" w:sz="4" w:space="0" w:color="auto"/>
              <w:bottom w:val="single" w:sz="4" w:space="0" w:color="auto"/>
              <w:right w:val="single" w:sz="4" w:space="0" w:color="auto"/>
            </w:tcBorders>
          </w:tcPr>
          <w:p w14:paraId="4A293249"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10</w:t>
            </w:r>
          </w:p>
        </w:tc>
        <w:tc>
          <w:tcPr>
            <w:tcW w:w="276" w:type="pct"/>
            <w:tcBorders>
              <w:top w:val="single" w:sz="4" w:space="0" w:color="auto"/>
              <w:left w:val="single" w:sz="4" w:space="0" w:color="auto"/>
              <w:bottom w:val="single" w:sz="4" w:space="0" w:color="auto"/>
              <w:right w:val="single" w:sz="4" w:space="0" w:color="auto"/>
            </w:tcBorders>
          </w:tcPr>
          <w:p w14:paraId="297B08E4"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890" w:type="pct"/>
            <w:tcBorders>
              <w:top w:val="single" w:sz="4" w:space="0" w:color="auto"/>
              <w:left w:val="single" w:sz="4" w:space="0" w:color="auto"/>
              <w:bottom w:val="single" w:sz="4" w:space="0" w:color="auto"/>
              <w:right w:val="single" w:sz="4" w:space="0" w:color="auto"/>
            </w:tcBorders>
          </w:tcPr>
          <w:p w14:paraId="7010DBA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CNY</w:t>
            </w:r>
          </w:p>
        </w:tc>
      </w:tr>
      <w:tr w:rsidR="00163216" w:rsidRPr="00684D17" w14:paraId="480EEF65" w14:textId="77777777" w:rsidTr="00364DDC">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73FDB907" w14:textId="77777777" w:rsidR="00163216" w:rsidRPr="00763FB7" w:rsidRDefault="00163216" w:rsidP="006A0DBC">
            <w:pPr>
              <w:pStyle w:val="a6"/>
              <w:numPr>
                <w:ilvl w:val="0"/>
                <w:numId w:val="78"/>
              </w:numPr>
              <w:ind w:firstLineChars="0"/>
              <w:rPr>
                <w:rFonts w:asciiTheme="minorHAnsi" w:eastAsiaTheme="minorEastAsia" w:hAnsiTheme="minorHAnsi"/>
                <w:sz w:val="18"/>
                <w:szCs w:val="18"/>
              </w:rPr>
            </w:pPr>
          </w:p>
        </w:tc>
        <w:tc>
          <w:tcPr>
            <w:tcW w:w="693" w:type="pct"/>
            <w:tcBorders>
              <w:top w:val="single" w:sz="4" w:space="0" w:color="auto"/>
              <w:left w:val="single" w:sz="4" w:space="0" w:color="auto"/>
              <w:bottom w:val="single" w:sz="4" w:space="0" w:color="auto"/>
              <w:right w:val="single" w:sz="4" w:space="0" w:color="auto"/>
            </w:tcBorders>
          </w:tcPr>
          <w:p w14:paraId="67B034C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O</w:t>
            </w:r>
            <w:r w:rsidRPr="00C8687A">
              <w:rPr>
                <w:rFonts w:asciiTheme="minorHAnsi" w:eastAsiaTheme="minorEastAsia" w:hAnsiTheme="minorHAnsi"/>
                <w:sz w:val="18"/>
                <w:szCs w:val="18"/>
              </w:rPr>
              <w:t>utTradeNo</w:t>
            </w:r>
          </w:p>
        </w:tc>
        <w:tc>
          <w:tcPr>
            <w:tcW w:w="930" w:type="pct"/>
            <w:tcBorders>
              <w:top w:val="single" w:sz="4" w:space="0" w:color="auto"/>
              <w:left w:val="single" w:sz="4" w:space="0" w:color="auto"/>
              <w:bottom w:val="single" w:sz="4" w:space="0" w:color="auto"/>
              <w:right w:val="single" w:sz="4" w:space="0" w:color="auto"/>
            </w:tcBorders>
          </w:tcPr>
          <w:p w14:paraId="6DE5C494" w14:textId="79D21696"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外部交易流水号。流水号</w:t>
            </w:r>
            <w:r w:rsidRPr="00123A3A">
              <w:rPr>
                <w:rFonts w:asciiTheme="minorHAnsi" w:eastAsiaTheme="minorEastAsia" w:hAnsiTheme="minorHAnsi" w:hint="eastAsia"/>
                <w:sz w:val="18"/>
                <w:szCs w:val="18"/>
              </w:rPr>
              <w:t>做</w:t>
            </w:r>
            <w:r>
              <w:rPr>
                <w:rFonts w:asciiTheme="minorHAnsi" w:eastAsiaTheme="minorEastAsia" w:hAnsiTheme="minorHAnsi" w:hint="eastAsia"/>
                <w:sz w:val="18"/>
                <w:szCs w:val="18"/>
              </w:rPr>
              <w:t>了</w:t>
            </w:r>
            <w:r w:rsidRPr="00123A3A">
              <w:rPr>
                <w:rFonts w:asciiTheme="minorHAnsi" w:eastAsiaTheme="minorEastAsia" w:hAnsiTheme="minorHAnsi"/>
                <w:sz w:val="18"/>
                <w:szCs w:val="18"/>
              </w:rPr>
              <w:t>幂</w:t>
            </w:r>
            <w:r w:rsidRPr="00123A3A">
              <w:rPr>
                <w:rFonts w:asciiTheme="minorHAnsi" w:eastAsiaTheme="minorEastAsia" w:hAnsiTheme="minorHAnsi" w:hint="eastAsia"/>
                <w:sz w:val="18"/>
                <w:szCs w:val="18"/>
              </w:rPr>
              <w:t>等性，</w:t>
            </w:r>
            <w:r>
              <w:rPr>
                <w:rFonts w:asciiTheme="minorHAnsi" w:eastAsiaTheme="minorEastAsia" w:hAnsiTheme="minorHAnsi" w:hint="eastAsia"/>
                <w:sz w:val="18"/>
                <w:szCs w:val="18"/>
              </w:rPr>
              <w:t>注意</w:t>
            </w:r>
            <w:r>
              <w:rPr>
                <w:rFonts w:asciiTheme="minorHAnsi" w:eastAsiaTheme="minorEastAsia" w:hAnsiTheme="minorHAnsi"/>
                <w:sz w:val="18"/>
                <w:szCs w:val="18"/>
              </w:rPr>
              <w:t>不同交易须</w:t>
            </w:r>
            <w:r w:rsidRPr="00123A3A">
              <w:rPr>
                <w:rFonts w:asciiTheme="minorHAnsi" w:eastAsiaTheme="minorEastAsia" w:hAnsiTheme="minorHAnsi"/>
                <w:sz w:val="18"/>
                <w:szCs w:val="18"/>
              </w:rPr>
              <w:t>传</w:t>
            </w:r>
            <w:r>
              <w:rPr>
                <w:rFonts w:asciiTheme="minorHAnsi" w:eastAsiaTheme="minorEastAsia" w:hAnsiTheme="minorHAnsi" w:hint="eastAsia"/>
                <w:sz w:val="18"/>
                <w:szCs w:val="18"/>
              </w:rPr>
              <w:t>不同</w:t>
            </w:r>
            <w:r w:rsidRPr="00123A3A">
              <w:rPr>
                <w:rFonts w:asciiTheme="minorHAnsi" w:eastAsiaTheme="minorEastAsia" w:hAnsiTheme="minorHAnsi" w:hint="eastAsia"/>
                <w:sz w:val="18"/>
                <w:szCs w:val="18"/>
              </w:rPr>
              <w:lastRenderedPageBreak/>
              <w:t>流水号</w:t>
            </w:r>
            <w:r w:rsidR="00D16313">
              <w:rPr>
                <w:rFonts w:asciiTheme="minorHAnsi" w:eastAsiaTheme="minorEastAsia" w:hAnsiTheme="minorHAnsi" w:hint="eastAsia"/>
                <w:sz w:val="18"/>
                <w:szCs w:val="18"/>
              </w:rPr>
              <w:t>，</w:t>
            </w:r>
            <w:r w:rsidR="00D16313">
              <w:rPr>
                <w:rFonts w:asciiTheme="minorHAnsi" w:eastAsiaTheme="minorEastAsia" w:hAnsiTheme="minorHAnsi"/>
                <w:sz w:val="18"/>
                <w:szCs w:val="18"/>
              </w:rPr>
              <w:t>不同交易金额使用同一流水号进行交易可能出现资损风险</w:t>
            </w:r>
            <w:r>
              <w:rPr>
                <w:rFonts w:asciiTheme="minorHAnsi" w:eastAsiaTheme="minorEastAsia" w:hAnsiTheme="minorHAnsi" w:hint="eastAsia"/>
                <w:sz w:val="18"/>
                <w:szCs w:val="18"/>
              </w:rPr>
              <w:t>。</w:t>
            </w:r>
          </w:p>
        </w:tc>
        <w:tc>
          <w:tcPr>
            <w:tcW w:w="731" w:type="pct"/>
            <w:tcBorders>
              <w:top w:val="single" w:sz="4" w:space="0" w:color="auto"/>
              <w:left w:val="single" w:sz="4" w:space="0" w:color="auto"/>
              <w:bottom w:val="single" w:sz="4" w:space="0" w:color="auto"/>
              <w:right w:val="single" w:sz="4" w:space="0" w:color="auto"/>
            </w:tcBorders>
          </w:tcPr>
          <w:p w14:paraId="22B35F7F"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lastRenderedPageBreak/>
              <w:t>String</w:t>
            </w:r>
          </w:p>
        </w:tc>
        <w:tc>
          <w:tcPr>
            <w:tcW w:w="240" w:type="pct"/>
            <w:tcBorders>
              <w:top w:val="single" w:sz="4" w:space="0" w:color="auto"/>
              <w:left w:val="single" w:sz="4" w:space="0" w:color="auto"/>
              <w:bottom w:val="single" w:sz="4" w:space="0" w:color="auto"/>
              <w:right w:val="single" w:sz="4" w:space="0" w:color="auto"/>
            </w:tcBorders>
          </w:tcPr>
          <w:p w14:paraId="56635D2F"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64</w:t>
            </w:r>
          </w:p>
        </w:tc>
        <w:tc>
          <w:tcPr>
            <w:tcW w:w="276" w:type="pct"/>
            <w:tcBorders>
              <w:top w:val="single" w:sz="4" w:space="0" w:color="auto"/>
              <w:left w:val="single" w:sz="4" w:space="0" w:color="auto"/>
              <w:bottom w:val="single" w:sz="4" w:space="0" w:color="auto"/>
              <w:right w:val="single" w:sz="4" w:space="0" w:color="auto"/>
            </w:tcBorders>
          </w:tcPr>
          <w:p w14:paraId="3CFAA9F1" w14:textId="77777777" w:rsidR="00163216" w:rsidRPr="00684D17"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ME</w:t>
            </w:r>
          </w:p>
        </w:tc>
        <w:tc>
          <w:tcPr>
            <w:tcW w:w="1890" w:type="pct"/>
            <w:tcBorders>
              <w:top w:val="single" w:sz="4" w:space="0" w:color="auto"/>
              <w:left w:val="single" w:sz="4" w:space="0" w:color="auto"/>
              <w:bottom w:val="single" w:sz="4" w:space="0" w:color="auto"/>
              <w:right w:val="single" w:sz="4" w:space="0" w:color="auto"/>
            </w:tcBorders>
          </w:tcPr>
          <w:p w14:paraId="77566288" w14:textId="77777777" w:rsidR="00163216" w:rsidRPr="00684D17"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20151229113030000000000000000001</w:t>
            </w:r>
          </w:p>
        </w:tc>
      </w:tr>
      <w:tr w:rsidR="00364DDC" w:rsidRPr="00684D17" w14:paraId="57CED5C0" w14:textId="77777777" w:rsidTr="00364DDC">
        <w:trPr>
          <w:trHeight w:val="287"/>
        </w:trPr>
        <w:tc>
          <w:tcPr>
            <w:tcW w:w="239" w:type="pct"/>
            <w:tcBorders>
              <w:top w:val="single" w:sz="4" w:space="0" w:color="auto"/>
              <w:left w:val="single" w:sz="4" w:space="0" w:color="auto"/>
              <w:bottom w:val="single" w:sz="4" w:space="0" w:color="auto"/>
              <w:right w:val="single" w:sz="4" w:space="0" w:color="auto"/>
            </w:tcBorders>
            <w:vAlign w:val="center"/>
          </w:tcPr>
          <w:p w14:paraId="0002D66E" w14:textId="77777777" w:rsidR="00364DDC" w:rsidRPr="00763FB7" w:rsidRDefault="00364DDC" w:rsidP="00364DDC">
            <w:pPr>
              <w:pStyle w:val="a6"/>
              <w:numPr>
                <w:ilvl w:val="0"/>
                <w:numId w:val="78"/>
              </w:numPr>
              <w:ind w:firstLineChars="0"/>
              <w:rPr>
                <w:sz w:val="18"/>
                <w:szCs w:val="18"/>
              </w:rPr>
            </w:pPr>
          </w:p>
        </w:tc>
        <w:tc>
          <w:tcPr>
            <w:tcW w:w="693" w:type="pct"/>
            <w:tcBorders>
              <w:top w:val="single" w:sz="4" w:space="0" w:color="auto"/>
              <w:left w:val="single" w:sz="4" w:space="0" w:color="auto"/>
              <w:bottom w:val="single" w:sz="4" w:space="0" w:color="auto"/>
              <w:right w:val="single" w:sz="4" w:space="0" w:color="auto"/>
            </w:tcBorders>
          </w:tcPr>
          <w:p w14:paraId="07E8DA2F" w14:textId="77777777" w:rsidR="00364DDC" w:rsidRDefault="00364DDC" w:rsidP="00364DDC">
            <w:pPr>
              <w:rPr>
                <w:sz w:val="18"/>
                <w:szCs w:val="18"/>
              </w:rPr>
            </w:pPr>
            <w:r>
              <w:rPr>
                <w:rFonts w:asciiTheme="minorEastAsia" w:eastAsiaTheme="minorEastAsia" w:hAnsiTheme="minorEastAsia" w:hint="eastAsia"/>
                <w:color w:val="000000"/>
                <w:sz w:val="18"/>
                <w:szCs w:val="18"/>
              </w:rPr>
              <w:t>Auth</w:t>
            </w:r>
            <w:r>
              <w:rPr>
                <w:rFonts w:asciiTheme="minorEastAsia" w:eastAsiaTheme="minorEastAsia" w:hAnsiTheme="minorEastAsia"/>
                <w:color w:val="000000"/>
                <w:sz w:val="18"/>
                <w:szCs w:val="18"/>
              </w:rPr>
              <w:t>Code</w:t>
            </w:r>
          </w:p>
        </w:tc>
        <w:tc>
          <w:tcPr>
            <w:tcW w:w="930" w:type="pct"/>
            <w:tcBorders>
              <w:top w:val="single" w:sz="4" w:space="0" w:color="auto"/>
              <w:left w:val="single" w:sz="4" w:space="0" w:color="auto"/>
              <w:bottom w:val="single" w:sz="4" w:space="0" w:color="auto"/>
              <w:right w:val="single" w:sz="4" w:space="0" w:color="auto"/>
            </w:tcBorders>
          </w:tcPr>
          <w:p w14:paraId="0B06F49A" w14:textId="77777777" w:rsidR="00364DDC" w:rsidRDefault="00364DDC" w:rsidP="00364DDC">
            <w:pPr>
              <w:rPr>
                <w:sz w:val="18"/>
                <w:szCs w:val="18"/>
              </w:rPr>
            </w:pPr>
            <w:r>
              <w:rPr>
                <w:rFonts w:asciiTheme="minorEastAsia" w:eastAsiaTheme="minorEastAsia" w:hAnsiTheme="minorEastAsia" w:hint="eastAsia"/>
                <w:color w:val="000000"/>
                <w:sz w:val="18"/>
                <w:szCs w:val="18"/>
              </w:rPr>
              <w:t>手机验证码。用于</w:t>
            </w:r>
            <w:r>
              <w:rPr>
                <w:rFonts w:asciiTheme="minorEastAsia" w:eastAsiaTheme="minorEastAsia" w:hAnsiTheme="minorEastAsia"/>
                <w:color w:val="000000"/>
                <w:sz w:val="18"/>
                <w:szCs w:val="18"/>
              </w:rPr>
              <w:t>客户身</w:t>
            </w:r>
            <w:r>
              <w:rPr>
                <w:rFonts w:asciiTheme="minorEastAsia" w:eastAsiaTheme="minorEastAsia" w:hAnsiTheme="minorEastAsia" w:hint="eastAsia"/>
                <w:color w:val="000000"/>
                <w:sz w:val="18"/>
                <w:szCs w:val="18"/>
              </w:rPr>
              <w:t>份</w:t>
            </w:r>
            <w:r>
              <w:rPr>
                <w:rFonts w:asciiTheme="minorEastAsia" w:eastAsiaTheme="minorEastAsia" w:hAnsiTheme="minorEastAsia"/>
                <w:color w:val="000000"/>
                <w:sz w:val="18"/>
                <w:szCs w:val="18"/>
              </w:rPr>
              <w:t>核实，</w:t>
            </w:r>
            <w:r>
              <w:rPr>
                <w:rFonts w:asciiTheme="minorEastAsia" w:eastAsiaTheme="minorEastAsia" w:hAnsiTheme="minorEastAsia" w:hint="eastAsia"/>
                <w:color w:val="000000"/>
                <w:sz w:val="18"/>
                <w:szCs w:val="18"/>
              </w:rPr>
              <w:t>利用</w:t>
            </w:r>
            <w:r>
              <w:rPr>
                <w:rFonts w:asciiTheme="minorEastAsia" w:eastAsiaTheme="minorEastAsia" w:hAnsiTheme="minorEastAsia"/>
                <w:color w:val="000000"/>
                <w:sz w:val="18"/>
                <w:szCs w:val="18"/>
              </w:rPr>
              <w:t>短信</w:t>
            </w:r>
            <w:r>
              <w:rPr>
                <w:rFonts w:asciiTheme="minorEastAsia" w:eastAsiaTheme="minorEastAsia" w:hAnsiTheme="minorEastAsia" w:hint="eastAsia"/>
                <w:color w:val="000000"/>
                <w:sz w:val="18"/>
                <w:szCs w:val="18"/>
              </w:rPr>
              <w:t>验证码</w:t>
            </w:r>
            <w:r>
              <w:rPr>
                <w:rFonts w:asciiTheme="minorEastAsia" w:eastAsiaTheme="minorEastAsia" w:hAnsiTheme="minorEastAsia"/>
                <w:color w:val="000000"/>
                <w:sz w:val="18"/>
                <w:szCs w:val="18"/>
              </w:rPr>
              <w:t>发送接口可获取</w:t>
            </w:r>
            <w:r>
              <w:rPr>
                <w:rFonts w:asciiTheme="minorEastAsia" w:eastAsiaTheme="minorEastAsia" w:hAnsiTheme="minorEastAsia" w:hint="eastAsia"/>
                <w:color w:val="000000"/>
                <w:sz w:val="18"/>
                <w:szCs w:val="18"/>
              </w:rPr>
              <w:t>。</w:t>
            </w:r>
          </w:p>
        </w:tc>
        <w:tc>
          <w:tcPr>
            <w:tcW w:w="731" w:type="pct"/>
            <w:tcBorders>
              <w:top w:val="single" w:sz="4" w:space="0" w:color="auto"/>
              <w:left w:val="single" w:sz="4" w:space="0" w:color="auto"/>
              <w:bottom w:val="single" w:sz="4" w:space="0" w:color="auto"/>
              <w:right w:val="single" w:sz="4" w:space="0" w:color="auto"/>
            </w:tcBorders>
          </w:tcPr>
          <w:p w14:paraId="24E269BF" w14:textId="77777777" w:rsidR="00364DDC" w:rsidRDefault="00364DDC" w:rsidP="00364DDC">
            <w:pPr>
              <w:rPr>
                <w:sz w:val="18"/>
                <w:szCs w:val="18"/>
              </w:rPr>
            </w:pPr>
            <w:r>
              <w:rPr>
                <w:rFonts w:asciiTheme="minorEastAsia" w:eastAsiaTheme="minorEastAsia" w:hAnsiTheme="minorEastAsia" w:hint="eastAsia"/>
                <w:color w:val="000000"/>
                <w:sz w:val="18"/>
                <w:szCs w:val="18"/>
              </w:rPr>
              <w:t>String</w:t>
            </w:r>
          </w:p>
        </w:tc>
        <w:tc>
          <w:tcPr>
            <w:tcW w:w="240" w:type="pct"/>
            <w:tcBorders>
              <w:top w:val="single" w:sz="4" w:space="0" w:color="auto"/>
              <w:left w:val="single" w:sz="4" w:space="0" w:color="auto"/>
              <w:bottom w:val="single" w:sz="4" w:space="0" w:color="auto"/>
              <w:right w:val="single" w:sz="4" w:space="0" w:color="auto"/>
            </w:tcBorders>
          </w:tcPr>
          <w:p w14:paraId="1CFF8ECD" w14:textId="77777777" w:rsidR="00364DDC" w:rsidRDefault="00364DDC" w:rsidP="00364DDC">
            <w:pPr>
              <w:rPr>
                <w:sz w:val="18"/>
                <w:szCs w:val="18"/>
              </w:rPr>
            </w:pPr>
            <w:r>
              <w:rPr>
                <w:rFonts w:asciiTheme="minorEastAsia" w:eastAsiaTheme="minorEastAsia" w:hAnsiTheme="minorEastAsia" w:hint="eastAsia"/>
                <w:color w:val="000000"/>
                <w:sz w:val="18"/>
                <w:szCs w:val="18"/>
              </w:rPr>
              <w:t>32</w:t>
            </w:r>
          </w:p>
        </w:tc>
        <w:tc>
          <w:tcPr>
            <w:tcW w:w="276" w:type="pct"/>
            <w:tcBorders>
              <w:top w:val="single" w:sz="4" w:space="0" w:color="auto"/>
              <w:left w:val="single" w:sz="4" w:space="0" w:color="auto"/>
              <w:bottom w:val="single" w:sz="4" w:space="0" w:color="auto"/>
              <w:right w:val="single" w:sz="4" w:space="0" w:color="auto"/>
            </w:tcBorders>
          </w:tcPr>
          <w:p w14:paraId="13161F5C" w14:textId="77777777" w:rsidR="00364DDC" w:rsidRPr="00123A3A" w:rsidRDefault="00D9169C" w:rsidP="00364DDC">
            <w:pPr>
              <w:rPr>
                <w:sz w:val="18"/>
                <w:szCs w:val="18"/>
              </w:rPr>
            </w:pPr>
            <w:r>
              <w:rPr>
                <w:rFonts w:asciiTheme="minorEastAsia" w:eastAsiaTheme="minorEastAsia" w:hAnsiTheme="minorEastAsia"/>
                <w:color w:val="000000"/>
                <w:sz w:val="18"/>
                <w:szCs w:val="18"/>
              </w:rPr>
              <w:t>C</w:t>
            </w:r>
          </w:p>
        </w:tc>
        <w:tc>
          <w:tcPr>
            <w:tcW w:w="1890" w:type="pct"/>
            <w:tcBorders>
              <w:top w:val="single" w:sz="4" w:space="0" w:color="auto"/>
              <w:left w:val="single" w:sz="4" w:space="0" w:color="auto"/>
              <w:bottom w:val="single" w:sz="4" w:space="0" w:color="auto"/>
              <w:right w:val="single" w:sz="4" w:space="0" w:color="auto"/>
            </w:tcBorders>
          </w:tcPr>
          <w:p w14:paraId="52BDD630" w14:textId="77777777" w:rsidR="00364DDC" w:rsidRPr="00123A3A" w:rsidRDefault="00364DDC" w:rsidP="00364DDC">
            <w:pPr>
              <w:rPr>
                <w:sz w:val="18"/>
                <w:szCs w:val="18"/>
              </w:rPr>
            </w:pPr>
            <w:r w:rsidRPr="00DB1695">
              <w:rPr>
                <w:rFonts w:asciiTheme="minorHAnsi" w:eastAsiaTheme="minorEastAsia" w:hAnsiTheme="minorHAnsi" w:hint="eastAsia"/>
                <w:sz w:val="18"/>
                <w:szCs w:val="18"/>
              </w:rPr>
              <w:t>811374</w:t>
            </w:r>
          </w:p>
        </w:tc>
      </w:tr>
    </w:tbl>
    <w:p w14:paraId="34EB14E5" w14:textId="77777777" w:rsidR="00163216" w:rsidRPr="0080790B" w:rsidRDefault="00163216" w:rsidP="00163216">
      <w:pPr>
        <w:rPr>
          <w:rFonts w:hAnsi="宋体"/>
        </w:rPr>
      </w:pPr>
    </w:p>
    <w:p w14:paraId="398D6F7B" w14:textId="77777777" w:rsidR="00163216" w:rsidRDefault="00163216" w:rsidP="00163216">
      <w:pPr>
        <w:pStyle w:val="4"/>
        <w:numPr>
          <w:ilvl w:val="0"/>
          <w:numId w:val="0"/>
        </w:numPr>
        <w:ind w:left="864" w:hanging="864"/>
      </w:pPr>
      <w:r w:rsidRPr="00F561BB">
        <w:rPr>
          <w:rFonts w:hint="eastAsia"/>
        </w:rPr>
        <w:t>响应报文</w:t>
      </w:r>
    </w:p>
    <w:tbl>
      <w:tblPr>
        <w:tblStyle w:val="a9"/>
        <w:tblW w:w="5000" w:type="pct"/>
        <w:tblLook w:val="04A0" w:firstRow="1" w:lastRow="0" w:firstColumn="1" w:lastColumn="0" w:noHBand="0" w:noVBand="1"/>
      </w:tblPr>
      <w:tblGrid>
        <w:gridCol w:w="397"/>
        <w:gridCol w:w="1122"/>
        <w:gridCol w:w="1993"/>
        <w:gridCol w:w="643"/>
        <w:gridCol w:w="547"/>
        <w:gridCol w:w="458"/>
        <w:gridCol w:w="3136"/>
      </w:tblGrid>
      <w:tr w:rsidR="00163216" w:rsidRPr="005E0BC6" w14:paraId="410BE8EF" w14:textId="77777777" w:rsidTr="00C11757">
        <w:trPr>
          <w:trHeight w:val="324"/>
        </w:trPr>
        <w:tc>
          <w:tcPr>
            <w:tcW w:w="233" w:type="pct"/>
            <w:tcBorders>
              <w:top w:val="single" w:sz="4" w:space="0" w:color="auto"/>
              <w:left w:val="single" w:sz="4" w:space="0" w:color="auto"/>
              <w:bottom w:val="single" w:sz="4" w:space="0" w:color="auto"/>
              <w:right w:val="single" w:sz="4" w:space="0" w:color="auto"/>
            </w:tcBorders>
            <w:shd w:val="clear" w:color="auto" w:fill="E0E0E0"/>
            <w:vAlign w:val="center"/>
          </w:tcPr>
          <w:p w14:paraId="01FA96CE"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781D81"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1087F9"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3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3D4F70"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3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1D4D49"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28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2ABBF1"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1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78DEE6"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5E0BC6" w14:paraId="47D3771B" w14:textId="77777777" w:rsidTr="00C11757">
        <w:trPr>
          <w:trHeight w:val="287"/>
        </w:trPr>
        <w:tc>
          <w:tcPr>
            <w:tcW w:w="233" w:type="pct"/>
            <w:tcBorders>
              <w:top w:val="single" w:sz="4" w:space="0" w:color="auto"/>
              <w:left w:val="single" w:sz="4" w:space="0" w:color="auto"/>
              <w:bottom w:val="single" w:sz="4" w:space="0" w:color="auto"/>
              <w:right w:val="single" w:sz="4" w:space="0" w:color="auto"/>
            </w:tcBorders>
            <w:vAlign w:val="center"/>
          </w:tcPr>
          <w:p w14:paraId="00F3E854" w14:textId="77777777" w:rsidR="00163216" w:rsidRPr="005E0BC6" w:rsidRDefault="00163216" w:rsidP="006A0DBC">
            <w:pPr>
              <w:pStyle w:val="a6"/>
              <w:numPr>
                <w:ilvl w:val="0"/>
                <w:numId w:val="77"/>
              </w:numPr>
              <w:ind w:firstLineChars="0"/>
              <w:rPr>
                <w:rFonts w:asciiTheme="minorEastAsia" w:eastAsiaTheme="minorEastAsia" w:hAnsiTheme="minorEastAsia"/>
                <w:i/>
                <w:sz w:val="18"/>
                <w:szCs w:val="18"/>
              </w:rPr>
            </w:pPr>
          </w:p>
        </w:tc>
        <w:tc>
          <w:tcPr>
            <w:tcW w:w="652" w:type="pct"/>
            <w:shd w:val="clear" w:color="auto" w:fill="FFFFFF"/>
            <w:hideMark/>
          </w:tcPr>
          <w:p w14:paraId="28248747"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R</w:t>
            </w:r>
            <w:r w:rsidRPr="009D0D55">
              <w:rPr>
                <w:rFonts w:asciiTheme="minorHAnsi" w:eastAsiaTheme="minorEastAsia" w:hAnsiTheme="minorHAnsi" w:hint="eastAsia"/>
                <w:sz w:val="18"/>
                <w:szCs w:val="18"/>
              </w:rPr>
              <w:t>espInfo</w:t>
            </w:r>
          </w:p>
        </w:tc>
        <w:tc>
          <w:tcPr>
            <w:tcW w:w="1229" w:type="pct"/>
            <w:shd w:val="clear" w:color="auto" w:fill="FFFFFF"/>
            <w:hideMark/>
          </w:tcPr>
          <w:p w14:paraId="1C668171"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返回</w:t>
            </w:r>
            <w:r w:rsidRPr="009D0D55">
              <w:rPr>
                <w:rFonts w:asciiTheme="minorHAnsi" w:eastAsiaTheme="minorEastAsia" w:hAnsiTheme="minorHAnsi"/>
                <w:sz w:val="18"/>
                <w:szCs w:val="18"/>
              </w:rPr>
              <w:t>码组</w:t>
            </w:r>
            <w:r w:rsidRPr="009D0D55">
              <w:rPr>
                <w:rFonts w:asciiTheme="minorHAnsi" w:eastAsiaTheme="minorEastAsia" w:hAnsiTheme="minorHAnsi" w:hint="eastAsia"/>
                <w:sz w:val="18"/>
                <w:szCs w:val="18"/>
              </w:rPr>
              <w:t>件</w:t>
            </w:r>
          </w:p>
        </w:tc>
        <w:tc>
          <w:tcPr>
            <w:tcW w:w="393" w:type="pct"/>
            <w:tcBorders>
              <w:top w:val="single" w:sz="4" w:space="0" w:color="auto"/>
              <w:left w:val="single" w:sz="4" w:space="0" w:color="auto"/>
              <w:bottom w:val="single" w:sz="4" w:space="0" w:color="auto"/>
              <w:right w:val="single" w:sz="4" w:space="0" w:color="auto"/>
            </w:tcBorders>
            <w:hideMark/>
          </w:tcPr>
          <w:p w14:paraId="23809871"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返回码</w:t>
            </w: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对象</w:t>
            </w:r>
          </w:p>
        </w:tc>
        <w:tc>
          <w:tcPr>
            <w:tcW w:w="371" w:type="pct"/>
            <w:tcBorders>
              <w:top w:val="single" w:sz="4" w:space="0" w:color="auto"/>
              <w:left w:val="single" w:sz="4" w:space="0" w:color="auto"/>
              <w:bottom w:val="single" w:sz="4" w:space="0" w:color="auto"/>
              <w:right w:val="single" w:sz="4" w:space="0" w:color="auto"/>
            </w:tcBorders>
            <w:hideMark/>
          </w:tcPr>
          <w:p w14:paraId="1764F4B7" w14:textId="77777777" w:rsidR="00163216" w:rsidRPr="009D0D55" w:rsidRDefault="00163216" w:rsidP="00C11757">
            <w:pPr>
              <w:rPr>
                <w:rFonts w:asciiTheme="minorHAnsi" w:eastAsiaTheme="minorEastAsia" w:hAnsiTheme="minorHAnsi"/>
                <w:sz w:val="18"/>
                <w:szCs w:val="18"/>
              </w:rPr>
            </w:pPr>
          </w:p>
        </w:tc>
        <w:tc>
          <w:tcPr>
            <w:tcW w:w="282" w:type="pct"/>
            <w:tcBorders>
              <w:top w:val="single" w:sz="4" w:space="0" w:color="auto"/>
              <w:left w:val="single" w:sz="4" w:space="0" w:color="auto"/>
              <w:bottom w:val="single" w:sz="4" w:space="0" w:color="auto"/>
              <w:right w:val="single" w:sz="4" w:space="0" w:color="auto"/>
            </w:tcBorders>
            <w:hideMark/>
          </w:tcPr>
          <w:p w14:paraId="170CE185"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hideMark/>
          </w:tcPr>
          <w:p w14:paraId="64345CA8" w14:textId="77777777" w:rsidR="00163216" w:rsidRPr="009D0D55" w:rsidRDefault="00163216" w:rsidP="00C11757">
            <w:pPr>
              <w:rPr>
                <w:rFonts w:asciiTheme="minorHAnsi" w:eastAsiaTheme="minorEastAsia" w:hAnsiTheme="minorHAnsi"/>
                <w:sz w:val="18"/>
                <w:szCs w:val="18"/>
              </w:rPr>
            </w:pPr>
          </w:p>
        </w:tc>
      </w:tr>
      <w:tr w:rsidR="00163216" w:rsidRPr="005E0BC6" w14:paraId="6E720BC9" w14:textId="77777777" w:rsidTr="00C11757">
        <w:trPr>
          <w:trHeight w:val="287"/>
        </w:trPr>
        <w:tc>
          <w:tcPr>
            <w:tcW w:w="233" w:type="pct"/>
            <w:tcBorders>
              <w:top w:val="single" w:sz="4" w:space="0" w:color="auto"/>
              <w:left w:val="single" w:sz="4" w:space="0" w:color="auto"/>
              <w:bottom w:val="single" w:sz="4" w:space="0" w:color="auto"/>
              <w:right w:val="single" w:sz="4" w:space="0" w:color="auto"/>
            </w:tcBorders>
            <w:vAlign w:val="center"/>
          </w:tcPr>
          <w:p w14:paraId="168D0F58" w14:textId="77777777" w:rsidR="00163216" w:rsidRPr="005E0BC6" w:rsidRDefault="00163216" w:rsidP="006A0DBC">
            <w:pPr>
              <w:pStyle w:val="a6"/>
              <w:numPr>
                <w:ilvl w:val="0"/>
                <w:numId w:val="77"/>
              </w:numPr>
              <w:ind w:firstLineChars="0"/>
              <w:rPr>
                <w:rFonts w:asciiTheme="minorEastAsia" w:eastAsiaTheme="minorEastAsia" w:hAnsiTheme="minorEastAsia"/>
                <w:i/>
                <w:sz w:val="18"/>
                <w:szCs w:val="18"/>
              </w:rPr>
            </w:pPr>
          </w:p>
        </w:tc>
        <w:tc>
          <w:tcPr>
            <w:tcW w:w="652" w:type="pct"/>
            <w:shd w:val="clear" w:color="auto" w:fill="FFFFFF"/>
          </w:tcPr>
          <w:p w14:paraId="3C924FDA"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O</w:t>
            </w:r>
            <w:r w:rsidRPr="00890772">
              <w:rPr>
                <w:rFonts w:asciiTheme="minorHAnsi" w:eastAsiaTheme="minorEastAsia" w:hAnsiTheme="minorHAnsi"/>
                <w:sz w:val="18"/>
                <w:szCs w:val="18"/>
              </w:rPr>
              <w:t>rderNo</w:t>
            </w:r>
          </w:p>
        </w:tc>
        <w:tc>
          <w:tcPr>
            <w:tcW w:w="1229" w:type="pct"/>
            <w:shd w:val="clear" w:color="auto" w:fill="FFFFFF"/>
          </w:tcPr>
          <w:p w14:paraId="540E3077" w14:textId="77777777" w:rsidR="00163216" w:rsidRPr="009D0D55"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网商银行业务</w:t>
            </w:r>
            <w:r w:rsidRPr="007C558B">
              <w:rPr>
                <w:rFonts w:asciiTheme="minorHAnsi" w:eastAsiaTheme="minorEastAsia" w:hAnsiTheme="minorHAnsi"/>
                <w:sz w:val="18"/>
                <w:szCs w:val="18"/>
              </w:rPr>
              <w:t>流水号</w:t>
            </w:r>
          </w:p>
        </w:tc>
        <w:tc>
          <w:tcPr>
            <w:tcW w:w="393" w:type="pct"/>
            <w:tcBorders>
              <w:top w:val="single" w:sz="4" w:space="0" w:color="auto"/>
              <w:left w:val="single" w:sz="4" w:space="0" w:color="auto"/>
              <w:bottom w:val="single" w:sz="4" w:space="0" w:color="auto"/>
              <w:right w:val="single" w:sz="4" w:space="0" w:color="auto"/>
            </w:tcBorders>
          </w:tcPr>
          <w:p w14:paraId="3F663001"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71" w:type="pct"/>
            <w:tcBorders>
              <w:top w:val="single" w:sz="4" w:space="0" w:color="auto"/>
              <w:left w:val="single" w:sz="4" w:space="0" w:color="auto"/>
              <w:bottom w:val="single" w:sz="4" w:space="0" w:color="auto"/>
              <w:right w:val="single" w:sz="4" w:space="0" w:color="auto"/>
            </w:tcBorders>
          </w:tcPr>
          <w:p w14:paraId="4E4C69FC" w14:textId="77777777" w:rsidR="00163216" w:rsidRPr="009D0D55"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64</w:t>
            </w:r>
          </w:p>
        </w:tc>
        <w:tc>
          <w:tcPr>
            <w:tcW w:w="282" w:type="pct"/>
            <w:tcBorders>
              <w:top w:val="single" w:sz="4" w:space="0" w:color="auto"/>
              <w:left w:val="single" w:sz="4" w:space="0" w:color="auto"/>
              <w:bottom w:val="single" w:sz="4" w:space="0" w:color="auto"/>
              <w:right w:val="single" w:sz="4" w:space="0" w:color="auto"/>
            </w:tcBorders>
          </w:tcPr>
          <w:p w14:paraId="648AB74B" w14:textId="77777777" w:rsidR="00163216" w:rsidRPr="009D0D55"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38A6B4C7" w14:textId="77777777" w:rsidR="00163216" w:rsidRPr="009D0D55" w:rsidRDefault="00163216" w:rsidP="00C11757">
            <w:pPr>
              <w:rPr>
                <w:rFonts w:asciiTheme="minorHAnsi" w:eastAsiaTheme="minorEastAsia" w:hAnsiTheme="minorHAnsi"/>
                <w:sz w:val="18"/>
                <w:szCs w:val="18"/>
              </w:rPr>
            </w:pPr>
            <w:r w:rsidRPr="007C558B">
              <w:rPr>
                <w:rFonts w:asciiTheme="minorHAnsi" w:eastAsiaTheme="minorEastAsia" w:hAnsiTheme="minorHAnsi" w:hint="eastAsia"/>
                <w:sz w:val="18"/>
                <w:szCs w:val="18"/>
              </w:rPr>
              <w:t>20151229113030000000000000012345</w:t>
            </w:r>
          </w:p>
        </w:tc>
      </w:tr>
      <w:tr w:rsidR="00163216" w:rsidRPr="005E0BC6" w14:paraId="3FF80C0D" w14:textId="77777777" w:rsidTr="00C11757">
        <w:trPr>
          <w:trHeight w:val="287"/>
        </w:trPr>
        <w:tc>
          <w:tcPr>
            <w:tcW w:w="233" w:type="pct"/>
            <w:tcBorders>
              <w:top w:val="single" w:sz="4" w:space="0" w:color="auto"/>
              <w:left w:val="single" w:sz="4" w:space="0" w:color="auto"/>
              <w:bottom w:val="single" w:sz="4" w:space="0" w:color="auto"/>
              <w:right w:val="single" w:sz="4" w:space="0" w:color="auto"/>
            </w:tcBorders>
            <w:vAlign w:val="center"/>
          </w:tcPr>
          <w:p w14:paraId="283B0187" w14:textId="77777777" w:rsidR="00163216" w:rsidRPr="005E0BC6" w:rsidRDefault="00163216" w:rsidP="006A0DBC">
            <w:pPr>
              <w:pStyle w:val="a6"/>
              <w:numPr>
                <w:ilvl w:val="0"/>
                <w:numId w:val="77"/>
              </w:numPr>
              <w:ind w:firstLineChars="0"/>
              <w:rPr>
                <w:rFonts w:asciiTheme="minorEastAsia" w:eastAsiaTheme="minorEastAsia" w:hAnsiTheme="minorEastAsia"/>
                <w:i/>
                <w:sz w:val="18"/>
                <w:szCs w:val="18"/>
              </w:rPr>
            </w:pPr>
          </w:p>
        </w:tc>
        <w:tc>
          <w:tcPr>
            <w:tcW w:w="652" w:type="pct"/>
            <w:shd w:val="clear" w:color="auto" w:fill="FFFFFF"/>
          </w:tcPr>
          <w:p w14:paraId="7AB653E8"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O</w:t>
            </w:r>
            <w:r w:rsidRPr="00C8687A">
              <w:rPr>
                <w:rFonts w:asciiTheme="minorHAnsi" w:eastAsiaTheme="minorEastAsia" w:hAnsiTheme="minorHAnsi"/>
                <w:sz w:val="18"/>
                <w:szCs w:val="18"/>
              </w:rPr>
              <w:t>utTradeNo</w:t>
            </w:r>
          </w:p>
        </w:tc>
        <w:tc>
          <w:tcPr>
            <w:tcW w:w="1229" w:type="pct"/>
            <w:shd w:val="clear" w:color="auto" w:fill="FFFFFF"/>
          </w:tcPr>
          <w:p w14:paraId="3FBDF081"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外部交易</w:t>
            </w:r>
            <w:r w:rsidRPr="00123A3A">
              <w:rPr>
                <w:rFonts w:asciiTheme="minorHAnsi" w:eastAsiaTheme="minorEastAsia" w:hAnsiTheme="minorHAnsi" w:hint="eastAsia"/>
                <w:sz w:val="18"/>
                <w:szCs w:val="18"/>
              </w:rPr>
              <w:t>流水号</w:t>
            </w:r>
          </w:p>
        </w:tc>
        <w:tc>
          <w:tcPr>
            <w:tcW w:w="393" w:type="pct"/>
            <w:tcBorders>
              <w:top w:val="single" w:sz="4" w:space="0" w:color="auto"/>
              <w:left w:val="single" w:sz="4" w:space="0" w:color="auto"/>
              <w:bottom w:val="single" w:sz="4" w:space="0" w:color="auto"/>
              <w:right w:val="single" w:sz="4" w:space="0" w:color="auto"/>
            </w:tcBorders>
          </w:tcPr>
          <w:p w14:paraId="74C05D33"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71" w:type="pct"/>
            <w:tcBorders>
              <w:top w:val="single" w:sz="4" w:space="0" w:color="auto"/>
              <w:left w:val="single" w:sz="4" w:space="0" w:color="auto"/>
              <w:bottom w:val="single" w:sz="4" w:space="0" w:color="auto"/>
              <w:right w:val="single" w:sz="4" w:space="0" w:color="auto"/>
            </w:tcBorders>
          </w:tcPr>
          <w:p w14:paraId="12C473A7"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64</w:t>
            </w:r>
          </w:p>
        </w:tc>
        <w:tc>
          <w:tcPr>
            <w:tcW w:w="282" w:type="pct"/>
            <w:tcBorders>
              <w:top w:val="single" w:sz="4" w:space="0" w:color="auto"/>
              <w:left w:val="single" w:sz="4" w:space="0" w:color="auto"/>
              <w:bottom w:val="single" w:sz="4" w:space="0" w:color="auto"/>
              <w:right w:val="single" w:sz="4" w:space="0" w:color="auto"/>
            </w:tcBorders>
          </w:tcPr>
          <w:p w14:paraId="1595868B" w14:textId="77777777" w:rsidR="00163216" w:rsidRPr="009D0D55"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ME</w:t>
            </w:r>
          </w:p>
        </w:tc>
        <w:tc>
          <w:tcPr>
            <w:tcW w:w="1840" w:type="pct"/>
            <w:tcBorders>
              <w:top w:val="single" w:sz="4" w:space="0" w:color="auto"/>
              <w:left w:val="single" w:sz="4" w:space="0" w:color="auto"/>
              <w:bottom w:val="single" w:sz="4" w:space="0" w:color="auto"/>
              <w:right w:val="single" w:sz="4" w:space="0" w:color="auto"/>
            </w:tcBorders>
          </w:tcPr>
          <w:p w14:paraId="245730CE" w14:textId="77777777" w:rsidR="00163216" w:rsidRPr="009D0D55"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20151229113030000000000000000001</w:t>
            </w:r>
          </w:p>
        </w:tc>
      </w:tr>
    </w:tbl>
    <w:p w14:paraId="29F337EC" w14:textId="77777777" w:rsidR="00163216" w:rsidRPr="00DE7217" w:rsidRDefault="00163216" w:rsidP="00163216"/>
    <w:p w14:paraId="72B53378" w14:textId="77777777" w:rsidR="00163216" w:rsidRDefault="00163216" w:rsidP="00163216">
      <w:pPr>
        <w:pStyle w:val="4"/>
        <w:numPr>
          <w:ilvl w:val="0"/>
          <w:numId w:val="0"/>
        </w:numPr>
        <w:ind w:left="864" w:hanging="864"/>
      </w:pPr>
      <w:r w:rsidRPr="00F561BB">
        <w:rPr>
          <w:rFonts w:hint="eastAsia"/>
        </w:rPr>
        <w:t>报文返回码</w:t>
      </w:r>
    </w:p>
    <w:p w14:paraId="512BA48F" w14:textId="77777777" w:rsidR="00551F5B" w:rsidRDefault="00551F5B" w:rsidP="00A43EF8"/>
    <w:tbl>
      <w:tblPr>
        <w:tblStyle w:val="a9"/>
        <w:tblW w:w="8188" w:type="dxa"/>
        <w:tblLayout w:type="fixed"/>
        <w:tblLook w:val="04A0" w:firstRow="1" w:lastRow="0" w:firstColumn="1" w:lastColumn="0" w:noHBand="0" w:noVBand="1"/>
      </w:tblPr>
      <w:tblGrid>
        <w:gridCol w:w="4786"/>
        <w:gridCol w:w="3402"/>
      </w:tblGrid>
      <w:tr w:rsidR="00551F5B" w:rsidRPr="00F561BB" w14:paraId="326403B9" w14:textId="77777777" w:rsidTr="00A43EF8">
        <w:tc>
          <w:tcPr>
            <w:tcW w:w="47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4466CB" w14:textId="77777777" w:rsidR="00551F5B" w:rsidRPr="00F561BB" w:rsidRDefault="00551F5B" w:rsidP="006803B1">
            <w:pPr>
              <w:rPr>
                <w:rFonts w:ascii="宋体" w:hAnsi="宋体" w:cs="Courier New"/>
                <w:sz w:val="21"/>
              </w:rPr>
            </w:pPr>
            <w:r w:rsidRPr="00F561BB">
              <w:rPr>
                <w:rFonts w:ascii="宋体" w:hAnsi="宋体" w:cs="Courier New" w:hint="eastAsia"/>
                <w:sz w:val="21"/>
              </w:rPr>
              <w:t>返回码</w:t>
            </w:r>
          </w:p>
        </w:tc>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283851" w14:textId="29D5EC5F" w:rsidR="00551F5B" w:rsidRPr="00F561BB" w:rsidRDefault="00551F5B" w:rsidP="006803B1">
            <w:pPr>
              <w:rPr>
                <w:rFonts w:ascii="宋体" w:hAnsi="宋体" w:cs="Courier New"/>
                <w:sz w:val="21"/>
              </w:rPr>
            </w:pPr>
            <w:r>
              <w:rPr>
                <w:rFonts w:ascii="宋体" w:hAnsi="宋体" w:hint="eastAsia"/>
                <w:color w:val="000000"/>
                <w:sz w:val="21"/>
              </w:rPr>
              <w:t>中文</w:t>
            </w:r>
            <w:r w:rsidRPr="00F561BB">
              <w:rPr>
                <w:rFonts w:ascii="宋体" w:hAnsi="宋体" w:hint="eastAsia"/>
                <w:color w:val="000000"/>
                <w:sz w:val="21"/>
              </w:rPr>
              <w:t>信息</w:t>
            </w:r>
          </w:p>
        </w:tc>
      </w:tr>
      <w:tr w:rsidR="00551F5B" w:rsidRPr="00551F5B" w14:paraId="68FD2759" w14:textId="77777777" w:rsidTr="00A43EF8">
        <w:tc>
          <w:tcPr>
            <w:tcW w:w="4786" w:type="dxa"/>
            <w:tcBorders>
              <w:top w:val="single" w:sz="4" w:space="0" w:color="auto"/>
              <w:left w:val="single" w:sz="4" w:space="0" w:color="auto"/>
              <w:bottom w:val="single" w:sz="4" w:space="0" w:color="auto"/>
              <w:right w:val="single" w:sz="4" w:space="0" w:color="auto"/>
            </w:tcBorders>
          </w:tcPr>
          <w:p w14:paraId="41EFABD8" w14:textId="77777777" w:rsidR="00551F5B" w:rsidRPr="00F561BB" w:rsidRDefault="00551F5B" w:rsidP="006803B1">
            <w:pPr>
              <w:rPr>
                <w:rFonts w:ascii="宋体" w:hAnsi="宋体"/>
                <w:sz w:val="21"/>
              </w:rPr>
            </w:pPr>
            <w:r w:rsidRPr="008D11FB">
              <w:rPr>
                <w:rFonts w:ascii="宋体" w:hAnsi="宋体"/>
              </w:rPr>
              <w:t>FUNDBUSS_SYSTEM_ERROR</w:t>
            </w:r>
          </w:p>
        </w:tc>
        <w:tc>
          <w:tcPr>
            <w:tcW w:w="3402" w:type="dxa"/>
            <w:tcBorders>
              <w:top w:val="single" w:sz="4" w:space="0" w:color="auto"/>
              <w:left w:val="single" w:sz="4" w:space="0" w:color="auto"/>
              <w:bottom w:val="single" w:sz="4" w:space="0" w:color="auto"/>
              <w:right w:val="single" w:sz="4" w:space="0" w:color="auto"/>
            </w:tcBorders>
          </w:tcPr>
          <w:p w14:paraId="22A05CEE" w14:textId="77777777" w:rsidR="00551F5B" w:rsidRPr="00F561BB" w:rsidRDefault="00551F5B" w:rsidP="006803B1">
            <w:pPr>
              <w:rPr>
                <w:rFonts w:ascii="宋体" w:hAnsi="宋体"/>
                <w:sz w:val="21"/>
              </w:rPr>
            </w:pPr>
            <w:r w:rsidRPr="00BC5151">
              <w:rPr>
                <w:rFonts w:ascii="宋体" w:hAnsi="宋体" w:hint="eastAsia"/>
                <w:sz w:val="21"/>
              </w:rPr>
              <w:t>系统异常，请稍后再试！</w:t>
            </w:r>
          </w:p>
        </w:tc>
      </w:tr>
      <w:tr w:rsidR="00551F5B" w:rsidRPr="00F561BB" w14:paraId="0D3AA7F3" w14:textId="77777777" w:rsidTr="00A43EF8">
        <w:tc>
          <w:tcPr>
            <w:tcW w:w="4786" w:type="dxa"/>
            <w:tcBorders>
              <w:top w:val="single" w:sz="4" w:space="0" w:color="auto"/>
              <w:left w:val="single" w:sz="4" w:space="0" w:color="auto"/>
              <w:bottom w:val="single" w:sz="4" w:space="0" w:color="auto"/>
              <w:right w:val="single" w:sz="4" w:space="0" w:color="auto"/>
            </w:tcBorders>
          </w:tcPr>
          <w:p w14:paraId="52DB77DE" w14:textId="77777777" w:rsidR="00551F5B" w:rsidRDefault="00551F5B" w:rsidP="006803B1">
            <w:pPr>
              <w:rPr>
                <w:rFonts w:ascii="宋体" w:hAnsi="宋体"/>
              </w:rPr>
            </w:pPr>
            <w:r>
              <w:rPr>
                <w:rFonts w:ascii="宋体" w:hAnsi="宋体" w:hint="eastAsia"/>
              </w:rPr>
              <w:t>FUNDBUSS_</w:t>
            </w:r>
            <w:r w:rsidRPr="000E6FC7">
              <w:rPr>
                <w:rFonts w:ascii="宋体" w:hAnsi="宋体"/>
              </w:rPr>
              <w:t>INPUT_DATE_IS_INCORRECT</w:t>
            </w:r>
          </w:p>
        </w:tc>
        <w:tc>
          <w:tcPr>
            <w:tcW w:w="3402" w:type="dxa"/>
            <w:tcBorders>
              <w:top w:val="single" w:sz="4" w:space="0" w:color="auto"/>
              <w:left w:val="single" w:sz="4" w:space="0" w:color="auto"/>
              <w:bottom w:val="single" w:sz="4" w:space="0" w:color="auto"/>
              <w:right w:val="single" w:sz="4" w:space="0" w:color="auto"/>
            </w:tcBorders>
          </w:tcPr>
          <w:p w14:paraId="48926720" w14:textId="77777777" w:rsidR="00551F5B" w:rsidRPr="00BC5151" w:rsidRDefault="00551F5B" w:rsidP="006803B1">
            <w:pPr>
              <w:rPr>
                <w:rFonts w:ascii="宋体" w:hAnsi="宋体"/>
              </w:rPr>
            </w:pPr>
            <w:r w:rsidRPr="00BC5151">
              <w:rPr>
                <w:rFonts w:ascii="宋体" w:hAnsi="宋体" w:hint="eastAsia"/>
                <w:sz w:val="21"/>
              </w:rPr>
              <w:t>输入日期不正确</w:t>
            </w:r>
          </w:p>
        </w:tc>
      </w:tr>
      <w:tr w:rsidR="00551F5B" w:rsidRPr="00F561BB" w14:paraId="2C5891FB" w14:textId="77777777" w:rsidTr="00A43EF8">
        <w:tc>
          <w:tcPr>
            <w:tcW w:w="4786" w:type="dxa"/>
            <w:tcBorders>
              <w:top w:val="single" w:sz="4" w:space="0" w:color="auto"/>
              <w:left w:val="single" w:sz="4" w:space="0" w:color="auto"/>
              <w:bottom w:val="single" w:sz="4" w:space="0" w:color="auto"/>
              <w:right w:val="single" w:sz="4" w:space="0" w:color="auto"/>
            </w:tcBorders>
          </w:tcPr>
          <w:p w14:paraId="1E49C60F" w14:textId="77777777" w:rsidR="00551F5B" w:rsidRDefault="00551F5B" w:rsidP="006803B1">
            <w:pPr>
              <w:rPr>
                <w:rFonts w:ascii="宋体" w:hAnsi="宋体"/>
              </w:rPr>
            </w:pPr>
            <w:r>
              <w:rPr>
                <w:rFonts w:ascii="宋体" w:hAnsi="宋体" w:hint="eastAsia"/>
              </w:rPr>
              <w:t>FUNDBUSS_</w:t>
            </w:r>
            <w:r w:rsidRPr="000E6FC7">
              <w:rPr>
                <w:rFonts w:ascii="宋体" w:hAnsi="宋体"/>
              </w:rPr>
              <w:t>INPUT_AMOUNT_IS_INCORRECT</w:t>
            </w:r>
          </w:p>
        </w:tc>
        <w:tc>
          <w:tcPr>
            <w:tcW w:w="3402" w:type="dxa"/>
            <w:tcBorders>
              <w:top w:val="single" w:sz="4" w:space="0" w:color="auto"/>
              <w:left w:val="single" w:sz="4" w:space="0" w:color="auto"/>
              <w:bottom w:val="single" w:sz="4" w:space="0" w:color="auto"/>
              <w:right w:val="single" w:sz="4" w:space="0" w:color="auto"/>
            </w:tcBorders>
          </w:tcPr>
          <w:p w14:paraId="0F3FEA72" w14:textId="77777777" w:rsidR="00551F5B" w:rsidRPr="00BC5151" w:rsidRDefault="00551F5B" w:rsidP="006803B1">
            <w:pPr>
              <w:rPr>
                <w:rFonts w:ascii="宋体" w:hAnsi="宋体"/>
              </w:rPr>
            </w:pPr>
            <w:r w:rsidRPr="00BC5151">
              <w:rPr>
                <w:rFonts w:ascii="宋体" w:hAnsi="宋体" w:hint="eastAsia"/>
                <w:sz w:val="21"/>
              </w:rPr>
              <w:t>输入金额不正确</w:t>
            </w:r>
          </w:p>
        </w:tc>
      </w:tr>
      <w:tr w:rsidR="00551F5B" w:rsidRPr="00F561BB" w14:paraId="667A31CC" w14:textId="77777777" w:rsidTr="00A43EF8">
        <w:tc>
          <w:tcPr>
            <w:tcW w:w="4786" w:type="dxa"/>
            <w:tcBorders>
              <w:top w:val="single" w:sz="4" w:space="0" w:color="auto"/>
              <w:left w:val="single" w:sz="4" w:space="0" w:color="auto"/>
              <w:bottom w:val="single" w:sz="4" w:space="0" w:color="auto"/>
              <w:right w:val="single" w:sz="4" w:space="0" w:color="auto"/>
            </w:tcBorders>
          </w:tcPr>
          <w:p w14:paraId="5CE5230C" w14:textId="77777777" w:rsidR="00551F5B" w:rsidRDefault="00551F5B" w:rsidP="006803B1">
            <w:pPr>
              <w:rPr>
                <w:rFonts w:ascii="宋体" w:hAnsi="宋体"/>
              </w:rPr>
            </w:pPr>
            <w:r>
              <w:rPr>
                <w:rFonts w:ascii="宋体" w:hAnsi="宋体" w:hint="eastAsia"/>
              </w:rPr>
              <w:t>FUNDBUSS_</w:t>
            </w:r>
            <w:r w:rsidRPr="005B2CAB">
              <w:rPr>
                <w:rFonts w:ascii="宋体" w:hAnsi="宋体"/>
              </w:rPr>
              <w:t>INPUT_CURRENCY_IS_INCORRECT</w:t>
            </w:r>
          </w:p>
        </w:tc>
        <w:tc>
          <w:tcPr>
            <w:tcW w:w="3402" w:type="dxa"/>
            <w:tcBorders>
              <w:top w:val="single" w:sz="4" w:space="0" w:color="auto"/>
              <w:left w:val="single" w:sz="4" w:space="0" w:color="auto"/>
              <w:bottom w:val="single" w:sz="4" w:space="0" w:color="auto"/>
              <w:right w:val="single" w:sz="4" w:space="0" w:color="auto"/>
            </w:tcBorders>
          </w:tcPr>
          <w:p w14:paraId="5D7E6D88" w14:textId="77777777" w:rsidR="00551F5B" w:rsidRPr="00BC5151" w:rsidRDefault="00551F5B" w:rsidP="006803B1">
            <w:pPr>
              <w:rPr>
                <w:rFonts w:ascii="宋体" w:hAnsi="宋体"/>
              </w:rPr>
            </w:pPr>
            <w:r w:rsidRPr="00BC5151">
              <w:rPr>
                <w:rFonts w:ascii="宋体" w:hAnsi="宋体" w:hint="eastAsia"/>
                <w:sz w:val="21"/>
              </w:rPr>
              <w:t>输入币种不正确</w:t>
            </w:r>
          </w:p>
        </w:tc>
      </w:tr>
      <w:tr w:rsidR="00551F5B" w:rsidRPr="00F561BB" w14:paraId="15CB9BF3" w14:textId="77777777" w:rsidTr="00A43EF8">
        <w:tc>
          <w:tcPr>
            <w:tcW w:w="4786" w:type="dxa"/>
            <w:tcBorders>
              <w:top w:val="single" w:sz="4" w:space="0" w:color="auto"/>
              <w:left w:val="single" w:sz="4" w:space="0" w:color="auto"/>
              <w:bottom w:val="single" w:sz="4" w:space="0" w:color="auto"/>
              <w:right w:val="single" w:sz="4" w:space="0" w:color="auto"/>
            </w:tcBorders>
          </w:tcPr>
          <w:p w14:paraId="78D550EC" w14:textId="77777777" w:rsidR="00551F5B" w:rsidRDefault="00551F5B" w:rsidP="006803B1">
            <w:pPr>
              <w:rPr>
                <w:rFonts w:ascii="宋体" w:hAnsi="宋体"/>
              </w:rPr>
            </w:pPr>
            <w:r>
              <w:rPr>
                <w:rFonts w:ascii="宋体" w:hAnsi="宋体" w:hint="eastAsia"/>
              </w:rPr>
              <w:t>FUNDBUSS_</w:t>
            </w:r>
            <w:r w:rsidRPr="00CA7E35">
              <w:rPr>
                <w:rFonts w:ascii="宋体" w:hAnsi="宋体"/>
              </w:rPr>
              <w:t>CANNOT_FIND_MERCHANT_BY_MID</w:t>
            </w:r>
          </w:p>
        </w:tc>
        <w:tc>
          <w:tcPr>
            <w:tcW w:w="3402" w:type="dxa"/>
            <w:tcBorders>
              <w:top w:val="single" w:sz="4" w:space="0" w:color="auto"/>
              <w:left w:val="single" w:sz="4" w:space="0" w:color="auto"/>
              <w:bottom w:val="single" w:sz="4" w:space="0" w:color="auto"/>
              <w:right w:val="single" w:sz="4" w:space="0" w:color="auto"/>
            </w:tcBorders>
          </w:tcPr>
          <w:p w14:paraId="2A8E6A91" w14:textId="77777777" w:rsidR="00551F5B" w:rsidRPr="00BC5151" w:rsidRDefault="00551F5B" w:rsidP="006803B1">
            <w:pPr>
              <w:rPr>
                <w:rFonts w:ascii="宋体" w:hAnsi="宋体"/>
              </w:rPr>
            </w:pPr>
            <w:r w:rsidRPr="0099526F">
              <w:rPr>
                <w:rFonts w:ascii="宋体" w:hAnsi="宋体" w:hint="eastAsia"/>
              </w:rPr>
              <w:t>没有查询商户号对应商户信息</w:t>
            </w:r>
          </w:p>
        </w:tc>
      </w:tr>
      <w:tr w:rsidR="00551F5B" w:rsidRPr="00F561BB" w14:paraId="749B5D4E" w14:textId="77777777" w:rsidTr="00A43EF8">
        <w:tc>
          <w:tcPr>
            <w:tcW w:w="4786" w:type="dxa"/>
            <w:tcBorders>
              <w:top w:val="single" w:sz="4" w:space="0" w:color="auto"/>
              <w:left w:val="single" w:sz="4" w:space="0" w:color="auto"/>
              <w:bottom w:val="single" w:sz="4" w:space="0" w:color="auto"/>
              <w:right w:val="single" w:sz="4" w:space="0" w:color="auto"/>
            </w:tcBorders>
          </w:tcPr>
          <w:p w14:paraId="3F2A6470" w14:textId="77777777" w:rsidR="00551F5B" w:rsidRDefault="00551F5B" w:rsidP="006803B1">
            <w:pPr>
              <w:rPr>
                <w:rFonts w:ascii="宋体" w:hAnsi="宋体"/>
              </w:rPr>
            </w:pPr>
            <w:r>
              <w:rPr>
                <w:rFonts w:ascii="宋体" w:hAnsi="宋体" w:hint="eastAsia"/>
              </w:rPr>
              <w:t>FUNDBUSS_</w:t>
            </w:r>
            <w:r w:rsidRPr="00CA7E35">
              <w:rPr>
                <w:rFonts w:ascii="宋体" w:hAnsi="宋体"/>
              </w:rPr>
              <w:t>INPUT_PARAMETER_IS_NULL</w:t>
            </w:r>
          </w:p>
        </w:tc>
        <w:tc>
          <w:tcPr>
            <w:tcW w:w="3402" w:type="dxa"/>
            <w:tcBorders>
              <w:top w:val="single" w:sz="4" w:space="0" w:color="auto"/>
              <w:left w:val="single" w:sz="4" w:space="0" w:color="auto"/>
              <w:bottom w:val="single" w:sz="4" w:space="0" w:color="auto"/>
              <w:right w:val="single" w:sz="4" w:space="0" w:color="auto"/>
            </w:tcBorders>
          </w:tcPr>
          <w:p w14:paraId="585BE824" w14:textId="77777777" w:rsidR="00551F5B" w:rsidRPr="0099526F" w:rsidRDefault="00551F5B" w:rsidP="006803B1">
            <w:pPr>
              <w:rPr>
                <w:rFonts w:ascii="宋体" w:hAnsi="宋体"/>
              </w:rPr>
            </w:pPr>
            <w:r w:rsidRPr="00E2731C">
              <w:rPr>
                <w:rFonts w:ascii="宋体" w:hAnsi="宋体" w:hint="eastAsia"/>
              </w:rPr>
              <w:t>服务输入参数为空</w:t>
            </w:r>
          </w:p>
        </w:tc>
      </w:tr>
      <w:tr w:rsidR="00551F5B" w:rsidRPr="00F561BB" w14:paraId="6371AE58" w14:textId="77777777" w:rsidTr="00A43EF8">
        <w:tc>
          <w:tcPr>
            <w:tcW w:w="4786" w:type="dxa"/>
            <w:tcBorders>
              <w:top w:val="single" w:sz="4" w:space="0" w:color="auto"/>
              <w:left w:val="single" w:sz="4" w:space="0" w:color="auto"/>
              <w:bottom w:val="single" w:sz="4" w:space="0" w:color="auto"/>
              <w:right w:val="single" w:sz="4" w:space="0" w:color="auto"/>
            </w:tcBorders>
          </w:tcPr>
          <w:p w14:paraId="07575D12" w14:textId="77777777" w:rsidR="00551F5B" w:rsidRDefault="00551F5B" w:rsidP="006803B1">
            <w:pPr>
              <w:rPr>
                <w:rFonts w:ascii="宋体" w:hAnsi="宋体"/>
              </w:rPr>
            </w:pPr>
            <w:r>
              <w:rPr>
                <w:rFonts w:ascii="宋体" w:hAnsi="宋体" w:hint="eastAsia"/>
              </w:rPr>
              <w:t>FUNDBUSS_</w:t>
            </w:r>
            <w:r w:rsidRPr="003E4B1A">
              <w:rPr>
                <w:rFonts w:ascii="宋体" w:hAnsi="宋体"/>
              </w:rPr>
              <w:t>MAIN_ARRANGEMENT_NOT_FOUND</w:t>
            </w:r>
          </w:p>
        </w:tc>
        <w:tc>
          <w:tcPr>
            <w:tcW w:w="3402" w:type="dxa"/>
            <w:tcBorders>
              <w:top w:val="single" w:sz="4" w:space="0" w:color="auto"/>
              <w:left w:val="single" w:sz="4" w:space="0" w:color="auto"/>
              <w:bottom w:val="single" w:sz="4" w:space="0" w:color="auto"/>
              <w:right w:val="single" w:sz="4" w:space="0" w:color="auto"/>
            </w:tcBorders>
          </w:tcPr>
          <w:p w14:paraId="3D9A2606" w14:textId="77777777" w:rsidR="00551F5B" w:rsidRPr="00E2731C" w:rsidRDefault="00551F5B" w:rsidP="006803B1">
            <w:pPr>
              <w:rPr>
                <w:rFonts w:ascii="宋体" w:hAnsi="宋体"/>
              </w:rPr>
            </w:pPr>
            <w:r w:rsidRPr="00A41B85">
              <w:rPr>
                <w:rFonts w:ascii="宋体" w:hAnsi="宋体" w:hint="eastAsia"/>
              </w:rPr>
              <w:t>主合约找不到</w:t>
            </w:r>
          </w:p>
        </w:tc>
      </w:tr>
      <w:tr w:rsidR="00551F5B" w:rsidRPr="00F561BB" w14:paraId="2C85FE34" w14:textId="77777777" w:rsidTr="00A43EF8">
        <w:tc>
          <w:tcPr>
            <w:tcW w:w="4786" w:type="dxa"/>
            <w:tcBorders>
              <w:top w:val="single" w:sz="4" w:space="0" w:color="auto"/>
              <w:left w:val="single" w:sz="4" w:space="0" w:color="auto"/>
              <w:bottom w:val="single" w:sz="4" w:space="0" w:color="auto"/>
              <w:right w:val="single" w:sz="4" w:space="0" w:color="auto"/>
            </w:tcBorders>
          </w:tcPr>
          <w:p w14:paraId="1B3A58B0" w14:textId="77777777" w:rsidR="00551F5B" w:rsidRDefault="00551F5B" w:rsidP="006803B1">
            <w:pPr>
              <w:rPr>
                <w:rFonts w:ascii="宋体" w:hAnsi="宋体"/>
              </w:rPr>
            </w:pPr>
            <w:r>
              <w:rPr>
                <w:rFonts w:ascii="宋体" w:hAnsi="宋体" w:hint="eastAsia"/>
              </w:rPr>
              <w:t>FUNDBUSS_</w:t>
            </w:r>
            <w:r w:rsidRPr="003E4B1A">
              <w:rPr>
                <w:rFonts w:ascii="宋体" w:hAnsi="宋体"/>
              </w:rPr>
              <w:t>FUNDACCOUNT_NOT_OPEN</w:t>
            </w:r>
          </w:p>
        </w:tc>
        <w:tc>
          <w:tcPr>
            <w:tcW w:w="3402" w:type="dxa"/>
            <w:tcBorders>
              <w:top w:val="single" w:sz="4" w:space="0" w:color="auto"/>
              <w:left w:val="single" w:sz="4" w:space="0" w:color="auto"/>
              <w:bottom w:val="single" w:sz="4" w:space="0" w:color="auto"/>
              <w:right w:val="single" w:sz="4" w:space="0" w:color="auto"/>
            </w:tcBorders>
          </w:tcPr>
          <w:p w14:paraId="28690EF0" w14:textId="77777777" w:rsidR="00551F5B" w:rsidRPr="00A41B85" w:rsidRDefault="00551F5B" w:rsidP="006803B1">
            <w:pPr>
              <w:rPr>
                <w:rFonts w:ascii="宋体" w:hAnsi="宋体"/>
              </w:rPr>
            </w:pPr>
            <w:r w:rsidRPr="00A41B85">
              <w:rPr>
                <w:rFonts w:ascii="宋体" w:hAnsi="宋体" w:hint="eastAsia"/>
              </w:rPr>
              <w:t>基金账户未开通</w:t>
            </w:r>
          </w:p>
        </w:tc>
      </w:tr>
      <w:tr w:rsidR="00551F5B" w:rsidRPr="00F561BB" w14:paraId="474569F5" w14:textId="77777777" w:rsidTr="00A43EF8">
        <w:tc>
          <w:tcPr>
            <w:tcW w:w="4786" w:type="dxa"/>
            <w:tcBorders>
              <w:top w:val="single" w:sz="4" w:space="0" w:color="auto"/>
              <w:left w:val="single" w:sz="4" w:space="0" w:color="auto"/>
              <w:bottom w:val="single" w:sz="4" w:space="0" w:color="auto"/>
              <w:right w:val="single" w:sz="4" w:space="0" w:color="auto"/>
            </w:tcBorders>
          </w:tcPr>
          <w:p w14:paraId="2B75D0A8" w14:textId="77777777" w:rsidR="00551F5B" w:rsidRDefault="00551F5B" w:rsidP="006803B1">
            <w:pPr>
              <w:rPr>
                <w:rFonts w:ascii="宋体" w:hAnsi="宋体"/>
              </w:rPr>
            </w:pPr>
            <w:r>
              <w:rPr>
                <w:rFonts w:ascii="宋体" w:hAnsi="宋体" w:hint="eastAsia"/>
              </w:rPr>
              <w:t>FUNDBUSS_</w:t>
            </w:r>
            <w:r w:rsidRPr="00E640DB">
              <w:rPr>
                <w:rFonts w:ascii="宋体" w:hAnsi="宋体"/>
              </w:rPr>
              <w:t>RANSOM_NOT_ALLOW</w:t>
            </w:r>
          </w:p>
        </w:tc>
        <w:tc>
          <w:tcPr>
            <w:tcW w:w="3402" w:type="dxa"/>
            <w:tcBorders>
              <w:top w:val="single" w:sz="4" w:space="0" w:color="auto"/>
              <w:left w:val="single" w:sz="4" w:space="0" w:color="auto"/>
              <w:bottom w:val="single" w:sz="4" w:space="0" w:color="auto"/>
              <w:right w:val="single" w:sz="4" w:space="0" w:color="auto"/>
            </w:tcBorders>
          </w:tcPr>
          <w:p w14:paraId="61D2869C" w14:textId="77777777" w:rsidR="00551F5B" w:rsidRPr="00A41B85" w:rsidRDefault="00551F5B" w:rsidP="006803B1">
            <w:pPr>
              <w:rPr>
                <w:rFonts w:ascii="宋体" w:hAnsi="宋体"/>
              </w:rPr>
            </w:pPr>
            <w:r w:rsidRPr="00A41B85">
              <w:rPr>
                <w:rFonts w:ascii="宋体" w:hAnsi="宋体" w:hint="eastAsia"/>
              </w:rPr>
              <w:t>当前不允许</w:t>
            </w:r>
            <w:r>
              <w:rPr>
                <w:rFonts w:ascii="宋体" w:hAnsi="宋体" w:hint="eastAsia"/>
              </w:rPr>
              <w:t>赎回</w:t>
            </w:r>
          </w:p>
        </w:tc>
      </w:tr>
      <w:tr w:rsidR="00551F5B" w:rsidRPr="00F561BB" w14:paraId="7090048A" w14:textId="77777777" w:rsidTr="00A43EF8">
        <w:tc>
          <w:tcPr>
            <w:tcW w:w="4786" w:type="dxa"/>
            <w:tcBorders>
              <w:top w:val="single" w:sz="4" w:space="0" w:color="auto"/>
              <w:left w:val="single" w:sz="4" w:space="0" w:color="auto"/>
              <w:bottom w:val="single" w:sz="4" w:space="0" w:color="auto"/>
              <w:right w:val="single" w:sz="4" w:space="0" w:color="auto"/>
            </w:tcBorders>
          </w:tcPr>
          <w:p w14:paraId="4CFEA4AF" w14:textId="77777777" w:rsidR="00551F5B" w:rsidRDefault="00551F5B" w:rsidP="006803B1">
            <w:pPr>
              <w:rPr>
                <w:rFonts w:ascii="宋体" w:hAnsi="宋体"/>
              </w:rPr>
            </w:pPr>
            <w:r>
              <w:rPr>
                <w:rFonts w:ascii="宋体" w:hAnsi="宋体" w:hint="eastAsia"/>
              </w:rPr>
              <w:t>FUNDBUSS_</w:t>
            </w:r>
            <w:r w:rsidRPr="00C42F26">
              <w:rPr>
                <w:rFonts w:ascii="宋体" w:hAnsi="宋体"/>
              </w:rPr>
              <w:t>RPC_ASSETFLUX_ERROR</w:t>
            </w:r>
          </w:p>
        </w:tc>
        <w:tc>
          <w:tcPr>
            <w:tcW w:w="3402" w:type="dxa"/>
            <w:tcBorders>
              <w:top w:val="single" w:sz="4" w:space="0" w:color="auto"/>
              <w:left w:val="single" w:sz="4" w:space="0" w:color="auto"/>
              <w:bottom w:val="single" w:sz="4" w:space="0" w:color="auto"/>
              <w:right w:val="single" w:sz="4" w:space="0" w:color="auto"/>
            </w:tcBorders>
          </w:tcPr>
          <w:p w14:paraId="6000AEC1" w14:textId="77777777" w:rsidR="00551F5B" w:rsidRPr="00A41B85" w:rsidRDefault="00551F5B" w:rsidP="006803B1">
            <w:pPr>
              <w:rPr>
                <w:rFonts w:ascii="宋体" w:hAnsi="宋体"/>
              </w:rPr>
            </w:pPr>
            <w:r w:rsidRPr="00E540FC">
              <w:rPr>
                <w:rFonts w:ascii="宋体" w:hAnsi="宋体" w:hint="eastAsia"/>
              </w:rPr>
              <w:t>资金交换接口异常</w:t>
            </w:r>
          </w:p>
        </w:tc>
      </w:tr>
      <w:tr w:rsidR="00551F5B" w:rsidRPr="00F561BB" w14:paraId="3C6BC67B" w14:textId="77777777" w:rsidTr="00A43EF8">
        <w:tc>
          <w:tcPr>
            <w:tcW w:w="4786" w:type="dxa"/>
            <w:tcBorders>
              <w:top w:val="single" w:sz="4" w:space="0" w:color="auto"/>
              <w:left w:val="single" w:sz="4" w:space="0" w:color="auto"/>
              <w:bottom w:val="single" w:sz="4" w:space="0" w:color="auto"/>
              <w:right w:val="single" w:sz="4" w:space="0" w:color="auto"/>
            </w:tcBorders>
          </w:tcPr>
          <w:p w14:paraId="600B1466" w14:textId="77777777" w:rsidR="00551F5B" w:rsidRDefault="00551F5B" w:rsidP="006803B1">
            <w:pPr>
              <w:rPr>
                <w:rFonts w:ascii="宋体" w:hAnsi="宋体"/>
              </w:rPr>
            </w:pPr>
            <w:r>
              <w:rPr>
                <w:rFonts w:ascii="宋体" w:hAnsi="宋体" w:hint="eastAsia"/>
              </w:rPr>
              <w:t>FUNDBUSS_</w:t>
            </w:r>
            <w:r w:rsidRPr="00C42F26">
              <w:rPr>
                <w:rFonts w:ascii="宋体" w:hAnsi="宋体"/>
              </w:rPr>
              <w:t>EVENTCONTEXT_NULL_ERROR</w:t>
            </w:r>
          </w:p>
        </w:tc>
        <w:tc>
          <w:tcPr>
            <w:tcW w:w="3402" w:type="dxa"/>
            <w:tcBorders>
              <w:top w:val="single" w:sz="4" w:space="0" w:color="auto"/>
              <w:left w:val="single" w:sz="4" w:space="0" w:color="auto"/>
              <w:bottom w:val="single" w:sz="4" w:space="0" w:color="auto"/>
              <w:right w:val="single" w:sz="4" w:space="0" w:color="auto"/>
            </w:tcBorders>
          </w:tcPr>
          <w:p w14:paraId="241A670C" w14:textId="77777777" w:rsidR="00551F5B" w:rsidRPr="00E540FC" w:rsidRDefault="00551F5B" w:rsidP="006803B1">
            <w:pPr>
              <w:rPr>
                <w:rFonts w:ascii="宋体" w:hAnsi="宋体"/>
              </w:rPr>
            </w:pPr>
            <w:r w:rsidRPr="00E540FC">
              <w:rPr>
                <w:rFonts w:ascii="宋体" w:hAnsi="宋体" w:hint="eastAsia"/>
              </w:rPr>
              <w:t>事件上下文为空</w:t>
            </w:r>
          </w:p>
        </w:tc>
      </w:tr>
      <w:tr w:rsidR="00551F5B" w:rsidRPr="00F561BB" w14:paraId="1ACD7E0B" w14:textId="77777777" w:rsidTr="00A43EF8">
        <w:tc>
          <w:tcPr>
            <w:tcW w:w="4786" w:type="dxa"/>
            <w:tcBorders>
              <w:top w:val="single" w:sz="4" w:space="0" w:color="auto"/>
              <w:left w:val="single" w:sz="4" w:space="0" w:color="auto"/>
              <w:bottom w:val="single" w:sz="4" w:space="0" w:color="auto"/>
              <w:right w:val="single" w:sz="4" w:space="0" w:color="auto"/>
            </w:tcBorders>
          </w:tcPr>
          <w:p w14:paraId="0DAA2165" w14:textId="77777777" w:rsidR="00551F5B" w:rsidRDefault="00551F5B" w:rsidP="006803B1">
            <w:pPr>
              <w:rPr>
                <w:rFonts w:ascii="宋体" w:hAnsi="宋体"/>
              </w:rPr>
            </w:pPr>
            <w:r>
              <w:rPr>
                <w:rFonts w:ascii="宋体" w:hAnsi="宋体" w:hint="eastAsia"/>
              </w:rPr>
              <w:t>FUNDBUSS_</w:t>
            </w:r>
            <w:r w:rsidRPr="00C42F26">
              <w:rPr>
                <w:rFonts w:ascii="宋体" w:hAnsi="宋体"/>
              </w:rPr>
              <w:t>CAN_NOT_FIND_INFO_BY_ROLE</w:t>
            </w:r>
          </w:p>
        </w:tc>
        <w:tc>
          <w:tcPr>
            <w:tcW w:w="3402" w:type="dxa"/>
            <w:tcBorders>
              <w:top w:val="single" w:sz="4" w:space="0" w:color="auto"/>
              <w:left w:val="single" w:sz="4" w:space="0" w:color="auto"/>
              <w:bottom w:val="single" w:sz="4" w:space="0" w:color="auto"/>
              <w:right w:val="single" w:sz="4" w:space="0" w:color="auto"/>
            </w:tcBorders>
          </w:tcPr>
          <w:p w14:paraId="52CFE8D2" w14:textId="77777777" w:rsidR="00551F5B" w:rsidRPr="00E540FC" w:rsidRDefault="00551F5B" w:rsidP="006803B1">
            <w:pPr>
              <w:rPr>
                <w:rFonts w:ascii="宋体" w:hAnsi="宋体"/>
              </w:rPr>
            </w:pPr>
            <w:r w:rsidRPr="00E540FC">
              <w:rPr>
                <w:rFonts w:ascii="宋体" w:hAnsi="宋体" w:hint="eastAsia"/>
              </w:rPr>
              <w:t>无法获取客户信</w:t>
            </w:r>
          </w:p>
        </w:tc>
      </w:tr>
      <w:tr w:rsidR="00551F5B" w:rsidRPr="00F561BB" w14:paraId="7CBD4609" w14:textId="77777777" w:rsidTr="00A43EF8">
        <w:tc>
          <w:tcPr>
            <w:tcW w:w="4786" w:type="dxa"/>
            <w:tcBorders>
              <w:top w:val="single" w:sz="4" w:space="0" w:color="auto"/>
              <w:left w:val="single" w:sz="4" w:space="0" w:color="auto"/>
              <w:bottom w:val="single" w:sz="4" w:space="0" w:color="auto"/>
              <w:right w:val="single" w:sz="4" w:space="0" w:color="auto"/>
            </w:tcBorders>
          </w:tcPr>
          <w:p w14:paraId="58692371" w14:textId="77777777" w:rsidR="00551F5B" w:rsidRDefault="00551F5B" w:rsidP="006803B1">
            <w:pPr>
              <w:rPr>
                <w:rFonts w:ascii="宋体" w:hAnsi="宋体"/>
              </w:rPr>
            </w:pPr>
            <w:r>
              <w:rPr>
                <w:rFonts w:ascii="宋体" w:hAnsi="宋体" w:hint="eastAsia"/>
              </w:rPr>
              <w:t>FUNDBUSS_</w:t>
            </w:r>
            <w:r w:rsidRPr="00C42F26">
              <w:rPr>
                <w:rFonts w:ascii="宋体" w:hAnsi="宋体"/>
              </w:rPr>
              <w:t>BUSINESS_DO_NOT_FOUND_ERROR</w:t>
            </w:r>
          </w:p>
        </w:tc>
        <w:tc>
          <w:tcPr>
            <w:tcW w:w="3402" w:type="dxa"/>
            <w:tcBorders>
              <w:top w:val="single" w:sz="4" w:space="0" w:color="auto"/>
              <w:left w:val="single" w:sz="4" w:space="0" w:color="auto"/>
              <w:bottom w:val="single" w:sz="4" w:space="0" w:color="auto"/>
              <w:right w:val="single" w:sz="4" w:space="0" w:color="auto"/>
            </w:tcBorders>
          </w:tcPr>
          <w:p w14:paraId="54818FC6" w14:textId="77777777" w:rsidR="00551F5B" w:rsidRPr="00E540FC" w:rsidRDefault="00551F5B" w:rsidP="006803B1">
            <w:pPr>
              <w:rPr>
                <w:rFonts w:ascii="宋体" w:hAnsi="宋体"/>
              </w:rPr>
            </w:pPr>
            <w:r w:rsidRPr="00E540FC">
              <w:rPr>
                <w:rFonts w:ascii="宋体" w:hAnsi="宋体" w:hint="eastAsia"/>
              </w:rPr>
              <w:t>核心单据找不到</w:t>
            </w:r>
          </w:p>
        </w:tc>
      </w:tr>
      <w:tr w:rsidR="00551F5B" w:rsidRPr="00F561BB" w14:paraId="19E8EFE7" w14:textId="77777777" w:rsidTr="00A43EF8">
        <w:tc>
          <w:tcPr>
            <w:tcW w:w="4786" w:type="dxa"/>
            <w:tcBorders>
              <w:top w:val="single" w:sz="4" w:space="0" w:color="auto"/>
              <w:left w:val="single" w:sz="4" w:space="0" w:color="auto"/>
              <w:bottom w:val="single" w:sz="4" w:space="0" w:color="auto"/>
              <w:right w:val="single" w:sz="4" w:space="0" w:color="auto"/>
            </w:tcBorders>
          </w:tcPr>
          <w:p w14:paraId="0434CE12" w14:textId="77777777" w:rsidR="00551F5B" w:rsidRDefault="00551F5B" w:rsidP="006803B1">
            <w:pPr>
              <w:rPr>
                <w:rFonts w:ascii="宋体" w:hAnsi="宋体"/>
              </w:rPr>
            </w:pPr>
            <w:r>
              <w:rPr>
                <w:rFonts w:ascii="宋体" w:hAnsi="宋体" w:hint="eastAsia"/>
              </w:rPr>
              <w:lastRenderedPageBreak/>
              <w:t>FUNDBUSS_</w:t>
            </w:r>
            <w:r w:rsidRPr="00C42F26">
              <w:rPr>
                <w:rFonts w:ascii="宋体" w:hAnsi="宋体"/>
              </w:rPr>
              <w:t>DEPOSITACCOUNT_IS_FREEZED</w:t>
            </w:r>
          </w:p>
        </w:tc>
        <w:tc>
          <w:tcPr>
            <w:tcW w:w="3402" w:type="dxa"/>
            <w:tcBorders>
              <w:top w:val="single" w:sz="4" w:space="0" w:color="auto"/>
              <w:left w:val="single" w:sz="4" w:space="0" w:color="auto"/>
              <w:bottom w:val="single" w:sz="4" w:space="0" w:color="auto"/>
              <w:right w:val="single" w:sz="4" w:space="0" w:color="auto"/>
            </w:tcBorders>
          </w:tcPr>
          <w:p w14:paraId="78D23352" w14:textId="77777777" w:rsidR="00551F5B" w:rsidRPr="00E540FC" w:rsidRDefault="00551F5B" w:rsidP="006803B1">
            <w:pPr>
              <w:rPr>
                <w:rFonts w:ascii="宋体" w:hAnsi="宋体"/>
              </w:rPr>
            </w:pPr>
            <w:r w:rsidRPr="00E540FC">
              <w:rPr>
                <w:rFonts w:ascii="宋体" w:hAnsi="宋体" w:hint="eastAsia"/>
              </w:rPr>
              <w:t>活期结算户被冻结</w:t>
            </w:r>
          </w:p>
        </w:tc>
      </w:tr>
      <w:tr w:rsidR="00551F5B" w:rsidRPr="00F561BB" w14:paraId="125B42DB" w14:textId="77777777" w:rsidTr="00A43EF8">
        <w:tc>
          <w:tcPr>
            <w:tcW w:w="4786" w:type="dxa"/>
            <w:tcBorders>
              <w:top w:val="single" w:sz="4" w:space="0" w:color="auto"/>
              <w:left w:val="single" w:sz="4" w:space="0" w:color="auto"/>
              <w:bottom w:val="single" w:sz="4" w:space="0" w:color="auto"/>
              <w:right w:val="single" w:sz="4" w:space="0" w:color="auto"/>
            </w:tcBorders>
          </w:tcPr>
          <w:p w14:paraId="184826F2" w14:textId="77777777" w:rsidR="00551F5B" w:rsidRDefault="00551F5B" w:rsidP="006803B1">
            <w:pPr>
              <w:rPr>
                <w:rFonts w:ascii="宋体" w:hAnsi="宋体"/>
              </w:rPr>
            </w:pPr>
            <w:r>
              <w:rPr>
                <w:rFonts w:ascii="宋体" w:hAnsi="宋体" w:hint="eastAsia"/>
              </w:rPr>
              <w:t>FUNDBUSS_</w:t>
            </w:r>
            <w:r w:rsidRPr="00C42F26">
              <w:rPr>
                <w:rFonts w:ascii="宋体" w:hAnsi="宋体"/>
              </w:rPr>
              <w:t>REALTIME_RANSOM_OVER_MAX_AMOUNT</w:t>
            </w:r>
          </w:p>
        </w:tc>
        <w:tc>
          <w:tcPr>
            <w:tcW w:w="3402" w:type="dxa"/>
            <w:tcBorders>
              <w:top w:val="single" w:sz="4" w:space="0" w:color="auto"/>
              <w:left w:val="single" w:sz="4" w:space="0" w:color="auto"/>
              <w:bottom w:val="single" w:sz="4" w:space="0" w:color="auto"/>
              <w:right w:val="single" w:sz="4" w:space="0" w:color="auto"/>
            </w:tcBorders>
          </w:tcPr>
          <w:p w14:paraId="230AC3F8" w14:textId="77777777" w:rsidR="00551F5B" w:rsidRPr="00E540FC" w:rsidRDefault="00551F5B" w:rsidP="006803B1">
            <w:pPr>
              <w:rPr>
                <w:rFonts w:ascii="宋体" w:hAnsi="宋体"/>
              </w:rPr>
            </w:pPr>
            <w:r w:rsidRPr="00B751DD">
              <w:rPr>
                <w:rFonts w:ascii="宋体" w:hAnsi="宋体" w:hint="eastAsia"/>
              </w:rPr>
              <w:t>基金实时赎回超上限</w:t>
            </w:r>
          </w:p>
        </w:tc>
      </w:tr>
      <w:tr w:rsidR="00551F5B" w:rsidRPr="00F561BB" w14:paraId="0C08C00C" w14:textId="77777777" w:rsidTr="00A43EF8">
        <w:tc>
          <w:tcPr>
            <w:tcW w:w="4786" w:type="dxa"/>
            <w:tcBorders>
              <w:top w:val="single" w:sz="4" w:space="0" w:color="auto"/>
              <w:left w:val="single" w:sz="4" w:space="0" w:color="auto"/>
              <w:bottom w:val="single" w:sz="4" w:space="0" w:color="auto"/>
              <w:right w:val="single" w:sz="4" w:space="0" w:color="auto"/>
            </w:tcBorders>
          </w:tcPr>
          <w:p w14:paraId="52207511" w14:textId="77777777" w:rsidR="00551F5B" w:rsidRDefault="00551F5B" w:rsidP="006803B1">
            <w:pPr>
              <w:rPr>
                <w:rFonts w:ascii="宋体" w:hAnsi="宋体"/>
              </w:rPr>
            </w:pPr>
            <w:r>
              <w:rPr>
                <w:rFonts w:ascii="宋体" w:hAnsi="宋体" w:hint="eastAsia"/>
              </w:rPr>
              <w:t>FUNDBUSS_</w:t>
            </w:r>
            <w:r w:rsidRPr="00C42F26">
              <w:rPr>
                <w:rFonts w:ascii="宋体" w:hAnsi="宋体"/>
              </w:rPr>
              <w:t>NOTREALTIME_RANSOM_OVER_MAX_AMOUNT</w:t>
            </w:r>
          </w:p>
        </w:tc>
        <w:tc>
          <w:tcPr>
            <w:tcW w:w="3402" w:type="dxa"/>
            <w:tcBorders>
              <w:top w:val="single" w:sz="4" w:space="0" w:color="auto"/>
              <w:left w:val="single" w:sz="4" w:space="0" w:color="auto"/>
              <w:bottom w:val="single" w:sz="4" w:space="0" w:color="auto"/>
              <w:right w:val="single" w:sz="4" w:space="0" w:color="auto"/>
            </w:tcBorders>
          </w:tcPr>
          <w:p w14:paraId="4237FF24" w14:textId="77777777" w:rsidR="00551F5B" w:rsidRPr="00B751DD" w:rsidRDefault="00551F5B" w:rsidP="006803B1">
            <w:pPr>
              <w:rPr>
                <w:rFonts w:ascii="宋体" w:hAnsi="宋体"/>
              </w:rPr>
            </w:pPr>
            <w:r w:rsidRPr="00B751DD">
              <w:rPr>
                <w:rFonts w:ascii="宋体" w:hAnsi="宋体" w:hint="eastAsia"/>
              </w:rPr>
              <w:t>基金非实时赎回超上限</w:t>
            </w:r>
          </w:p>
        </w:tc>
      </w:tr>
      <w:tr w:rsidR="00551F5B" w:rsidRPr="00F561BB" w14:paraId="77C1BBBE" w14:textId="77777777" w:rsidTr="00A43EF8">
        <w:tc>
          <w:tcPr>
            <w:tcW w:w="4786" w:type="dxa"/>
            <w:tcBorders>
              <w:top w:val="single" w:sz="4" w:space="0" w:color="auto"/>
              <w:left w:val="single" w:sz="4" w:space="0" w:color="auto"/>
              <w:bottom w:val="single" w:sz="4" w:space="0" w:color="auto"/>
              <w:right w:val="single" w:sz="4" w:space="0" w:color="auto"/>
            </w:tcBorders>
          </w:tcPr>
          <w:p w14:paraId="46BC49A7" w14:textId="77777777" w:rsidR="00551F5B" w:rsidRDefault="00551F5B" w:rsidP="006803B1">
            <w:pPr>
              <w:rPr>
                <w:rFonts w:ascii="宋体" w:hAnsi="宋体"/>
              </w:rPr>
            </w:pPr>
            <w:r>
              <w:rPr>
                <w:rFonts w:ascii="宋体" w:hAnsi="宋体" w:hint="eastAsia"/>
              </w:rPr>
              <w:t>FUNDBUSS_</w:t>
            </w:r>
            <w:r w:rsidRPr="00C42F26">
              <w:rPr>
                <w:rFonts w:ascii="宋体" w:hAnsi="宋体"/>
              </w:rPr>
              <w:t>EXPECTEDDATE_IS_NULL_WHEN_NOTREALTIME</w:t>
            </w:r>
          </w:p>
        </w:tc>
        <w:tc>
          <w:tcPr>
            <w:tcW w:w="3402" w:type="dxa"/>
            <w:tcBorders>
              <w:top w:val="single" w:sz="4" w:space="0" w:color="auto"/>
              <w:left w:val="single" w:sz="4" w:space="0" w:color="auto"/>
              <w:bottom w:val="single" w:sz="4" w:space="0" w:color="auto"/>
              <w:right w:val="single" w:sz="4" w:space="0" w:color="auto"/>
            </w:tcBorders>
          </w:tcPr>
          <w:p w14:paraId="40625579" w14:textId="77777777" w:rsidR="00551F5B" w:rsidRPr="00B751DD" w:rsidRDefault="00551F5B" w:rsidP="006803B1">
            <w:pPr>
              <w:rPr>
                <w:rFonts w:ascii="宋体" w:hAnsi="宋体"/>
              </w:rPr>
            </w:pPr>
            <w:r w:rsidRPr="00B751DD">
              <w:rPr>
                <w:rFonts w:ascii="宋体" w:hAnsi="宋体" w:hint="eastAsia"/>
              </w:rPr>
              <w:t>非实时赎回时预计赎回到账时间为空</w:t>
            </w:r>
          </w:p>
        </w:tc>
      </w:tr>
      <w:tr w:rsidR="00551F5B" w:rsidRPr="00F561BB" w14:paraId="1F6882A7" w14:textId="77777777" w:rsidTr="00A43EF8">
        <w:tc>
          <w:tcPr>
            <w:tcW w:w="4786" w:type="dxa"/>
            <w:tcBorders>
              <w:top w:val="single" w:sz="4" w:space="0" w:color="auto"/>
              <w:left w:val="single" w:sz="4" w:space="0" w:color="auto"/>
              <w:bottom w:val="single" w:sz="4" w:space="0" w:color="auto"/>
              <w:right w:val="single" w:sz="4" w:space="0" w:color="auto"/>
            </w:tcBorders>
          </w:tcPr>
          <w:p w14:paraId="5E4C72DD" w14:textId="77777777" w:rsidR="00551F5B" w:rsidRDefault="00551F5B" w:rsidP="006803B1">
            <w:pPr>
              <w:rPr>
                <w:rFonts w:ascii="宋体" w:hAnsi="宋体"/>
              </w:rPr>
            </w:pPr>
            <w:r w:rsidRPr="00544A59">
              <w:rPr>
                <w:rFonts w:ascii="宋体" w:hAnsi="宋体" w:hint="eastAsia"/>
                <w:color w:val="FF0000"/>
              </w:rPr>
              <w:t>FUNDBUSS_</w:t>
            </w:r>
            <w:r w:rsidRPr="00544A59">
              <w:rPr>
                <w:rFonts w:ascii="宋体" w:hAnsi="宋体"/>
                <w:color w:val="FF0000"/>
              </w:rPr>
              <w:t>CTU_ANALYZE_ERROR</w:t>
            </w:r>
          </w:p>
        </w:tc>
        <w:tc>
          <w:tcPr>
            <w:tcW w:w="3402" w:type="dxa"/>
            <w:tcBorders>
              <w:top w:val="single" w:sz="4" w:space="0" w:color="auto"/>
              <w:left w:val="single" w:sz="4" w:space="0" w:color="auto"/>
              <w:bottom w:val="single" w:sz="4" w:space="0" w:color="auto"/>
              <w:right w:val="single" w:sz="4" w:space="0" w:color="auto"/>
            </w:tcBorders>
          </w:tcPr>
          <w:p w14:paraId="35DF7874" w14:textId="77777777" w:rsidR="00551F5B" w:rsidRPr="00B751DD" w:rsidRDefault="00551F5B" w:rsidP="006803B1">
            <w:pPr>
              <w:rPr>
                <w:rFonts w:ascii="宋体" w:hAnsi="宋体"/>
              </w:rPr>
            </w:pPr>
            <w:r w:rsidRPr="00544A59">
              <w:rPr>
                <w:rFonts w:ascii="宋体" w:hAnsi="宋体" w:hint="eastAsia"/>
                <w:color w:val="FF0000"/>
              </w:rPr>
              <w:t>CTU分析异常</w:t>
            </w:r>
          </w:p>
        </w:tc>
      </w:tr>
      <w:tr w:rsidR="00784D88" w:rsidRPr="00F561BB" w14:paraId="0D532ACB" w14:textId="77777777" w:rsidTr="00A43EF8">
        <w:tc>
          <w:tcPr>
            <w:tcW w:w="4786" w:type="dxa"/>
            <w:tcBorders>
              <w:top w:val="single" w:sz="4" w:space="0" w:color="auto"/>
              <w:left w:val="single" w:sz="4" w:space="0" w:color="auto"/>
              <w:bottom w:val="single" w:sz="4" w:space="0" w:color="auto"/>
              <w:right w:val="single" w:sz="4" w:space="0" w:color="auto"/>
            </w:tcBorders>
          </w:tcPr>
          <w:p w14:paraId="73CCC5FA" w14:textId="35840761" w:rsidR="00784D88" w:rsidRPr="00544A59" w:rsidRDefault="00784D88" w:rsidP="00784D88">
            <w:pPr>
              <w:rPr>
                <w:rFonts w:ascii="宋体" w:hAnsi="宋体"/>
                <w:color w:val="FF0000"/>
              </w:rPr>
            </w:pPr>
            <w:r w:rsidRPr="00021D79">
              <w:rPr>
                <w:rFonts w:ascii="宋体" w:hAnsi="宋体" w:hint="eastAsia"/>
              </w:rPr>
              <w:t>FUNDBUSS_</w:t>
            </w:r>
            <w:r w:rsidRPr="00021D79">
              <w:rPr>
                <w:rFonts w:ascii="宋体" w:hAnsi="宋体"/>
              </w:rPr>
              <w:t>ROLE_STATUS_ERROR</w:t>
            </w:r>
          </w:p>
        </w:tc>
        <w:tc>
          <w:tcPr>
            <w:tcW w:w="3402" w:type="dxa"/>
            <w:tcBorders>
              <w:top w:val="single" w:sz="4" w:space="0" w:color="auto"/>
              <w:left w:val="single" w:sz="4" w:space="0" w:color="auto"/>
              <w:bottom w:val="single" w:sz="4" w:space="0" w:color="auto"/>
              <w:right w:val="single" w:sz="4" w:space="0" w:color="auto"/>
            </w:tcBorders>
          </w:tcPr>
          <w:p w14:paraId="11D401BB" w14:textId="251BE503" w:rsidR="00784D88" w:rsidRPr="00544A59" w:rsidRDefault="00784D88" w:rsidP="00784D88">
            <w:pPr>
              <w:rPr>
                <w:rFonts w:ascii="宋体" w:hAnsi="宋体"/>
                <w:color w:val="FF0000"/>
              </w:rPr>
            </w:pPr>
            <w:r w:rsidRPr="00021D79">
              <w:rPr>
                <w:rFonts w:ascii="宋体" w:hAnsi="宋体" w:hint="eastAsia"/>
              </w:rPr>
              <w:t>客户角色状态异常</w:t>
            </w:r>
          </w:p>
        </w:tc>
      </w:tr>
      <w:tr w:rsidR="00784D88" w:rsidRPr="00F561BB" w14:paraId="06126FA7" w14:textId="77777777" w:rsidTr="00A43EF8">
        <w:tc>
          <w:tcPr>
            <w:tcW w:w="4786" w:type="dxa"/>
            <w:tcBorders>
              <w:top w:val="single" w:sz="4" w:space="0" w:color="auto"/>
              <w:left w:val="single" w:sz="4" w:space="0" w:color="auto"/>
              <w:bottom w:val="single" w:sz="4" w:space="0" w:color="auto"/>
              <w:right w:val="single" w:sz="4" w:space="0" w:color="auto"/>
            </w:tcBorders>
          </w:tcPr>
          <w:p w14:paraId="6DDB6252" w14:textId="3A2D7696" w:rsidR="00784D88" w:rsidRPr="00544A59" w:rsidRDefault="00784D88" w:rsidP="00784D88">
            <w:pPr>
              <w:rPr>
                <w:rFonts w:ascii="宋体" w:hAnsi="宋体"/>
                <w:color w:val="FF0000"/>
              </w:rPr>
            </w:pPr>
            <w:r>
              <w:rPr>
                <w:rFonts w:ascii="宋体" w:hAnsi="宋体" w:hint="eastAsia"/>
                <w:color w:val="FF0000"/>
              </w:rPr>
              <w:t>FUNDBUSS_S</w:t>
            </w:r>
            <w:r w:rsidRPr="006D63ED">
              <w:rPr>
                <w:rFonts w:ascii="宋体" w:hAnsi="宋体"/>
                <w:color w:val="FF0000"/>
              </w:rPr>
              <w:t>MSCODE_VERIFY_ERROR</w:t>
            </w:r>
          </w:p>
        </w:tc>
        <w:tc>
          <w:tcPr>
            <w:tcW w:w="3402" w:type="dxa"/>
            <w:tcBorders>
              <w:top w:val="single" w:sz="4" w:space="0" w:color="auto"/>
              <w:left w:val="single" w:sz="4" w:space="0" w:color="auto"/>
              <w:bottom w:val="single" w:sz="4" w:space="0" w:color="auto"/>
              <w:right w:val="single" w:sz="4" w:space="0" w:color="auto"/>
            </w:tcBorders>
          </w:tcPr>
          <w:p w14:paraId="1457C44D" w14:textId="7D2B31CE" w:rsidR="00784D88" w:rsidRPr="00544A59" w:rsidRDefault="00784D88" w:rsidP="00784D88">
            <w:pPr>
              <w:rPr>
                <w:rFonts w:ascii="宋体" w:hAnsi="宋体"/>
                <w:color w:val="FF0000"/>
              </w:rPr>
            </w:pPr>
            <w:r w:rsidRPr="006D63ED">
              <w:rPr>
                <w:rFonts w:ascii="宋体" w:hAnsi="宋体" w:hint="eastAsia"/>
                <w:color w:val="FF0000"/>
              </w:rPr>
              <w:t>短信验证码校验失败</w:t>
            </w:r>
          </w:p>
        </w:tc>
      </w:tr>
      <w:tr w:rsidR="00784D88" w:rsidRPr="00F561BB" w14:paraId="037B7652" w14:textId="77777777" w:rsidTr="00A43EF8">
        <w:tc>
          <w:tcPr>
            <w:tcW w:w="4786" w:type="dxa"/>
            <w:tcBorders>
              <w:top w:val="single" w:sz="4" w:space="0" w:color="auto"/>
              <w:left w:val="single" w:sz="4" w:space="0" w:color="auto"/>
              <w:bottom w:val="single" w:sz="4" w:space="0" w:color="auto"/>
              <w:right w:val="single" w:sz="4" w:space="0" w:color="auto"/>
            </w:tcBorders>
          </w:tcPr>
          <w:p w14:paraId="672EF4F2" w14:textId="7D229974" w:rsidR="00784D88" w:rsidRPr="00544A59" w:rsidRDefault="00784D88" w:rsidP="00784D88">
            <w:pPr>
              <w:rPr>
                <w:rFonts w:ascii="宋体" w:hAnsi="宋体"/>
                <w:color w:val="FF0000"/>
              </w:rPr>
            </w:pPr>
            <w:r>
              <w:rPr>
                <w:rFonts w:ascii="宋体" w:hAnsi="宋体" w:hint="eastAsia"/>
                <w:color w:val="FF0000"/>
              </w:rPr>
              <w:t>FUNDBUSS_</w:t>
            </w:r>
            <w:r w:rsidRPr="00270607">
              <w:rPr>
                <w:rFonts w:ascii="宋体" w:hAnsi="宋体"/>
                <w:color w:val="FF0000"/>
              </w:rPr>
              <w:t>INPUT_FUNDCODE_IS_INCORRECT</w:t>
            </w:r>
          </w:p>
        </w:tc>
        <w:tc>
          <w:tcPr>
            <w:tcW w:w="3402" w:type="dxa"/>
            <w:tcBorders>
              <w:top w:val="single" w:sz="4" w:space="0" w:color="auto"/>
              <w:left w:val="single" w:sz="4" w:space="0" w:color="auto"/>
              <w:bottom w:val="single" w:sz="4" w:space="0" w:color="auto"/>
              <w:right w:val="single" w:sz="4" w:space="0" w:color="auto"/>
            </w:tcBorders>
          </w:tcPr>
          <w:p w14:paraId="0F77D6E3" w14:textId="3365ED74" w:rsidR="00784D88" w:rsidRPr="00544A59" w:rsidRDefault="00784D88" w:rsidP="00784D88">
            <w:pPr>
              <w:rPr>
                <w:rFonts w:ascii="宋体" w:hAnsi="宋体"/>
                <w:color w:val="FF0000"/>
              </w:rPr>
            </w:pPr>
            <w:r>
              <w:rPr>
                <w:rFonts w:ascii="宋体" w:hAnsi="宋体" w:hint="eastAsia"/>
                <w:color w:val="FF0000"/>
              </w:rPr>
              <w:t>输入基金代码有误</w:t>
            </w:r>
          </w:p>
        </w:tc>
      </w:tr>
      <w:tr w:rsidR="00620A76" w:rsidRPr="00F561BB" w14:paraId="57735FE1" w14:textId="77777777" w:rsidTr="00A43EF8">
        <w:tc>
          <w:tcPr>
            <w:tcW w:w="4786" w:type="dxa"/>
            <w:tcBorders>
              <w:top w:val="single" w:sz="4" w:space="0" w:color="auto"/>
              <w:left w:val="single" w:sz="4" w:space="0" w:color="auto"/>
              <w:bottom w:val="single" w:sz="4" w:space="0" w:color="auto"/>
              <w:right w:val="single" w:sz="4" w:space="0" w:color="auto"/>
            </w:tcBorders>
          </w:tcPr>
          <w:p w14:paraId="21140BE0" w14:textId="2AC2FFC2" w:rsidR="00620A76" w:rsidRDefault="00620A76" w:rsidP="00620A76">
            <w:pPr>
              <w:rPr>
                <w:rFonts w:ascii="宋体" w:hAnsi="宋体"/>
                <w:color w:val="FF0000"/>
              </w:rPr>
            </w:pPr>
            <w:r w:rsidRPr="00140A2D">
              <w:rPr>
                <w:rFonts w:ascii="宋体" w:hAnsi="宋体" w:hint="eastAsia"/>
                <w:color w:val="FF0000"/>
              </w:rPr>
              <w:t>FUNDBUSS_</w:t>
            </w:r>
            <w:r w:rsidRPr="00140A2D">
              <w:rPr>
                <w:rFonts w:ascii="宋体" w:hAnsi="宋体"/>
                <w:color w:val="FF0000"/>
              </w:rPr>
              <w:t>MAIN_ARRANGEMENT_STATUS_ERROR</w:t>
            </w:r>
          </w:p>
        </w:tc>
        <w:tc>
          <w:tcPr>
            <w:tcW w:w="3402" w:type="dxa"/>
            <w:tcBorders>
              <w:top w:val="single" w:sz="4" w:space="0" w:color="auto"/>
              <w:left w:val="single" w:sz="4" w:space="0" w:color="auto"/>
              <w:bottom w:val="single" w:sz="4" w:space="0" w:color="auto"/>
              <w:right w:val="single" w:sz="4" w:space="0" w:color="auto"/>
            </w:tcBorders>
          </w:tcPr>
          <w:p w14:paraId="191861FA" w14:textId="15DA7F22" w:rsidR="00620A76" w:rsidRDefault="00620A76" w:rsidP="00620A76">
            <w:pPr>
              <w:rPr>
                <w:rFonts w:ascii="宋体" w:hAnsi="宋体"/>
                <w:color w:val="FF0000"/>
              </w:rPr>
            </w:pPr>
            <w:r w:rsidRPr="00140A2D">
              <w:rPr>
                <w:rFonts w:ascii="宋体" w:hAnsi="宋体" w:hint="eastAsia"/>
                <w:color w:val="FF0000"/>
              </w:rPr>
              <w:t>主合约状态异常</w:t>
            </w:r>
          </w:p>
        </w:tc>
      </w:tr>
    </w:tbl>
    <w:p w14:paraId="1254E5AF" w14:textId="77777777" w:rsidR="00551F5B" w:rsidRDefault="00551F5B" w:rsidP="00A43EF8"/>
    <w:p w14:paraId="5DFC14FB" w14:textId="77777777" w:rsidR="00551F5B" w:rsidRPr="00551F5B" w:rsidRDefault="00551F5B" w:rsidP="00A43EF8"/>
    <w:p w14:paraId="4525DEEA" w14:textId="77777777" w:rsidR="00163216" w:rsidRDefault="00163216" w:rsidP="00163216">
      <w:pPr>
        <w:pStyle w:val="3"/>
        <w:rPr>
          <w:sz w:val="22"/>
        </w:rPr>
      </w:pPr>
      <w:bookmarkStart w:id="181" w:name="_Toc477441233"/>
      <w:r w:rsidRPr="00D575BE">
        <w:rPr>
          <w:rFonts w:hint="eastAsia"/>
        </w:rPr>
        <w:t>余利宝账户收益查询</w:t>
      </w:r>
      <w:r>
        <w:rPr>
          <w:rFonts w:hint="eastAsia"/>
        </w:rPr>
        <w:t>接口</w:t>
      </w:r>
      <w:r w:rsidRPr="00DF0ADE">
        <w:rPr>
          <w:sz w:val="22"/>
        </w:rPr>
        <w:t>&lt;ant.mybank.yulibao.account.query&gt;</w:t>
      </w:r>
      <w:bookmarkEnd w:id="181"/>
    </w:p>
    <w:p w14:paraId="58E59BEF" w14:textId="77777777" w:rsidR="00163216" w:rsidRDefault="00163216" w:rsidP="00163216">
      <w:pPr>
        <w:pStyle w:val="af"/>
        <w:ind w:leftChars="0" w:left="0" w:right="1470" w:firstLine="420"/>
        <w:rPr>
          <w:rFonts w:ascii="宋体" w:hAnsi="宋体"/>
        </w:rPr>
      </w:pPr>
      <w:r>
        <w:rPr>
          <w:rFonts w:ascii="宋体" w:hAnsi="宋体" w:hint="eastAsia"/>
        </w:rPr>
        <w:t>本接口</w:t>
      </w:r>
      <w:r>
        <w:rPr>
          <w:rFonts w:ascii="宋体" w:hAnsi="宋体"/>
        </w:rPr>
        <w:t>提供</w:t>
      </w:r>
      <w:r>
        <w:rPr>
          <w:rFonts w:ascii="宋体" w:hAnsi="宋体" w:hint="eastAsia"/>
        </w:rPr>
        <w:t>客户</w:t>
      </w:r>
      <w:r w:rsidRPr="008C0787">
        <w:rPr>
          <w:rFonts w:ascii="宋体" w:hAnsi="宋体" w:hint="eastAsia"/>
        </w:rPr>
        <w:t>余利宝账户收益查询</w:t>
      </w:r>
      <w:r>
        <w:rPr>
          <w:rFonts w:ascii="宋体" w:hAnsi="宋体" w:hint="eastAsia"/>
        </w:rPr>
        <w:t>功能</w:t>
      </w:r>
      <w:r>
        <w:rPr>
          <w:rFonts w:ascii="宋体" w:hAnsi="宋体"/>
        </w:rPr>
        <w:t>，</w:t>
      </w:r>
      <w:r>
        <w:rPr>
          <w:rFonts w:ascii="宋体" w:hAnsi="宋体" w:hint="eastAsia"/>
        </w:rPr>
        <w:t>可</w:t>
      </w:r>
      <w:r>
        <w:rPr>
          <w:rFonts w:ascii="宋体" w:hAnsi="宋体"/>
        </w:rPr>
        <w:t>查询到</w:t>
      </w:r>
      <w:r>
        <w:rPr>
          <w:rFonts w:ascii="宋体" w:hAnsi="宋体" w:hint="eastAsia"/>
        </w:rPr>
        <w:t>客户</w:t>
      </w:r>
      <w:r>
        <w:rPr>
          <w:rFonts w:ascii="宋体" w:hAnsi="宋体"/>
        </w:rPr>
        <w:t>当前</w:t>
      </w:r>
      <w:r w:rsidRPr="008C0787">
        <w:rPr>
          <w:rFonts w:ascii="宋体" w:hAnsi="宋体" w:hint="eastAsia"/>
        </w:rPr>
        <w:t>余利宝份额和收益详情</w:t>
      </w:r>
      <w:r>
        <w:rPr>
          <w:rFonts w:ascii="宋体" w:hAnsi="宋体" w:hint="eastAsia"/>
        </w:rPr>
        <w:t>。</w:t>
      </w:r>
    </w:p>
    <w:p w14:paraId="7B9C135C" w14:textId="77777777" w:rsidR="00163216" w:rsidRPr="005E0308" w:rsidRDefault="00163216" w:rsidP="00163216">
      <w:pPr>
        <w:pStyle w:val="af"/>
        <w:ind w:leftChars="0" w:left="0" w:right="1470" w:firstLine="420"/>
        <w:rPr>
          <w:rFonts w:ascii="宋体" w:hAnsi="宋体"/>
          <w:color w:val="FF0000"/>
        </w:rPr>
      </w:pPr>
      <w:r>
        <w:rPr>
          <w:rFonts w:ascii="宋体" w:hAnsi="宋体" w:hint="eastAsia"/>
          <w:color w:val="FF0000"/>
        </w:rPr>
        <w:t>本接口</w:t>
      </w:r>
      <w:r>
        <w:rPr>
          <w:rFonts w:ascii="宋体" w:hAnsi="宋体"/>
          <w:color w:val="FF0000"/>
        </w:rPr>
        <w:t>返回的</w:t>
      </w:r>
      <w:r>
        <w:rPr>
          <w:rFonts w:ascii="宋体" w:hAnsi="宋体" w:hint="eastAsia"/>
          <w:color w:val="FF0000"/>
        </w:rPr>
        <w:t>份额</w:t>
      </w:r>
      <w:r>
        <w:rPr>
          <w:rFonts w:ascii="宋体" w:hAnsi="宋体"/>
          <w:color w:val="FF0000"/>
        </w:rPr>
        <w:t>相关</w:t>
      </w:r>
      <w:r>
        <w:rPr>
          <w:rFonts w:ascii="宋体" w:hAnsi="宋体" w:hint="eastAsia"/>
          <w:color w:val="FF0000"/>
        </w:rPr>
        <w:t>字段</w:t>
      </w:r>
      <w:r>
        <w:rPr>
          <w:rFonts w:ascii="宋体" w:hAnsi="宋体"/>
          <w:color w:val="FF0000"/>
        </w:rPr>
        <w:t>较多，</w:t>
      </w:r>
      <w:r>
        <w:rPr>
          <w:rFonts w:ascii="宋体" w:hAnsi="宋体" w:hint="eastAsia"/>
          <w:color w:val="FF0000"/>
        </w:rPr>
        <w:t>其中</w:t>
      </w:r>
      <w:r>
        <w:rPr>
          <w:rFonts w:ascii="宋体" w:hAnsi="宋体"/>
          <w:color w:val="FF0000"/>
        </w:rPr>
        <w:t>：</w:t>
      </w:r>
      <w:r>
        <w:rPr>
          <w:rFonts w:ascii="宋体" w:hAnsi="宋体" w:hint="eastAsia"/>
          <w:color w:val="FF0000"/>
        </w:rPr>
        <w:t>账户</w:t>
      </w:r>
      <w:r>
        <w:rPr>
          <w:rFonts w:ascii="宋体" w:hAnsi="宋体"/>
          <w:color w:val="FF0000"/>
        </w:rPr>
        <w:t>总额=可用</w:t>
      </w:r>
      <w:r>
        <w:rPr>
          <w:rFonts w:ascii="宋体" w:hAnsi="宋体" w:hint="eastAsia"/>
          <w:color w:val="FF0000"/>
        </w:rPr>
        <w:t>金额</w:t>
      </w:r>
      <w:r>
        <w:rPr>
          <w:rFonts w:ascii="宋体" w:hAnsi="宋体"/>
          <w:color w:val="FF0000"/>
        </w:rPr>
        <w:t>+</w:t>
      </w:r>
      <w:r>
        <w:rPr>
          <w:rFonts w:ascii="宋体" w:hAnsi="宋体" w:hint="eastAsia"/>
          <w:color w:val="FF0000"/>
        </w:rPr>
        <w:t>冻结金额+</w:t>
      </w:r>
      <w:r>
        <w:rPr>
          <w:rFonts w:ascii="宋体" w:hAnsi="宋体"/>
          <w:color w:val="FF0000"/>
        </w:rPr>
        <w:t>系统冻结金额</w:t>
      </w:r>
      <w:r>
        <w:rPr>
          <w:rFonts w:ascii="宋体" w:hAnsi="宋体" w:hint="eastAsia"/>
          <w:color w:val="FF0000"/>
        </w:rPr>
        <w:t>。</w:t>
      </w:r>
      <w:r>
        <w:rPr>
          <w:rFonts w:ascii="宋体" w:hAnsi="宋体"/>
          <w:color w:val="FF0000"/>
        </w:rPr>
        <w:t>建议</w:t>
      </w:r>
      <w:r>
        <w:rPr>
          <w:rFonts w:ascii="宋体" w:hAnsi="宋体" w:hint="eastAsia"/>
          <w:color w:val="FF0000"/>
        </w:rPr>
        <w:t>合作</w:t>
      </w:r>
      <w:r>
        <w:rPr>
          <w:rFonts w:ascii="宋体" w:hAnsi="宋体"/>
          <w:color w:val="FF0000"/>
        </w:rPr>
        <w:t>方</w:t>
      </w:r>
      <w:r>
        <w:rPr>
          <w:rFonts w:ascii="宋体" w:hAnsi="宋体" w:hint="eastAsia"/>
          <w:color w:val="FF0000"/>
        </w:rPr>
        <w:t>使用</w:t>
      </w:r>
      <w:r>
        <w:rPr>
          <w:rFonts w:ascii="宋体" w:hAnsi="宋体"/>
          <w:color w:val="FF0000"/>
        </w:rPr>
        <w:t>“可用余额”</w:t>
      </w:r>
      <w:r>
        <w:rPr>
          <w:rFonts w:ascii="宋体" w:hAnsi="宋体" w:hint="eastAsia"/>
          <w:color w:val="FF0000"/>
        </w:rPr>
        <w:t>字段</w:t>
      </w:r>
      <w:r>
        <w:rPr>
          <w:rFonts w:ascii="宋体" w:hAnsi="宋体"/>
          <w:color w:val="FF0000"/>
        </w:rPr>
        <w:t>显示客户余利宝份额。</w:t>
      </w:r>
      <w:r>
        <w:rPr>
          <w:rFonts w:ascii="宋体" w:hAnsi="宋体" w:hint="eastAsia"/>
          <w:color w:val="FF0000"/>
        </w:rPr>
        <w:t>冻结金额</w:t>
      </w:r>
      <w:r>
        <w:rPr>
          <w:rFonts w:ascii="宋体" w:hAnsi="宋体"/>
          <w:color w:val="FF0000"/>
        </w:rPr>
        <w:t>及系统冻结金额</w:t>
      </w:r>
      <w:r>
        <w:rPr>
          <w:rFonts w:ascii="宋体" w:hAnsi="宋体" w:hint="eastAsia"/>
          <w:color w:val="FF0000"/>
        </w:rPr>
        <w:t>对</w:t>
      </w:r>
      <w:r>
        <w:rPr>
          <w:rFonts w:ascii="宋体" w:hAnsi="宋体"/>
          <w:color w:val="FF0000"/>
        </w:rPr>
        <w:t>客户而言较难理解，</w:t>
      </w:r>
      <w:r>
        <w:rPr>
          <w:rFonts w:ascii="宋体" w:hAnsi="宋体" w:hint="eastAsia"/>
          <w:color w:val="FF0000"/>
        </w:rPr>
        <w:t>无须特别</w:t>
      </w:r>
      <w:r>
        <w:rPr>
          <w:rFonts w:ascii="宋体" w:hAnsi="宋体"/>
          <w:color w:val="FF0000"/>
        </w:rPr>
        <w:t>展示。一般</w:t>
      </w:r>
      <w:r>
        <w:rPr>
          <w:rFonts w:ascii="宋体" w:hAnsi="宋体" w:hint="eastAsia"/>
          <w:color w:val="FF0000"/>
        </w:rPr>
        <w:t>情况</w:t>
      </w:r>
      <w:r>
        <w:rPr>
          <w:rFonts w:ascii="宋体" w:hAnsi="宋体"/>
          <w:color w:val="FF0000"/>
        </w:rPr>
        <w:t>下，冻结金额是因为客户出现</w:t>
      </w:r>
      <w:r>
        <w:rPr>
          <w:rFonts w:ascii="宋体" w:hAnsi="宋体" w:hint="eastAsia"/>
          <w:color w:val="FF0000"/>
        </w:rPr>
        <w:t>被</w:t>
      </w:r>
      <w:r>
        <w:rPr>
          <w:rFonts w:ascii="宋体" w:hAnsi="宋体"/>
          <w:color w:val="FF0000"/>
        </w:rPr>
        <w:t>司法冻结的情况。系统</w:t>
      </w:r>
      <w:r>
        <w:rPr>
          <w:rFonts w:ascii="宋体" w:hAnsi="宋体" w:hint="eastAsia"/>
          <w:color w:val="FF0000"/>
        </w:rPr>
        <w:t>冻结</w:t>
      </w:r>
      <w:r>
        <w:rPr>
          <w:rFonts w:ascii="宋体" w:hAnsi="宋体"/>
          <w:color w:val="FF0000"/>
        </w:rPr>
        <w:t>金额</w:t>
      </w:r>
      <w:r>
        <w:rPr>
          <w:rFonts w:ascii="宋体" w:hAnsi="宋体" w:hint="eastAsia"/>
          <w:color w:val="FF0000"/>
        </w:rPr>
        <w:t>指客户</w:t>
      </w:r>
      <w:r>
        <w:rPr>
          <w:rFonts w:ascii="宋体" w:hAnsi="宋体"/>
          <w:color w:val="FF0000"/>
        </w:rPr>
        <w:t>发起了T+1</w:t>
      </w:r>
      <w:r>
        <w:rPr>
          <w:rFonts w:ascii="宋体" w:hAnsi="宋体" w:hint="eastAsia"/>
          <w:color w:val="FF0000"/>
        </w:rPr>
        <w:t>赎回</w:t>
      </w:r>
      <w:r>
        <w:rPr>
          <w:rFonts w:ascii="宋体" w:hAnsi="宋体"/>
          <w:color w:val="FF0000"/>
        </w:rPr>
        <w:t>的情况进行</w:t>
      </w:r>
      <w:r>
        <w:rPr>
          <w:rFonts w:ascii="宋体" w:hAnsi="宋体" w:hint="eastAsia"/>
          <w:color w:val="FF0000"/>
        </w:rPr>
        <w:t>了</w:t>
      </w:r>
      <w:r>
        <w:rPr>
          <w:rFonts w:ascii="宋体" w:hAnsi="宋体"/>
          <w:color w:val="FF0000"/>
        </w:rPr>
        <w:t>份额冻结</w:t>
      </w:r>
      <w:r>
        <w:rPr>
          <w:rFonts w:ascii="宋体" w:hAnsi="宋体" w:hint="eastAsia"/>
          <w:color w:val="FF0000"/>
        </w:rPr>
        <w:t>，</w:t>
      </w:r>
      <w:r>
        <w:rPr>
          <w:rFonts w:ascii="宋体" w:hAnsi="宋体"/>
          <w:color w:val="FF0000"/>
        </w:rPr>
        <w:t>当T+1</w:t>
      </w:r>
      <w:r>
        <w:rPr>
          <w:rFonts w:ascii="宋体" w:hAnsi="宋体" w:hint="eastAsia"/>
          <w:color w:val="FF0000"/>
        </w:rPr>
        <w:t>赎回</w:t>
      </w:r>
      <w:r>
        <w:rPr>
          <w:rFonts w:ascii="宋体" w:hAnsi="宋体"/>
          <w:color w:val="FF0000"/>
        </w:rPr>
        <w:t>并提现后，冻结的份额将做扣减。</w:t>
      </w:r>
    </w:p>
    <w:p w14:paraId="2D9FB413" w14:textId="77777777" w:rsidR="00163216" w:rsidRPr="00D73468" w:rsidRDefault="00163216" w:rsidP="00163216">
      <w:pPr>
        <w:pStyle w:val="5"/>
        <w:numPr>
          <w:ilvl w:val="0"/>
          <w:numId w:val="0"/>
        </w:numPr>
        <w:ind w:left="1008" w:hanging="1008"/>
      </w:pPr>
      <w:r w:rsidRPr="00D73468">
        <w:rPr>
          <w:rFonts w:hint="eastAsia"/>
        </w:rPr>
        <w:t>请求报文</w:t>
      </w:r>
    </w:p>
    <w:tbl>
      <w:tblPr>
        <w:tblStyle w:val="a9"/>
        <w:tblW w:w="5000" w:type="pct"/>
        <w:tblLook w:val="04A0" w:firstRow="1" w:lastRow="0" w:firstColumn="1" w:lastColumn="0" w:noHBand="0" w:noVBand="1"/>
      </w:tblPr>
      <w:tblGrid>
        <w:gridCol w:w="397"/>
        <w:gridCol w:w="1074"/>
        <w:gridCol w:w="2782"/>
        <w:gridCol w:w="1115"/>
        <w:gridCol w:w="399"/>
        <w:gridCol w:w="397"/>
        <w:gridCol w:w="2132"/>
      </w:tblGrid>
      <w:tr w:rsidR="00163216" w:rsidRPr="005E0BC6" w14:paraId="4FE0D0AC" w14:textId="77777777" w:rsidTr="00C11757">
        <w:trPr>
          <w:trHeight w:val="324"/>
        </w:trPr>
        <w:tc>
          <w:tcPr>
            <w:tcW w:w="258" w:type="pct"/>
            <w:tcBorders>
              <w:top w:val="single" w:sz="4" w:space="0" w:color="auto"/>
              <w:left w:val="single" w:sz="4" w:space="0" w:color="auto"/>
              <w:bottom w:val="single" w:sz="4" w:space="0" w:color="auto"/>
              <w:right w:val="single" w:sz="4" w:space="0" w:color="auto"/>
            </w:tcBorders>
            <w:shd w:val="clear" w:color="auto" w:fill="E0E0E0"/>
            <w:vAlign w:val="center"/>
          </w:tcPr>
          <w:p w14:paraId="62CBF5EC"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72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A64157"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76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581F2"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7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F6E480"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A8D633"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3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2E11E3"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9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70DD26"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684D17" w14:paraId="3AFD24E9" w14:textId="77777777" w:rsidTr="00C11757">
        <w:trPr>
          <w:trHeight w:val="287"/>
        </w:trPr>
        <w:tc>
          <w:tcPr>
            <w:tcW w:w="258" w:type="pct"/>
            <w:tcBorders>
              <w:top w:val="single" w:sz="4" w:space="0" w:color="auto"/>
              <w:left w:val="single" w:sz="4" w:space="0" w:color="auto"/>
              <w:bottom w:val="single" w:sz="4" w:space="0" w:color="auto"/>
              <w:right w:val="single" w:sz="4" w:space="0" w:color="auto"/>
            </w:tcBorders>
            <w:vAlign w:val="center"/>
          </w:tcPr>
          <w:p w14:paraId="7EB23677" w14:textId="77777777" w:rsidR="00163216" w:rsidRPr="00E06B4C" w:rsidRDefault="00163216" w:rsidP="006A0DBC">
            <w:pPr>
              <w:pStyle w:val="a6"/>
              <w:numPr>
                <w:ilvl w:val="0"/>
                <w:numId w:val="79"/>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hideMark/>
          </w:tcPr>
          <w:p w14:paraId="15E06739"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1764" w:type="pct"/>
            <w:tcBorders>
              <w:top w:val="single" w:sz="4" w:space="0" w:color="auto"/>
              <w:left w:val="single" w:sz="4" w:space="0" w:color="auto"/>
              <w:bottom w:val="single" w:sz="4" w:space="0" w:color="auto"/>
              <w:right w:val="single" w:sz="4" w:space="0" w:color="auto"/>
            </w:tcBorders>
            <w:hideMark/>
          </w:tcPr>
          <w:p w14:paraId="5CE4B013"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732" w:type="pct"/>
            <w:tcBorders>
              <w:top w:val="single" w:sz="4" w:space="0" w:color="auto"/>
              <w:left w:val="single" w:sz="4" w:space="0" w:color="auto"/>
              <w:bottom w:val="single" w:sz="4" w:space="0" w:color="auto"/>
              <w:right w:val="single" w:sz="4" w:space="0" w:color="auto"/>
            </w:tcBorders>
            <w:hideMark/>
          </w:tcPr>
          <w:p w14:paraId="4C43B5D9"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hideMark/>
          </w:tcPr>
          <w:p w14:paraId="5CA423B7"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336" w:type="pct"/>
            <w:tcBorders>
              <w:top w:val="single" w:sz="4" w:space="0" w:color="auto"/>
              <w:left w:val="single" w:sz="4" w:space="0" w:color="auto"/>
              <w:bottom w:val="single" w:sz="4" w:space="0" w:color="auto"/>
              <w:right w:val="single" w:sz="4" w:space="0" w:color="auto"/>
            </w:tcBorders>
            <w:hideMark/>
          </w:tcPr>
          <w:p w14:paraId="1FFB142D" w14:textId="77777777" w:rsidR="00163216" w:rsidRPr="00684D17"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hideMark/>
          </w:tcPr>
          <w:p w14:paraId="7E41BD03" w14:textId="16B6EE14" w:rsidR="00163216" w:rsidRPr="00684D17" w:rsidRDefault="00B52F88" w:rsidP="00C11757">
            <w:pPr>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163216" w:rsidRPr="00123A3A">
              <w:rPr>
                <w:rFonts w:asciiTheme="minorHAnsi" w:eastAsiaTheme="minorEastAsia" w:hAnsiTheme="minorHAnsi"/>
                <w:sz w:val="18"/>
                <w:szCs w:val="18"/>
              </w:rPr>
              <w:t xml:space="preserve"> </w:t>
            </w:r>
          </w:p>
        </w:tc>
      </w:tr>
      <w:tr w:rsidR="00163216" w:rsidRPr="00684D17" w14:paraId="0A066C31" w14:textId="77777777" w:rsidTr="00C11757">
        <w:trPr>
          <w:trHeight w:val="287"/>
        </w:trPr>
        <w:tc>
          <w:tcPr>
            <w:tcW w:w="258" w:type="pct"/>
            <w:tcBorders>
              <w:top w:val="single" w:sz="4" w:space="0" w:color="auto"/>
              <w:left w:val="single" w:sz="4" w:space="0" w:color="auto"/>
              <w:bottom w:val="single" w:sz="4" w:space="0" w:color="auto"/>
              <w:right w:val="single" w:sz="4" w:space="0" w:color="auto"/>
            </w:tcBorders>
            <w:vAlign w:val="center"/>
          </w:tcPr>
          <w:p w14:paraId="1C7DCC33" w14:textId="77777777" w:rsidR="00163216" w:rsidRPr="00763FB7" w:rsidRDefault="00163216" w:rsidP="006A0DBC">
            <w:pPr>
              <w:pStyle w:val="a6"/>
              <w:numPr>
                <w:ilvl w:val="0"/>
                <w:numId w:val="79"/>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210F73EE"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M</w:t>
            </w:r>
            <w:r w:rsidRPr="00684D17">
              <w:rPr>
                <w:rFonts w:asciiTheme="minorHAnsi" w:eastAsiaTheme="minorEastAsia" w:hAnsiTheme="minorHAnsi" w:hint="eastAsia"/>
                <w:sz w:val="18"/>
                <w:szCs w:val="18"/>
              </w:rPr>
              <w:t>erchantId</w:t>
            </w:r>
          </w:p>
        </w:tc>
        <w:tc>
          <w:tcPr>
            <w:tcW w:w="1764" w:type="pct"/>
            <w:tcBorders>
              <w:top w:val="single" w:sz="4" w:space="0" w:color="auto"/>
              <w:left w:val="single" w:sz="4" w:space="0" w:color="auto"/>
              <w:bottom w:val="single" w:sz="4" w:space="0" w:color="auto"/>
              <w:right w:val="single" w:sz="4" w:space="0" w:color="auto"/>
            </w:tcBorders>
          </w:tcPr>
          <w:p w14:paraId="68DF3C2A" w14:textId="5BC490F3"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商户号</w:t>
            </w:r>
            <w:r w:rsidR="00F46CC9">
              <w:rPr>
                <w:rFonts w:asciiTheme="minorHAnsi" w:eastAsiaTheme="minorEastAsia" w:hAnsiTheme="minorHAnsi" w:hint="eastAsia"/>
                <w:sz w:val="18"/>
                <w:szCs w:val="18"/>
              </w:rPr>
              <w:t>。</w:t>
            </w:r>
            <w:r w:rsidR="00F46CC9">
              <w:rPr>
                <w:rFonts w:asciiTheme="minorEastAsia" w:eastAsiaTheme="minorEastAsia" w:hAnsiTheme="minorEastAsia" w:hint="eastAsia"/>
                <w:color w:val="000000"/>
                <w:sz w:val="18"/>
                <w:szCs w:val="18"/>
              </w:rPr>
              <w:t>网商为</w:t>
            </w:r>
            <w:r w:rsidR="00F46CC9">
              <w:rPr>
                <w:rFonts w:asciiTheme="minorEastAsia" w:eastAsiaTheme="minorEastAsia" w:hAnsiTheme="minorEastAsia"/>
                <w:color w:val="000000"/>
                <w:sz w:val="18"/>
                <w:szCs w:val="18"/>
              </w:rPr>
              <w:t>商户分配的</w:t>
            </w:r>
            <w:r w:rsidR="00F46CC9">
              <w:rPr>
                <w:rFonts w:asciiTheme="minorEastAsia" w:eastAsiaTheme="minorEastAsia" w:hAnsiTheme="minorEastAsia" w:hint="eastAsia"/>
                <w:color w:val="000000"/>
                <w:sz w:val="18"/>
                <w:szCs w:val="18"/>
              </w:rPr>
              <w:t>商户</w:t>
            </w:r>
            <w:r w:rsidR="00F46CC9">
              <w:rPr>
                <w:rFonts w:asciiTheme="minorEastAsia" w:eastAsiaTheme="minorEastAsia" w:hAnsiTheme="minorEastAsia"/>
                <w:color w:val="000000"/>
                <w:sz w:val="18"/>
                <w:szCs w:val="18"/>
              </w:rPr>
              <w:t>号</w:t>
            </w:r>
            <w:r w:rsidR="00F46CC9">
              <w:rPr>
                <w:rFonts w:asciiTheme="minorEastAsia" w:eastAsiaTheme="minorEastAsia" w:hAnsiTheme="minorEastAsia" w:hint="eastAsia"/>
                <w:color w:val="000000"/>
                <w:sz w:val="18"/>
                <w:szCs w:val="18"/>
              </w:rPr>
              <w:t>，</w:t>
            </w:r>
            <w:r w:rsidR="00F46CC9">
              <w:rPr>
                <w:rFonts w:asciiTheme="minorEastAsia" w:eastAsiaTheme="minorEastAsia" w:hAnsiTheme="minorEastAsia"/>
                <w:color w:val="000000"/>
                <w:sz w:val="18"/>
                <w:szCs w:val="18"/>
              </w:rPr>
              <w:t>通过商户入驻</w:t>
            </w:r>
            <w:r w:rsidR="00F46CC9">
              <w:rPr>
                <w:rFonts w:asciiTheme="minorEastAsia" w:eastAsiaTheme="minorEastAsia" w:hAnsiTheme="minorEastAsia" w:hint="eastAsia"/>
                <w:color w:val="000000"/>
                <w:sz w:val="18"/>
                <w:szCs w:val="18"/>
              </w:rPr>
              <w:t>结果</w:t>
            </w:r>
            <w:r w:rsidR="00F46CC9">
              <w:rPr>
                <w:rFonts w:asciiTheme="minorEastAsia" w:eastAsiaTheme="minorEastAsia" w:hAnsiTheme="minorEastAsia"/>
                <w:color w:val="000000"/>
                <w:sz w:val="18"/>
                <w:szCs w:val="18"/>
              </w:rPr>
              <w:t>查询</w:t>
            </w:r>
            <w:r w:rsidR="00F46CC9">
              <w:rPr>
                <w:rFonts w:asciiTheme="minorEastAsia" w:eastAsiaTheme="minorEastAsia" w:hAnsiTheme="minorEastAsia" w:hint="eastAsia"/>
                <w:color w:val="000000"/>
                <w:sz w:val="18"/>
                <w:szCs w:val="18"/>
              </w:rPr>
              <w:t>接口</w:t>
            </w:r>
            <w:r w:rsidR="00F46CC9">
              <w:rPr>
                <w:rFonts w:asciiTheme="minorEastAsia" w:eastAsiaTheme="minorEastAsia" w:hAnsiTheme="minorEastAsia"/>
                <w:color w:val="000000"/>
                <w:sz w:val="18"/>
                <w:szCs w:val="18"/>
              </w:rPr>
              <w:t>获取。</w:t>
            </w:r>
          </w:p>
        </w:tc>
        <w:tc>
          <w:tcPr>
            <w:tcW w:w="732" w:type="pct"/>
            <w:tcBorders>
              <w:top w:val="single" w:sz="4" w:space="0" w:color="auto"/>
              <w:left w:val="single" w:sz="4" w:space="0" w:color="auto"/>
              <w:bottom w:val="single" w:sz="4" w:space="0" w:color="auto"/>
              <w:right w:val="single" w:sz="4" w:space="0" w:color="auto"/>
            </w:tcBorders>
          </w:tcPr>
          <w:p w14:paraId="5713F4C4"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tcPr>
          <w:p w14:paraId="33A1F76B"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40</w:t>
            </w:r>
          </w:p>
        </w:tc>
        <w:tc>
          <w:tcPr>
            <w:tcW w:w="336" w:type="pct"/>
            <w:tcBorders>
              <w:top w:val="single" w:sz="4" w:space="0" w:color="auto"/>
              <w:left w:val="single" w:sz="4" w:space="0" w:color="auto"/>
              <w:bottom w:val="single" w:sz="4" w:space="0" w:color="auto"/>
              <w:right w:val="single" w:sz="4" w:space="0" w:color="auto"/>
            </w:tcBorders>
          </w:tcPr>
          <w:p w14:paraId="679D9325"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2322D307" w14:textId="77777777" w:rsidR="00163216" w:rsidRPr="00684D17" w:rsidRDefault="00163216" w:rsidP="00C11757">
            <w:pPr>
              <w:rPr>
                <w:rFonts w:asciiTheme="minorHAnsi" w:eastAsiaTheme="minorEastAsia" w:hAnsiTheme="minorHAnsi"/>
                <w:sz w:val="18"/>
                <w:szCs w:val="18"/>
              </w:rPr>
            </w:pPr>
          </w:p>
        </w:tc>
      </w:tr>
      <w:tr w:rsidR="00163216" w:rsidRPr="00684D17" w14:paraId="1FC4B69F" w14:textId="77777777" w:rsidTr="00C11757">
        <w:trPr>
          <w:trHeight w:val="287"/>
        </w:trPr>
        <w:tc>
          <w:tcPr>
            <w:tcW w:w="258" w:type="pct"/>
            <w:tcBorders>
              <w:top w:val="single" w:sz="4" w:space="0" w:color="auto"/>
              <w:left w:val="single" w:sz="4" w:space="0" w:color="auto"/>
              <w:bottom w:val="single" w:sz="4" w:space="0" w:color="auto"/>
              <w:right w:val="single" w:sz="4" w:space="0" w:color="auto"/>
            </w:tcBorders>
            <w:vAlign w:val="center"/>
          </w:tcPr>
          <w:p w14:paraId="33715391" w14:textId="77777777" w:rsidR="00163216" w:rsidRPr="00763FB7" w:rsidRDefault="00163216" w:rsidP="006A0DBC">
            <w:pPr>
              <w:pStyle w:val="a6"/>
              <w:numPr>
                <w:ilvl w:val="0"/>
                <w:numId w:val="79"/>
              </w:numPr>
              <w:ind w:firstLineChars="0"/>
              <w:rPr>
                <w:rFonts w:asciiTheme="minorHAnsi" w:eastAsiaTheme="minorEastAsia" w:hAnsiTheme="minorHAnsi"/>
                <w:sz w:val="18"/>
                <w:szCs w:val="18"/>
              </w:rPr>
            </w:pPr>
          </w:p>
        </w:tc>
        <w:tc>
          <w:tcPr>
            <w:tcW w:w="721" w:type="pct"/>
            <w:tcBorders>
              <w:top w:val="single" w:sz="4" w:space="0" w:color="auto"/>
              <w:left w:val="single" w:sz="4" w:space="0" w:color="auto"/>
              <w:bottom w:val="single" w:sz="4" w:space="0" w:color="auto"/>
              <w:right w:val="single" w:sz="4" w:space="0" w:color="auto"/>
            </w:tcBorders>
          </w:tcPr>
          <w:p w14:paraId="1D9FAB42"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F</w:t>
            </w:r>
            <w:r w:rsidRPr="00684D17">
              <w:rPr>
                <w:rFonts w:asciiTheme="minorHAnsi" w:eastAsiaTheme="minorEastAsia" w:hAnsiTheme="minorHAnsi"/>
                <w:sz w:val="18"/>
                <w:szCs w:val="18"/>
              </w:rPr>
              <w:t>und</w:t>
            </w:r>
            <w:r w:rsidRPr="00684D17">
              <w:rPr>
                <w:rFonts w:asciiTheme="minorHAnsi" w:eastAsiaTheme="minorEastAsia" w:hAnsiTheme="minorHAnsi" w:hint="eastAsia"/>
                <w:sz w:val="18"/>
                <w:szCs w:val="18"/>
              </w:rPr>
              <w:t>Code</w:t>
            </w:r>
          </w:p>
        </w:tc>
        <w:tc>
          <w:tcPr>
            <w:tcW w:w="1764" w:type="pct"/>
            <w:tcBorders>
              <w:top w:val="single" w:sz="4" w:space="0" w:color="auto"/>
              <w:left w:val="single" w:sz="4" w:space="0" w:color="auto"/>
              <w:bottom w:val="single" w:sz="4" w:space="0" w:color="auto"/>
              <w:right w:val="single" w:sz="4" w:space="0" w:color="auto"/>
            </w:tcBorders>
          </w:tcPr>
          <w:p w14:paraId="1179C4B1"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基金代码</w:t>
            </w:r>
          </w:p>
        </w:tc>
        <w:tc>
          <w:tcPr>
            <w:tcW w:w="732" w:type="pct"/>
            <w:tcBorders>
              <w:top w:val="single" w:sz="4" w:space="0" w:color="auto"/>
              <w:left w:val="single" w:sz="4" w:space="0" w:color="auto"/>
              <w:bottom w:val="single" w:sz="4" w:space="0" w:color="auto"/>
              <w:right w:val="single" w:sz="4" w:space="0" w:color="auto"/>
            </w:tcBorders>
          </w:tcPr>
          <w:p w14:paraId="077B793F"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9" w:type="pct"/>
            <w:tcBorders>
              <w:top w:val="single" w:sz="4" w:space="0" w:color="auto"/>
              <w:left w:val="single" w:sz="4" w:space="0" w:color="auto"/>
              <w:bottom w:val="single" w:sz="4" w:space="0" w:color="auto"/>
              <w:right w:val="single" w:sz="4" w:space="0" w:color="auto"/>
            </w:tcBorders>
          </w:tcPr>
          <w:p w14:paraId="26E7092E"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25</w:t>
            </w:r>
          </w:p>
        </w:tc>
        <w:tc>
          <w:tcPr>
            <w:tcW w:w="336" w:type="pct"/>
            <w:tcBorders>
              <w:top w:val="single" w:sz="4" w:space="0" w:color="auto"/>
              <w:left w:val="single" w:sz="4" w:space="0" w:color="auto"/>
              <w:bottom w:val="single" w:sz="4" w:space="0" w:color="auto"/>
              <w:right w:val="single" w:sz="4" w:space="0" w:color="auto"/>
            </w:tcBorders>
          </w:tcPr>
          <w:p w14:paraId="0857F265"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30FAC783"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001529</w:t>
            </w:r>
          </w:p>
        </w:tc>
      </w:tr>
    </w:tbl>
    <w:p w14:paraId="589EB6EB" w14:textId="77777777" w:rsidR="00163216" w:rsidRDefault="00163216" w:rsidP="00163216">
      <w:pPr>
        <w:pStyle w:val="4"/>
        <w:numPr>
          <w:ilvl w:val="0"/>
          <w:numId w:val="0"/>
        </w:numPr>
        <w:ind w:left="864" w:hanging="864"/>
      </w:pPr>
      <w:r w:rsidRPr="00F561BB">
        <w:rPr>
          <w:rFonts w:hint="eastAsia"/>
        </w:rPr>
        <w:t>响应报文</w:t>
      </w:r>
    </w:p>
    <w:tbl>
      <w:tblPr>
        <w:tblStyle w:val="a9"/>
        <w:tblW w:w="5000" w:type="pct"/>
        <w:tblLook w:val="04A0" w:firstRow="1" w:lastRow="0" w:firstColumn="1" w:lastColumn="0" w:noHBand="0" w:noVBand="1"/>
      </w:tblPr>
      <w:tblGrid>
        <w:gridCol w:w="436"/>
        <w:gridCol w:w="1530"/>
        <w:gridCol w:w="2426"/>
        <w:gridCol w:w="1379"/>
        <w:gridCol w:w="436"/>
        <w:gridCol w:w="556"/>
        <w:gridCol w:w="1533"/>
      </w:tblGrid>
      <w:tr w:rsidR="00163216" w:rsidRPr="005E0BC6" w14:paraId="5017DFF2" w14:textId="77777777" w:rsidTr="00C11757">
        <w:trPr>
          <w:trHeight w:val="324"/>
        </w:trPr>
        <w:tc>
          <w:tcPr>
            <w:tcW w:w="263" w:type="pct"/>
            <w:tcBorders>
              <w:top w:val="single" w:sz="4" w:space="0" w:color="auto"/>
              <w:left w:val="single" w:sz="4" w:space="0" w:color="auto"/>
              <w:bottom w:val="single" w:sz="4" w:space="0" w:color="auto"/>
              <w:right w:val="single" w:sz="4" w:space="0" w:color="auto"/>
            </w:tcBorders>
            <w:shd w:val="clear" w:color="auto" w:fill="E0E0E0"/>
            <w:vAlign w:val="center"/>
          </w:tcPr>
          <w:p w14:paraId="5BDC484F"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9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EF0F7"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FF0DA6"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83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B4B94"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4F6865"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64DFA8"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w:t>
            </w:r>
            <w:r w:rsidRPr="005E0BC6">
              <w:rPr>
                <w:rFonts w:asciiTheme="minorEastAsia" w:eastAsiaTheme="minorEastAsia" w:hAnsiTheme="minorEastAsia" w:hint="eastAsia"/>
                <w:b/>
                <w:sz w:val="18"/>
                <w:szCs w:val="18"/>
              </w:rPr>
              <w:lastRenderedPageBreak/>
              <w:t>求</w:t>
            </w:r>
          </w:p>
        </w:tc>
        <w:tc>
          <w:tcPr>
            <w:tcW w:w="92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E4F857"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lastRenderedPageBreak/>
              <w:t>示例</w:t>
            </w:r>
          </w:p>
        </w:tc>
      </w:tr>
      <w:tr w:rsidR="00163216" w:rsidRPr="005E0BC6" w14:paraId="5675E377"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3EF7258D"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shd w:val="clear" w:color="auto" w:fill="FFFFFF"/>
            <w:hideMark/>
          </w:tcPr>
          <w:p w14:paraId="2A685583"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R</w:t>
            </w:r>
            <w:r w:rsidRPr="009D0D55">
              <w:rPr>
                <w:rFonts w:asciiTheme="minorHAnsi" w:eastAsiaTheme="minorEastAsia" w:hAnsiTheme="minorHAnsi" w:hint="eastAsia"/>
                <w:sz w:val="18"/>
                <w:szCs w:val="18"/>
              </w:rPr>
              <w:t>espInfo</w:t>
            </w:r>
          </w:p>
        </w:tc>
        <w:tc>
          <w:tcPr>
            <w:tcW w:w="1462" w:type="pct"/>
            <w:shd w:val="clear" w:color="auto" w:fill="FFFFFF"/>
            <w:hideMark/>
          </w:tcPr>
          <w:p w14:paraId="7FA53A68"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返回</w:t>
            </w:r>
            <w:r w:rsidRPr="009D0D55">
              <w:rPr>
                <w:rFonts w:asciiTheme="minorHAnsi" w:eastAsiaTheme="minorEastAsia" w:hAnsiTheme="minorHAnsi"/>
                <w:sz w:val="18"/>
                <w:szCs w:val="18"/>
              </w:rPr>
              <w:t>码组</w:t>
            </w:r>
            <w:r w:rsidRPr="009D0D55">
              <w:rPr>
                <w:rFonts w:asciiTheme="minorHAnsi" w:eastAsiaTheme="minorEastAsia" w:hAnsiTheme="minorHAnsi" w:hint="eastAsia"/>
                <w:sz w:val="18"/>
                <w:szCs w:val="18"/>
              </w:rPr>
              <w:t>件</w:t>
            </w:r>
          </w:p>
        </w:tc>
        <w:tc>
          <w:tcPr>
            <w:tcW w:w="831" w:type="pct"/>
            <w:tcBorders>
              <w:top w:val="single" w:sz="4" w:space="0" w:color="auto"/>
              <w:left w:val="single" w:sz="4" w:space="0" w:color="auto"/>
              <w:bottom w:val="single" w:sz="4" w:space="0" w:color="auto"/>
              <w:right w:val="single" w:sz="4" w:space="0" w:color="auto"/>
            </w:tcBorders>
            <w:hideMark/>
          </w:tcPr>
          <w:p w14:paraId="00BEB45A"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返回码</w:t>
            </w: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对象</w:t>
            </w:r>
          </w:p>
        </w:tc>
        <w:tc>
          <w:tcPr>
            <w:tcW w:w="263" w:type="pct"/>
            <w:tcBorders>
              <w:top w:val="single" w:sz="4" w:space="0" w:color="auto"/>
              <w:left w:val="single" w:sz="4" w:space="0" w:color="auto"/>
              <w:bottom w:val="single" w:sz="4" w:space="0" w:color="auto"/>
              <w:right w:val="single" w:sz="4" w:space="0" w:color="auto"/>
            </w:tcBorders>
            <w:hideMark/>
          </w:tcPr>
          <w:p w14:paraId="2F198AE2" w14:textId="77777777" w:rsidR="00163216" w:rsidRPr="009D0D55" w:rsidRDefault="00163216" w:rsidP="00C11757">
            <w:pPr>
              <w:rPr>
                <w:rFonts w:asciiTheme="minorHAnsi" w:eastAsiaTheme="minorEastAsia" w:hAnsiTheme="minorHAnsi"/>
                <w:sz w:val="18"/>
                <w:szCs w:val="18"/>
              </w:rPr>
            </w:pPr>
          </w:p>
        </w:tc>
        <w:tc>
          <w:tcPr>
            <w:tcW w:w="335" w:type="pct"/>
            <w:tcBorders>
              <w:top w:val="single" w:sz="4" w:space="0" w:color="auto"/>
              <w:left w:val="single" w:sz="4" w:space="0" w:color="auto"/>
              <w:bottom w:val="single" w:sz="4" w:space="0" w:color="auto"/>
              <w:right w:val="single" w:sz="4" w:space="0" w:color="auto"/>
            </w:tcBorders>
            <w:hideMark/>
          </w:tcPr>
          <w:p w14:paraId="01F1BDB3"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hideMark/>
          </w:tcPr>
          <w:p w14:paraId="3207207B" w14:textId="77777777" w:rsidR="00163216" w:rsidRPr="009D0D55" w:rsidRDefault="00163216" w:rsidP="00C11757">
            <w:pPr>
              <w:rPr>
                <w:rFonts w:asciiTheme="minorHAnsi" w:eastAsiaTheme="minorEastAsia" w:hAnsiTheme="minorHAnsi"/>
                <w:sz w:val="18"/>
                <w:szCs w:val="18"/>
              </w:rPr>
            </w:pPr>
          </w:p>
        </w:tc>
      </w:tr>
      <w:tr w:rsidR="00163216" w:rsidRPr="005E0BC6" w14:paraId="34BC78A9"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03A43E17"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4EEE98B9"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T</w:t>
            </w:r>
            <w:r w:rsidRPr="00A14FDB">
              <w:rPr>
                <w:rFonts w:asciiTheme="minorHAnsi" w:eastAsiaTheme="minorEastAsia" w:hAnsiTheme="minorHAnsi"/>
                <w:sz w:val="18"/>
                <w:szCs w:val="18"/>
              </w:rPr>
              <w:t>otalAmount</w:t>
            </w:r>
          </w:p>
        </w:tc>
        <w:tc>
          <w:tcPr>
            <w:tcW w:w="1462" w:type="pct"/>
            <w:tcBorders>
              <w:top w:val="single" w:sz="4" w:space="0" w:color="auto"/>
              <w:left w:val="single" w:sz="4" w:space="0" w:color="auto"/>
              <w:bottom w:val="single" w:sz="4" w:space="0" w:color="auto"/>
              <w:right w:val="single" w:sz="4" w:space="0" w:color="auto"/>
            </w:tcBorders>
          </w:tcPr>
          <w:p w14:paraId="3265DD08"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sz w:val="18"/>
                <w:szCs w:val="18"/>
              </w:rPr>
              <w:t>账户总额</w:t>
            </w:r>
            <w:r>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消费币种的最小货币单位（分）</w:t>
            </w:r>
            <w:r>
              <w:rPr>
                <w:rFonts w:asciiTheme="minorHAnsi" w:eastAsiaTheme="minorEastAsia" w:hAnsiTheme="minorHAnsi" w:hint="eastAsia"/>
                <w:sz w:val="18"/>
                <w:szCs w:val="18"/>
              </w:rPr>
              <w:t>。</w:t>
            </w:r>
          </w:p>
        </w:tc>
        <w:tc>
          <w:tcPr>
            <w:tcW w:w="831" w:type="pct"/>
            <w:tcBorders>
              <w:top w:val="single" w:sz="4" w:space="0" w:color="auto"/>
              <w:left w:val="single" w:sz="4" w:space="0" w:color="auto"/>
              <w:bottom w:val="single" w:sz="4" w:space="0" w:color="auto"/>
              <w:right w:val="single" w:sz="4" w:space="0" w:color="auto"/>
            </w:tcBorders>
          </w:tcPr>
          <w:p w14:paraId="08DD3DFF"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number(15</w:t>
            </w:r>
            <w:r w:rsidRPr="00397DF8">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0)</w:t>
            </w:r>
          </w:p>
        </w:tc>
        <w:tc>
          <w:tcPr>
            <w:tcW w:w="263" w:type="pct"/>
            <w:tcBorders>
              <w:top w:val="single" w:sz="4" w:space="0" w:color="auto"/>
              <w:left w:val="single" w:sz="4" w:space="0" w:color="auto"/>
              <w:bottom w:val="single" w:sz="4" w:space="0" w:color="auto"/>
              <w:right w:val="single" w:sz="4" w:space="0" w:color="auto"/>
            </w:tcBorders>
          </w:tcPr>
          <w:p w14:paraId="2AA01B0E"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w:t>
            </w:r>
          </w:p>
        </w:tc>
        <w:tc>
          <w:tcPr>
            <w:tcW w:w="335" w:type="pct"/>
            <w:tcBorders>
              <w:top w:val="single" w:sz="4" w:space="0" w:color="auto"/>
              <w:left w:val="single" w:sz="4" w:space="0" w:color="auto"/>
              <w:bottom w:val="single" w:sz="4" w:space="0" w:color="auto"/>
              <w:right w:val="single" w:sz="4" w:space="0" w:color="auto"/>
            </w:tcBorders>
          </w:tcPr>
          <w:p w14:paraId="5B3AC37F"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786AD00D"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1500</w:t>
            </w:r>
          </w:p>
        </w:tc>
      </w:tr>
      <w:tr w:rsidR="00163216" w:rsidRPr="005E0BC6" w14:paraId="6ADE7304"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3D6DC1A3"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36AA66AD"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T</w:t>
            </w:r>
            <w:r w:rsidRPr="00A14FDB">
              <w:rPr>
                <w:rFonts w:asciiTheme="minorHAnsi" w:eastAsiaTheme="minorEastAsia" w:hAnsiTheme="minorHAnsi" w:hint="eastAsia"/>
                <w:sz w:val="18"/>
                <w:szCs w:val="18"/>
              </w:rPr>
              <w:t>otalProfit</w:t>
            </w:r>
          </w:p>
        </w:tc>
        <w:tc>
          <w:tcPr>
            <w:tcW w:w="1462" w:type="pct"/>
            <w:tcBorders>
              <w:top w:val="single" w:sz="4" w:space="0" w:color="auto"/>
              <w:left w:val="single" w:sz="4" w:space="0" w:color="auto"/>
              <w:bottom w:val="single" w:sz="4" w:space="0" w:color="auto"/>
              <w:right w:val="single" w:sz="4" w:space="0" w:color="auto"/>
            </w:tcBorders>
          </w:tcPr>
          <w:p w14:paraId="4231DA3B"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hint="eastAsia"/>
                <w:sz w:val="18"/>
                <w:szCs w:val="18"/>
              </w:rPr>
              <w:t>累计收益</w:t>
            </w:r>
            <w:r>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消费币种的最小货币单位（分）</w:t>
            </w:r>
            <w:r>
              <w:rPr>
                <w:rFonts w:asciiTheme="minorHAnsi" w:eastAsiaTheme="minorEastAsia" w:hAnsiTheme="minorHAnsi" w:hint="eastAsia"/>
                <w:sz w:val="18"/>
                <w:szCs w:val="18"/>
              </w:rPr>
              <w:t>。</w:t>
            </w:r>
          </w:p>
        </w:tc>
        <w:tc>
          <w:tcPr>
            <w:tcW w:w="831" w:type="pct"/>
            <w:tcBorders>
              <w:top w:val="single" w:sz="4" w:space="0" w:color="auto"/>
              <w:left w:val="single" w:sz="4" w:space="0" w:color="auto"/>
              <w:bottom w:val="single" w:sz="4" w:space="0" w:color="auto"/>
              <w:right w:val="single" w:sz="4" w:space="0" w:color="auto"/>
            </w:tcBorders>
          </w:tcPr>
          <w:p w14:paraId="0D8DEC0B"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number(15</w:t>
            </w:r>
            <w:r w:rsidRPr="00397DF8">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0)</w:t>
            </w:r>
          </w:p>
        </w:tc>
        <w:tc>
          <w:tcPr>
            <w:tcW w:w="263" w:type="pct"/>
            <w:tcBorders>
              <w:top w:val="single" w:sz="4" w:space="0" w:color="auto"/>
              <w:left w:val="single" w:sz="4" w:space="0" w:color="auto"/>
              <w:bottom w:val="single" w:sz="4" w:space="0" w:color="auto"/>
              <w:right w:val="single" w:sz="4" w:space="0" w:color="auto"/>
            </w:tcBorders>
          </w:tcPr>
          <w:p w14:paraId="18A516F9"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w:t>
            </w:r>
          </w:p>
        </w:tc>
        <w:tc>
          <w:tcPr>
            <w:tcW w:w="335" w:type="pct"/>
            <w:tcBorders>
              <w:top w:val="single" w:sz="4" w:space="0" w:color="auto"/>
              <w:left w:val="single" w:sz="4" w:space="0" w:color="auto"/>
              <w:bottom w:val="single" w:sz="4" w:space="0" w:color="auto"/>
              <w:right w:val="single" w:sz="4" w:space="0" w:color="auto"/>
            </w:tcBorders>
          </w:tcPr>
          <w:p w14:paraId="106F120C"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101403B2"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1500</w:t>
            </w:r>
          </w:p>
        </w:tc>
      </w:tr>
      <w:tr w:rsidR="00163216" w:rsidRPr="005E0BC6" w14:paraId="2783B63F"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72EF58DC"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6330EC3A"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D</w:t>
            </w:r>
            <w:r w:rsidRPr="00A14FDB">
              <w:rPr>
                <w:rFonts w:asciiTheme="minorHAnsi" w:eastAsiaTheme="minorEastAsia" w:hAnsiTheme="minorHAnsi" w:hint="eastAsia"/>
                <w:sz w:val="18"/>
                <w:szCs w:val="18"/>
              </w:rPr>
              <w:t>ayProfit</w:t>
            </w:r>
          </w:p>
        </w:tc>
        <w:tc>
          <w:tcPr>
            <w:tcW w:w="1462" w:type="pct"/>
            <w:tcBorders>
              <w:top w:val="single" w:sz="4" w:space="0" w:color="auto"/>
              <w:left w:val="single" w:sz="4" w:space="0" w:color="auto"/>
              <w:bottom w:val="single" w:sz="4" w:space="0" w:color="auto"/>
              <w:right w:val="single" w:sz="4" w:space="0" w:color="auto"/>
            </w:tcBorders>
          </w:tcPr>
          <w:p w14:paraId="66E35418"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hint="eastAsia"/>
                <w:sz w:val="18"/>
                <w:szCs w:val="18"/>
              </w:rPr>
              <w:t>昨日收益</w:t>
            </w:r>
            <w:r>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消费币种的最小货币单位（分）</w:t>
            </w:r>
            <w:r>
              <w:rPr>
                <w:rFonts w:asciiTheme="minorHAnsi" w:eastAsiaTheme="minorEastAsia" w:hAnsiTheme="minorHAnsi" w:hint="eastAsia"/>
                <w:sz w:val="18"/>
                <w:szCs w:val="18"/>
              </w:rPr>
              <w:t>。</w:t>
            </w:r>
          </w:p>
        </w:tc>
        <w:tc>
          <w:tcPr>
            <w:tcW w:w="831" w:type="pct"/>
            <w:tcBorders>
              <w:top w:val="single" w:sz="4" w:space="0" w:color="auto"/>
              <w:left w:val="single" w:sz="4" w:space="0" w:color="auto"/>
              <w:bottom w:val="single" w:sz="4" w:space="0" w:color="auto"/>
              <w:right w:val="single" w:sz="4" w:space="0" w:color="auto"/>
            </w:tcBorders>
          </w:tcPr>
          <w:p w14:paraId="3A1E138E"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number(15</w:t>
            </w:r>
            <w:r w:rsidRPr="00397DF8">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0)</w:t>
            </w:r>
          </w:p>
        </w:tc>
        <w:tc>
          <w:tcPr>
            <w:tcW w:w="263" w:type="pct"/>
            <w:tcBorders>
              <w:top w:val="single" w:sz="4" w:space="0" w:color="auto"/>
              <w:left w:val="single" w:sz="4" w:space="0" w:color="auto"/>
              <w:bottom w:val="single" w:sz="4" w:space="0" w:color="auto"/>
              <w:right w:val="single" w:sz="4" w:space="0" w:color="auto"/>
            </w:tcBorders>
          </w:tcPr>
          <w:p w14:paraId="2EE10B93"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w:t>
            </w:r>
          </w:p>
        </w:tc>
        <w:tc>
          <w:tcPr>
            <w:tcW w:w="335" w:type="pct"/>
            <w:tcBorders>
              <w:top w:val="single" w:sz="4" w:space="0" w:color="auto"/>
              <w:left w:val="single" w:sz="4" w:space="0" w:color="auto"/>
              <w:bottom w:val="single" w:sz="4" w:space="0" w:color="auto"/>
              <w:right w:val="single" w:sz="4" w:space="0" w:color="auto"/>
            </w:tcBorders>
          </w:tcPr>
          <w:p w14:paraId="0A85C9D7"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499D02DD" w14:textId="77777777" w:rsidR="00163216" w:rsidRPr="00123A3A"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5E0BC6" w14:paraId="62234F95"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02F36030"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4DBDC7FC"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Currency</w:t>
            </w:r>
          </w:p>
        </w:tc>
        <w:tc>
          <w:tcPr>
            <w:tcW w:w="1462" w:type="pct"/>
            <w:tcBorders>
              <w:top w:val="single" w:sz="4" w:space="0" w:color="auto"/>
              <w:left w:val="single" w:sz="4" w:space="0" w:color="auto"/>
              <w:bottom w:val="single" w:sz="4" w:space="0" w:color="auto"/>
              <w:right w:val="single" w:sz="4" w:space="0" w:color="auto"/>
            </w:tcBorders>
          </w:tcPr>
          <w:p w14:paraId="04ADF162"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hint="eastAsia"/>
                <w:sz w:val="18"/>
                <w:szCs w:val="18"/>
              </w:rPr>
              <w:t>币种</w:t>
            </w:r>
            <w:r>
              <w:rPr>
                <w:rFonts w:asciiTheme="minorHAnsi" w:eastAsiaTheme="minorEastAsia" w:hAnsiTheme="minorHAnsi" w:hint="eastAsia"/>
                <w:sz w:val="18"/>
                <w:szCs w:val="18"/>
              </w:rPr>
              <w:t>：</w:t>
            </w:r>
            <w:r>
              <w:rPr>
                <w:rFonts w:asciiTheme="minorHAnsi" w:eastAsiaTheme="minorEastAsia" w:hAnsiTheme="minorHAnsi" w:hint="eastAsia"/>
                <w:sz w:val="18"/>
                <w:szCs w:val="18"/>
              </w:rPr>
              <w:t>CNY</w:t>
            </w:r>
          </w:p>
        </w:tc>
        <w:tc>
          <w:tcPr>
            <w:tcW w:w="831" w:type="pct"/>
            <w:tcBorders>
              <w:top w:val="single" w:sz="4" w:space="0" w:color="auto"/>
              <w:left w:val="single" w:sz="4" w:space="0" w:color="auto"/>
              <w:bottom w:val="single" w:sz="4" w:space="0" w:color="auto"/>
              <w:right w:val="single" w:sz="4" w:space="0" w:color="auto"/>
            </w:tcBorders>
          </w:tcPr>
          <w:p w14:paraId="2011F71F"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63" w:type="pct"/>
            <w:tcBorders>
              <w:top w:val="single" w:sz="4" w:space="0" w:color="auto"/>
              <w:left w:val="single" w:sz="4" w:space="0" w:color="auto"/>
              <w:bottom w:val="single" w:sz="4" w:space="0" w:color="auto"/>
              <w:right w:val="single" w:sz="4" w:space="0" w:color="auto"/>
            </w:tcBorders>
          </w:tcPr>
          <w:p w14:paraId="6C4234C7"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10</w:t>
            </w:r>
          </w:p>
        </w:tc>
        <w:tc>
          <w:tcPr>
            <w:tcW w:w="335" w:type="pct"/>
            <w:tcBorders>
              <w:top w:val="single" w:sz="4" w:space="0" w:color="auto"/>
              <w:left w:val="single" w:sz="4" w:space="0" w:color="auto"/>
              <w:bottom w:val="single" w:sz="4" w:space="0" w:color="auto"/>
              <w:right w:val="single" w:sz="4" w:space="0" w:color="auto"/>
            </w:tcBorders>
          </w:tcPr>
          <w:p w14:paraId="42EFB24D"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0097FF21" w14:textId="77777777" w:rsidR="00163216" w:rsidRPr="00123A3A"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CNY</w:t>
            </w:r>
          </w:p>
        </w:tc>
      </w:tr>
      <w:tr w:rsidR="00163216" w:rsidRPr="005E0BC6" w14:paraId="68052098"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7FB0E29D"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3FF2A463"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F</w:t>
            </w:r>
            <w:r w:rsidRPr="00A14FDB">
              <w:rPr>
                <w:rFonts w:asciiTheme="minorHAnsi" w:eastAsiaTheme="minorEastAsia" w:hAnsiTheme="minorHAnsi" w:hint="eastAsia"/>
                <w:sz w:val="18"/>
                <w:szCs w:val="18"/>
              </w:rPr>
              <w:t>reezeAmount</w:t>
            </w:r>
          </w:p>
        </w:tc>
        <w:tc>
          <w:tcPr>
            <w:tcW w:w="1462" w:type="pct"/>
            <w:tcBorders>
              <w:top w:val="single" w:sz="4" w:space="0" w:color="auto"/>
              <w:left w:val="single" w:sz="4" w:space="0" w:color="auto"/>
              <w:bottom w:val="single" w:sz="4" w:space="0" w:color="auto"/>
              <w:right w:val="single" w:sz="4" w:space="0" w:color="auto"/>
            </w:tcBorders>
          </w:tcPr>
          <w:p w14:paraId="5A992D79"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hint="eastAsia"/>
                <w:sz w:val="18"/>
                <w:szCs w:val="18"/>
              </w:rPr>
              <w:t>冻结金额</w:t>
            </w:r>
            <w:r>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消费币种的最小货币单位（分）</w:t>
            </w:r>
            <w:r>
              <w:rPr>
                <w:rFonts w:asciiTheme="minorHAnsi" w:eastAsiaTheme="minorEastAsia" w:hAnsiTheme="minorHAnsi" w:hint="eastAsia"/>
                <w:sz w:val="18"/>
                <w:szCs w:val="18"/>
              </w:rPr>
              <w:t>。</w:t>
            </w:r>
          </w:p>
        </w:tc>
        <w:tc>
          <w:tcPr>
            <w:tcW w:w="831" w:type="pct"/>
            <w:tcBorders>
              <w:top w:val="single" w:sz="4" w:space="0" w:color="auto"/>
              <w:left w:val="single" w:sz="4" w:space="0" w:color="auto"/>
              <w:bottom w:val="single" w:sz="4" w:space="0" w:color="auto"/>
              <w:right w:val="single" w:sz="4" w:space="0" w:color="auto"/>
            </w:tcBorders>
          </w:tcPr>
          <w:p w14:paraId="41726E0C"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number(15</w:t>
            </w:r>
            <w:r w:rsidRPr="00397DF8">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0)</w:t>
            </w:r>
          </w:p>
        </w:tc>
        <w:tc>
          <w:tcPr>
            <w:tcW w:w="263" w:type="pct"/>
            <w:tcBorders>
              <w:top w:val="single" w:sz="4" w:space="0" w:color="auto"/>
              <w:left w:val="single" w:sz="4" w:space="0" w:color="auto"/>
              <w:bottom w:val="single" w:sz="4" w:space="0" w:color="auto"/>
              <w:right w:val="single" w:sz="4" w:space="0" w:color="auto"/>
            </w:tcBorders>
          </w:tcPr>
          <w:p w14:paraId="5DF49C32"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w:t>
            </w:r>
          </w:p>
        </w:tc>
        <w:tc>
          <w:tcPr>
            <w:tcW w:w="335" w:type="pct"/>
            <w:tcBorders>
              <w:top w:val="single" w:sz="4" w:space="0" w:color="auto"/>
              <w:left w:val="single" w:sz="4" w:space="0" w:color="auto"/>
              <w:bottom w:val="single" w:sz="4" w:space="0" w:color="auto"/>
              <w:right w:val="single" w:sz="4" w:space="0" w:color="auto"/>
            </w:tcBorders>
          </w:tcPr>
          <w:p w14:paraId="0C192234"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3B41D7EB" w14:textId="77777777" w:rsidR="00163216" w:rsidRPr="00123A3A"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5E0BC6" w14:paraId="5F1FFFB9"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27C05956" w14:textId="77777777" w:rsidR="00163216" w:rsidRPr="00BE65FD"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19300439" w14:textId="77777777" w:rsidR="00163216" w:rsidRPr="00BE65FD" w:rsidRDefault="00163216" w:rsidP="00C11757">
            <w:pPr>
              <w:rPr>
                <w:rFonts w:asciiTheme="minorHAnsi" w:eastAsiaTheme="minorEastAsia" w:hAnsiTheme="minorHAnsi"/>
                <w:sz w:val="18"/>
                <w:szCs w:val="18"/>
              </w:rPr>
            </w:pPr>
            <w:r w:rsidRPr="00BE65FD">
              <w:rPr>
                <w:rFonts w:asciiTheme="minorHAnsi" w:eastAsiaTheme="minorEastAsia" w:hAnsiTheme="minorHAnsi" w:hint="eastAsia"/>
                <w:sz w:val="18"/>
                <w:szCs w:val="18"/>
              </w:rPr>
              <w:t>CurrentAmount</w:t>
            </w:r>
          </w:p>
        </w:tc>
        <w:tc>
          <w:tcPr>
            <w:tcW w:w="1462" w:type="pct"/>
            <w:tcBorders>
              <w:top w:val="single" w:sz="4" w:space="0" w:color="auto"/>
              <w:left w:val="single" w:sz="4" w:space="0" w:color="auto"/>
              <w:bottom w:val="single" w:sz="4" w:space="0" w:color="auto"/>
              <w:right w:val="single" w:sz="4" w:space="0" w:color="auto"/>
            </w:tcBorders>
          </w:tcPr>
          <w:p w14:paraId="621EB939" w14:textId="77777777" w:rsidR="00163216" w:rsidRPr="00BE65FD" w:rsidRDefault="00163216" w:rsidP="00C11757">
            <w:pPr>
              <w:rPr>
                <w:rFonts w:asciiTheme="minorHAnsi" w:eastAsiaTheme="minorEastAsia" w:hAnsiTheme="minorHAnsi"/>
                <w:sz w:val="18"/>
                <w:szCs w:val="18"/>
              </w:rPr>
            </w:pPr>
            <w:r w:rsidRPr="00BE65FD">
              <w:rPr>
                <w:rFonts w:asciiTheme="minorHAnsi" w:eastAsiaTheme="minorEastAsia" w:hAnsiTheme="minorHAnsi" w:hint="eastAsia"/>
                <w:sz w:val="18"/>
                <w:szCs w:val="18"/>
              </w:rPr>
              <w:t>当前份额，消费币种的最小货币单位（分）。该</w:t>
            </w:r>
            <w:r w:rsidRPr="00BE65FD">
              <w:rPr>
                <w:rFonts w:asciiTheme="minorHAnsi" w:eastAsiaTheme="minorEastAsia" w:hAnsiTheme="minorHAnsi"/>
                <w:sz w:val="18"/>
                <w:szCs w:val="18"/>
              </w:rPr>
              <w:t>字段</w:t>
            </w:r>
            <w:r w:rsidRPr="00BE65FD">
              <w:rPr>
                <w:rFonts w:asciiTheme="minorHAnsi" w:eastAsiaTheme="minorEastAsia" w:hAnsiTheme="minorHAnsi" w:hint="eastAsia"/>
                <w:sz w:val="18"/>
                <w:szCs w:val="18"/>
              </w:rPr>
              <w:t>暂</w:t>
            </w:r>
            <w:r w:rsidRPr="00BE65FD">
              <w:rPr>
                <w:rFonts w:asciiTheme="minorHAnsi" w:eastAsiaTheme="minorEastAsia" w:hAnsiTheme="minorHAnsi"/>
                <w:sz w:val="18"/>
                <w:szCs w:val="18"/>
              </w:rPr>
              <w:t>无须使用。</w:t>
            </w:r>
          </w:p>
        </w:tc>
        <w:tc>
          <w:tcPr>
            <w:tcW w:w="831" w:type="pct"/>
            <w:tcBorders>
              <w:top w:val="single" w:sz="4" w:space="0" w:color="auto"/>
              <w:left w:val="single" w:sz="4" w:space="0" w:color="auto"/>
              <w:bottom w:val="single" w:sz="4" w:space="0" w:color="auto"/>
              <w:right w:val="single" w:sz="4" w:space="0" w:color="auto"/>
            </w:tcBorders>
          </w:tcPr>
          <w:p w14:paraId="4FB4BA97" w14:textId="77777777" w:rsidR="00163216" w:rsidRPr="00BE65FD" w:rsidRDefault="00163216" w:rsidP="00C11757">
            <w:pPr>
              <w:rPr>
                <w:rFonts w:asciiTheme="minorHAnsi" w:eastAsiaTheme="minorEastAsia" w:hAnsiTheme="minorHAnsi"/>
                <w:sz w:val="18"/>
                <w:szCs w:val="18"/>
              </w:rPr>
            </w:pPr>
            <w:r w:rsidRPr="00BE65FD">
              <w:rPr>
                <w:rFonts w:asciiTheme="minorHAnsi" w:eastAsiaTheme="minorEastAsia" w:hAnsiTheme="minorHAnsi" w:hint="eastAsia"/>
                <w:sz w:val="18"/>
                <w:szCs w:val="18"/>
              </w:rPr>
              <w:t>number(15</w:t>
            </w:r>
            <w:r w:rsidRPr="00BE65FD">
              <w:rPr>
                <w:rFonts w:asciiTheme="minorHAnsi" w:eastAsiaTheme="minorEastAsia" w:hAnsiTheme="minorHAnsi" w:hint="eastAsia"/>
                <w:sz w:val="18"/>
                <w:szCs w:val="18"/>
              </w:rPr>
              <w:t>，</w:t>
            </w:r>
            <w:r w:rsidRPr="00BE65FD">
              <w:rPr>
                <w:rFonts w:asciiTheme="minorHAnsi" w:eastAsiaTheme="minorEastAsia" w:hAnsiTheme="minorHAnsi" w:hint="eastAsia"/>
                <w:sz w:val="18"/>
                <w:szCs w:val="18"/>
              </w:rPr>
              <w:t>0)</w:t>
            </w:r>
          </w:p>
        </w:tc>
        <w:tc>
          <w:tcPr>
            <w:tcW w:w="263" w:type="pct"/>
            <w:tcBorders>
              <w:top w:val="single" w:sz="4" w:space="0" w:color="auto"/>
              <w:left w:val="single" w:sz="4" w:space="0" w:color="auto"/>
              <w:bottom w:val="single" w:sz="4" w:space="0" w:color="auto"/>
              <w:right w:val="single" w:sz="4" w:space="0" w:color="auto"/>
            </w:tcBorders>
          </w:tcPr>
          <w:p w14:paraId="6367087F" w14:textId="77777777" w:rsidR="00163216" w:rsidRPr="00BE65FD" w:rsidRDefault="00163216" w:rsidP="00C11757">
            <w:pPr>
              <w:rPr>
                <w:rFonts w:asciiTheme="minorHAnsi" w:eastAsiaTheme="minorEastAsia" w:hAnsiTheme="minorHAnsi"/>
                <w:sz w:val="18"/>
                <w:szCs w:val="18"/>
              </w:rPr>
            </w:pPr>
            <w:r w:rsidRPr="00BE65FD">
              <w:rPr>
                <w:rFonts w:asciiTheme="minorHAnsi" w:eastAsiaTheme="minorEastAsia" w:hAnsiTheme="minorHAnsi"/>
                <w:sz w:val="18"/>
                <w:szCs w:val="18"/>
              </w:rPr>
              <w:t>15</w:t>
            </w:r>
          </w:p>
        </w:tc>
        <w:tc>
          <w:tcPr>
            <w:tcW w:w="335" w:type="pct"/>
            <w:tcBorders>
              <w:top w:val="single" w:sz="4" w:space="0" w:color="auto"/>
              <w:left w:val="single" w:sz="4" w:space="0" w:color="auto"/>
              <w:bottom w:val="single" w:sz="4" w:space="0" w:color="auto"/>
              <w:right w:val="single" w:sz="4" w:space="0" w:color="auto"/>
            </w:tcBorders>
          </w:tcPr>
          <w:p w14:paraId="02BDE195" w14:textId="77777777" w:rsidR="00163216" w:rsidRPr="00BE65FD" w:rsidRDefault="00163216" w:rsidP="00C11757">
            <w:pPr>
              <w:rPr>
                <w:rFonts w:asciiTheme="minorHAnsi" w:eastAsiaTheme="minorEastAsia" w:hAnsiTheme="minorHAnsi"/>
                <w:sz w:val="18"/>
                <w:szCs w:val="18"/>
              </w:rPr>
            </w:pPr>
            <w:r w:rsidRPr="00BE65FD">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4983C4C1" w14:textId="77777777" w:rsidR="00163216" w:rsidRPr="00BE65FD" w:rsidRDefault="00163216" w:rsidP="00C11757">
            <w:pPr>
              <w:rPr>
                <w:rFonts w:asciiTheme="minorHAnsi" w:eastAsiaTheme="minorEastAsia" w:hAnsiTheme="minorHAnsi"/>
                <w:sz w:val="18"/>
                <w:szCs w:val="18"/>
              </w:rPr>
            </w:pPr>
            <w:r w:rsidRPr="00BE65FD">
              <w:rPr>
                <w:rFonts w:asciiTheme="minorHAnsi" w:eastAsiaTheme="minorEastAsia" w:hAnsiTheme="minorHAnsi"/>
                <w:sz w:val="18"/>
                <w:szCs w:val="18"/>
              </w:rPr>
              <w:t>1500</w:t>
            </w:r>
          </w:p>
        </w:tc>
      </w:tr>
      <w:tr w:rsidR="00163216" w:rsidRPr="005E0BC6" w14:paraId="05A13494"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69A2445B"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11254355"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A</w:t>
            </w:r>
            <w:r w:rsidRPr="00A14FDB">
              <w:rPr>
                <w:rFonts w:asciiTheme="minorHAnsi" w:eastAsiaTheme="minorEastAsia" w:hAnsiTheme="minorHAnsi"/>
                <w:sz w:val="18"/>
                <w:szCs w:val="18"/>
              </w:rPr>
              <w:t>vailableAmount</w:t>
            </w:r>
          </w:p>
        </w:tc>
        <w:tc>
          <w:tcPr>
            <w:tcW w:w="1462" w:type="pct"/>
            <w:tcBorders>
              <w:top w:val="single" w:sz="4" w:space="0" w:color="auto"/>
              <w:left w:val="single" w:sz="4" w:space="0" w:color="auto"/>
              <w:bottom w:val="single" w:sz="4" w:space="0" w:color="auto"/>
              <w:right w:val="single" w:sz="4" w:space="0" w:color="auto"/>
            </w:tcBorders>
          </w:tcPr>
          <w:p w14:paraId="5D94D969"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sz w:val="18"/>
                <w:szCs w:val="18"/>
              </w:rPr>
              <w:t>可用金额</w:t>
            </w:r>
            <w:r>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消费币种的最小货币单位（分）</w:t>
            </w:r>
            <w:r>
              <w:rPr>
                <w:rFonts w:asciiTheme="minorHAnsi" w:eastAsiaTheme="minorEastAsia" w:hAnsiTheme="minorHAnsi" w:hint="eastAsia"/>
                <w:sz w:val="18"/>
                <w:szCs w:val="18"/>
              </w:rPr>
              <w:t>。</w:t>
            </w:r>
            <w:r>
              <w:rPr>
                <w:rFonts w:asciiTheme="minorHAnsi" w:eastAsiaTheme="minorEastAsia" w:hAnsiTheme="minorHAnsi" w:hint="eastAsia"/>
                <w:sz w:val="18"/>
                <w:szCs w:val="18"/>
              </w:rPr>
              <w:t>I</w:t>
            </w:r>
            <w:r>
              <w:rPr>
                <w:rFonts w:asciiTheme="minorHAnsi" w:eastAsiaTheme="minorEastAsia" w:hAnsiTheme="minorHAnsi"/>
                <w:sz w:val="18"/>
                <w:szCs w:val="18"/>
              </w:rPr>
              <w:t>SV</w:t>
            </w:r>
            <w:r>
              <w:rPr>
                <w:rFonts w:asciiTheme="minorHAnsi" w:eastAsiaTheme="minorEastAsia" w:hAnsiTheme="minorHAnsi" w:hint="eastAsia"/>
                <w:sz w:val="18"/>
                <w:szCs w:val="18"/>
              </w:rPr>
              <w:t>显示</w:t>
            </w:r>
            <w:r>
              <w:rPr>
                <w:rFonts w:asciiTheme="minorHAnsi" w:eastAsiaTheme="minorEastAsia" w:hAnsiTheme="minorHAnsi"/>
                <w:sz w:val="18"/>
                <w:szCs w:val="18"/>
              </w:rPr>
              <w:t>此金额反映客户当前可用份额。</w:t>
            </w:r>
          </w:p>
        </w:tc>
        <w:tc>
          <w:tcPr>
            <w:tcW w:w="831" w:type="pct"/>
            <w:tcBorders>
              <w:top w:val="single" w:sz="4" w:space="0" w:color="auto"/>
              <w:left w:val="single" w:sz="4" w:space="0" w:color="auto"/>
              <w:bottom w:val="single" w:sz="4" w:space="0" w:color="auto"/>
              <w:right w:val="single" w:sz="4" w:space="0" w:color="auto"/>
            </w:tcBorders>
          </w:tcPr>
          <w:p w14:paraId="32658090"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number(15</w:t>
            </w:r>
            <w:r w:rsidRPr="00397DF8">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0)</w:t>
            </w:r>
          </w:p>
        </w:tc>
        <w:tc>
          <w:tcPr>
            <w:tcW w:w="263" w:type="pct"/>
            <w:tcBorders>
              <w:top w:val="single" w:sz="4" w:space="0" w:color="auto"/>
              <w:left w:val="single" w:sz="4" w:space="0" w:color="auto"/>
              <w:bottom w:val="single" w:sz="4" w:space="0" w:color="auto"/>
              <w:right w:val="single" w:sz="4" w:space="0" w:color="auto"/>
            </w:tcBorders>
          </w:tcPr>
          <w:p w14:paraId="7B01F1F8"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w:t>
            </w:r>
          </w:p>
        </w:tc>
        <w:tc>
          <w:tcPr>
            <w:tcW w:w="335" w:type="pct"/>
            <w:tcBorders>
              <w:top w:val="single" w:sz="4" w:space="0" w:color="auto"/>
              <w:left w:val="single" w:sz="4" w:space="0" w:color="auto"/>
              <w:bottom w:val="single" w:sz="4" w:space="0" w:color="auto"/>
              <w:right w:val="single" w:sz="4" w:space="0" w:color="auto"/>
            </w:tcBorders>
          </w:tcPr>
          <w:p w14:paraId="14ACB93F"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414B6CFE" w14:textId="77777777" w:rsidR="00163216" w:rsidRPr="00123A3A"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5E0BC6" w14:paraId="11AA73A6"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146ABF40"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5E37B78A"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w:t>
            </w:r>
            <w:r w:rsidRPr="00A14FDB">
              <w:rPr>
                <w:rFonts w:asciiTheme="minorHAnsi" w:eastAsiaTheme="minorEastAsia" w:hAnsiTheme="minorHAnsi"/>
                <w:sz w:val="18"/>
                <w:szCs w:val="18"/>
              </w:rPr>
              <w:t>ysFreezeAmount</w:t>
            </w:r>
          </w:p>
        </w:tc>
        <w:tc>
          <w:tcPr>
            <w:tcW w:w="1462" w:type="pct"/>
            <w:tcBorders>
              <w:top w:val="single" w:sz="4" w:space="0" w:color="auto"/>
              <w:left w:val="single" w:sz="4" w:space="0" w:color="auto"/>
              <w:bottom w:val="single" w:sz="4" w:space="0" w:color="auto"/>
              <w:right w:val="single" w:sz="4" w:space="0" w:color="auto"/>
            </w:tcBorders>
          </w:tcPr>
          <w:p w14:paraId="1A89194E"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sz w:val="18"/>
                <w:szCs w:val="18"/>
              </w:rPr>
              <w:t>系统冻结金额</w:t>
            </w:r>
            <w:r>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消费币种的最小货币单位（分）</w:t>
            </w:r>
            <w:r>
              <w:rPr>
                <w:rFonts w:asciiTheme="minorHAnsi" w:eastAsiaTheme="minorEastAsia" w:hAnsiTheme="minorHAnsi" w:hint="eastAsia"/>
                <w:sz w:val="18"/>
                <w:szCs w:val="18"/>
              </w:rPr>
              <w:t>。</w:t>
            </w:r>
          </w:p>
        </w:tc>
        <w:tc>
          <w:tcPr>
            <w:tcW w:w="831" w:type="pct"/>
            <w:tcBorders>
              <w:top w:val="single" w:sz="4" w:space="0" w:color="auto"/>
              <w:left w:val="single" w:sz="4" w:space="0" w:color="auto"/>
              <w:bottom w:val="single" w:sz="4" w:space="0" w:color="auto"/>
              <w:right w:val="single" w:sz="4" w:space="0" w:color="auto"/>
            </w:tcBorders>
          </w:tcPr>
          <w:p w14:paraId="189C7598"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number(15</w:t>
            </w:r>
            <w:r w:rsidRPr="00397DF8">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0)</w:t>
            </w:r>
          </w:p>
        </w:tc>
        <w:tc>
          <w:tcPr>
            <w:tcW w:w="263" w:type="pct"/>
            <w:tcBorders>
              <w:top w:val="single" w:sz="4" w:space="0" w:color="auto"/>
              <w:left w:val="single" w:sz="4" w:space="0" w:color="auto"/>
              <w:bottom w:val="single" w:sz="4" w:space="0" w:color="auto"/>
              <w:right w:val="single" w:sz="4" w:space="0" w:color="auto"/>
            </w:tcBorders>
          </w:tcPr>
          <w:p w14:paraId="4557FACC"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w:t>
            </w:r>
          </w:p>
        </w:tc>
        <w:tc>
          <w:tcPr>
            <w:tcW w:w="335" w:type="pct"/>
            <w:tcBorders>
              <w:top w:val="single" w:sz="4" w:space="0" w:color="auto"/>
              <w:left w:val="single" w:sz="4" w:space="0" w:color="auto"/>
              <w:bottom w:val="single" w:sz="4" w:space="0" w:color="auto"/>
              <w:right w:val="single" w:sz="4" w:space="0" w:color="auto"/>
            </w:tcBorders>
          </w:tcPr>
          <w:p w14:paraId="5B3D2EE3"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553C9EF1" w14:textId="77777777" w:rsidR="00163216" w:rsidRPr="00123A3A"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5E0BC6" w14:paraId="20867A46"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53235097"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0CD78DEB"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W</w:t>
            </w:r>
            <w:r w:rsidRPr="00A14FDB">
              <w:rPr>
                <w:rFonts w:asciiTheme="minorHAnsi" w:eastAsiaTheme="minorEastAsia" w:hAnsiTheme="minorHAnsi"/>
                <w:sz w:val="18"/>
                <w:szCs w:val="18"/>
              </w:rPr>
              <w:t>eekProfit</w:t>
            </w:r>
          </w:p>
        </w:tc>
        <w:tc>
          <w:tcPr>
            <w:tcW w:w="1462" w:type="pct"/>
            <w:tcBorders>
              <w:top w:val="single" w:sz="4" w:space="0" w:color="auto"/>
              <w:left w:val="single" w:sz="4" w:space="0" w:color="auto"/>
              <w:bottom w:val="single" w:sz="4" w:space="0" w:color="auto"/>
              <w:right w:val="single" w:sz="4" w:space="0" w:color="auto"/>
            </w:tcBorders>
          </w:tcPr>
          <w:p w14:paraId="446C3AC6"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sz w:val="18"/>
                <w:szCs w:val="18"/>
              </w:rPr>
              <w:t>近一周收益合计</w:t>
            </w:r>
            <w:r>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消费币种的最小货币单位（分）</w:t>
            </w:r>
          </w:p>
        </w:tc>
        <w:tc>
          <w:tcPr>
            <w:tcW w:w="831" w:type="pct"/>
            <w:tcBorders>
              <w:top w:val="single" w:sz="4" w:space="0" w:color="auto"/>
              <w:left w:val="single" w:sz="4" w:space="0" w:color="auto"/>
              <w:bottom w:val="single" w:sz="4" w:space="0" w:color="auto"/>
              <w:right w:val="single" w:sz="4" w:space="0" w:color="auto"/>
            </w:tcBorders>
          </w:tcPr>
          <w:p w14:paraId="0717A5EF"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number(15</w:t>
            </w:r>
            <w:r w:rsidRPr="00397DF8">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0)</w:t>
            </w:r>
          </w:p>
        </w:tc>
        <w:tc>
          <w:tcPr>
            <w:tcW w:w="263" w:type="pct"/>
            <w:tcBorders>
              <w:top w:val="single" w:sz="4" w:space="0" w:color="auto"/>
              <w:left w:val="single" w:sz="4" w:space="0" w:color="auto"/>
              <w:bottom w:val="single" w:sz="4" w:space="0" w:color="auto"/>
              <w:right w:val="single" w:sz="4" w:space="0" w:color="auto"/>
            </w:tcBorders>
          </w:tcPr>
          <w:p w14:paraId="314579CC"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w:t>
            </w:r>
          </w:p>
        </w:tc>
        <w:tc>
          <w:tcPr>
            <w:tcW w:w="335" w:type="pct"/>
            <w:tcBorders>
              <w:top w:val="single" w:sz="4" w:space="0" w:color="auto"/>
              <w:left w:val="single" w:sz="4" w:space="0" w:color="auto"/>
              <w:bottom w:val="single" w:sz="4" w:space="0" w:color="auto"/>
              <w:right w:val="single" w:sz="4" w:space="0" w:color="auto"/>
            </w:tcBorders>
          </w:tcPr>
          <w:p w14:paraId="515E54E2"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2AEB50C6" w14:textId="77777777" w:rsidR="00163216" w:rsidRPr="00123A3A"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5E0BC6" w14:paraId="705CBD83"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620D87B3"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3C1BC7AD"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M</w:t>
            </w:r>
            <w:r w:rsidRPr="00A14FDB">
              <w:rPr>
                <w:rFonts w:asciiTheme="minorHAnsi" w:eastAsiaTheme="minorEastAsia" w:hAnsiTheme="minorHAnsi"/>
                <w:sz w:val="18"/>
                <w:szCs w:val="18"/>
              </w:rPr>
              <w:t>onthProfit</w:t>
            </w:r>
          </w:p>
        </w:tc>
        <w:tc>
          <w:tcPr>
            <w:tcW w:w="1462" w:type="pct"/>
            <w:tcBorders>
              <w:top w:val="single" w:sz="4" w:space="0" w:color="auto"/>
              <w:left w:val="single" w:sz="4" w:space="0" w:color="auto"/>
              <w:bottom w:val="single" w:sz="4" w:space="0" w:color="auto"/>
              <w:right w:val="single" w:sz="4" w:space="0" w:color="auto"/>
            </w:tcBorders>
          </w:tcPr>
          <w:p w14:paraId="10C81609"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sz w:val="18"/>
                <w:szCs w:val="18"/>
              </w:rPr>
              <w:t>近一月收益合计</w:t>
            </w:r>
            <w:r>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消费币种的最小货币单位（分）</w:t>
            </w:r>
          </w:p>
        </w:tc>
        <w:tc>
          <w:tcPr>
            <w:tcW w:w="831" w:type="pct"/>
            <w:tcBorders>
              <w:top w:val="single" w:sz="4" w:space="0" w:color="auto"/>
              <w:left w:val="single" w:sz="4" w:space="0" w:color="auto"/>
              <w:bottom w:val="single" w:sz="4" w:space="0" w:color="auto"/>
              <w:right w:val="single" w:sz="4" w:space="0" w:color="auto"/>
            </w:tcBorders>
          </w:tcPr>
          <w:p w14:paraId="6702171B"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number(15</w:t>
            </w:r>
            <w:r w:rsidRPr="00397DF8">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0)</w:t>
            </w:r>
          </w:p>
        </w:tc>
        <w:tc>
          <w:tcPr>
            <w:tcW w:w="263" w:type="pct"/>
            <w:tcBorders>
              <w:top w:val="single" w:sz="4" w:space="0" w:color="auto"/>
              <w:left w:val="single" w:sz="4" w:space="0" w:color="auto"/>
              <w:bottom w:val="single" w:sz="4" w:space="0" w:color="auto"/>
              <w:right w:val="single" w:sz="4" w:space="0" w:color="auto"/>
            </w:tcBorders>
          </w:tcPr>
          <w:p w14:paraId="563D5DB8"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15</w:t>
            </w:r>
          </w:p>
        </w:tc>
        <w:tc>
          <w:tcPr>
            <w:tcW w:w="335" w:type="pct"/>
            <w:tcBorders>
              <w:top w:val="single" w:sz="4" w:space="0" w:color="auto"/>
              <w:left w:val="single" w:sz="4" w:space="0" w:color="auto"/>
              <w:bottom w:val="single" w:sz="4" w:space="0" w:color="auto"/>
              <w:right w:val="single" w:sz="4" w:space="0" w:color="auto"/>
            </w:tcBorders>
          </w:tcPr>
          <w:p w14:paraId="0B413FCD"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61395AC9" w14:textId="77777777" w:rsidR="00163216" w:rsidRPr="00123A3A"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5E0BC6" w14:paraId="674A7582"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30DF4B65"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015C1E76"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W</w:t>
            </w:r>
            <w:r w:rsidRPr="00A14FDB">
              <w:rPr>
                <w:rFonts w:asciiTheme="minorHAnsi" w:eastAsiaTheme="minorEastAsia" w:hAnsiTheme="minorHAnsi"/>
                <w:sz w:val="18"/>
                <w:szCs w:val="18"/>
              </w:rPr>
              <w:t xml:space="preserve">eekList </w:t>
            </w:r>
          </w:p>
        </w:tc>
        <w:tc>
          <w:tcPr>
            <w:tcW w:w="1462" w:type="pct"/>
            <w:tcBorders>
              <w:top w:val="single" w:sz="4" w:space="0" w:color="auto"/>
              <w:left w:val="single" w:sz="4" w:space="0" w:color="auto"/>
              <w:bottom w:val="single" w:sz="4" w:space="0" w:color="auto"/>
              <w:right w:val="single" w:sz="4" w:space="0" w:color="auto"/>
            </w:tcBorders>
          </w:tcPr>
          <w:p w14:paraId="46095442"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sz w:val="18"/>
                <w:szCs w:val="18"/>
              </w:rPr>
              <w:t>近一周收益明细</w:t>
            </w:r>
            <w:r>
              <w:rPr>
                <w:rFonts w:asciiTheme="minorHAnsi" w:eastAsiaTheme="minorEastAsia" w:hAnsiTheme="minorHAnsi" w:hint="eastAsia"/>
                <w:sz w:val="18"/>
                <w:szCs w:val="18"/>
              </w:rPr>
              <w:t>。</w:t>
            </w:r>
            <w:r>
              <w:rPr>
                <w:rFonts w:asciiTheme="minorHAnsi" w:eastAsiaTheme="minorEastAsia" w:hAnsiTheme="minorHAnsi"/>
                <w:sz w:val="18"/>
                <w:szCs w:val="18"/>
              </w:rPr>
              <w:t>List</w:t>
            </w:r>
            <w:r>
              <w:rPr>
                <w:rFonts w:asciiTheme="minorHAnsi" w:eastAsiaTheme="minorEastAsia" w:hAnsiTheme="minorHAnsi"/>
                <w:sz w:val="18"/>
                <w:szCs w:val="18"/>
              </w:rPr>
              <w:t>返回，</w:t>
            </w:r>
            <w:r w:rsidRPr="00397DF8">
              <w:rPr>
                <w:rFonts w:asciiTheme="minorHAnsi" w:eastAsiaTheme="minorEastAsia" w:hAnsiTheme="minorHAnsi" w:hint="eastAsia"/>
                <w:sz w:val="18"/>
                <w:szCs w:val="18"/>
              </w:rPr>
              <w:t>json</w:t>
            </w:r>
            <w:r w:rsidRPr="00397DF8">
              <w:rPr>
                <w:rFonts w:asciiTheme="minorHAnsi" w:eastAsiaTheme="minorEastAsia" w:hAnsiTheme="minorHAnsi" w:hint="eastAsia"/>
                <w:sz w:val="18"/>
                <w:szCs w:val="18"/>
              </w:rPr>
              <w:t>格式</w:t>
            </w:r>
            <w:r w:rsidRPr="00397DF8">
              <w:rPr>
                <w:rFonts w:asciiTheme="minorHAnsi" w:eastAsiaTheme="minorEastAsia" w:hAnsiTheme="minorHAnsi" w:hint="eastAsia"/>
                <w:sz w:val="18"/>
                <w:szCs w:val="18"/>
              </w:rPr>
              <w:t>base64</w:t>
            </w:r>
            <w:r w:rsidRPr="00397DF8">
              <w:rPr>
                <w:rFonts w:asciiTheme="minorHAnsi" w:eastAsiaTheme="minorEastAsia" w:hAnsiTheme="minorHAnsi" w:hint="eastAsia"/>
                <w:sz w:val="18"/>
                <w:szCs w:val="18"/>
              </w:rPr>
              <w:t>编码</w:t>
            </w:r>
          </w:p>
        </w:tc>
        <w:tc>
          <w:tcPr>
            <w:tcW w:w="831" w:type="pct"/>
            <w:tcBorders>
              <w:top w:val="single" w:sz="4" w:space="0" w:color="auto"/>
              <w:left w:val="single" w:sz="4" w:space="0" w:color="auto"/>
              <w:bottom w:val="single" w:sz="4" w:space="0" w:color="auto"/>
              <w:right w:val="single" w:sz="4" w:space="0" w:color="auto"/>
            </w:tcBorders>
          </w:tcPr>
          <w:p w14:paraId="6EF23514"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L</w:t>
            </w:r>
            <w:r w:rsidRPr="00397DF8">
              <w:rPr>
                <w:rFonts w:asciiTheme="minorHAnsi" w:eastAsiaTheme="minorEastAsia" w:hAnsiTheme="minorHAnsi" w:hint="eastAsia"/>
                <w:sz w:val="18"/>
                <w:szCs w:val="18"/>
              </w:rPr>
              <w:t>ist</w:t>
            </w:r>
          </w:p>
        </w:tc>
        <w:tc>
          <w:tcPr>
            <w:tcW w:w="263" w:type="pct"/>
            <w:tcBorders>
              <w:top w:val="single" w:sz="4" w:space="0" w:color="auto"/>
              <w:left w:val="single" w:sz="4" w:space="0" w:color="auto"/>
              <w:bottom w:val="single" w:sz="4" w:space="0" w:color="auto"/>
              <w:right w:val="single" w:sz="4" w:space="0" w:color="auto"/>
            </w:tcBorders>
          </w:tcPr>
          <w:p w14:paraId="5CEB220C" w14:textId="77777777" w:rsidR="00163216" w:rsidRPr="009D0D55" w:rsidRDefault="00163216" w:rsidP="00C11757">
            <w:pPr>
              <w:rPr>
                <w:rFonts w:asciiTheme="minorHAnsi" w:eastAsiaTheme="minorEastAsia" w:hAnsiTheme="minorHAnsi"/>
                <w:sz w:val="18"/>
                <w:szCs w:val="18"/>
              </w:rPr>
            </w:pPr>
          </w:p>
        </w:tc>
        <w:tc>
          <w:tcPr>
            <w:tcW w:w="335" w:type="pct"/>
            <w:tcBorders>
              <w:top w:val="single" w:sz="4" w:space="0" w:color="auto"/>
              <w:left w:val="single" w:sz="4" w:space="0" w:color="auto"/>
              <w:bottom w:val="single" w:sz="4" w:space="0" w:color="auto"/>
              <w:right w:val="single" w:sz="4" w:space="0" w:color="auto"/>
            </w:tcBorders>
          </w:tcPr>
          <w:p w14:paraId="438601D9"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0701B35C" w14:textId="77777777" w:rsidR="00163216" w:rsidRPr="00C9615F" w:rsidRDefault="00163216" w:rsidP="00C11757">
            <w:pPr>
              <w:widowControl/>
              <w:jc w:val="left"/>
              <w:rPr>
                <w:rFonts w:ascii="Consolas" w:eastAsiaTheme="minorEastAsia" w:hAnsi="Consolas"/>
                <w:bCs/>
                <w:sz w:val="17"/>
                <w:szCs w:val="17"/>
              </w:rPr>
            </w:pPr>
          </w:p>
        </w:tc>
      </w:tr>
      <w:tr w:rsidR="00163216" w:rsidRPr="005E0BC6" w14:paraId="0F0B228C" w14:textId="77777777" w:rsidTr="00C11757">
        <w:trPr>
          <w:trHeight w:val="287"/>
        </w:trPr>
        <w:tc>
          <w:tcPr>
            <w:tcW w:w="263" w:type="pct"/>
            <w:tcBorders>
              <w:top w:val="single" w:sz="4" w:space="0" w:color="auto"/>
              <w:left w:val="single" w:sz="4" w:space="0" w:color="auto"/>
              <w:bottom w:val="single" w:sz="4" w:space="0" w:color="auto"/>
              <w:right w:val="single" w:sz="4" w:space="0" w:color="auto"/>
            </w:tcBorders>
            <w:vAlign w:val="center"/>
          </w:tcPr>
          <w:p w14:paraId="2E8AF90F" w14:textId="77777777" w:rsidR="00163216" w:rsidRPr="005E0BC6" w:rsidRDefault="00163216" w:rsidP="006A0DBC">
            <w:pPr>
              <w:pStyle w:val="a6"/>
              <w:numPr>
                <w:ilvl w:val="0"/>
                <w:numId w:val="80"/>
              </w:numPr>
              <w:ind w:firstLineChars="0"/>
              <w:rPr>
                <w:rFonts w:asciiTheme="minorEastAsia" w:eastAsiaTheme="minorEastAsia" w:hAnsiTheme="minorEastAsia"/>
                <w:i/>
                <w:sz w:val="18"/>
                <w:szCs w:val="18"/>
              </w:rPr>
            </w:pPr>
          </w:p>
        </w:tc>
        <w:tc>
          <w:tcPr>
            <w:tcW w:w="922" w:type="pct"/>
            <w:tcBorders>
              <w:top w:val="single" w:sz="4" w:space="0" w:color="auto"/>
              <w:left w:val="single" w:sz="4" w:space="0" w:color="auto"/>
              <w:bottom w:val="single" w:sz="4" w:space="0" w:color="auto"/>
              <w:right w:val="single" w:sz="4" w:space="0" w:color="auto"/>
            </w:tcBorders>
          </w:tcPr>
          <w:p w14:paraId="24817F74"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M</w:t>
            </w:r>
            <w:r w:rsidRPr="00A14FDB">
              <w:rPr>
                <w:rFonts w:asciiTheme="minorHAnsi" w:eastAsiaTheme="minorEastAsia" w:hAnsiTheme="minorHAnsi"/>
                <w:sz w:val="18"/>
                <w:szCs w:val="18"/>
              </w:rPr>
              <w:t>onthList</w:t>
            </w:r>
          </w:p>
        </w:tc>
        <w:tc>
          <w:tcPr>
            <w:tcW w:w="1462" w:type="pct"/>
            <w:tcBorders>
              <w:top w:val="single" w:sz="4" w:space="0" w:color="auto"/>
              <w:left w:val="single" w:sz="4" w:space="0" w:color="auto"/>
              <w:bottom w:val="single" w:sz="4" w:space="0" w:color="auto"/>
              <w:right w:val="single" w:sz="4" w:space="0" w:color="auto"/>
            </w:tcBorders>
          </w:tcPr>
          <w:p w14:paraId="1703582A" w14:textId="77777777" w:rsidR="00163216" w:rsidRPr="009D0D55" w:rsidRDefault="00163216" w:rsidP="00C11757">
            <w:pPr>
              <w:rPr>
                <w:rFonts w:asciiTheme="minorHAnsi" w:eastAsiaTheme="minorEastAsia" w:hAnsiTheme="minorHAnsi"/>
                <w:sz w:val="18"/>
                <w:szCs w:val="18"/>
              </w:rPr>
            </w:pPr>
            <w:r w:rsidRPr="00A14FDB">
              <w:rPr>
                <w:rFonts w:asciiTheme="minorHAnsi" w:eastAsiaTheme="minorEastAsia" w:hAnsiTheme="minorHAnsi"/>
                <w:sz w:val="18"/>
                <w:szCs w:val="18"/>
              </w:rPr>
              <w:t>近一月收益明细</w:t>
            </w:r>
            <w:r>
              <w:rPr>
                <w:rFonts w:asciiTheme="minorHAnsi" w:eastAsiaTheme="minorEastAsia" w:hAnsiTheme="minorHAnsi" w:hint="eastAsia"/>
                <w:sz w:val="18"/>
                <w:szCs w:val="18"/>
              </w:rPr>
              <w:t>。</w:t>
            </w:r>
            <w:r>
              <w:rPr>
                <w:rFonts w:asciiTheme="minorHAnsi" w:eastAsiaTheme="minorEastAsia" w:hAnsiTheme="minorHAnsi"/>
                <w:sz w:val="18"/>
                <w:szCs w:val="18"/>
              </w:rPr>
              <w:t>List</w:t>
            </w:r>
            <w:r>
              <w:rPr>
                <w:rFonts w:asciiTheme="minorHAnsi" w:eastAsiaTheme="minorEastAsia" w:hAnsiTheme="minorHAnsi"/>
                <w:sz w:val="18"/>
                <w:szCs w:val="18"/>
              </w:rPr>
              <w:t>返回，</w:t>
            </w:r>
            <w:r w:rsidRPr="00397DF8">
              <w:rPr>
                <w:rFonts w:asciiTheme="minorHAnsi" w:eastAsiaTheme="minorEastAsia" w:hAnsiTheme="minorHAnsi" w:hint="eastAsia"/>
                <w:sz w:val="18"/>
                <w:szCs w:val="18"/>
              </w:rPr>
              <w:t>json</w:t>
            </w:r>
            <w:r w:rsidRPr="00397DF8">
              <w:rPr>
                <w:rFonts w:asciiTheme="minorHAnsi" w:eastAsiaTheme="minorEastAsia" w:hAnsiTheme="minorHAnsi" w:hint="eastAsia"/>
                <w:sz w:val="18"/>
                <w:szCs w:val="18"/>
              </w:rPr>
              <w:t>格式</w:t>
            </w:r>
            <w:r w:rsidRPr="00397DF8">
              <w:rPr>
                <w:rFonts w:asciiTheme="minorHAnsi" w:eastAsiaTheme="minorEastAsia" w:hAnsiTheme="minorHAnsi" w:hint="eastAsia"/>
                <w:sz w:val="18"/>
                <w:szCs w:val="18"/>
              </w:rPr>
              <w:t>base64</w:t>
            </w:r>
            <w:r w:rsidRPr="00397DF8">
              <w:rPr>
                <w:rFonts w:asciiTheme="minorHAnsi" w:eastAsiaTheme="minorEastAsia" w:hAnsiTheme="minorHAnsi" w:hint="eastAsia"/>
                <w:sz w:val="18"/>
                <w:szCs w:val="18"/>
              </w:rPr>
              <w:t>编码</w:t>
            </w:r>
          </w:p>
        </w:tc>
        <w:tc>
          <w:tcPr>
            <w:tcW w:w="831" w:type="pct"/>
            <w:tcBorders>
              <w:top w:val="single" w:sz="4" w:space="0" w:color="auto"/>
              <w:left w:val="single" w:sz="4" w:space="0" w:color="auto"/>
              <w:bottom w:val="single" w:sz="4" w:space="0" w:color="auto"/>
              <w:right w:val="single" w:sz="4" w:space="0" w:color="auto"/>
            </w:tcBorders>
          </w:tcPr>
          <w:p w14:paraId="765A009F"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sz w:val="18"/>
                <w:szCs w:val="18"/>
              </w:rPr>
              <w:t>L</w:t>
            </w:r>
            <w:r w:rsidRPr="00397DF8">
              <w:rPr>
                <w:rFonts w:asciiTheme="minorHAnsi" w:eastAsiaTheme="minorEastAsia" w:hAnsiTheme="minorHAnsi" w:hint="eastAsia"/>
                <w:sz w:val="18"/>
                <w:szCs w:val="18"/>
              </w:rPr>
              <w:t>ist</w:t>
            </w:r>
          </w:p>
        </w:tc>
        <w:tc>
          <w:tcPr>
            <w:tcW w:w="263" w:type="pct"/>
            <w:tcBorders>
              <w:top w:val="single" w:sz="4" w:space="0" w:color="auto"/>
              <w:left w:val="single" w:sz="4" w:space="0" w:color="auto"/>
              <w:bottom w:val="single" w:sz="4" w:space="0" w:color="auto"/>
              <w:right w:val="single" w:sz="4" w:space="0" w:color="auto"/>
            </w:tcBorders>
          </w:tcPr>
          <w:p w14:paraId="75D6CAE5" w14:textId="77777777" w:rsidR="00163216" w:rsidRPr="009D0D55" w:rsidRDefault="00163216" w:rsidP="00C11757">
            <w:pPr>
              <w:rPr>
                <w:rFonts w:asciiTheme="minorHAnsi" w:eastAsiaTheme="minorEastAsia" w:hAnsiTheme="minorHAnsi"/>
                <w:sz w:val="18"/>
                <w:szCs w:val="18"/>
              </w:rPr>
            </w:pPr>
          </w:p>
        </w:tc>
        <w:tc>
          <w:tcPr>
            <w:tcW w:w="335" w:type="pct"/>
            <w:tcBorders>
              <w:top w:val="single" w:sz="4" w:space="0" w:color="auto"/>
              <w:left w:val="single" w:sz="4" w:space="0" w:color="auto"/>
              <w:bottom w:val="single" w:sz="4" w:space="0" w:color="auto"/>
              <w:right w:val="single" w:sz="4" w:space="0" w:color="auto"/>
            </w:tcBorders>
          </w:tcPr>
          <w:p w14:paraId="4C32AC33"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5" w:type="pct"/>
            <w:tcBorders>
              <w:top w:val="single" w:sz="4" w:space="0" w:color="auto"/>
              <w:left w:val="single" w:sz="4" w:space="0" w:color="auto"/>
              <w:bottom w:val="single" w:sz="4" w:space="0" w:color="auto"/>
              <w:right w:val="single" w:sz="4" w:space="0" w:color="auto"/>
            </w:tcBorders>
          </w:tcPr>
          <w:p w14:paraId="4F0507DA" w14:textId="77777777" w:rsidR="00163216" w:rsidRPr="00C9615F" w:rsidRDefault="00163216" w:rsidP="00C11757">
            <w:pPr>
              <w:widowControl/>
              <w:jc w:val="left"/>
              <w:rPr>
                <w:rFonts w:ascii="Consolas" w:eastAsiaTheme="minorEastAsia" w:hAnsi="Consolas"/>
                <w:bCs/>
                <w:sz w:val="17"/>
                <w:szCs w:val="17"/>
              </w:rPr>
            </w:pPr>
          </w:p>
        </w:tc>
      </w:tr>
    </w:tbl>
    <w:p w14:paraId="3938FB00" w14:textId="77777777" w:rsidR="00163216" w:rsidRDefault="00163216" w:rsidP="00163216">
      <w:r w:rsidRPr="004D1B72">
        <w:rPr>
          <w:rFonts w:ascii="宋体" w:hAnsi="宋体"/>
          <w:b/>
        </w:rPr>
        <w:t>weekList</w:t>
      </w:r>
      <w:r w:rsidRPr="004D1B72">
        <w:rPr>
          <w:rFonts w:ascii="宋体" w:hAnsi="宋体" w:hint="eastAsia"/>
          <w:b/>
        </w:rPr>
        <w:t>、</w:t>
      </w:r>
      <w:r w:rsidRPr="004D1B72">
        <w:rPr>
          <w:rFonts w:ascii="宋体" w:hAnsi="宋体"/>
          <w:b/>
        </w:rPr>
        <w:t>monthList</w:t>
      </w:r>
      <w:r w:rsidRPr="004D1B72">
        <w:rPr>
          <w:rFonts w:ascii="宋体" w:hAnsi="宋体" w:hint="eastAsia"/>
          <w:b/>
        </w:rPr>
        <w:t>中元素</w:t>
      </w:r>
    </w:p>
    <w:tbl>
      <w:tblPr>
        <w:tblStyle w:val="a9"/>
        <w:tblW w:w="5000" w:type="pct"/>
        <w:tblLook w:val="04A0" w:firstRow="1" w:lastRow="0" w:firstColumn="1" w:lastColumn="0" w:noHBand="0" w:noVBand="1"/>
      </w:tblPr>
      <w:tblGrid>
        <w:gridCol w:w="463"/>
        <w:gridCol w:w="971"/>
        <w:gridCol w:w="2985"/>
        <w:gridCol w:w="1244"/>
        <w:gridCol w:w="466"/>
        <w:gridCol w:w="628"/>
        <w:gridCol w:w="1539"/>
      </w:tblGrid>
      <w:tr w:rsidR="00163216" w:rsidRPr="00B427D7" w14:paraId="693FCA7F" w14:textId="77777777" w:rsidTr="00C11757">
        <w:trPr>
          <w:trHeight w:val="270"/>
        </w:trPr>
        <w:tc>
          <w:tcPr>
            <w:tcW w:w="28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01F3EF" w14:textId="77777777" w:rsidR="00163216" w:rsidRPr="00B427D7" w:rsidRDefault="00163216" w:rsidP="00C11757">
            <w:pPr>
              <w:rPr>
                <w:rFonts w:ascii="微软雅黑" w:eastAsia="微软雅黑" w:hAnsi="微软雅黑"/>
                <w:b/>
                <w:sz w:val="18"/>
                <w:szCs w:val="18"/>
              </w:rPr>
            </w:pPr>
            <w:r w:rsidRPr="00B427D7">
              <w:rPr>
                <w:rFonts w:ascii="微软雅黑" w:eastAsia="微软雅黑" w:hAnsi="微软雅黑" w:hint="eastAsia"/>
                <w:b/>
                <w:sz w:val="18"/>
                <w:szCs w:val="18"/>
              </w:rPr>
              <w:t>序号</w:t>
            </w:r>
          </w:p>
        </w:tc>
        <w:tc>
          <w:tcPr>
            <w:tcW w:w="5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7F5DD" w14:textId="77777777" w:rsidR="00163216" w:rsidRPr="00B427D7" w:rsidRDefault="00163216" w:rsidP="00C11757">
            <w:pPr>
              <w:rPr>
                <w:rFonts w:ascii="微软雅黑" w:eastAsia="微软雅黑" w:hAnsi="微软雅黑"/>
                <w:b/>
                <w:sz w:val="18"/>
                <w:szCs w:val="18"/>
              </w:rPr>
            </w:pPr>
            <w:r w:rsidRPr="00B427D7">
              <w:rPr>
                <w:rFonts w:ascii="微软雅黑" w:eastAsia="微软雅黑" w:hAnsi="微软雅黑" w:hint="eastAsia"/>
                <w:b/>
                <w:sz w:val="18"/>
                <w:szCs w:val="18"/>
              </w:rPr>
              <w:t>参数名</w:t>
            </w:r>
          </w:p>
        </w:tc>
        <w:tc>
          <w:tcPr>
            <w:tcW w:w="18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D131" w14:textId="77777777" w:rsidR="00163216" w:rsidRPr="00B427D7" w:rsidRDefault="00163216" w:rsidP="00C11757">
            <w:pPr>
              <w:rPr>
                <w:rFonts w:ascii="微软雅黑" w:eastAsia="微软雅黑" w:hAnsi="微软雅黑"/>
                <w:b/>
                <w:sz w:val="18"/>
                <w:szCs w:val="18"/>
              </w:rPr>
            </w:pPr>
            <w:r w:rsidRPr="00B427D7">
              <w:rPr>
                <w:rFonts w:ascii="微软雅黑" w:eastAsia="微软雅黑" w:hAnsi="微软雅黑" w:hint="eastAsia"/>
                <w:b/>
                <w:sz w:val="18"/>
                <w:szCs w:val="18"/>
              </w:rPr>
              <w:t>参数描述</w:t>
            </w:r>
          </w:p>
        </w:tc>
        <w:tc>
          <w:tcPr>
            <w:tcW w:w="75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28F73A" w14:textId="77777777" w:rsidR="00163216" w:rsidRPr="00B427D7" w:rsidRDefault="00163216" w:rsidP="00C11757">
            <w:pPr>
              <w:rPr>
                <w:rFonts w:ascii="微软雅黑" w:eastAsia="微软雅黑" w:hAnsi="微软雅黑"/>
                <w:b/>
                <w:sz w:val="18"/>
                <w:szCs w:val="18"/>
              </w:rPr>
            </w:pPr>
            <w:r w:rsidRPr="00B427D7">
              <w:rPr>
                <w:rFonts w:ascii="微软雅黑" w:eastAsia="微软雅黑" w:hAnsi="微软雅黑" w:hint="eastAsia"/>
                <w:b/>
                <w:sz w:val="18"/>
                <w:szCs w:val="18"/>
              </w:rPr>
              <w:t>数据类型</w:t>
            </w:r>
          </w:p>
        </w:tc>
        <w:tc>
          <w:tcPr>
            <w:tcW w:w="2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A14F46" w14:textId="77777777" w:rsidR="00163216" w:rsidRPr="00B427D7" w:rsidRDefault="00163216" w:rsidP="00C11757">
            <w:pPr>
              <w:rPr>
                <w:rFonts w:ascii="微软雅黑" w:eastAsia="微软雅黑" w:hAnsi="微软雅黑"/>
                <w:b/>
                <w:sz w:val="18"/>
                <w:szCs w:val="18"/>
              </w:rPr>
            </w:pPr>
            <w:r w:rsidRPr="00B427D7">
              <w:rPr>
                <w:rFonts w:ascii="微软雅黑" w:eastAsia="微软雅黑" w:hAnsi="微软雅黑" w:hint="eastAsia"/>
                <w:b/>
                <w:sz w:val="18"/>
                <w:szCs w:val="18"/>
              </w:rPr>
              <w:t>长度</w:t>
            </w:r>
          </w:p>
        </w:tc>
        <w:tc>
          <w:tcPr>
            <w:tcW w:w="3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6B1D26" w14:textId="77777777" w:rsidR="00163216" w:rsidRPr="00B427D7" w:rsidRDefault="00163216" w:rsidP="00C11757">
            <w:pPr>
              <w:rPr>
                <w:rFonts w:ascii="微软雅黑" w:eastAsia="微软雅黑" w:hAnsi="微软雅黑"/>
                <w:b/>
                <w:sz w:val="18"/>
                <w:szCs w:val="18"/>
              </w:rPr>
            </w:pPr>
            <w:r w:rsidRPr="00B427D7">
              <w:rPr>
                <w:rFonts w:ascii="微软雅黑" w:eastAsia="微软雅黑" w:hAnsi="微软雅黑" w:hint="eastAsia"/>
                <w:b/>
                <w:sz w:val="18"/>
                <w:szCs w:val="18"/>
              </w:rPr>
              <w:t>出现要求</w:t>
            </w:r>
          </w:p>
        </w:tc>
        <w:tc>
          <w:tcPr>
            <w:tcW w:w="9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4A2A25" w14:textId="77777777" w:rsidR="00163216" w:rsidRPr="00B427D7" w:rsidRDefault="00163216" w:rsidP="00C11757">
            <w:pPr>
              <w:rPr>
                <w:rFonts w:ascii="微软雅黑" w:eastAsia="微软雅黑" w:hAnsi="微软雅黑"/>
                <w:b/>
                <w:sz w:val="18"/>
                <w:szCs w:val="18"/>
              </w:rPr>
            </w:pPr>
            <w:r w:rsidRPr="00B427D7">
              <w:rPr>
                <w:rFonts w:ascii="微软雅黑" w:eastAsia="微软雅黑" w:hAnsi="微软雅黑" w:hint="eastAsia"/>
                <w:b/>
                <w:sz w:val="18"/>
                <w:szCs w:val="18"/>
              </w:rPr>
              <w:t>示例</w:t>
            </w:r>
          </w:p>
        </w:tc>
      </w:tr>
      <w:tr w:rsidR="00163216" w:rsidRPr="00E42DE1" w14:paraId="7219EDF6" w14:textId="77777777" w:rsidTr="00C11757">
        <w:trPr>
          <w:trHeight w:val="287"/>
        </w:trPr>
        <w:tc>
          <w:tcPr>
            <w:tcW w:w="282" w:type="pct"/>
            <w:tcBorders>
              <w:top w:val="single" w:sz="4" w:space="0" w:color="auto"/>
              <w:left w:val="single" w:sz="4" w:space="0" w:color="auto"/>
              <w:bottom w:val="single" w:sz="4" w:space="0" w:color="auto"/>
              <w:right w:val="single" w:sz="4" w:space="0" w:color="auto"/>
            </w:tcBorders>
          </w:tcPr>
          <w:p w14:paraId="4F484A0B" w14:textId="77777777" w:rsidR="00163216" w:rsidRDefault="00163216" w:rsidP="00C11757">
            <w:pPr>
              <w:rPr>
                <w:rFonts w:ascii="微软雅黑" w:eastAsia="微软雅黑" w:hAnsi="微软雅黑" w:cs="微软雅黑"/>
                <w:sz w:val="18"/>
                <w:szCs w:val="18"/>
              </w:rPr>
            </w:pPr>
            <w:r>
              <w:rPr>
                <w:rFonts w:ascii="微软雅黑" w:eastAsia="微软雅黑" w:hAnsi="微软雅黑" w:hint="eastAsia"/>
                <w:sz w:val="18"/>
                <w:szCs w:val="18"/>
              </w:rPr>
              <w:t>1</w:t>
            </w:r>
          </w:p>
        </w:tc>
        <w:tc>
          <w:tcPr>
            <w:tcW w:w="570" w:type="pct"/>
            <w:tcBorders>
              <w:top w:val="single" w:sz="4" w:space="0" w:color="auto"/>
              <w:left w:val="single" w:sz="4" w:space="0" w:color="auto"/>
              <w:bottom w:val="single" w:sz="4" w:space="0" w:color="auto"/>
              <w:right w:val="single" w:sz="4" w:space="0" w:color="auto"/>
            </w:tcBorders>
          </w:tcPr>
          <w:p w14:paraId="234D7505" w14:textId="02D82C0B" w:rsidR="00163216" w:rsidRPr="004D1B72" w:rsidRDefault="0064354B"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A</w:t>
            </w:r>
            <w:r w:rsidR="00163216" w:rsidRPr="004D1B72">
              <w:rPr>
                <w:rFonts w:asciiTheme="minorHAnsi" w:eastAsiaTheme="minorEastAsia" w:hAnsiTheme="minorHAnsi"/>
                <w:sz w:val="18"/>
                <w:szCs w:val="18"/>
              </w:rPr>
              <w:t>mount</w:t>
            </w:r>
          </w:p>
        </w:tc>
        <w:tc>
          <w:tcPr>
            <w:tcW w:w="1802" w:type="pct"/>
            <w:tcBorders>
              <w:top w:val="single" w:sz="4" w:space="0" w:color="auto"/>
              <w:left w:val="single" w:sz="4" w:space="0" w:color="auto"/>
              <w:bottom w:val="single" w:sz="4" w:space="0" w:color="auto"/>
              <w:right w:val="single" w:sz="4" w:space="0" w:color="auto"/>
            </w:tcBorders>
          </w:tcPr>
          <w:p w14:paraId="6D8EFF4E" w14:textId="77777777" w:rsidR="00163216" w:rsidRPr="004D1B72" w:rsidRDefault="00163216" w:rsidP="00C11757">
            <w:pPr>
              <w:rPr>
                <w:rFonts w:asciiTheme="minorHAnsi" w:eastAsiaTheme="minorEastAsia" w:hAnsiTheme="minorHAnsi"/>
                <w:sz w:val="18"/>
                <w:szCs w:val="18"/>
              </w:rPr>
            </w:pPr>
            <w:r w:rsidRPr="004D1B72">
              <w:rPr>
                <w:rFonts w:asciiTheme="minorHAnsi" w:eastAsiaTheme="minorEastAsia" w:hAnsiTheme="minorHAnsi"/>
                <w:sz w:val="18"/>
                <w:szCs w:val="18"/>
              </w:rPr>
              <w:t>收益金额</w:t>
            </w:r>
            <w:r>
              <w:rPr>
                <w:rFonts w:asciiTheme="minorHAnsi" w:eastAsiaTheme="minorEastAsia" w:hAnsiTheme="minorHAnsi" w:hint="eastAsia"/>
                <w:sz w:val="18"/>
                <w:szCs w:val="18"/>
              </w:rPr>
              <w:t>，</w:t>
            </w:r>
            <w:r w:rsidRPr="00397DF8">
              <w:rPr>
                <w:rFonts w:asciiTheme="minorHAnsi" w:eastAsiaTheme="minorEastAsia" w:hAnsiTheme="minorHAnsi" w:hint="eastAsia"/>
                <w:sz w:val="18"/>
                <w:szCs w:val="18"/>
              </w:rPr>
              <w:t>消费币种的最小货币单位（分）</w:t>
            </w:r>
          </w:p>
        </w:tc>
        <w:tc>
          <w:tcPr>
            <w:tcW w:w="752" w:type="pct"/>
            <w:tcBorders>
              <w:top w:val="single" w:sz="4" w:space="0" w:color="auto"/>
              <w:left w:val="single" w:sz="4" w:space="0" w:color="auto"/>
              <w:bottom w:val="single" w:sz="4" w:space="0" w:color="auto"/>
              <w:right w:val="single" w:sz="4" w:space="0" w:color="auto"/>
            </w:tcBorders>
          </w:tcPr>
          <w:p w14:paraId="21E53FE9" w14:textId="77777777" w:rsidR="00163216" w:rsidRPr="004D1B72" w:rsidRDefault="00163216" w:rsidP="00C11757">
            <w:pPr>
              <w:rPr>
                <w:rFonts w:asciiTheme="minorHAnsi" w:eastAsiaTheme="minorEastAsia" w:hAnsiTheme="minorHAnsi"/>
                <w:sz w:val="18"/>
                <w:szCs w:val="18"/>
              </w:rPr>
            </w:pPr>
            <w:r w:rsidRPr="004D1B72">
              <w:rPr>
                <w:rFonts w:asciiTheme="minorHAnsi" w:eastAsiaTheme="minorEastAsia" w:hAnsiTheme="minorHAnsi" w:hint="eastAsia"/>
                <w:sz w:val="18"/>
                <w:szCs w:val="18"/>
              </w:rPr>
              <w:t>number(15</w:t>
            </w:r>
            <w:r w:rsidRPr="004D1B72">
              <w:rPr>
                <w:rFonts w:asciiTheme="minorHAnsi" w:eastAsiaTheme="minorEastAsia" w:hAnsiTheme="minorHAnsi" w:hint="eastAsia"/>
                <w:sz w:val="18"/>
                <w:szCs w:val="18"/>
              </w:rPr>
              <w:t>，</w:t>
            </w:r>
            <w:r w:rsidRPr="004D1B72">
              <w:rPr>
                <w:rFonts w:asciiTheme="minorHAnsi" w:eastAsiaTheme="minorEastAsia" w:hAnsiTheme="minorHAnsi" w:hint="eastAsia"/>
                <w:sz w:val="18"/>
                <w:szCs w:val="18"/>
              </w:rPr>
              <w:t>0)</w:t>
            </w:r>
          </w:p>
        </w:tc>
        <w:tc>
          <w:tcPr>
            <w:tcW w:w="283" w:type="pct"/>
            <w:tcBorders>
              <w:top w:val="single" w:sz="4" w:space="0" w:color="auto"/>
              <w:left w:val="single" w:sz="4" w:space="0" w:color="auto"/>
              <w:bottom w:val="single" w:sz="4" w:space="0" w:color="auto"/>
              <w:right w:val="single" w:sz="4" w:space="0" w:color="auto"/>
            </w:tcBorders>
          </w:tcPr>
          <w:p w14:paraId="72D188C3" w14:textId="77777777" w:rsidR="00163216" w:rsidRPr="004D1B72" w:rsidRDefault="00163216" w:rsidP="00C11757">
            <w:pPr>
              <w:rPr>
                <w:rFonts w:asciiTheme="minorHAnsi" w:eastAsiaTheme="minorEastAsia" w:hAnsiTheme="minorHAnsi"/>
                <w:sz w:val="18"/>
                <w:szCs w:val="18"/>
              </w:rPr>
            </w:pPr>
            <w:r w:rsidRPr="004D1B72">
              <w:rPr>
                <w:rFonts w:asciiTheme="minorHAnsi" w:eastAsiaTheme="minorEastAsia" w:hAnsiTheme="minorHAnsi"/>
                <w:sz w:val="18"/>
                <w:szCs w:val="18"/>
              </w:rPr>
              <w:t>15</w:t>
            </w:r>
          </w:p>
        </w:tc>
        <w:tc>
          <w:tcPr>
            <w:tcW w:w="381" w:type="pct"/>
            <w:tcBorders>
              <w:top w:val="single" w:sz="4" w:space="0" w:color="auto"/>
              <w:left w:val="single" w:sz="4" w:space="0" w:color="auto"/>
              <w:bottom w:val="single" w:sz="4" w:space="0" w:color="auto"/>
              <w:right w:val="single" w:sz="4" w:space="0" w:color="auto"/>
            </w:tcBorders>
          </w:tcPr>
          <w:p w14:paraId="6B7886BD" w14:textId="77777777" w:rsidR="00163216" w:rsidRPr="004D1B72" w:rsidRDefault="00163216" w:rsidP="00C11757">
            <w:pPr>
              <w:rPr>
                <w:rFonts w:asciiTheme="minorHAnsi" w:eastAsiaTheme="minorEastAsia" w:hAnsiTheme="minorHAnsi"/>
                <w:sz w:val="18"/>
                <w:szCs w:val="18"/>
              </w:rPr>
            </w:pPr>
            <w:r w:rsidRPr="004D1B72">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09D60211" w14:textId="77777777" w:rsidR="00163216" w:rsidRPr="004D1B72" w:rsidRDefault="00163216"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B427D7" w14:paraId="4D30253D" w14:textId="77777777" w:rsidTr="00C11757">
        <w:trPr>
          <w:trHeight w:val="287"/>
        </w:trPr>
        <w:tc>
          <w:tcPr>
            <w:tcW w:w="282" w:type="pct"/>
            <w:tcBorders>
              <w:top w:val="single" w:sz="4" w:space="0" w:color="auto"/>
              <w:left w:val="single" w:sz="4" w:space="0" w:color="auto"/>
              <w:bottom w:val="single" w:sz="4" w:space="0" w:color="auto"/>
              <w:right w:val="single" w:sz="4" w:space="0" w:color="auto"/>
            </w:tcBorders>
          </w:tcPr>
          <w:p w14:paraId="67CAE183" w14:textId="77777777" w:rsidR="00163216" w:rsidRDefault="00163216" w:rsidP="00C11757">
            <w:pPr>
              <w:rPr>
                <w:rFonts w:ascii="微软雅黑" w:eastAsia="微软雅黑" w:hAnsi="微软雅黑"/>
                <w:sz w:val="18"/>
                <w:szCs w:val="18"/>
              </w:rPr>
            </w:pPr>
            <w:r>
              <w:rPr>
                <w:rFonts w:ascii="微软雅黑" w:eastAsia="微软雅黑" w:hAnsi="微软雅黑" w:hint="eastAsia"/>
                <w:sz w:val="18"/>
                <w:szCs w:val="18"/>
              </w:rPr>
              <w:t>2</w:t>
            </w:r>
          </w:p>
        </w:tc>
        <w:tc>
          <w:tcPr>
            <w:tcW w:w="570" w:type="pct"/>
            <w:tcBorders>
              <w:top w:val="single" w:sz="4" w:space="0" w:color="auto"/>
              <w:left w:val="single" w:sz="4" w:space="0" w:color="auto"/>
              <w:bottom w:val="single" w:sz="4" w:space="0" w:color="auto"/>
              <w:right w:val="single" w:sz="4" w:space="0" w:color="auto"/>
            </w:tcBorders>
          </w:tcPr>
          <w:p w14:paraId="6D3A5533" w14:textId="77777777" w:rsidR="00163216" w:rsidRPr="004D1B72" w:rsidRDefault="00163216"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P</w:t>
            </w:r>
            <w:r w:rsidRPr="004D1B72">
              <w:rPr>
                <w:rFonts w:asciiTheme="minorHAnsi" w:eastAsiaTheme="minorEastAsia" w:hAnsiTheme="minorHAnsi"/>
                <w:sz w:val="18"/>
                <w:szCs w:val="18"/>
              </w:rPr>
              <w:t>rofitDate</w:t>
            </w:r>
          </w:p>
        </w:tc>
        <w:tc>
          <w:tcPr>
            <w:tcW w:w="1802" w:type="pct"/>
            <w:tcBorders>
              <w:top w:val="single" w:sz="4" w:space="0" w:color="auto"/>
              <w:left w:val="single" w:sz="4" w:space="0" w:color="auto"/>
              <w:bottom w:val="single" w:sz="4" w:space="0" w:color="auto"/>
              <w:right w:val="single" w:sz="4" w:space="0" w:color="auto"/>
            </w:tcBorders>
          </w:tcPr>
          <w:p w14:paraId="71E373F8" w14:textId="77777777" w:rsidR="00163216" w:rsidRPr="004D1B72" w:rsidRDefault="00163216" w:rsidP="00C11757">
            <w:pPr>
              <w:rPr>
                <w:rFonts w:asciiTheme="minorHAnsi" w:eastAsiaTheme="minorEastAsia" w:hAnsiTheme="minorHAnsi"/>
                <w:sz w:val="18"/>
                <w:szCs w:val="18"/>
              </w:rPr>
            </w:pPr>
            <w:r w:rsidRPr="004D1B72">
              <w:rPr>
                <w:rFonts w:asciiTheme="minorHAnsi" w:eastAsiaTheme="minorEastAsia" w:hAnsiTheme="minorHAnsi"/>
                <w:sz w:val="18"/>
                <w:szCs w:val="18"/>
              </w:rPr>
              <w:t>收益日期</w:t>
            </w:r>
          </w:p>
        </w:tc>
        <w:tc>
          <w:tcPr>
            <w:tcW w:w="752" w:type="pct"/>
            <w:tcBorders>
              <w:top w:val="single" w:sz="4" w:space="0" w:color="auto"/>
              <w:left w:val="single" w:sz="4" w:space="0" w:color="auto"/>
              <w:bottom w:val="single" w:sz="4" w:space="0" w:color="auto"/>
              <w:right w:val="single" w:sz="4" w:space="0" w:color="auto"/>
            </w:tcBorders>
          </w:tcPr>
          <w:p w14:paraId="3DE4E768" w14:textId="77777777" w:rsidR="00163216" w:rsidRPr="004D1B72" w:rsidRDefault="00163216" w:rsidP="00C11757">
            <w:pPr>
              <w:rPr>
                <w:rFonts w:asciiTheme="minorHAnsi" w:eastAsiaTheme="minorEastAsia" w:hAnsiTheme="minorHAnsi"/>
                <w:sz w:val="18"/>
                <w:szCs w:val="18"/>
              </w:rPr>
            </w:pPr>
            <w:r w:rsidRPr="004D1B72">
              <w:rPr>
                <w:rFonts w:asciiTheme="minorHAnsi" w:eastAsiaTheme="minorEastAsia" w:hAnsiTheme="minorHAnsi" w:hint="eastAsia"/>
                <w:sz w:val="18"/>
                <w:szCs w:val="18"/>
              </w:rPr>
              <w:t>date</w:t>
            </w:r>
          </w:p>
        </w:tc>
        <w:tc>
          <w:tcPr>
            <w:tcW w:w="283" w:type="pct"/>
            <w:tcBorders>
              <w:top w:val="single" w:sz="4" w:space="0" w:color="auto"/>
              <w:left w:val="single" w:sz="4" w:space="0" w:color="auto"/>
              <w:bottom w:val="single" w:sz="4" w:space="0" w:color="auto"/>
              <w:right w:val="single" w:sz="4" w:space="0" w:color="auto"/>
            </w:tcBorders>
          </w:tcPr>
          <w:p w14:paraId="118E536E" w14:textId="77777777" w:rsidR="00163216" w:rsidRPr="004D1B72" w:rsidRDefault="00163216" w:rsidP="00C11757">
            <w:pPr>
              <w:rPr>
                <w:rFonts w:asciiTheme="minorHAnsi" w:eastAsiaTheme="minorEastAsia" w:hAnsiTheme="minorHAnsi"/>
                <w:sz w:val="18"/>
                <w:szCs w:val="18"/>
              </w:rPr>
            </w:pPr>
            <w:r w:rsidRPr="004D1B72">
              <w:rPr>
                <w:rFonts w:asciiTheme="minorHAnsi" w:eastAsiaTheme="minorEastAsia" w:hAnsiTheme="minorHAnsi" w:hint="eastAsia"/>
                <w:sz w:val="18"/>
                <w:szCs w:val="18"/>
              </w:rPr>
              <w:t>10</w:t>
            </w:r>
          </w:p>
        </w:tc>
        <w:tc>
          <w:tcPr>
            <w:tcW w:w="381" w:type="pct"/>
            <w:tcBorders>
              <w:top w:val="single" w:sz="4" w:space="0" w:color="auto"/>
              <w:left w:val="single" w:sz="4" w:space="0" w:color="auto"/>
              <w:bottom w:val="single" w:sz="4" w:space="0" w:color="auto"/>
              <w:right w:val="single" w:sz="4" w:space="0" w:color="auto"/>
            </w:tcBorders>
          </w:tcPr>
          <w:p w14:paraId="1C2363DA" w14:textId="77777777" w:rsidR="00163216" w:rsidRPr="004D1B72" w:rsidRDefault="00163216" w:rsidP="00C11757">
            <w:pPr>
              <w:rPr>
                <w:rFonts w:asciiTheme="minorHAnsi" w:eastAsiaTheme="minorEastAsia" w:hAnsiTheme="minorHAnsi"/>
                <w:sz w:val="18"/>
                <w:szCs w:val="18"/>
              </w:rPr>
            </w:pPr>
            <w:r w:rsidRPr="004D1B72">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14BA6137" w14:textId="77777777" w:rsidR="00163216" w:rsidRPr="004D1B72" w:rsidRDefault="00163216"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hint="eastAsia"/>
                <w:sz w:val="18"/>
                <w:szCs w:val="18"/>
              </w:rPr>
              <w:t>201601</w:t>
            </w:r>
            <w:r w:rsidRPr="004D1B72">
              <w:rPr>
                <w:rFonts w:asciiTheme="minorHAnsi" w:eastAsiaTheme="minorEastAsia" w:hAnsiTheme="minorHAnsi" w:hint="eastAsia"/>
                <w:sz w:val="18"/>
                <w:szCs w:val="18"/>
              </w:rPr>
              <w:t>07</w:t>
            </w:r>
          </w:p>
        </w:tc>
      </w:tr>
    </w:tbl>
    <w:p w14:paraId="4B118015" w14:textId="77777777" w:rsidR="00163216" w:rsidRPr="00DE7217" w:rsidRDefault="00163216" w:rsidP="00163216"/>
    <w:p w14:paraId="796B872F" w14:textId="77777777" w:rsidR="00163216" w:rsidRDefault="00163216" w:rsidP="00163216">
      <w:pPr>
        <w:pStyle w:val="4"/>
        <w:numPr>
          <w:ilvl w:val="0"/>
          <w:numId w:val="0"/>
        </w:numPr>
        <w:ind w:left="864" w:hanging="864"/>
      </w:pPr>
      <w:r w:rsidRPr="00F561BB">
        <w:rPr>
          <w:rFonts w:hint="eastAsia"/>
        </w:rPr>
        <w:t>报文返回码</w:t>
      </w:r>
    </w:p>
    <w:p w14:paraId="0827B16B" w14:textId="77777777" w:rsidR="00551F5B" w:rsidRDefault="00551F5B" w:rsidP="00A43EF8"/>
    <w:tbl>
      <w:tblPr>
        <w:tblStyle w:val="a9"/>
        <w:tblW w:w="8472" w:type="dxa"/>
        <w:tblLayout w:type="fixed"/>
        <w:tblLook w:val="04A0" w:firstRow="1" w:lastRow="0" w:firstColumn="1" w:lastColumn="0" w:noHBand="0" w:noVBand="1"/>
      </w:tblPr>
      <w:tblGrid>
        <w:gridCol w:w="3794"/>
        <w:gridCol w:w="4678"/>
      </w:tblGrid>
      <w:tr w:rsidR="00551F5B" w:rsidRPr="00F561BB" w14:paraId="399BC0E8" w14:textId="77777777" w:rsidTr="00A43EF8">
        <w:tc>
          <w:tcPr>
            <w:tcW w:w="37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072A09" w14:textId="77777777" w:rsidR="00551F5B" w:rsidRPr="00F561BB" w:rsidRDefault="00551F5B" w:rsidP="006803B1">
            <w:pPr>
              <w:rPr>
                <w:rFonts w:ascii="宋体" w:hAnsi="宋体" w:cs="Courier New"/>
                <w:sz w:val="21"/>
              </w:rPr>
            </w:pPr>
            <w:r w:rsidRPr="00F561BB">
              <w:rPr>
                <w:rFonts w:ascii="宋体" w:hAnsi="宋体" w:cs="Courier New" w:hint="eastAsia"/>
                <w:sz w:val="21"/>
              </w:rPr>
              <w:t>返回码</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461D9" w14:textId="77777777" w:rsidR="00551F5B" w:rsidRPr="00F561BB" w:rsidRDefault="00551F5B" w:rsidP="006803B1">
            <w:pPr>
              <w:rPr>
                <w:rFonts w:ascii="宋体" w:hAnsi="宋体" w:cs="Courier New"/>
                <w:sz w:val="21"/>
              </w:rPr>
            </w:pPr>
            <w:r w:rsidRPr="00F561BB">
              <w:rPr>
                <w:rFonts w:ascii="宋体" w:hAnsi="宋体" w:hint="eastAsia"/>
                <w:color w:val="000000"/>
                <w:sz w:val="21"/>
              </w:rPr>
              <w:t>返回码信息</w:t>
            </w:r>
          </w:p>
        </w:tc>
      </w:tr>
      <w:tr w:rsidR="00551F5B" w:rsidRPr="00F561BB" w14:paraId="7A161925" w14:textId="77777777" w:rsidTr="00A43EF8">
        <w:tc>
          <w:tcPr>
            <w:tcW w:w="3794" w:type="dxa"/>
            <w:tcBorders>
              <w:top w:val="single" w:sz="4" w:space="0" w:color="auto"/>
              <w:left w:val="single" w:sz="4" w:space="0" w:color="auto"/>
              <w:bottom w:val="single" w:sz="4" w:space="0" w:color="auto"/>
              <w:right w:val="single" w:sz="4" w:space="0" w:color="auto"/>
            </w:tcBorders>
          </w:tcPr>
          <w:p w14:paraId="2744629E" w14:textId="77777777" w:rsidR="00551F5B" w:rsidRPr="00F561BB" w:rsidRDefault="00551F5B" w:rsidP="006803B1">
            <w:pPr>
              <w:rPr>
                <w:rFonts w:ascii="宋体" w:hAnsi="宋体"/>
                <w:sz w:val="21"/>
              </w:rPr>
            </w:pPr>
            <w:r w:rsidRPr="008D11FB">
              <w:rPr>
                <w:rFonts w:ascii="宋体" w:hAnsi="宋体"/>
              </w:rPr>
              <w:t>FUNDBUSS_SYSTEM_ERROR</w:t>
            </w:r>
          </w:p>
        </w:tc>
        <w:tc>
          <w:tcPr>
            <w:tcW w:w="4678" w:type="dxa"/>
            <w:tcBorders>
              <w:top w:val="single" w:sz="4" w:space="0" w:color="auto"/>
              <w:left w:val="single" w:sz="4" w:space="0" w:color="auto"/>
              <w:bottom w:val="single" w:sz="4" w:space="0" w:color="auto"/>
              <w:right w:val="single" w:sz="4" w:space="0" w:color="auto"/>
            </w:tcBorders>
          </w:tcPr>
          <w:p w14:paraId="0588152E" w14:textId="77777777" w:rsidR="00551F5B" w:rsidRPr="00F561BB" w:rsidRDefault="00551F5B" w:rsidP="006803B1">
            <w:pPr>
              <w:rPr>
                <w:rFonts w:ascii="宋体" w:hAnsi="宋体"/>
                <w:sz w:val="21"/>
              </w:rPr>
            </w:pPr>
            <w:r w:rsidRPr="00BC5151">
              <w:rPr>
                <w:rFonts w:ascii="宋体" w:hAnsi="宋体" w:hint="eastAsia"/>
                <w:sz w:val="21"/>
              </w:rPr>
              <w:t>系统异常，请稍后再试！</w:t>
            </w:r>
          </w:p>
        </w:tc>
      </w:tr>
      <w:tr w:rsidR="00551F5B" w:rsidRPr="00F561BB" w14:paraId="6A144A34" w14:textId="77777777" w:rsidTr="00A43EF8">
        <w:tc>
          <w:tcPr>
            <w:tcW w:w="3794" w:type="dxa"/>
            <w:tcBorders>
              <w:top w:val="single" w:sz="4" w:space="0" w:color="auto"/>
              <w:left w:val="single" w:sz="4" w:space="0" w:color="auto"/>
              <w:bottom w:val="single" w:sz="4" w:space="0" w:color="auto"/>
              <w:right w:val="single" w:sz="4" w:space="0" w:color="auto"/>
            </w:tcBorders>
          </w:tcPr>
          <w:p w14:paraId="3CCF8A17" w14:textId="77777777" w:rsidR="00551F5B" w:rsidRDefault="00551F5B" w:rsidP="006803B1">
            <w:pPr>
              <w:rPr>
                <w:rFonts w:ascii="宋体" w:hAnsi="宋体"/>
              </w:rPr>
            </w:pPr>
            <w:r>
              <w:rPr>
                <w:rFonts w:ascii="宋体" w:hAnsi="宋体" w:hint="eastAsia"/>
              </w:rPr>
              <w:lastRenderedPageBreak/>
              <w:t>FUNDBUSS_</w:t>
            </w:r>
            <w:r w:rsidRPr="00CA7E35">
              <w:rPr>
                <w:rFonts w:ascii="宋体" w:hAnsi="宋体"/>
              </w:rPr>
              <w:t>CANNOT_FIND_MERCHANT_BY_MID</w:t>
            </w:r>
          </w:p>
        </w:tc>
        <w:tc>
          <w:tcPr>
            <w:tcW w:w="4678" w:type="dxa"/>
            <w:tcBorders>
              <w:top w:val="single" w:sz="4" w:space="0" w:color="auto"/>
              <w:left w:val="single" w:sz="4" w:space="0" w:color="auto"/>
              <w:bottom w:val="single" w:sz="4" w:space="0" w:color="auto"/>
              <w:right w:val="single" w:sz="4" w:space="0" w:color="auto"/>
            </w:tcBorders>
          </w:tcPr>
          <w:p w14:paraId="00F172B2" w14:textId="77777777" w:rsidR="00551F5B" w:rsidRPr="00BC5151" w:rsidRDefault="00551F5B" w:rsidP="006803B1">
            <w:pPr>
              <w:rPr>
                <w:rFonts w:ascii="宋体" w:hAnsi="宋体"/>
              </w:rPr>
            </w:pPr>
            <w:r w:rsidRPr="0099526F">
              <w:rPr>
                <w:rFonts w:ascii="宋体" w:hAnsi="宋体" w:hint="eastAsia"/>
              </w:rPr>
              <w:t>没有查询商户号对应商户信息</w:t>
            </w:r>
          </w:p>
        </w:tc>
      </w:tr>
      <w:tr w:rsidR="00551F5B" w:rsidRPr="00F561BB" w14:paraId="1321316E" w14:textId="77777777" w:rsidTr="00A43EF8">
        <w:tc>
          <w:tcPr>
            <w:tcW w:w="3794" w:type="dxa"/>
            <w:tcBorders>
              <w:top w:val="single" w:sz="4" w:space="0" w:color="auto"/>
              <w:left w:val="single" w:sz="4" w:space="0" w:color="auto"/>
              <w:bottom w:val="single" w:sz="4" w:space="0" w:color="auto"/>
              <w:right w:val="single" w:sz="4" w:space="0" w:color="auto"/>
            </w:tcBorders>
          </w:tcPr>
          <w:p w14:paraId="276FA9DF" w14:textId="77777777" w:rsidR="00551F5B" w:rsidRDefault="00551F5B" w:rsidP="006803B1">
            <w:pPr>
              <w:rPr>
                <w:rFonts w:ascii="宋体" w:hAnsi="宋体"/>
              </w:rPr>
            </w:pPr>
            <w:r>
              <w:rPr>
                <w:rFonts w:ascii="宋体" w:hAnsi="宋体" w:hint="eastAsia"/>
              </w:rPr>
              <w:t>FUNDBUSS_</w:t>
            </w:r>
            <w:r w:rsidRPr="00CA7E35">
              <w:rPr>
                <w:rFonts w:ascii="宋体" w:hAnsi="宋体"/>
              </w:rPr>
              <w:t>INPUT_PARAMETER_IS_NULL</w:t>
            </w:r>
          </w:p>
        </w:tc>
        <w:tc>
          <w:tcPr>
            <w:tcW w:w="4678" w:type="dxa"/>
            <w:tcBorders>
              <w:top w:val="single" w:sz="4" w:space="0" w:color="auto"/>
              <w:left w:val="single" w:sz="4" w:space="0" w:color="auto"/>
              <w:bottom w:val="single" w:sz="4" w:space="0" w:color="auto"/>
              <w:right w:val="single" w:sz="4" w:space="0" w:color="auto"/>
            </w:tcBorders>
          </w:tcPr>
          <w:p w14:paraId="01D4A8F5" w14:textId="77777777" w:rsidR="00551F5B" w:rsidRPr="0099526F" w:rsidRDefault="00551F5B" w:rsidP="006803B1">
            <w:pPr>
              <w:rPr>
                <w:rFonts w:ascii="宋体" w:hAnsi="宋体"/>
              </w:rPr>
            </w:pPr>
            <w:r w:rsidRPr="00E2731C">
              <w:rPr>
                <w:rFonts w:ascii="宋体" w:hAnsi="宋体" w:hint="eastAsia"/>
              </w:rPr>
              <w:t>服务输入参数为空</w:t>
            </w:r>
          </w:p>
        </w:tc>
      </w:tr>
      <w:tr w:rsidR="00551F5B" w:rsidRPr="00F561BB" w14:paraId="1371671F" w14:textId="77777777" w:rsidTr="00A43EF8">
        <w:tc>
          <w:tcPr>
            <w:tcW w:w="3794" w:type="dxa"/>
            <w:tcBorders>
              <w:top w:val="single" w:sz="4" w:space="0" w:color="auto"/>
              <w:left w:val="single" w:sz="4" w:space="0" w:color="auto"/>
              <w:bottom w:val="single" w:sz="4" w:space="0" w:color="auto"/>
              <w:right w:val="single" w:sz="4" w:space="0" w:color="auto"/>
            </w:tcBorders>
          </w:tcPr>
          <w:p w14:paraId="7B720F8A" w14:textId="77777777" w:rsidR="00551F5B" w:rsidRDefault="00551F5B" w:rsidP="006803B1">
            <w:pPr>
              <w:rPr>
                <w:rFonts w:ascii="宋体" w:hAnsi="宋体"/>
              </w:rPr>
            </w:pPr>
            <w:r>
              <w:rPr>
                <w:rFonts w:ascii="宋体" w:hAnsi="宋体" w:hint="eastAsia"/>
              </w:rPr>
              <w:t>FUNDBUSS_</w:t>
            </w:r>
            <w:r w:rsidRPr="003E4B1A">
              <w:rPr>
                <w:rFonts w:ascii="宋体" w:hAnsi="宋体"/>
              </w:rPr>
              <w:t>MAIN_ARRANGEMENT_NOT_FOUND</w:t>
            </w:r>
          </w:p>
        </w:tc>
        <w:tc>
          <w:tcPr>
            <w:tcW w:w="4678" w:type="dxa"/>
            <w:tcBorders>
              <w:top w:val="single" w:sz="4" w:space="0" w:color="auto"/>
              <w:left w:val="single" w:sz="4" w:space="0" w:color="auto"/>
              <w:bottom w:val="single" w:sz="4" w:space="0" w:color="auto"/>
              <w:right w:val="single" w:sz="4" w:space="0" w:color="auto"/>
            </w:tcBorders>
          </w:tcPr>
          <w:p w14:paraId="61CB2561" w14:textId="77777777" w:rsidR="00551F5B" w:rsidRPr="00E2731C" w:rsidRDefault="00551F5B" w:rsidP="006803B1">
            <w:pPr>
              <w:rPr>
                <w:rFonts w:ascii="宋体" w:hAnsi="宋体"/>
              </w:rPr>
            </w:pPr>
            <w:r w:rsidRPr="00A41B85">
              <w:rPr>
                <w:rFonts w:ascii="宋体" w:hAnsi="宋体" w:hint="eastAsia"/>
              </w:rPr>
              <w:t>主合约找不到</w:t>
            </w:r>
          </w:p>
        </w:tc>
      </w:tr>
      <w:tr w:rsidR="00551F5B" w:rsidRPr="00F561BB" w14:paraId="44313DBB" w14:textId="77777777" w:rsidTr="00A43EF8">
        <w:tc>
          <w:tcPr>
            <w:tcW w:w="3794" w:type="dxa"/>
            <w:tcBorders>
              <w:top w:val="single" w:sz="4" w:space="0" w:color="auto"/>
              <w:left w:val="single" w:sz="4" w:space="0" w:color="auto"/>
              <w:bottom w:val="single" w:sz="4" w:space="0" w:color="auto"/>
              <w:right w:val="single" w:sz="4" w:space="0" w:color="auto"/>
            </w:tcBorders>
          </w:tcPr>
          <w:p w14:paraId="008DDE0B" w14:textId="77777777" w:rsidR="00551F5B" w:rsidRDefault="00551F5B" w:rsidP="006803B1">
            <w:pPr>
              <w:rPr>
                <w:rFonts w:ascii="宋体" w:hAnsi="宋体"/>
              </w:rPr>
            </w:pPr>
            <w:r>
              <w:rPr>
                <w:rFonts w:ascii="宋体" w:hAnsi="宋体" w:hint="eastAsia"/>
              </w:rPr>
              <w:t>FUNDBUSS_</w:t>
            </w:r>
            <w:r w:rsidRPr="003E4B1A">
              <w:rPr>
                <w:rFonts w:ascii="宋体" w:hAnsi="宋体"/>
              </w:rPr>
              <w:t>FUNDACCOUNT_NOT_OPEN</w:t>
            </w:r>
          </w:p>
        </w:tc>
        <w:tc>
          <w:tcPr>
            <w:tcW w:w="4678" w:type="dxa"/>
            <w:tcBorders>
              <w:top w:val="single" w:sz="4" w:space="0" w:color="auto"/>
              <w:left w:val="single" w:sz="4" w:space="0" w:color="auto"/>
              <w:bottom w:val="single" w:sz="4" w:space="0" w:color="auto"/>
              <w:right w:val="single" w:sz="4" w:space="0" w:color="auto"/>
            </w:tcBorders>
          </w:tcPr>
          <w:p w14:paraId="5D8BEDF0" w14:textId="77777777" w:rsidR="00551F5B" w:rsidRPr="00A41B85" w:rsidRDefault="00551F5B" w:rsidP="006803B1">
            <w:pPr>
              <w:rPr>
                <w:rFonts w:ascii="宋体" w:hAnsi="宋体"/>
              </w:rPr>
            </w:pPr>
            <w:r w:rsidRPr="00A41B85">
              <w:rPr>
                <w:rFonts w:ascii="宋体" w:hAnsi="宋体" w:hint="eastAsia"/>
              </w:rPr>
              <w:t>基金账户未开通</w:t>
            </w:r>
          </w:p>
        </w:tc>
      </w:tr>
      <w:tr w:rsidR="00784D88" w:rsidRPr="00F561BB" w14:paraId="7C1CE930" w14:textId="77777777" w:rsidTr="00A43EF8">
        <w:tc>
          <w:tcPr>
            <w:tcW w:w="3794" w:type="dxa"/>
            <w:tcBorders>
              <w:top w:val="single" w:sz="4" w:space="0" w:color="auto"/>
              <w:left w:val="single" w:sz="4" w:space="0" w:color="auto"/>
              <w:bottom w:val="single" w:sz="4" w:space="0" w:color="auto"/>
              <w:right w:val="single" w:sz="4" w:space="0" w:color="auto"/>
            </w:tcBorders>
          </w:tcPr>
          <w:p w14:paraId="38DCDF72" w14:textId="03B1909E" w:rsidR="00784D88" w:rsidRDefault="00784D88" w:rsidP="00784D88">
            <w:pPr>
              <w:rPr>
                <w:rFonts w:ascii="宋体" w:hAnsi="宋体"/>
              </w:rPr>
            </w:pPr>
            <w:r>
              <w:rPr>
                <w:rFonts w:ascii="宋体" w:hAnsi="宋体" w:hint="eastAsia"/>
                <w:color w:val="FF0000"/>
              </w:rPr>
              <w:t>FUNDBUSS_</w:t>
            </w:r>
            <w:r w:rsidRPr="00270607">
              <w:rPr>
                <w:rFonts w:ascii="宋体" w:hAnsi="宋体"/>
                <w:color w:val="FF0000"/>
              </w:rPr>
              <w:t>INPUT_FUNDCODE_IS_INCORRECT</w:t>
            </w:r>
          </w:p>
        </w:tc>
        <w:tc>
          <w:tcPr>
            <w:tcW w:w="4678" w:type="dxa"/>
            <w:tcBorders>
              <w:top w:val="single" w:sz="4" w:space="0" w:color="auto"/>
              <w:left w:val="single" w:sz="4" w:space="0" w:color="auto"/>
              <w:bottom w:val="single" w:sz="4" w:space="0" w:color="auto"/>
              <w:right w:val="single" w:sz="4" w:space="0" w:color="auto"/>
            </w:tcBorders>
          </w:tcPr>
          <w:p w14:paraId="0C74E90A" w14:textId="4E05AA21" w:rsidR="00784D88" w:rsidRPr="00A41B85" w:rsidRDefault="00784D88" w:rsidP="00784D88">
            <w:pPr>
              <w:rPr>
                <w:rFonts w:ascii="宋体" w:hAnsi="宋体"/>
              </w:rPr>
            </w:pPr>
            <w:r>
              <w:rPr>
                <w:rFonts w:ascii="宋体" w:hAnsi="宋体" w:hint="eastAsia"/>
                <w:color w:val="FF0000"/>
              </w:rPr>
              <w:t>输入基金代码有误</w:t>
            </w:r>
          </w:p>
        </w:tc>
      </w:tr>
    </w:tbl>
    <w:p w14:paraId="75CDFEA1" w14:textId="77777777" w:rsidR="00551F5B" w:rsidRDefault="00551F5B" w:rsidP="00A43EF8"/>
    <w:p w14:paraId="7AAE5F7F" w14:textId="77777777" w:rsidR="00551F5B" w:rsidRPr="00551F5B" w:rsidRDefault="00551F5B" w:rsidP="00A43EF8"/>
    <w:p w14:paraId="79D7B6E0" w14:textId="77777777" w:rsidR="00163216" w:rsidRDefault="00163216" w:rsidP="00163216">
      <w:pPr>
        <w:pStyle w:val="3"/>
        <w:rPr>
          <w:sz w:val="28"/>
        </w:rPr>
      </w:pPr>
      <w:bookmarkStart w:id="182" w:name="_Toc477441234"/>
      <w:r w:rsidRPr="00244B1D">
        <w:rPr>
          <w:rFonts w:hint="eastAsia"/>
        </w:rPr>
        <w:t>余利宝交易历史查询</w:t>
      </w:r>
      <w:r>
        <w:rPr>
          <w:rFonts w:hint="eastAsia"/>
        </w:rPr>
        <w:t>接口</w:t>
      </w:r>
      <w:r w:rsidRPr="002E7C82">
        <w:rPr>
          <w:sz w:val="28"/>
        </w:rPr>
        <w:t>&lt;ant.mybank.yulibao.trans.query&gt;</w:t>
      </w:r>
      <w:bookmarkEnd w:id="182"/>
    </w:p>
    <w:p w14:paraId="638FACBA" w14:textId="77777777" w:rsidR="00163216" w:rsidRPr="00F561BB" w:rsidRDefault="00163216" w:rsidP="00163216">
      <w:pPr>
        <w:pStyle w:val="af"/>
        <w:ind w:leftChars="0" w:left="0" w:right="1470" w:firstLine="420"/>
        <w:rPr>
          <w:rFonts w:ascii="宋体" w:hAnsi="宋体"/>
        </w:rPr>
      </w:pPr>
      <w:r>
        <w:rPr>
          <w:rFonts w:ascii="宋体" w:hAnsi="宋体" w:hint="eastAsia"/>
        </w:rPr>
        <w:t>合作方</w:t>
      </w:r>
      <w:r w:rsidRPr="004F02F4">
        <w:rPr>
          <w:rFonts w:ascii="宋体" w:hAnsi="宋体" w:hint="eastAsia"/>
        </w:rPr>
        <w:t>可代客户调用余利宝账户交易记录接口查询余利宝的交易记录</w:t>
      </w:r>
      <w:r>
        <w:rPr>
          <w:rFonts w:ascii="宋体" w:hAnsi="宋体" w:hint="eastAsia"/>
        </w:rPr>
        <w:t>。查询交易</w:t>
      </w:r>
      <w:r>
        <w:rPr>
          <w:rFonts w:ascii="宋体" w:hAnsi="宋体"/>
        </w:rPr>
        <w:t>历史</w:t>
      </w:r>
      <w:r>
        <w:rPr>
          <w:rFonts w:ascii="宋体" w:hAnsi="宋体" w:hint="eastAsia"/>
        </w:rPr>
        <w:t>使用</w:t>
      </w:r>
      <w:r>
        <w:rPr>
          <w:rFonts w:ascii="宋体" w:hAnsi="宋体"/>
        </w:rPr>
        <w:t>分页查询的方法</w:t>
      </w:r>
      <w:r>
        <w:rPr>
          <w:rFonts w:ascii="宋体" w:hAnsi="宋体" w:hint="eastAsia"/>
        </w:rPr>
        <w:t>，</w:t>
      </w:r>
      <w:r>
        <w:rPr>
          <w:rFonts w:ascii="宋体" w:hAnsi="宋体"/>
        </w:rPr>
        <w:t>需要</w:t>
      </w:r>
      <w:r>
        <w:rPr>
          <w:rFonts w:ascii="宋体" w:hAnsi="宋体" w:hint="eastAsia"/>
        </w:rPr>
        <w:t>指</w:t>
      </w:r>
      <w:r>
        <w:rPr>
          <w:rFonts w:ascii="宋体" w:hAnsi="宋体"/>
        </w:rPr>
        <w:t>定每页的</w:t>
      </w:r>
      <w:r>
        <w:rPr>
          <w:rFonts w:ascii="宋体" w:hAnsi="宋体" w:hint="eastAsia"/>
        </w:rPr>
        <w:t>条数</w:t>
      </w:r>
      <w:r>
        <w:rPr>
          <w:rFonts w:ascii="宋体" w:hAnsi="宋体"/>
        </w:rPr>
        <w:t>和查询的</w:t>
      </w:r>
      <w:r>
        <w:rPr>
          <w:rFonts w:ascii="宋体" w:hAnsi="宋体" w:hint="eastAsia"/>
        </w:rPr>
        <w:t>页码</w:t>
      </w:r>
      <w:r>
        <w:rPr>
          <w:rFonts w:ascii="宋体" w:hAnsi="宋体"/>
        </w:rPr>
        <w:t>。</w:t>
      </w:r>
    </w:p>
    <w:p w14:paraId="19E2576E" w14:textId="77777777" w:rsidR="00163216" w:rsidRPr="002E7C82" w:rsidRDefault="00163216" w:rsidP="00163216">
      <w:pPr>
        <w:pStyle w:val="4"/>
        <w:numPr>
          <w:ilvl w:val="0"/>
          <w:numId w:val="0"/>
        </w:numPr>
        <w:ind w:left="864" w:hanging="864"/>
      </w:pPr>
      <w:r w:rsidRPr="006D1FD0">
        <w:rPr>
          <w:rFonts w:hint="eastAsia"/>
        </w:rPr>
        <w:t>请求报文</w:t>
      </w:r>
    </w:p>
    <w:tbl>
      <w:tblPr>
        <w:tblStyle w:val="a9"/>
        <w:tblW w:w="5000" w:type="pct"/>
        <w:tblLook w:val="04A0" w:firstRow="1" w:lastRow="0" w:firstColumn="1" w:lastColumn="0" w:noHBand="0" w:noVBand="1"/>
      </w:tblPr>
      <w:tblGrid>
        <w:gridCol w:w="397"/>
        <w:gridCol w:w="1365"/>
        <w:gridCol w:w="2795"/>
        <w:gridCol w:w="796"/>
        <w:gridCol w:w="399"/>
        <w:gridCol w:w="412"/>
        <w:gridCol w:w="2132"/>
      </w:tblGrid>
      <w:tr w:rsidR="00163216" w:rsidRPr="005E0BC6" w14:paraId="0F9F7BAD" w14:textId="77777777" w:rsidTr="00C11757">
        <w:trPr>
          <w:trHeight w:val="324"/>
        </w:trPr>
        <w:tc>
          <w:tcPr>
            <w:tcW w:w="255" w:type="pct"/>
            <w:tcBorders>
              <w:top w:val="single" w:sz="4" w:space="0" w:color="auto"/>
              <w:left w:val="single" w:sz="4" w:space="0" w:color="auto"/>
              <w:bottom w:val="single" w:sz="4" w:space="0" w:color="auto"/>
              <w:right w:val="single" w:sz="4" w:space="0" w:color="auto"/>
            </w:tcBorders>
            <w:shd w:val="clear" w:color="auto" w:fill="E0E0E0"/>
            <w:vAlign w:val="center"/>
          </w:tcPr>
          <w:p w14:paraId="1B40D41B"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78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15CBAE"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72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338AB5"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48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5D19F2"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5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B92ABC"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30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A955A0"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1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46A11B"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684D17" w14:paraId="406A83CB"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745860DB" w14:textId="77777777" w:rsidR="00163216" w:rsidRPr="00E06B4C"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hideMark/>
          </w:tcPr>
          <w:p w14:paraId="7D88968F"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1724" w:type="pct"/>
            <w:tcBorders>
              <w:top w:val="single" w:sz="4" w:space="0" w:color="auto"/>
              <w:left w:val="single" w:sz="4" w:space="0" w:color="auto"/>
              <w:bottom w:val="single" w:sz="4" w:space="0" w:color="auto"/>
              <w:right w:val="single" w:sz="4" w:space="0" w:color="auto"/>
            </w:tcBorders>
            <w:hideMark/>
          </w:tcPr>
          <w:p w14:paraId="7C04E674"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486" w:type="pct"/>
            <w:tcBorders>
              <w:top w:val="single" w:sz="4" w:space="0" w:color="auto"/>
              <w:left w:val="single" w:sz="4" w:space="0" w:color="auto"/>
              <w:bottom w:val="single" w:sz="4" w:space="0" w:color="auto"/>
              <w:right w:val="single" w:sz="4" w:space="0" w:color="auto"/>
            </w:tcBorders>
            <w:hideMark/>
          </w:tcPr>
          <w:p w14:paraId="6309EFBE"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8" w:type="pct"/>
            <w:tcBorders>
              <w:top w:val="single" w:sz="4" w:space="0" w:color="auto"/>
              <w:left w:val="single" w:sz="4" w:space="0" w:color="auto"/>
              <w:bottom w:val="single" w:sz="4" w:space="0" w:color="auto"/>
              <w:right w:val="single" w:sz="4" w:space="0" w:color="auto"/>
            </w:tcBorders>
            <w:hideMark/>
          </w:tcPr>
          <w:p w14:paraId="0F3F32C1"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306" w:type="pct"/>
            <w:tcBorders>
              <w:top w:val="single" w:sz="4" w:space="0" w:color="auto"/>
              <w:left w:val="single" w:sz="4" w:space="0" w:color="auto"/>
              <w:bottom w:val="single" w:sz="4" w:space="0" w:color="auto"/>
              <w:right w:val="single" w:sz="4" w:space="0" w:color="auto"/>
            </w:tcBorders>
            <w:hideMark/>
          </w:tcPr>
          <w:p w14:paraId="068ACAB7" w14:textId="77777777" w:rsidR="00163216" w:rsidRPr="00684D17"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hideMark/>
          </w:tcPr>
          <w:p w14:paraId="158F9597" w14:textId="69582410" w:rsidR="00163216" w:rsidRPr="00684D17" w:rsidRDefault="00B52F88" w:rsidP="00C11757">
            <w:pPr>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163216" w:rsidRPr="00123A3A">
              <w:rPr>
                <w:rFonts w:asciiTheme="minorHAnsi" w:eastAsiaTheme="minorEastAsia" w:hAnsiTheme="minorHAnsi"/>
                <w:sz w:val="18"/>
                <w:szCs w:val="18"/>
              </w:rPr>
              <w:t xml:space="preserve"> </w:t>
            </w:r>
          </w:p>
        </w:tc>
      </w:tr>
      <w:tr w:rsidR="00163216" w:rsidRPr="00684D17" w14:paraId="379485F0"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514ED697" w14:textId="77777777" w:rsidR="00163216" w:rsidRPr="00763FB7"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588B4282"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M</w:t>
            </w:r>
            <w:r w:rsidRPr="00684D17">
              <w:rPr>
                <w:rFonts w:asciiTheme="minorHAnsi" w:eastAsiaTheme="minorEastAsia" w:hAnsiTheme="minorHAnsi" w:hint="eastAsia"/>
                <w:sz w:val="18"/>
                <w:szCs w:val="18"/>
              </w:rPr>
              <w:t>erchantId</w:t>
            </w:r>
          </w:p>
        </w:tc>
        <w:tc>
          <w:tcPr>
            <w:tcW w:w="1724" w:type="pct"/>
            <w:tcBorders>
              <w:top w:val="single" w:sz="4" w:space="0" w:color="auto"/>
              <w:left w:val="single" w:sz="4" w:space="0" w:color="auto"/>
              <w:bottom w:val="single" w:sz="4" w:space="0" w:color="auto"/>
              <w:right w:val="single" w:sz="4" w:space="0" w:color="auto"/>
            </w:tcBorders>
          </w:tcPr>
          <w:p w14:paraId="71836564" w14:textId="6982DFBF"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商户号</w:t>
            </w:r>
            <w:r w:rsidR="00F46CC9">
              <w:rPr>
                <w:rFonts w:asciiTheme="minorHAnsi" w:eastAsiaTheme="minorEastAsia" w:hAnsiTheme="minorHAnsi" w:hint="eastAsia"/>
                <w:sz w:val="18"/>
                <w:szCs w:val="18"/>
              </w:rPr>
              <w:t>。</w:t>
            </w:r>
            <w:r w:rsidR="00F46CC9">
              <w:rPr>
                <w:rFonts w:asciiTheme="minorEastAsia" w:eastAsiaTheme="minorEastAsia" w:hAnsiTheme="minorEastAsia" w:hint="eastAsia"/>
                <w:color w:val="000000"/>
                <w:sz w:val="18"/>
                <w:szCs w:val="18"/>
              </w:rPr>
              <w:t>网商为</w:t>
            </w:r>
            <w:r w:rsidR="00F46CC9">
              <w:rPr>
                <w:rFonts w:asciiTheme="minorEastAsia" w:eastAsiaTheme="minorEastAsia" w:hAnsiTheme="minorEastAsia"/>
                <w:color w:val="000000"/>
                <w:sz w:val="18"/>
                <w:szCs w:val="18"/>
              </w:rPr>
              <w:t>商户分配的</w:t>
            </w:r>
            <w:r w:rsidR="00F46CC9">
              <w:rPr>
                <w:rFonts w:asciiTheme="minorEastAsia" w:eastAsiaTheme="minorEastAsia" w:hAnsiTheme="minorEastAsia" w:hint="eastAsia"/>
                <w:color w:val="000000"/>
                <w:sz w:val="18"/>
                <w:szCs w:val="18"/>
              </w:rPr>
              <w:t>商户</w:t>
            </w:r>
            <w:r w:rsidR="00F46CC9">
              <w:rPr>
                <w:rFonts w:asciiTheme="minorEastAsia" w:eastAsiaTheme="minorEastAsia" w:hAnsiTheme="minorEastAsia"/>
                <w:color w:val="000000"/>
                <w:sz w:val="18"/>
                <w:szCs w:val="18"/>
              </w:rPr>
              <w:t>号</w:t>
            </w:r>
            <w:r w:rsidR="00F46CC9">
              <w:rPr>
                <w:rFonts w:asciiTheme="minorEastAsia" w:eastAsiaTheme="minorEastAsia" w:hAnsiTheme="minorEastAsia" w:hint="eastAsia"/>
                <w:color w:val="000000"/>
                <w:sz w:val="18"/>
                <w:szCs w:val="18"/>
              </w:rPr>
              <w:t>，</w:t>
            </w:r>
            <w:r w:rsidR="00F46CC9">
              <w:rPr>
                <w:rFonts w:asciiTheme="minorEastAsia" w:eastAsiaTheme="minorEastAsia" w:hAnsiTheme="minorEastAsia"/>
                <w:color w:val="000000"/>
                <w:sz w:val="18"/>
                <w:szCs w:val="18"/>
              </w:rPr>
              <w:t>通过商户入驻</w:t>
            </w:r>
            <w:r w:rsidR="00F46CC9">
              <w:rPr>
                <w:rFonts w:asciiTheme="minorEastAsia" w:eastAsiaTheme="minorEastAsia" w:hAnsiTheme="minorEastAsia" w:hint="eastAsia"/>
                <w:color w:val="000000"/>
                <w:sz w:val="18"/>
                <w:szCs w:val="18"/>
              </w:rPr>
              <w:t>结果</w:t>
            </w:r>
            <w:r w:rsidR="00F46CC9">
              <w:rPr>
                <w:rFonts w:asciiTheme="minorEastAsia" w:eastAsiaTheme="minorEastAsia" w:hAnsiTheme="minorEastAsia"/>
                <w:color w:val="000000"/>
                <w:sz w:val="18"/>
                <w:szCs w:val="18"/>
              </w:rPr>
              <w:t>查询</w:t>
            </w:r>
            <w:r w:rsidR="00F46CC9">
              <w:rPr>
                <w:rFonts w:asciiTheme="minorEastAsia" w:eastAsiaTheme="minorEastAsia" w:hAnsiTheme="minorEastAsia" w:hint="eastAsia"/>
                <w:color w:val="000000"/>
                <w:sz w:val="18"/>
                <w:szCs w:val="18"/>
              </w:rPr>
              <w:t>接口</w:t>
            </w:r>
            <w:r w:rsidR="00F46CC9">
              <w:rPr>
                <w:rFonts w:asciiTheme="minorEastAsia" w:eastAsiaTheme="minorEastAsia" w:hAnsiTheme="minorEastAsia"/>
                <w:color w:val="000000"/>
                <w:sz w:val="18"/>
                <w:szCs w:val="18"/>
              </w:rPr>
              <w:t>获取。</w:t>
            </w:r>
          </w:p>
        </w:tc>
        <w:tc>
          <w:tcPr>
            <w:tcW w:w="486" w:type="pct"/>
            <w:tcBorders>
              <w:top w:val="single" w:sz="4" w:space="0" w:color="auto"/>
              <w:left w:val="single" w:sz="4" w:space="0" w:color="auto"/>
              <w:bottom w:val="single" w:sz="4" w:space="0" w:color="auto"/>
              <w:right w:val="single" w:sz="4" w:space="0" w:color="auto"/>
            </w:tcBorders>
          </w:tcPr>
          <w:p w14:paraId="58D5AA4F"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8" w:type="pct"/>
            <w:tcBorders>
              <w:top w:val="single" w:sz="4" w:space="0" w:color="auto"/>
              <w:left w:val="single" w:sz="4" w:space="0" w:color="auto"/>
              <w:bottom w:val="single" w:sz="4" w:space="0" w:color="auto"/>
              <w:right w:val="single" w:sz="4" w:space="0" w:color="auto"/>
            </w:tcBorders>
          </w:tcPr>
          <w:p w14:paraId="17F371A4"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40</w:t>
            </w:r>
          </w:p>
        </w:tc>
        <w:tc>
          <w:tcPr>
            <w:tcW w:w="306" w:type="pct"/>
            <w:tcBorders>
              <w:top w:val="single" w:sz="4" w:space="0" w:color="auto"/>
              <w:left w:val="single" w:sz="4" w:space="0" w:color="auto"/>
              <w:bottom w:val="single" w:sz="4" w:space="0" w:color="auto"/>
              <w:right w:val="single" w:sz="4" w:space="0" w:color="auto"/>
            </w:tcBorders>
          </w:tcPr>
          <w:p w14:paraId="715B6B5B"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5B326689" w14:textId="77777777" w:rsidR="00163216" w:rsidRPr="00684D17" w:rsidRDefault="00163216" w:rsidP="00C11757">
            <w:pPr>
              <w:rPr>
                <w:rFonts w:asciiTheme="minorHAnsi" w:eastAsiaTheme="minorEastAsia" w:hAnsiTheme="minorHAnsi"/>
                <w:sz w:val="18"/>
                <w:szCs w:val="18"/>
              </w:rPr>
            </w:pPr>
          </w:p>
        </w:tc>
      </w:tr>
      <w:tr w:rsidR="00163216" w:rsidRPr="00684D17" w14:paraId="2DF0154A"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57E31ECE" w14:textId="77777777" w:rsidR="00163216" w:rsidRPr="00763FB7"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3F219DC7"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F</w:t>
            </w:r>
            <w:r w:rsidRPr="00684D17">
              <w:rPr>
                <w:rFonts w:asciiTheme="minorHAnsi" w:eastAsiaTheme="minorEastAsia" w:hAnsiTheme="minorHAnsi"/>
                <w:sz w:val="18"/>
                <w:szCs w:val="18"/>
              </w:rPr>
              <w:t>und</w:t>
            </w:r>
            <w:r w:rsidRPr="00684D17">
              <w:rPr>
                <w:rFonts w:asciiTheme="minorHAnsi" w:eastAsiaTheme="minorEastAsia" w:hAnsiTheme="minorHAnsi" w:hint="eastAsia"/>
                <w:sz w:val="18"/>
                <w:szCs w:val="18"/>
              </w:rPr>
              <w:t>Code</w:t>
            </w:r>
          </w:p>
        </w:tc>
        <w:tc>
          <w:tcPr>
            <w:tcW w:w="1724" w:type="pct"/>
            <w:tcBorders>
              <w:top w:val="single" w:sz="4" w:space="0" w:color="auto"/>
              <w:left w:val="single" w:sz="4" w:space="0" w:color="auto"/>
              <w:bottom w:val="single" w:sz="4" w:space="0" w:color="auto"/>
              <w:right w:val="single" w:sz="4" w:space="0" w:color="auto"/>
            </w:tcBorders>
          </w:tcPr>
          <w:p w14:paraId="07AEA613"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基金代码</w:t>
            </w:r>
          </w:p>
        </w:tc>
        <w:tc>
          <w:tcPr>
            <w:tcW w:w="486" w:type="pct"/>
            <w:tcBorders>
              <w:top w:val="single" w:sz="4" w:space="0" w:color="auto"/>
              <w:left w:val="single" w:sz="4" w:space="0" w:color="auto"/>
              <w:bottom w:val="single" w:sz="4" w:space="0" w:color="auto"/>
              <w:right w:val="single" w:sz="4" w:space="0" w:color="auto"/>
            </w:tcBorders>
          </w:tcPr>
          <w:p w14:paraId="5225E504"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8" w:type="pct"/>
            <w:tcBorders>
              <w:top w:val="single" w:sz="4" w:space="0" w:color="auto"/>
              <w:left w:val="single" w:sz="4" w:space="0" w:color="auto"/>
              <w:bottom w:val="single" w:sz="4" w:space="0" w:color="auto"/>
              <w:right w:val="single" w:sz="4" w:space="0" w:color="auto"/>
            </w:tcBorders>
          </w:tcPr>
          <w:p w14:paraId="12CFBA8D"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25</w:t>
            </w:r>
          </w:p>
        </w:tc>
        <w:tc>
          <w:tcPr>
            <w:tcW w:w="306" w:type="pct"/>
            <w:tcBorders>
              <w:top w:val="single" w:sz="4" w:space="0" w:color="auto"/>
              <w:left w:val="single" w:sz="4" w:space="0" w:color="auto"/>
              <w:bottom w:val="single" w:sz="4" w:space="0" w:color="auto"/>
              <w:right w:val="single" w:sz="4" w:space="0" w:color="auto"/>
            </w:tcBorders>
          </w:tcPr>
          <w:p w14:paraId="46345C82"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61CDC449"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001529</w:t>
            </w:r>
          </w:p>
        </w:tc>
      </w:tr>
      <w:tr w:rsidR="00163216" w:rsidRPr="00684D17" w14:paraId="50A524B2"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6E6D7984" w14:textId="77777777" w:rsidR="00163216" w:rsidRPr="00763FB7"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78DBC1A6"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Q</w:t>
            </w:r>
            <w:r w:rsidRPr="001E0BBD">
              <w:rPr>
                <w:rFonts w:asciiTheme="minorHAnsi" w:eastAsiaTheme="minorEastAsia" w:hAnsiTheme="minorHAnsi" w:hint="eastAsia"/>
                <w:sz w:val="18"/>
                <w:szCs w:val="18"/>
              </w:rPr>
              <w:t>ueryStartDate</w:t>
            </w:r>
          </w:p>
        </w:tc>
        <w:tc>
          <w:tcPr>
            <w:tcW w:w="1724" w:type="pct"/>
            <w:tcBorders>
              <w:top w:val="single" w:sz="4" w:space="0" w:color="auto"/>
              <w:left w:val="single" w:sz="4" w:space="0" w:color="auto"/>
              <w:bottom w:val="single" w:sz="4" w:space="0" w:color="auto"/>
              <w:right w:val="single" w:sz="4" w:space="0" w:color="auto"/>
            </w:tcBorders>
          </w:tcPr>
          <w:p w14:paraId="21A0F185"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查询起始日期</w:t>
            </w:r>
          </w:p>
        </w:tc>
        <w:tc>
          <w:tcPr>
            <w:tcW w:w="486" w:type="pct"/>
            <w:tcBorders>
              <w:top w:val="single" w:sz="4" w:space="0" w:color="auto"/>
              <w:left w:val="single" w:sz="4" w:space="0" w:color="auto"/>
              <w:bottom w:val="single" w:sz="4" w:space="0" w:color="auto"/>
              <w:right w:val="single" w:sz="4" w:space="0" w:color="auto"/>
            </w:tcBorders>
          </w:tcPr>
          <w:p w14:paraId="365E4AAB"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date</w:t>
            </w:r>
          </w:p>
        </w:tc>
        <w:tc>
          <w:tcPr>
            <w:tcW w:w="258" w:type="pct"/>
            <w:tcBorders>
              <w:top w:val="single" w:sz="4" w:space="0" w:color="auto"/>
              <w:left w:val="single" w:sz="4" w:space="0" w:color="auto"/>
              <w:bottom w:val="single" w:sz="4" w:space="0" w:color="auto"/>
              <w:right w:val="single" w:sz="4" w:space="0" w:color="auto"/>
            </w:tcBorders>
          </w:tcPr>
          <w:p w14:paraId="5A63434F"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8</w:t>
            </w:r>
          </w:p>
        </w:tc>
        <w:tc>
          <w:tcPr>
            <w:tcW w:w="306" w:type="pct"/>
            <w:tcBorders>
              <w:top w:val="single" w:sz="4" w:space="0" w:color="auto"/>
              <w:left w:val="single" w:sz="4" w:space="0" w:color="auto"/>
              <w:bottom w:val="single" w:sz="4" w:space="0" w:color="auto"/>
              <w:right w:val="single" w:sz="4" w:space="0" w:color="auto"/>
            </w:tcBorders>
          </w:tcPr>
          <w:p w14:paraId="2D1A0897"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5AC848FE"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20151229</w:t>
            </w:r>
          </w:p>
        </w:tc>
      </w:tr>
      <w:tr w:rsidR="00163216" w:rsidRPr="00684D17" w14:paraId="56373E86"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6A7D9422" w14:textId="77777777" w:rsidR="00163216" w:rsidRPr="00763FB7"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6EA8C386"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Q</w:t>
            </w:r>
            <w:r w:rsidRPr="001E0BBD">
              <w:rPr>
                <w:rFonts w:asciiTheme="minorHAnsi" w:eastAsiaTheme="minorEastAsia" w:hAnsiTheme="minorHAnsi" w:hint="eastAsia"/>
                <w:sz w:val="18"/>
                <w:szCs w:val="18"/>
              </w:rPr>
              <w:t>ueryEndDate</w:t>
            </w:r>
          </w:p>
        </w:tc>
        <w:tc>
          <w:tcPr>
            <w:tcW w:w="1724" w:type="pct"/>
            <w:tcBorders>
              <w:top w:val="single" w:sz="4" w:space="0" w:color="auto"/>
              <w:left w:val="single" w:sz="4" w:space="0" w:color="auto"/>
              <w:bottom w:val="single" w:sz="4" w:space="0" w:color="auto"/>
              <w:right w:val="single" w:sz="4" w:space="0" w:color="auto"/>
            </w:tcBorders>
          </w:tcPr>
          <w:p w14:paraId="5B61F074" w14:textId="77777777" w:rsidR="00163216" w:rsidRPr="00684D17" w:rsidRDefault="00163216" w:rsidP="00EC0221">
            <w:pPr>
              <w:rPr>
                <w:rFonts w:asciiTheme="minorHAnsi" w:eastAsiaTheme="minorEastAsia" w:hAnsiTheme="minorHAnsi"/>
                <w:sz w:val="18"/>
                <w:szCs w:val="18"/>
              </w:rPr>
            </w:pPr>
            <w:r w:rsidRPr="001E0BBD">
              <w:rPr>
                <w:rFonts w:asciiTheme="minorHAnsi" w:eastAsiaTheme="minorEastAsia" w:hAnsiTheme="minorHAnsi" w:hint="eastAsia"/>
                <w:sz w:val="18"/>
                <w:szCs w:val="18"/>
              </w:rPr>
              <w:t>查询结束日期</w:t>
            </w:r>
            <w:r w:rsidR="00EC0221">
              <w:rPr>
                <w:rFonts w:asciiTheme="minorHAnsi" w:eastAsiaTheme="minorEastAsia" w:hAnsiTheme="minorHAnsi" w:hint="eastAsia"/>
                <w:sz w:val="18"/>
                <w:szCs w:val="18"/>
              </w:rPr>
              <w:t>。查询</w:t>
            </w:r>
            <w:r w:rsidR="00EC0221">
              <w:rPr>
                <w:rFonts w:asciiTheme="minorHAnsi" w:eastAsiaTheme="minorEastAsia" w:hAnsiTheme="minorHAnsi"/>
                <w:sz w:val="18"/>
                <w:szCs w:val="18"/>
              </w:rPr>
              <w:t>日期跨度不能超过</w:t>
            </w:r>
            <w:r w:rsidR="00EC0221">
              <w:rPr>
                <w:rFonts w:asciiTheme="minorHAnsi" w:eastAsiaTheme="minorEastAsia" w:hAnsiTheme="minorHAnsi" w:hint="eastAsia"/>
                <w:sz w:val="18"/>
                <w:szCs w:val="18"/>
              </w:rPr>
              <w:t>3</w:t>
            </w:r>
            <w:r w:rsidR="00EC0221">
              <w:rPr>
                <w:rFonts w:asciiTheme="minorHAnsi" w:eastAsiaTheme="minorEastAsia" w:hAnsiTheme="minorHAnsi" w:hint="eastAsia"/>
                <w:sz w:val="18"/>
                <w:szCs w:val="18"/>
              </w:rPr>
              <w:t>个</w:t>
            </w:r>
            <w:r w:rsidR="00EC0221">
              <w:rPr>
                <w:rFonts w:asciiTheme="minorHAnsi" w:eastAsiaTheme="minorEastAsia" w:hAnsiTheme="minorHAnsi"/>
                <w:sz w:val="18"/>
                <w:szCs w:val="18"/>
              </w:rPr>
              <w:t>月</w:t>
            </w:r>
            <w:r w:rsidR="00EC0221">
              <w:rPr>
                <w:rFonts w:asciiTheme="minorHAnsi" w:eastAsiaTheme="minorEastAsia" w:hAnsiTheme="minorHAnsi" w:hint="eastAsia"/>
                <w:sz w:val="18"/>
                <w:szCs w:val="18"/>
              </w:rPr>
              <w:t>，</w:t>
            </w:r>
            <w:r w:rsidR="00EC0221">
              <w:rPr>
                <w:rFonts w:asciiTheme="minorHAnsi" w:eastAsiaTheme="minorEastAsia" w:hAnsiTheme="minorHAnsi"/>
                <w:sz w:val="18"/>
                <w:szCs w:val="18"/>
              </w:rPr>
              <w:t>超出会</w:t>
            </w:r>
            <w:r w:rsidR="00EC0221">
              <w:rPr>
                <w:rFonts w:asciiTheme="minorHAnsi" w:eastAsiaTheme="minorEastAsia" w:hAnsiTheme="minorHAnsi" w:hint="eastAsia"/>
                <w:sz w:val="18"/>
                <w:szCs w:val="18"/>
              </w:rPr>
              <w:t>有</w:t>
            </w:r>
            <w:r w:rsidR="00EC0221">
              <w:rPr>
                <w:rFonts w:asciiTheme="minorHAnsi" w:eastAsiaTheme="minorEastAsia" w:hAnsiTheme="minorHAnsi"/>
                <w:sz w:val="18"/>
                <w:szCs w:val="18"/>
              </w:rPr>
              <w:t>错误码提示</w:t>
            </w:r>
            <w:r w:rsidR="00EC0221">
              <w:rPr>
                <w:rFonts w:asciiTheme="minorHAnsi" w:eastAsiaTheme="minorEastAsia" w:hAnsiTheme="minorHAnsi" w:hint="eastAsia"/>
                <w:sz w:val="18"/>
                <w:szCs w:val="18"/>
              </w:rPr>
              <w:t>。</w:t>
            </w:r>
            <w:r w:rsidR="00EC0221" w:rsidRPr="00684D17">
              <w:rPr>
                <w:rFonts w:asciiTheme="minorHAnsi" w:eastAsiaTheme="minorEastAsia" w:hAnsiTheme="minorHAnsi" w:hint="eastAsia"/>
                <w:sz w:val="18"/>
                <w:szCs w:val="18"/>
              </w:rPr>
              <w:t xml:space="preserve"> </w:t>
            </w:r>
          </w:p>
        </w:tc>
        <w:tc>
          <w:tcPr>
            <w:tcW w:w="486" w:type="pct"/>
            <w:tcBorders>
              <w:top w:val="single" w:sz="4" w:space="0" w:color="auto"/>
              <w:left w:val="single" w:sz="4" w:space="0" w:color="auto"/>
              <w:bottom w:val="single" w:sz="4" w:space="0" w:color="auto"/>
              <w:right w:val="single" w:sz="4" w:space="0" w:color="auto"/>
            </w:tcBorders>
          </w:tcPr>
          <w:p w14:paraId="575266E2"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date</w:t>
            </w:r>
          </w:p>
        </w:tc>
        <w:tc>
          <w:tcPr>
            <w:tcW w:w="258" w:type="pct"/>
            <w:tcBorders>
              <w:top w:val="single" w:sz="4" w:space="0" w:color="auto"/>
              <w:left w:val="single" w:sz="4" w:space="0" w:color="auto"/>
              <w:bottom w:val="single" w:sz="4" w:space="0" w:color="auto"/>
              <w:right w:val="single" w:sz="4" w:space="0" w:color="auto"/>
            </w:tcBorders>
          </w:tcPr>
          <w:p w14:paraId="0F41D6A7"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8</w:t>
            </w:r>
          </w:p>
        </w:tc>
        <w:tc>
          <w:tcPr>
            <w:tcW w:w="306" w:type="pct"/>
            <w:tcBorders>
              <w:top w:val="single" w:sz="4" w:space="0" w:color="auto"/>
              <w:left w:val="single" w:sz="4" w:space="0" w:color="auto"/>
              <w:bottom w:val="single" w:sz="4" w:space="0" w:color="auto"/>
              <w:right w:val="single" w:sz="4" w:space="0" w:color="auto"/>
            </w:tcBorders>
          </w:tcPr>
          <w:p w14:paraId="6BD48361"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52C121B7"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20160301</w:t>
            </w:r>
          </w:p>
        </w:tc>
      </w:tr>
      <w:tr w:rsidR="00163216" w:rsidRPr="00684D17" w14:paraId="05E1D7F0"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20667ABD" w14:textId="77777777" w:rsidR="00163216" w:rsidRPr="00763FB7"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167F7942"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P</w:t>
            </w:r>
            <w:r w:rsidRPr="001E0BBD">
              <w:rPr>
                <w:rFonts w:asciiTheme="minorHAnsi" w:eastAsiaTheme="minorEastAsia" w:hAnsiTheme="minorHAnsi" w:hint="eastAsia"/>
                <w:sz w:val="18"/>
                <w:szCs w:val="18"/>
              </w:rPr>
              <w:t>ageSize</w:t>
            </w:r>
          </w:p>
        </w:tc>
        <w:tc>
          <w:tcPr>
            <w:tcW w:w="1724" w:type="pct"/>
            <w:tcBorders>
              <w:top w:val="single" w:sz="4" w:space="0" w:color="auto"/>
              <w:left w:val="single" w:sz="4" w:space="0" w:color="auto"/>
              <w:bottom w:val="single" w:sz="4" w:space="0" w:color="auto"/>
              <w:right w:val="single" w:sz="4" w:space="0" w:color="auto"/>
            </w:tcBorders>
          </w:tcPr>
          <w:p w14:paraId="335B8F3A" w14:textId="51767730" w:rsidR="00163216" w:rsidRPr="00684D17" w:rsidRDefault="00163216" w:rsidP="00805AD5">
            <w:pPr>
              <w:rPr>
                <w:rFonts w:asciiTheme="minorHAnsi" w:eastAsiaTheme="minorEastAsia" w:hAnsiTheme="minorHAnsi"/>
                <w:sz w:val="18"/>
                <w:szCs w:val="18"/>
              </w:rPr>
            </w:pPr>
            <w:r w:rsidRPr="001E0BBD">
              <w:rPr>
                <w:rFonts w:asciiTheme="minorHAnsi" w:eastAsiaTheme="minorEastAsia" w:hAnsiTheme="minorHAnsi" w:hint="eastAsia"/>
                <w:sz w:val="18"/>
                <w:szCs w:val="18"/>
              </w:rPr>
              <w:t>每页大小</w:t>
            </w:r>
            <w:r>
              <w:rPr>
                <w:rFonts w:asciiTheme="minorHAnsi" w:eastAsiaTheme="minorEastAsia" w:hAnsiTheme="minorHAnsi" w:hint="eastAsia"/>
                <w:sz w:val="18"/>
                <w:szCs w:val="18"/>
              </w:rPr>
              <w:t>。每</w:t>
            </w:r>
            <w:r>
              <w:rPr>
                <w:rFonts w:asciiTheme="minorHAnsi" w:eastAsiaTheme="minorEastAsia" w:hAnsiTheme="minorHAnsi"/>
                <w:sz w:val="18"/>
                <w:szCs w:val="18"/>
              </w:rPr>
              <w:t>页</w:t>
            </w:r>
            <w:r>
              <w:rPr>
                <w:rFonts w:asciiTheme="minorHAnsi" w:eastAsiaTheme="minorEastAsia" w:hAnsiTheme="minorHAnsi" w:hint="eastAsia"/>
                <w:sz w:val="18"/>
                <w:szCs w:val="18"/>
              </w:rPr>
              <w:t>返回</w:t>
            </w:r>
            <w:r>
              <w:rPr>
                <w:rFonts w:asciiTheme="minorHAnsi" w:eastAsiaTheme="minorEastAsia" w:hAnsiTheme="minorHAnsi"/>
                <w:sz w:val="18"/>
                <w:szCs w:val="18"/>
              </w:rPr>
              <w:t>的交易历史条数</w:t>
            </w:r>
            <w:r>
              <w:rPr>
                <w:rFonts w:asciiTheme="minorHAnsi" w:eastAsiaTheme="minorEastAsia" w:hAnsiTheme="minorHAnsi" w:hint="eastAsia"/>
                <w:sz w:val="18"/>
                <w:szCs w:val="18"/>
              </w:rPr>
              <w:t>，</w:t>
            </w:r>
            <w:r>
              <w:rPr>
                <w:rFonts w:asciiTheme="minorHAnsi" w:eastAsiaTheme="minorEastAsia" w:hAnsiTheme="minorHAnsi"/>
                <w:sz w:val="18"/>
                <w:szCs w:val="18"/>
              </w:rPr>
              <w:t>最大不能超过</w:t>
            </w:r>
            <w:r>
              <w:rPr>
                <w:rFonts w:asciiTheme="minorHAnsi" w:eastAsiaTheme="minorEastAsia" w:hAnsiTheme="minorHAnsi" w:hint="eastAsia"/>
                <w:sz w:val="18"/>
                <w:szCs w:val="18"/>
              </w:rPr>
              <w:t>30</w:t>
            </w:r>
            <w:r>
              <w:rPr>
                <w:rFonts w:asciiTheme="minorHAnsi" w:eastAsiaTheme="minorEastAsia" w:hAnsiTheme="minorHAnsi" w:hint="eastAsia"/>
                <w:sz w:val="18"/>
                <w:szCs w:val="18"/>
              </w:rPr>
              <w:t>，</w:t>
            </w:r>
            <w:r>
              <w:rPr>
                <w:rFonts w:asciiTheme="minorHAnsi" w:eastAsiaTheme="minorEastAsia" w:hAnsiTheme="minorHAnsi"/>
                <w:sz w:val="18"/>
                <w:szCs w:val="18"/>
              </w:rPr>
              <w:t>超出默认返回</w:t>
            </w:r>
            <w:r w:rsidR="00805AD5">
              <w:rPr>
                <w:rFonts w:asciiTheme="minorHAnsi" w:eastAsiaTheme="minorEastAsia" w:hAnsiTheme="minorHAnsi"/>
                <w:sz w:val="18"/>
                <w:szCs w:val="18"/>
              </w:rPr>
              <w:t>10</w:t>
            </w:r>
            <w:r>
              <w:rPr>
                <w:rFonts w:asciiTheme="minorHAnsi" w:eastAsiaTheme="minorEastAsia" w:hAnsiTheme="minorHAnsi" w:hint="eastAsia"/>
                <w:sz w:val="18"/>
                <w:szCs w:val="18"/>
              </w:rPr>
              <w:t>条，</w:t>
            </w:r>
            <w:r>
              <w:rPr>
                <w:rFonts w:asciiTheme="minorHAnsi" w:eastAsiaTheme="minorEastAsia" w:hAnsiTheme="minorHAnsi"/>
                <w:sz w:val="18"/>
                <w:szCs w:val="18"/>
              </w:rPr>
              <w:t>不填</w:t>
            </w:r>
            <w:r w:rsidR="00805AD5">
              <w:rPr>
                <w:rFonts w:asciiTheme="minorHAnsi" w:eastAsiaTheme="minorEastAsia" w:hAnsiTheme="minorHAnsi" w:hint="eastAsia"/>
                <w:sz w:val="18"/>
                <w:szCs w:val="18"/>
              </w:rPr>
              <w:t>提示：</w:t>
            </w:r>
            <w:r w:rsidR="00805AD5">
              <w:rPr>
                <w:rFonts w:asciiTheme="minorHAnsi" w:eastAsiaTheme="minorEastAsia" w:hAnsiTheme="minorHAnsi"/>
                <w:sz w:val="18"/>
                <w:szCs w:val="18"/>
              </w:rPr>
              <w:t>服务参数</w:t>
            </w:r>
            <w:r w:rsidR="00805AD5">
              <w:rPr>
                <w:rFonts w:asciiTheme="minorHAnsi" w:eastAsiaTheme="minorEastAsia" w:hAnsiTheme="minorHAnsi" w:hint="eastAsia"/>
                <w:sz w:val="18"/>
                <w:szCs w:val="18"/>
              </w:rPr>
              <w:t>错误</w:t>
            </w:r>
            <w:r>
              <w:rPr>
                <w:rFonts w:asciiTheme="minorHAnsi" w:eastAsiaTheme="minorEastAsia" w:hAnsiTheme="minorHAnsi"/>
                <w:sz w:val="18"/>
                <w:szCs w:val="18"/>
              </w:rPr>
              <w:t>。</w:t>
            </w:r>
          </w:p>
        </w:tc>
        <w:tc>
          <w:tcPr>
            <w:tcW w:w="486" w:type="pct"/>
            <w:tcBorders>
              <w:top w:val="single" w:sz="4" w:space="0" w:color="auto"/>
              <w:left w:val="single" w:sz="4" w:space="0" w:color="auto"/>
              <w:bottom w:val="single" w:sz="4" w:space="0" w:color="auto"/>
              <w:right w:val="single" w:sz="4" w:space="0" w:color="auto"/>
            </w:tcBorders>
          </w:tcPr>
          <w:p w14:paraId="5A926B07"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number</w:t>
            </w:r>
          </w:p>
        </w:tc>
        <w:tc>
          <w:tcPr>
            <w:tcW w:w="258" w:type="pct"/>
            <w:tcBorders>
              <w:top w:val="single" w:sz="4" w:space="0" w:color="auto"/>
              <w:left w:val="single" w:sz="4" w:space="0" w:color="auto"/>
              <w:bottom w:val="single" w:sz="4" w:space="0" w:color="auto"/>
              <w:right w:val="single" w:sz="4" w:space="0" w:color="auto"/>
            </w:tcBorders>
          </w:tcPr>
          <w:p w14:paraId="3E20C5E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15</w:t>
            </w:r>
          </w:p>
        </w:tc>
        <w:tc>
          <w:tcPr>
            <w:tcW w:w="306" w:type="pct"/>
            <w:tcBorders>
              <w:top w:val="single" w:sz="4" w:space="0" w:color="auto"/>
              <w:left w:val="single" w:sz="4" w:space="0" w:color="auto"/>
              <w:bottom w:val="single" w:sz="4" w:space="0" w:color="auto"/>
              <w:right w:val="single" w:sz="4" w:space="0" w:color="auto"/>
            </w:tcBorders>
          </w:tcPr>
          <w:p w14:paraId="0A55315F"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0153C60F"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10</w:t>
            </w:r>
          </w:p>
        </w:tc>
      </w:tr>
      <w:tr w:rsidR="00163216" w:rsidRPr="00684D17" w14:paraId="09DC0916"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4425C54A" w14:textId="77777777" w:rsidR="00163216" w:rsidRPr="00763FB7"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780E8892"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P</w:t>
            </w:r>
            <w:r w:rsidRPr="001E0BBD">
              <w:rPr>
                <w:rFonts w:asciiTheme="minorHAnsi" w:eastAsiaTheme="minorEastAsia" w:hAnsiTheme="minorHAnsi" w:hint="eastAsia"/>
                <w:sz w:val="18"/>
                <w:szCs w:val="18"/>
              </w:rPr>
              <w:t>ageIndex</w:t>
            </w:r>
          </w:p>
        </w:tc>
        <w:tc>
          <w:tcPr>
            <w:tcW w:w="1724" w:type="pct"/>
            <w:tcBorders>
              <w:top w:val="single" w:sz="4" w:space="0" w:color="auto"/>
              <w:left w:val="single" w:sz="4" w:space="0" w:color="auto"/>
              <w:bottom w:val="single" w:sz="4" w:space="0" w:color="auto"/>
              <w:right w:val="single" w:sz="4" w:space="0" w:color="auto"/>
            </w:tcBorders>
          </w:tcPr>
          <w:p w14:paraId="609A3E13" w14:textId="48C75B42"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页码。</w:t>
            </w:r>
            <w:r>
              <w:rPr>
                <w:rFonts w:asciiTheme="minorHAnsi" w:eastAsiaTheme="minorEastAsia" w:hAnsiTheme="minorHAnsi"/>
                <w:sz w:val="18"/>
                <w:szCs w:val="18"/>
              </w:rPr>
              <w:t>起始页</w:t>
            </w:r>
            <w:r>
              <w:rPr>
                <w:rFonts w:asciiTheme="minorHAnsi" w:eastAsiaTheme="minorEastAsia" w:hAnsiTheme="minorHAnsi" w:hint="eastAsia"/>
                <w:sz w:val="18"/>
                <w:szCs w:val="18"/>
              </w:rPr>
              <w:t>为</w:t>
            </w:r>
            <w:r w:rsidR="006F27B3">
              <w:rPr>
                <w:rFonts w:asciiTheme="minorHAnsi" w:eastAsiaTheme="minorEastAsia" w:hAnsiTheme="minorHAnsi"/>
                <w:sz w:val="18"/>
                <w:szCs w:val="18"/>
              </w:rPr>
              <w:t>1</w:t>
            </w:r>
            <w:r>
              <w:rPr>
                <w:rFonts w:asciiTheme="minorHAnsi" w:eastAsiaTheme="minorEastAsia" w:hAnsiTheme="minorHAnsi" w:hint="eastAsia"/>
                <w:sz w:val="18"/>
                <w:szCs w:val="18"/>
              </w:rPr>
              <w:t>。</w:t>
            </w:r>
          </w:p>
        </w:tc>
        <w:tc>
          <w:tcPr>
            <w:tcW w:w="486" w:type="pct"/>
            <w:tcBorders>
              <w:top w:val="single" w:sz="4" w:space="0" w:color="auto"/>
              <w:left w:val="single" w:sz="4" w:space="0" w:color="auto"/>
              <w:bottom w:val="single" w:sz="4" w:space="0" w:color="auto"/>
              <w:right w:val="single" w:sz="4" w:space="0" w:color="auto"/>
            </w:tcBorders>
          </w:tcPr>
          <w:p w14:paraId="184C549E"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number</w:t>
            </w:r>
          </w:p>
        </w:tc>
        <w:tc>
          <w:tcPr>
            <w:tcW w:w="258" w:type="pct"/>
            <w:tcBorders>
              <w:top w:val="single" w:sz="4" w:space="0" w:color="auto"/>
              <w:left w:val="single" w:sz="4" w:space="0" w:color="auto"/>
              <w:bottom w:val="single" w:sz="4" w:space="0" w:color="auto"/>
              <w:right w:val="single" w:sz="4" w:space="0" w:color="auto"/>
            </w:tcBorders>
          </w:tcPr>
          <w:p w14:paraId="4356F296"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15</w:t>
            </w:r>
          </w:p>
        </w:tc>
        <w:tc>
          <w:tcPr>
            <w:tcW w:w="306" w:type="pct"/>
            <w:tcBorders>
              <w:top w:val="single" w:sz="4" w:space="0" w:color="auto"/>
              <w:left w:val="single" w:sz="4" w:space="0" w:color="auto"/>
              <w:bottom w:val="single" w:sz="4" w:space="0" w:color="auto"/>
              <w:right w:val="single" w:sz="4" w:space="0" w:color="auto"/>
            </w:tcBorders>
          </w:tcPr>
          <w:p w14:paraId="79A53F61"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537D52BD"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1</w:t>
            </w:r>
          </w:p>
        </w:tc>
      </w:tr>
      <w:tr w:rsidR="00163216" w:rsidRPr="00684D17" w14:paraId="05DB68CA"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59553E19" w14:textId="77777777" w:rsidR="00163216" w:rsidRPr="00763FB7"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363C2C42"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F</w:t>
            </w:r>
            <w:r w:rsidRPr="001E0BBD">
              <w:rPr>
                <w:rFonts w:asciiTheme="minorHAnsi" w:eastAsiaTheme="minorEastAsia" w:hAnsiTheme="minorHAnsi" w:hint="eastAsia"/>
                <w:sz w:val="18"/>
                <w:szCs w:val="18"/>
              </w:rPr>
              <w:t>undChannel</w:t>
            </w:r>
          </w:p>
        </w:tc>
        <w:tc>
          <w:tcPr>
            <w:tcW w:w="1724" w:type="pct"/>
            <w:tcBorders>
              <w:top w:val="single" w:sz="4" w:space="0" w:color="auto"/>
              <w:left w:val="single" w:sz="4" w:space="0" w:color="auto"/>
              <w:bottom w:val="single" w:sz="4" w:space="0" w:color="auto"/>
              <w:right w:val="single" w:sz="4" w:space="0" w:color="auto"/>
            </w:tcBorders>
          </w:tcPr>
          <w:p w14:paraId="3D7ABE63"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渠道类型。送值</w:t>
            </w:r>
            <w:r>
              <w:rPr>
                <w:rFonts w:asciiTheme="minorHAnsi" w:eastAsiaTheme="minorEastAsia" w:hAnsiTheme="minorHAnsi"/>
                <w:sz w:val="18"/>
                <w:szCs w:val="18"/>
              </w:rPr>
              <w:t>：</w:t>
            </w:r>
            <w:r w:rsidRPr="001E0BBD">
              <w:rPr>
                <w:rFonts w:asciiTheme="minorHAnsi" w:eastAsiaTheme="minorEastAsia" w:hAnsiTheme="minorHAnsi"/>
                <w:sz w:val="18"/>
                <w:szCs w:val="18"/>
              </w:rPr>
              <w:t>MYBANK</w:t>
            </w:r>
            <w:r w:rsidR="00593F7F">
              <w:rPr>
                <w:rFonts w:asciiTheme="minorHAnsi" w:eastAsiaTheme="minorEastAsia" w:hAnsiTheme="minorHAnsi"/>
                <w:sz w:val="18"/>
                <w:szCs w:val="18"/>
              </w:rPr>
              <w:t>_ISV</w:t>
            </w:r>
          </w:p>
        </w:tc>
        <w:tc>
          <w:tcPr>
            <w:tcW w:w="486" w:type="pct"/>
            <w:tcBorders>
              <w:top w:val="single" w:sz="4" w:space="0" w:color="auto"/>
              <w:left w:val="single" w:sz="4" w:space="0" w:color="auto"/>
              <w:bottom w:val="single" w:sz="4" w:space="0" w:color="auto"/>
              <w:right w:val="single" w:sz="4" w:space="0" w:color="auto"/>
            </w:tcBorders>
          </w:tcPr>
          <w:p w14:paraId="28E6B0B6"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8" w:type="pct"/>
            <w:tcBorders>
              <w:top w:val="single" w:sz="4" w:space="0" w:color="auto"/>
              <w:left w:val="single" w:sz="4" w:space="0" w:color="auto"/>
              <w:bottom w:val="single" w:sz="4" w:space="0" w:color="auto"/>
              <w:right w:val="single" w:sz="4" w:space="0" w:color="auto"/>
            </w:tcBorders>
          </w:tcPr>
          <w:p w14:paraId="3515FA4E"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10</w:t>
            </w:r>
          </w:p>
        </w:tc>
        <w:tc>
          <w:tcPr>
            <w:tcW w:w="306" w:type="pct"/>
            <w:tcBorders>
              <w:top w:val="single" w:sz="4" w:space="0" w:color="auto"/>
              <w:left w:val="single" w:sz="4" w:space="0" w:color="auto"/>
              <w:bottom w:val="single" w:sz="4" w:space="0" w:color="auto"/>
              <w:right w:val="single" w:sz="4" w:space="0" w:color="auto"/>
            </w:tcBorders>
          </w:tcPr>
          <w:p w14:paraId="2730410E"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013C6AD7"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MYBANK</w:t>
            </w:r>
            <w:r w:rsidR="00593F7F">
              <w:rPr>
                <w:rFonts w:asciiTheme="minorHAnsi" w:eastAsiaTheme="minorEastAsia" w:hAnsiTheme="minorHAnsi"/>
                <w:sz w:val="18"/>
                <w:szCs w:val="18"/>
              </w:rPr>
              <w:t>_ISV</w:t>
            </w:r>
          </w:p>
        </w:tc>
      </w:tr>
      <w:tr w:rsidR="00163216" w:rsidRPr="00684D17" w14:paraId="45E4BC10"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4D4FC714" w14:textId="77777777" w:rsidR="00163216" w:rsidRPr="00763FB7"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08952A5C"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T</w:t>
            </w:r>
            <w:r w:rsidRPr="001E0BBD">
              <w:rPr>
                <w:rFonts w:asciiTheme="minorHAnsi" w:eastAsiaTheme="minorEastAsia" w:hAnsiTheme="minorHAnsi"/>
                <w:sz w:val="18"/>
                <w:szCs w:val="18"/>
              </w:rPr>
              <w:t>ransTypes</w:t>
            </w:r>
          </w:p>
        </w:tc>
        <w:tc>
          <w:tcPr>
            <w:tcW w:w="1724" w:type="pct"/>
            <w:tcBorders>
              <w:top w:val="single" w:sz="4" w:space="0" w:color="auto"/>
              <w:left w:val="single" w:sz="4" w:space="0" w:color="auto"/>
              <w:bottom w:val="single" w:sz="4" w:space="0" w:color="auto"/>
              <w:right w:val="single" w:sz="4" w:space="0" w:color="auto"/>
            </w:tcBorders>
          </w:tcPr>
          <w:p w14:paraId="5D86C8B6"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交易类型</w:t>
            </w:r>
            <w:r>
              <w:rPr>
                <w:rFonts w:asciiTheme="minorHAnsi" w:eastAsiaTheme="minorEastAsia" w:hAnsiTheme="minorHAnsi" w:hint="eastAsia"/>
                <w:sz w:val="18"/>
                <w:szCs w:val="18"/>
              </w:rPr>
              <w:t>。可选值</w:t>
            </w:r>
            <w:r>
              <w:rPr>
                <w:rFonts w:asciiTheme="minorHAnsi" w:eastAsiaTheme="minorEastAsia" w:hAnsiTheme="minorHAnsi"/>
                <w:sz w:val="18"/>
                <w:szCs w:val="18"/>
              </w:rPr>
              <w:t>：</w:t>
            </w:r>
          </w:p>
          <w:p w14:paraId="16CEDE4A"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11-</w:t>
            </w:r>
            <w:r w:rsidRPr="001E0BBD">
              <w:rPr>
                <w:rFonts w:asciiTheme="minorHAnsi" w:eastAsiaTheme="minorEastAsia" w:hAnsiTheme="minorHAnsi"/>
                <w:sz w:val="18"/>
                <w:szCs w:val="18"/>
              </w:rPr>
              <w:t>份额强</w:t>
            </w:r>
            <w:r>
              <w:rPr>
                <w:rFonts w:asciiTheme="minorHAnsi" w:eastAsiaTheme="minorEastAsia" w:hAnsiTheme="minorHAnsi" w:hint="eastAsia"/>
                <w:sz w:val="18"/>
                <w:szCs w:val="18"/>
              </w:rPr>
              <w:t>增</w:t>
            </w:r>
          </w:p>
          <w:p w14:paraId="19326D24"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12-</w:t>
            </w:r>
            <w:r w:rsidRPr="001E0BBD">
              <w:rPr>
                <w:rFonts w:asciiTheme="minorHAnsi" w:eastAsiaTheme="minorEastAsia" w:hAnsiTheme="minorHAnsi"/>
                <w:sz w:val="18"/>
                <w:szCs w:val="18"/>
              </w:rPr>
              <w:t>正常申购</w:t>
            </w:r>
          </w:p>
          <w:p w14:paraId="3E91B0A8"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13-</w:t>
            </w:r>
            <w:r w:rsidRPr="001E0BBD">
              <w:rPr>
                <w:rFonts w:asciiTheme="minorHAnsi" w:eastAsiaTheme="minorEastAsia" w:hAnsiTheme="minorHAnsi"/>
                <w:sz w:val="18"/>
                <w:szCs w:val="18"/>
              </w:rPr>
              <w:t>份额强减</w:t>
            </w:r>
          </w:p>
          <w:p w14:paraId="7632E7CF"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14-</w:t>
            </w:r>
            <w:r w:rsidRPr="001E0BBD">
              <w:rPr>
                <w:rFonts w:asciiTheme="minorHAnsi" w:eastAsiaTheme="minorEastAsia" w:hAnsiTheme="minorHAnsi"/>
                <w:sz w:val="18"/>
                <w:szCs w:val="18"/>
              </w:rPr>
              <w:t>正常赎回</w:t>
            </w:r>
          </w:p>
          <w:p w14:paraId="19F3D4AE"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15-</w:t>
            </w:r>
            <w:r w:rsidRPr="001E0BBD">
              <w:rPr>
                <w:rFonts w:asciiTheme="minorHAnsi" w:eastAsiaTheme="minorEastAsia" w:hAnsiTheme="minorHAnsi"/>
                <w:sz w:val="18"/>
                <w:szCs w:val="18"/>
              </w:rPr>
              <w:t>正常收益</w:t>
            </w:r>
          </w:p>
          <w:p w14:paraId="3A32E104" w14:textId="77777777" w:rsidR="00163216" w:rsidRPr="001E0BB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lastRenderedPageBreak/>
              <w:t>选择</w:t>
            </w:r>
            <w:r>
              <w:rPr>
                <w:rFonts w:asciiTheme="minorHAnsi" w:eastAsiaTheme="minorEastAsia" w:hAnsiTheme="minorHAnsi"/>
                <w:sz w:val="18"/>
                <w:szCs w:val="18"/>
              </w:rPr>
              <w:t>多项时</w:t>
            </w:r>
            <w:r w:rsidRPr="001E0BBD">
              <w:rPr>
                <w:rFonts w:asciiTheme="minorHAnsi" w:eastAsiaTheme="minorEastAsia" w:hAnsiTheme="minorHAnsi" w:hint="eastAsia"/>
                <w:sz w:val="18"/>
                <w:szCs w:val="18"/>
              </w:rPr>
              <w:t>用英文逗号隔开</w:t>
            </w:r>
            <w:r>
              <w:rPr>
                <w:rFonts w:asciiTheme="minorHAnsi" w:eastAsiaTheme="minorEastAsia" w:hAnsiTheme="minorHAnsi" w:hint="eastAsia"/>
                <w:sz w:val="18"/>
                <w:szCs w:val="18"/>
              </w:rPr>
              <w:t>。默认</w:t>
            </w:r>
            <w:r>
              <w:rPr>
                <w:rFonts w:asciiTheme="minorHAnsi" w:eastAsiaTheme="minorEastAsia" w:hAnsiTheme="minorHAnsi"/>
                <w:sz w:val="18"/>
                <w:szCs w:val="18"/>
              </w:rPr>
              <w:t>做法全</w:t>
            </w:r>
            <w:r>
              <w:rPr>
                <w:rFonts w:asciiTheme="minorHAnsi" w:eastAsiaTheme="minorEastAsia" w:hAnsiTheme="minorHAnsi" w:hint="eastAsia"/>
                <w:sz w:val="18"/>
                <w:szCs w:val="18"/>
              </w:rPr>
              <w:t>部</w:t>
            </w:r>
            <w:r>
              <w:rPr>
                <w:rFonts w:asciiTheme="minorHAnsi" w:eastAsiaTheme="minorEastAsia" w:hAnsiTheme="minorHAnsi"/>
                <w:sz w:val="18"/>
                <w:szCs w:val="18"/>
              </w:rPr>
              <w:t>上</w:t>
            </w:r>
            <w:r>
              <w:rPr>
                <w:rFonts w:asciiTheme="minorHAnsi" w:eastAsiaTheme="minorEastAsia" w:hAnsiTheme="minorHAnsi" w:hint="eastAsia"/>
                <w:sz w:val="18"/>
                <w:szCs w:val="18"/>
              </w:rPr>
              <w:t>送</w:t>
            </w:r>
            <w:r>
              <w:rPr>
                <w:rFonts w:asciiTheme="minorHAnsi" w:eastAsiaTheme="minorEastAsia" w:hAnsiTheme="minorHAnsi"/>
                <w:sz w:val="18"/>
                <w:szCs w:val="18"/>
              </w:rPr>
              <w:t>。</w:t>
            </w:r>
          </w:p>
        </w:tc>
        <w:tc>
          <w:tcPr>
            <w:tcW w:w="486" w:type="pct"/>
            <w:tcBorders>
              <w:top w:val="single" w:sz="4" w:space="0" w:color="auto"/>
              <w:left w:val="single" w:sz="4" w:space="0" w:color="auto"/>
              <w:bottom w:val="single" w:sz="4" w:space="0" w:color="auto"/>
              <w:right w:val="single" w:sz="4" w:space="0" w:color="auto"/>
            </w:tcBorders>
          </w:tcPr>
          <w:p w14:paraId="4CEF2D12"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lastRenderedPageBreak/>
              <w:t>String</w:t>
            </w:r>
          </w:p>
        </w:tc>
        <w:tc>
          <w:tcPr>
            <w:tcW w:w="258" w:type="pct"/>
            <w:tcBorders>
              <w:top w:val="single" w:sz="4" w:space="0" w:color="auto"/>
              <w:left w:val="single" w:sz="4" w:space="0" w:color="auto"/>
              <w:bottom w:val="single" w:sz="4" w:space="0" w:color="auto"/>
              <w:right w:val="single" w:sz="4" w:space="0" w:color="auto"/>
            </w:tcBorders>
          </w:tcPr>
          <w:p w14:paraId="0EA0E47B"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14</w:t>
            </w:r>
          </w:p>
        </w:tc>
        <w:tc>
          <w:tcPr>
            <w:tcW w:w="306" w:type="pct"/>
            <w:tcBorders>
              <w:top w:val="single" w:sz="4" w:space="0" w:color="auto"/>
              <w:left w:val="single" w:sz="4" w:space="0" w:color="auto"/>
              <w:bottom w:val="single" w:sz="4" w:space="0" w:color="auto"/>
              <w:right w:val="single" w:sz="4" w:space="0" w:color="auto"/>
            </w:tcBorders>
          </w:tcPr>
          <w:p w14:paraId="4D6A0D76"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78934C58"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11,12,13,14,15</w:t>
            </w:r>
          </w:p>
        </w:tc>
      </w:tr>
      <w:tr w:rsidR="00163216" w:rsidRPr="00684D17" w14:paraId="657D5D4A"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730F8175" w14:textId="77777777" w:rsidR="00163216" w:rsidRPr="00763FB7" w:rsidRDefault="00163216" w:rsidP="006A0DBC">
            <w:pPr>
              <w:pStyle w:val="a6"/>
              <w:numPr>
                <w:ilvl w:val="0"/>
                <w:numId w:val="81"/>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34E668EE"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T</w:t>
            </w:r>
            <w:r w:rsidRPr="001E0BBD">
              <w:rPr>
                <w:rFonts w:asciiTheme="minorHAnsi" w:eastAsiaTheme="minorEastAsia" w:hAnsiTheme="minorHAnsi"/>
                <w:sz w:val="18"/>
                <w:szCs w:val="18"/>
              </w:rPr>
              <w:t>ransStatuses</w:t>
            </w:r>
          </w:p>
        </w:tc>
        <w:tc>
          <w:tcPr>
            <w:tcW w:w="1724" w:type="pct"/>
            <w:tcBorders>
              <w:top w:val="single" w:sz="4" w:space="0" w:color="auto"/>
              <w:left w:val="single" w:sz="4" w:space="0" w:color="auto"/>
              <w:bottom w:val="single" w:sz="4" w:space="0" w:color="auto"/>
              <w:right w:val="single" w:sz="4" w:space="0" w:color="auto"/>
            </w:tcBorders>
          </w:tcPr>
          <w:p w14:paraId="06543D05" w14:textId="77777777" w:rsidR="00163216"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交易状态。</w:t>
            </w:r>
            <w:r>
              <w:rPr>
                <w:rFonts w:asciiTheme="minorHAnsi" w:eastAsiaTheme="minorEastAsia" w:hAnsiTheme="minorHAnsi"/>
                <w:sz w:val="18"/>
                <w:szCs w:val="18"/>
              </w:rPr>
              <w:t>可选值：</w:t>
            </w:r>
          </w:p>
          <w:p w14:paraId="68B59206" w14:textId="77777777" w:rsidR="00163216" w:rsidRPr="001E0BBD"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 xml:space="preserve">inprocess </w:t>
            </w:r>
            <w:r w:rsidRPr="001E0BBD">
              <w:rPr>
                <w:rFonts w:asciiTheme="minorHAnsi" w:eastAsiaTheme="minorEastAsia" w:hAnsiTheme="minorHAnsi"/>
                <w:sz w:val="18"/>
                <w:szCs w:val="18"/>
              </w:rPr>
              <w:t>处理中</w:t>
            </w:r>
            <w:r w:rsidRPr="001E0BBD">
              <w:rPr>
                <w:rFonts w:asciiTheme="minorHAnsi" w:eastAsiaTheme="minorEastAsia" w:hAnsiTheme="minorHAnsi"/>
                <w:sz w:val="18"/>
                <w:szCs w:val="18"/>
              </w:rPr>
              <w:t xml:space="preserve">        </w:t>
            </w:r>
          </w:p>
          <w:p w14:paraId="18AFECA3" w14:textId="77777777" w:rsidR="00163216" w:rsidRPr="001E0BBD"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 xml:space="preserve">success </w:t>
            </w:r>
            <w:r w:rsidRPr="001E0BBD">
              <w:rPr>
                <w:rFonts w:asciiTheme="minorHAnsi" w:eastAsiaTheme="minorEastAsia" w:hAnsiTheme="minorHAnsi"/>
                <w:sz w:val="18"/>
                <w:szCs w:val="18"/>
              </w:rPr>
              <w:t>成功</w:t>
            </w:r>
            <w:r w:rsidRPr="001E0BBD">
              <w:rPr>
                <w:rFonts w:asciiTheme="minorHAnsi" w:eastAsiaTheme="minorEastAsia" w:hAnsiTheme="minorHAnsi"/>
                <w:sz w:val="18"/>
                <w:szCs w:val="18"/>
              </w:rPr>
              <w:t xml:space="preserve">        </w:t>
            </w:r>
          </w:p>
          <w:p w14:paraId="3015F7BE"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 xml:space="preserve">failure </w:t>
            </w:r>
            <w:r w:rsidRPr="001E0BBD">
              <w:rPr>
                <w:rFonts w:asciiTheme="minorHAnsi" w:eastAsiaTheme="minorEastAsia" w:hAnsiTheme="minorHAnsi"/>
                <w:sz w:val="18"/>
                <w:szCs w:val="18"/>
              </w:rPr>
              <w:t>失败</w:t>
            </w:r>
            <w:r>
              <w:rPr>
                <w:rFonts w:asciiTheme="minorHAnsi" w:eastAsiaTheme="minorEastAsia" w:hAnsiTheme="minorHAnsi" w:hint="eastAsia"/>
                <w:sz w:val="18"/>
                <w:szCs w:val="18"/>
              </w:rPr>
              <w:t>。</w:t>
            </w:r>
          </w:p>
          <w:p w14:paraId="55CDF549"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选择</w:t>
            </w:r>
            <w:r>
              <w:rPr>
                <w:rFonts w:asciiTheme="minorHAnsi" w:eastAsiaTheme="minorEastAsia" w:hAnsiTheme="minorHAnsi"/>
                <w:sz w:val="18"/>
                <w:szCs w:val="18"/>
              </w:rPr>
              <w:t>多项时用</w:t>
            </w:r>
            <w:r w:rsidRPr="001E0BBD">
              <w:rPr>
                <w:rFonts w:asciiTheme="minorHAnsi" w:eastAsiaTheme="minorEastAsia" w:hAnsiTheme="minorHAnsi" w:hint="eastAsia"/>
                <w:sz w:val="18"/>
                <w:szCs w:val="18"/>
              </w:rPr>
              <w:t>英文逗号隔开</w:t>
            </w:r>
            <w:r>
              <w:rPr>
                <w:rFonts w:asciiTheme="minorHAnsi" w:eastAsiaTheme="minorEastAsia" w:hAnsiTheme="minorHAnsi" w:hint="eastAsia"/>
                <w:sz w:val="18"/>
                <w:szCs w:val="18"/>
              </w:rPr>
              <w:t>。默认</w:t>
            </w:r>
            <w:r>
              <w:rPr>
                <w:rFonts w:asciiTheme="minorHAnsi" w:eastAsiaTheme="minorEastAsia" w:hAnsiTheme="minorHAnsi"/>
                <w:sz w:val="18"/>
                <w:szCs w:val="18"/>
              </w:rPr>
              <w:t>做法全</w:t>
            </w:r>
            <w:r>
              <w:rPr>
                <w:rFonts w:asciiTheme="minorHAnsi" w:eastAsiaTheme="minorEastAsia" w:hAnsiTheme="minorHAnsi" w:hint="eastAsia"/>
                <w:sz w:val="18"/>
                <w:szCs w:val="18"/>
              </w:rPr>
              <w:t>部</w:t>
            </w:r>
            <w:r>
              <w:rPr>
                <w:rFonts w:asciiTheme="minorHAnsi" w:eastAsiaTheme="minorEastAsia" w:hAnsiTheme="minorHAnsi"/>
                <w:sz w:val="18"/>
                <w:szCs w:val="18"/>
              </w:rPr>
              <w:t>上</w:t>
            </w:r>
            <w:r>
              <w:rPr>
                <w:rFonts w:asciiTheme="minorHAnsi" w:eastAsiaTheme="minorEastAsia" w:hAnsiTheme="minorHAnsi" w:hint="eastAsia"/>
                <w:sz w:val="18"/>
                <w:szCs w:val="18"/>
              </w:rPr>
              <w:t>送</w:t>
            </w:r>
            <w:r>
              <w:rPr>
                <w:rFonts w:asciiTheme="minorHAnsi" w:eastAsiaTheme="minorEastAsia" w:hAnsiTheme="minorHAnsi"/>
                <w:sz w:val="18"/>
                <w:szCs w:val="18"/>
              </w:rPr>
              <w:t>。</w:t>
            </w:r>
          </w:p>
        </w:tc>
        <w:tc>
          <w:tcPr>
            <w:tcW w:w="486" w:type="pct"/>
            <w:tcBorders>
              <w:top w:val="single" w:sz="4" w:space="0" w:color="auto"/>
              <w:left w:val="single" w:sz="4" w:space="0" w:color="auto"/>
              <w:bottom w:val="single" w:sz="4" w:space="0" w:color="auto"/>
              <w:right w:val="single" w:sz="4" w:space="0" w:color="auto"/>
            </w:tcBorders>
          </w:tcPr>
          <w:p w14:paraId="5947D360"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8" w:type="pct"/>
            <w:tcBorders>
              <w:top w:val="single" w:sz="4" w:space="0" w:color="auto"/>
              <w:left w:val="single" w:sz="4" w:space="0" w:color="auto"/>
              <w:bottom w:val="single" w:sz="4" w:space="0" w:color="auto"/>
              <w:right w:val="single" w:sz="4" w:space="0" w:color="auto"/>
            </w:tcBorders>
          </w:tcPr>
          <w:p w14:paraId="3384EC42"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25</w:t>
            </w:r>
          </w:p>
        </w:tc>
        <w:tc>
          <w:tcPr>
            <w:tcW w:w="306" w:type="pct"/>
            <w:tcBorders>
              <w:top w:val="single" w:sz="4" w:space="0" w:color="auto"/>
              <w:left w:val="single" w:sz="4" w:space="0" w:color="auto"/>
              <w:bottom w:val="single" w:sz="4" w:space="0" w:color="auto"/>
              <w:right w:val="single" w:sz="4" w:space="0" w:color="auto"/>
            </w:tcBorders>
          </w:tcPr>
          <w:p w14:paraId="0D68666A"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792D9A17"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i</w:t>
            </w:r>
            <w:r w:rsidRPr="001E0BBD">
              <w:rPr>
                <w:rFonts w:asciiTheme="minorHAnsi" w:eastAsiaTheme="minorEastAsia" w:hAnsiTheme="minorHAnsi"/>
                <w:sz w:val="18"/>
                <w:szCs w:val="18"/>
              </w:rPr>
              <w:t>nprocess</w:t>
            </w:r>
            <w:r w:rsidRPr="001E0BBD">
              <w:rPr>
                <w:rFonts w:asciiTheme="minorHAnsi" w:eastAsiaTheme="minorEastAsia" w:hAnsiTheme="minorHAnsi" w:hint="eastAsia"/>
                <w:sz w:val="18"/>
                <w:szCs w:val="18"/>
              </w:rPr>
              <w:t>,</w:t>
            </w:r>
            <w:r w:rsidRPr="001E0BBD">
              <w:rPr>
                <w:rFonts w:asciiTheme="minorHAnsi" w:eastAsiaTheme="minorEastAsia" w:hAnsiTheme="minorHAnsi"/>
                <w:sz w:val="18"/>
                <w:szCs w:val="18"/>
              </w:rPr>
              <w:t>success</w:t>
            </w:r>
            <w:r w:rsidRPr="001E0BBD">
              <w:rPr>
                <w:rFonts w:asciiTheme="minorHAnsi" w:eastAsiaTheme="minorEastAsia" w:hAnsiTheme="minorHAnsi" w:hint="eastAsia"/>
                <w:sz w:val="18"/>
                <w:szCs w:val="18"/>
              </w:rPr>
              <w:t>,</w:t>
            </w:r>
            <w:r w:rsidRPr="001E0BBD">
              <w:rPr>
                <w:rFonts w:asciiTheme="minorHAnsi" w:eastAsiaTheme="minorEastAsia" w:hAnsiTheme="minorHAnsi"/>
                <w:sz w:val="18"/>
                <w:szCs w:val="18"/>
              </w:rPr>
              <w:t>failure</w:t>
            </w:r>
          </w:p>
        </w:tc>
      </w:tr>
    </w:tbl>
    <w:p w14:paraId="1570C052" w14:textId="77777777" w:rsidR="00163216" w:rsidRPr="0080790B" w:rsidRDefault="00163216" w:rsidP="00163216">
      <w:pPr>
        <w:rPr>
          <w:rFonts w:hAnsi="宋体"/>
        </w:rPr>
      </w:pPr>
    </w:p>
    <w:p w14:paraId="218EB480" w14:textId="77777777" w:rsidR="00163216" w:rsidRDefault="00163216" w:rsidP="00163216">
      <w:pPr>
        <w:pStyle w:val="4"/>
        <w:numPr>
          <w:ilvl w:val="0"/>
          <w:numId w:val="0"/>
        </w:numPr>
        <w:ind w:left="864" w:hanging="864"/>
      </w:pPr>
      <w:r w:rsidRPr="00F561BB">
        <w:rPr>
          <w:rFonts w:hint="eastAsia"/>
        </w:rPr>
        <w:t>响应报文</w:t>
      </w:r>
    </w:p>
    <w:tbl>
      <w:tblPr>
        <w:tblStyle w:val="a9"/>
        <w:tblW w:w="5000" w:type="pct"/>
        <w:tblLook w:val="04A0" w:firstRow="1" w:lastRow="0" w:firstColumn="1" w:lastColumn="0" w:noHBand="0" w:noVBand="1"/>
      </w:tblPr>
      <w:tblGrid>
        <w:gridCol w:w="447"/>
        <w:gridCol w:w="1478"/>
        <w:gridCol w:w="2592"/>
        <w:gridCol w:w="1229"/>
        <w:gridCol w:w="446"/>
        <w:gridCol w:w="564"/>
        <w:gridCol w:w="1540"/>
      </w:tblGrid>
      <w:tr w:rsidR="00163216" w:rsidRPr="005E0BC6" w14:paraId="5EB025D8" w14:textId="77777777" w:rsidTr="00C11757">
        <w:trPr>
          <w:trHeight w:val="324"/>
        </w:trPr>
        <w:tc>
          <w:tcPr>
            <w:tcW w:w="269" w:type="pct"/>
            <w:tcBorders>
              <w:top w:val="single" w:sz="4" w:space="0" w:color="auto"/>
              <w:left w:val="single" w:sz="4" w:space="0" w:color="auto"/>
              <w:bottom w:val="single" w:sz="4" w:space="0" w:color="auto"/>
              <w:right w:val="single" w:sz="4" w:space="0" w:color="auto"/>
            </w:tcBorders>
            <w:shd w:val="clear" w:color="auto" w:fill="E0E0E0"/>
            <w:vAlign w:val="center"/>
          </w:tcPr>
          <w:p w14:paraId="7AAF5A81"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8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2FF60F"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56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FF6635"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7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00C10B"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6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A88E8"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3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2F1D1"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92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3A7FB"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5E0BC6" w14:paraId="6E664BA6" w14:textId="77777777" w:rsidTr="00C11757">
        <w:trPr>
          <w:trHeight w:val="287"/>
        </w:trPr>
        <w:tc>
          <w:tcPr>
            <w:tcW w:w="269" w:type="pct"/>
            <w:tcBorders>
              <w:top w:val="single" w:sz="4" w:space="0" w:color="auto"/>
              <w:left w:val="single" w:sz="4" w:space="0" w:color="auto"/>
              <w:bottom w:val="single" w:sz="4" w:space="0" w:color="auto"/>
              <w:right w:val="single" w:sz="4" w:space="0" w:color="auto"/>
            </w:tcBorders>
            <w:vAlign w:val="center"/>
          </w:tcPr>
          <w:p w14:paraId="26A8AB42" w14:textId="77777777" w:rsidR="00163216" w:rsidRPr="005E0BC6" w:rsidRDefault="00163216" w:rsidP="006A0DBC">
            <w:pPr>
              <w:pStyle w:val="a6"/>
              <w:numPr>
                <w:ilvl w:val="0"/>
                <w:numId w:val="82"/>
              </w:numPr>
              <w:ind w:firstLineChars="0"/>
              <w:rPr>
                <w:rFonts w:asciiTheme="minorEastAsia" w:eastAsiaTheme="minorEastAsia" w:hAnsiTheme="minorEastAsia"/>
                <w:i/>
                <w:sz w:val="18"/>
                <w:szCs w:val="18"/>
              </w:rPr>
            </w:pPr>
          </w:p>
        </w:tc>
        <w:tc>
          <w:tcPr>
            <w:tcW w:w="891" w:type="pct"/>
            <w:shd w:val="clear" w:color="auto" w:fill="FFFFFF"/>
            <w:hideMark/>
          </w:tcPr>
          <w:p w14:paraId="2FBECA03"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R</w:t>
            </w:r>
            <w:r w:rsidRPr="009D0D55">
              <w:rPr>
                <w:rFonts w:asciiTheme="minorHAnsi" w:eastAsiaTheme="minorEastAsia" w:hAnsiTheme="minorHAnsi" w:hint="eastAsia"/>
                <w:sz w:val="18"/>
                <w:szCs w:val="18"/>
              </w:rPr>
              <w:t>espInfo</w:t>
            </w:r>
          </w:p>
        </w:tc>
        <w:tc>
          <w:tcPr>
            <w:tcW w:w="1562" w:type="pct"/>
            <w:shd w:val="clear" w:color="auto" w:fill="FFFFFF"/>
            <w:hideMark/>
          </w:tcPr>
          <w:p w14:paraId="4558900F"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返回</w:t>
            </w:r>
            <w:r w:rsidRPr="009D0D55">
              <w:rPr>
                <w:rFonts w:asciiTheme="minorHAnsi" w:eastAsiaTheme="minorEastAsia" w:hAnsiTheme="minorHAnsi"/>
                <w:sz w:val="18"/>
                <w:szCs w:val="18"/>
              </w:rPr>
              <w:t>码组</w:t>
            </w:r>
            <w:r w:rsidRPr="009D0D55">
              <w:rPr>
                <w:rFonts w:asciiTheme="minorHAnsi" w:eastAsiaTheme="minorEastAsia" w:hAnsiTheme="minorHAnsi" w:hint="eastAsia"/>
                <w:sz w:val="18"/>
                <w:szCs w:val="18"/>
              </w:rPr>
              <w:t>件</w:t>
            </w:r>
          </w:p>
        </w:tc>
        <w:tc>
          <w:tcPr>
            <w:tcW w:w="741" w:type="pct"/>
            <w:tcBorders>
              <w:top w:val="single" w:sz="4" w:space="0" w:color="auto"/>
              <w:left w:val="single" w:sz="4" w:space="0" w:color="auto"/>
              <w:bottom w:val="single" w:sz="4" w:space="0" w:color="auto"/>
              <w:right w:val="single" w:sz="4" w:space="0" w:color="auto"/>
            </w:tcBorders>
            <w:hideMark/>
          </w:tcPr>
          <w:p w14:paraId="719B676A"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返回码</w:t>
            </w: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对象</w:t>
            </w:r>
          </w:p>
        </w:tc>
        <w:tc>
          <w:tcPr>
            <w:tcW w:w="269" w:type="pct"/>
            <w:tcBorders>
              <w:top w:val="single" w:sz="4" w:space="0" w:color="auto"/>
              <w:left w:val="single" w:sz="4" w:space="0" w:color="auto"/>
              <w:bottom w:val="single" w:sz="4" w:space="0" w:color="auto"/>
              <w:right w:val="single" w:sz="4" w:space="0" w:color="auto"/>
            </w:tcBorders>
            <w:hideMark/>
          </w:tcPr>
          <w:p w14:paraId="71DB30C9" w14:textId="77777777" w:rsidR="00163216" w:rsidRPr="009D0D55" w:rsidRDefault="00163216" w:rsidP="00C11757">
            <w:pPr>
              <w:rPr>
                <w:rFonts w:asciiTheme="minorHAnsi" w:eastAsiaTheme="minorEastAsia" w:hAnsiTheme="minorHAnsi"/>
                <w:sz w:val="18"/>
                <w:szCs w:val="18"/>
              </w:rPr>
            </w:pPr>
          </w:p>
        </w:tc>
        <w:tc>
          <w:tcPr>
            <w:tcW w:w="340" w:type="pct"/>
            <w:tcBorders>
              <w:top w:val="single" w:sz="4" w:space="0" w:color="auto"/>
              <w:left w:val="single" w:sz="4" w:space="0" w:color="auto"/>
              <w:bottom w:val="single" w:sz="4" w:space="0" w:color="auto"/>
              <w:right w:val="single" w:sz="4" w:space="0" w:color="auto"/>
            </w:tcBorders>
            <w:hideMark/>
          </w:tcPr>
          <w:p w14:paraId="00EB82CA"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M</w:t>
            </w:r>
          </w:p>
        </w:tc>
        <w:tc>
          <w:tcPr>
            <w:tcW w:w="928" w:type="pct"/>
            <w:tcBorders>
              <w:top w:val="single" w:sz="4" w:space="0" w:color="auto"/>
              <w:left w:val="single" w:sz="4" w:space="0" w:color="auto"/>
              <w:bottom w:val="single" w:sz="4" w:space="0" w:color="auto"/>
              <w:right w:val="single" w:sz="4" w:space="0" w:color="auto"/>
            </w:tcBorders>
            <w:hideMark/>
          </w:tcPr>
          <w:p w14:paraId="660524EB" w14:textId="77777777" w:rsidR="00163216" w:rsidRPr="009D0D55" w:rsidRDefault="00163216" w:rsidP="00C11757">
            <w:pPr>
              <w:rPr>
                <w:rFonts w:asciiTheme="minorHAnsi" w:eastAsiaTheme="minorEastAsia" w:hAnsiTheme="minorHAnsi"/>
                <w:sz w:val="18"/>
                <w:szCs w:val="18"/>
              </w:rPr>
            </w:pPr>
          </w:p>
        </w:tc>
      </w:tr>
      <w:tr w:rsidR="00163216" w:rsidRPr="005E0BC6" w14:paraId="60B1F93B" w14:textId="77777777" w:rsidTr="00C11757">
        <w:trPr>
          <w:trHeight w:val="287"/>
        </w:trPr>
        <w:tc>
          <w:tcPr>
            <w:tcW w:w="269" w:type="pct"/>
            <w:tcBorders>
              <w:top w:val="single" w:sz="4" w:space="0" w:color="auto"/>
              <w:left w:val="single" w:sz="4" w:space="0" w:color="auto"/>
              <w:bottom w:val="single" w:sz="4" w:space="0" w:color="auto"/>
              <w:right w:val="single" w:sz="4" w:space="0" w:color="auto"/>
            </w:tcBorders>
            <w:vAlign w:val="center"/>
          </w:tcPr>
          <w:p w14:paraId="65710368" w14:textId="77777777" w:rsidR="00163216" w:rsidRPr="005E0BC6" w:rsidRDefault="00163216" w:rsidP="006A0DBC">
            <w:pPr>
              <w:pStyle w:val="a6"/>
              <w:numPr>
                <w:ilvl w:val="0"/>
                <w:numId w:val="82"/>
              </w:numPr>
              <w:ind w:firstLineChars="0"/>
              <w:rPr>
                <w:rFonts w:asciiTheme="minorEastAsia" w:eastAsiaTheme="minorEastAsia" w:hAnsiTheme="minorEastAsia"/>
                <w:i/>
                <w:sz w:val="18"/>
                <w:szCs w:val="18"/>
              </w:rPr>
            </w:pPr>
          </w:p>
        </w:tc>
        <w:tc>
          <w:tcPr>
            <w:tcW w:w="891" w:type="pct"/>
            <w:tcBorders>
              <w:top w:val="single" w:sz="4" w:space="0" w:color="auto"/>
              <w:left w:val="single" w:sz="4" w:space="0" w:color="auto"/>
              <w:bottom w:val="single" w:sz="4" w:space="0" w:color="auto"/>
              <w:right w:val="single" w:sz="4" w:space="0" w:color="auto"/>
            </w:tcBorders>
          </w:tcPr>
          <w:p w14:paraId="3B9CA065"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C</w:t>
            </w:r>
            <w:r w:rsidRPr="00984D49">
              <w:rPr>
                <w:rFonts w:asciiTheme="minorHAnsi" w:eastAsiaTheme="minorEastAsia" w:hAnsiTheme="minorHAnsi" w:hint="eastAsia"/>
                <w:sz w:val="18"/>
                <w:szCs w:val="18"/>
              </w:rPr>
              <w:t>urrency</w:t>
            </w:r>
          </w:p>
        </w:tc>
        <w:tc>
          <w:tcPr>
            <w:tcW w:w="1562" w:type="pct"/>
            <w:tcBorders>
              <w:top w:val="single" w:sz="4" w:space="0" w:color="auto"/>
              <w:left w:val="single" w:sz="4" w:space="0" w:color="auto"/>
              <w:bottom w:val="single" w:sz="4" w:space="0" w:color="auto"/>
              <w:right w:val="single" w:sz="4" w:space="0" w:color="auto"/>
            </w:tcBorders>
          </w:tcPr>
          <w:p w14:paraId="02C226F3" w14:textId="77777777" w:rsidR="00163216" w:rsidRPr="009D0D55" w:rsidRDefault="00163216" w:rsidP="00C11757">
            <w:pPr>
              <w:rPr>
                <w:rFonts w:asciiTheme="minorHAnsi" w:eastAsiaTheme="minorEastAsia" w:hAnsiTheme="minorHAnsi"/>
                <w:sz w:val="18"/>
                <w:szCs w:val="18"/>
              </w:rPr>
            </w:pPr>
            <w:r w:rsidRPr="00984D49">
              <w:rPr>
                <w:rFonts w:asciiTheme="minorHAnsi" w:eastAsiaTheme="minorEastAsia" w:hAnsiTheme="minorHAnsi" w:hint="eastAsia"/>
                <w:sz w:val="18"/>
                <w:szCs w:val="18"/>
              </w:rPr>
              <w:t>币种</w:t>
            </w:r>
            <w:r>
              <w:rPr>
                <w:rFonts w:asciiTheme="minorHAnsi" w:eastAsiaTheme="minorEastAsia" w:hAnsiTheme="minorHAnsi" w:hint="eastAsia"/>
                <w:sz w:val="18"/>
                <w:szCs w:val="18"/>
              </w:rPr>
              <w:t>。</w:t>
            </w:r>
            <w:r>
              <w:rPr>
                <w:rFonts w:asciiTheme="minorHAnsi" w:eastAsiaTheme="minorEastAsia" w:hAnsiTheme="minorHAnsi" w:hint="eastAsia"/>
                <w:sz w:val="18"/>
                <w:szCs w:val="18"/>
              </w:rPr>
              <w:t>C</w:t>
            </w:r>
            <w:r>
              <w:rPr>
                <w:rFonts w:asciiTheme="minorHAnsi" w:eastAsiaTheme="minorEastAsia" w:hAnsiTheme="minorHAnsi"/>
                <w:sz w:val="18"/>
                <w:szCs w:val="18"/>
              </w:rPr>
              <w:t>NY</w:t>
            </w:r>
          </w:p>
        </w:tc>
        <w:tc>
          <w:tcPr>
            <w:tcW w:w="741" w:type="pct"/>
            <w:tcBorders>
              <w:top w:val="single" w:sz="4" w:space="0" w:color="auto"/>
              <w:left w:val="single" w:sz="4" w:space="0" w:color="auto"/>
              <w:bottom w:val="single" w:sz="4" w:space="0" w:color="auto"/>
              <w:right w:val="single" w:sz="4" w:space="0" w:color="auto"/>
            </w:tcBorders>
          </w:tcPr>
          <w:p w14:paraId="6D5CED19"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69" w:type="pct"/>
            <w:tcBorders>
              <w:top w:val="single" w:sz="4" w:space="0" w:color="auto"/>
              <w:left w:val="single" w:sz="4" w:space="0" w:color="auto"/>
              <w:bottom w:val="single" w:sz="4" w:space="0" w:color="auto"/>
              <w:right w:val="single" w:sz="4" w:space="0" w:color="auto"/>
            </w:tcBorders>
          </w:tcPr>
          <w:p w14:paraId="2100DA76"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10</w:t>
            </w:r>
          </w:p>
        </w:tc>
        <w:tc>
          <w:tcPr>
            <w:tcW w:w="340" w:type="pct"/>
            <w:tcBorders>
              <w:top w:val="single" w:sz="4" w:space="0" w:color="auto"/>
              <w:left w:val="single" w:sz="4" w:space="0" w:color="auto"/>
              <w:bottom w:val="single" w:sz="4" w:space="0" w:color="auto"/>
              <w:right w:val="single" w:sz="4" w:space="0" w:color="auto"/>
            </w:tcBorders>
          </w:tcPr>
          <w:p w14:paraId="38C9AD85"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8" w:type="pct"/>
            <w:tcBorders>
              <w:top w:val="single" w:sz="4" w:space="0" w:color="auto"/>
              <w:left w:val="single" w:sz="4" w:space="0" w:color="auto"/>
              <w:bottom w:val="single" w:sz="4" w:space="0" w:color="auto"/>
              <w:right w:val="single" w:sz="4" w:space="0" w:color="auto"/>
            </w:tcBorders>
          </w:tcPr>
          <w:p w14:paraId="2C129A30"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CNY</w:t>
            </w:r>
          </w:p>
        </w:tc>
      </w:tr>
      <w:tr w:rsidR="00163216" w:rsidRPr="005E0BC6" w14:paraId="48F485DE" w14:textId="77777777" w:rsidTr="00C11757">
        <w:trPr>
          <w:trHeight w:val="287"/>
        </w:trPr>
        <w:tc>
          <w:tcPr>
            <w:tcW w:w="269" w:type="pct"/>
            <w:tcBorders>
              <w:top w:val="single" w:sz="4" w:space="0" w:color="auto"/>
              <w:left w:val="single" w:sz="4" w:space="0" w:color="auto"/>
              <w:bottom w:val="single" w:sz="4" w:space="0" w:color="auto"/>
              <w:right w:val="single" w:sz="4" w:space="0" w:color="auto"/>
            </w:tcBorders>
            <w:vAlign w:val="center"/>
          </w:tcPr>
          <w:p w14:paraId="26B32573" w14:textId="77777777" w:rsidR="00163216" w:rsidRPr="005E0BC6" w:rsidRDefault="00163216" w:rsidP="006A0DBC">
            <w:pPr>
              <w:pStyle w:val="a6"/>
              <w:numPr>
                <w:ilvl w:val="0"/>
                <w:numId w:val="82"/>
              </w:numPr>
              <w:ind w:firstLineChars="0"/>
              <w:rPr>
                <w:rFonts w:asciiTheme="minorEastAsia" w:hAnsiTheme="minorEastAsia"/>
                <w:i/>
                <w:sz w:val="18"/>
                <w:szCs w:val="18"/>
              </w:rPr>
            </w:pPr>
          </w:p>
        </w:tc>
        <w:tc>
          <w:tcPr>
            <w:tcW w:w="891" w:type="pct"/>
            <w:tcBorders>
              <w:top w:val="single" w:sz="4" w:space="0" w:color="auto"/>
              <w:left w:val="single" w:sz="4" w:space="0" w:color="auto"/>
              <w:bottom w:val="single" w:sz="4" w:space="0" w:color="auto"/>
              <w:right w:val="single" w:sz="4" w:space="0" w:color="auto"/>
            </w:tcBorders>
          </w:tcPr>
          <w:p w14:paraId="41B07E86" w14:textId="77777777" w:rsidR="00163216" w:rsidRDefault="00163216" w:rsidP="00C11757">
            <w:pPr>
              <w:rPr>
                <w:sz w:val="18"/>
                <w:szCs w:val="18"/>
              </w:rPr>
            </w:pPr>
            <w:r>
              <w:rPr>
                <w:rFonts w:hint="eastAsia"/>
                <w:sz w:val="18"/>
                <w:szCs w:val="18"/>
              </w:rPr>
              <w:t>HasNextPage</w:t>
            </w:r>
          </w:p>
        </w:tc>
        <w:tc>
          <w:tcPr>
            <w:tcW w:w="1562" w:type="pct"/>
            <w:tcBorders>
              <w:top w:val="single" w:sz="4" w:space="0" w:color="auto"/>
              <w:left w:val="single" w:sz="4" w:space="0" w:color="auto"/>
              <w:bottom w:val="single" w:sz="4" w:space="0" w:color="auto"/>
              <w:right w:val="single" w:sz="4" w:space="0" w:color="auto"/>
            </w:tcBorders>
          </w:tcPr>
          <w:p w14:paraId="2AF2BB0A" w14:textId="77777777" w:rsidR="00163216" w:rsidRDefault="00163216" w:rsidP="00C11757">
            <w:pPr>
              <w:rPr>
                <w:sz w:val="18"/>
                <w:szCs w:val="18"/>
              </w:rPr>
            </w:pPr>
            <w:r>
              <w:rPr>
                <w:rFonts w:hint="eastAsia"/>
                <w:sz w:val="18"/>
                <w:szCs w:val="18"/>
              </w:rPr>
              <w:t>是否</w:t>
            </w:r>
            <w:r>
              <w:rPr>
                <w:sz w:val="18"/>
                <w:szCs w:val="18"/>
              </w:rPr>
              <w:t>还有下一页。</w:t>
            </w:r>
            <w:r>
              <w:rPr>
                <w:rFonts w:hint="eastAsia"/>
                <w:sz w:val="18"/>
                <w:szCs w:val="18"/>
              </w:rPr>
              <w:t>可选值</w:t>
            </w:r>
            <w:r>
              <w:rPr>
                <w:sz w:val="18"/>
                <w:szCs w:val="18"/>
              </w:rPr>
              <w:t>：</w:t>
            </w:r>
          </w:p>
          <w:p w14:paraId="3CFE38BD" w14:textId="77777777" w:rsidR="00163216" w:rsidRDefault="00163216" w:rsidP="00C11757">
            <w:pPr>
              <w:rPr>
                <w:sz w:val="18"/>
                <w:szCs w:val="18"/>
              </w:rPr>
            </w:pPr>
            <w:r>
              <w:rPr>
                <w:sz w:val="18"/>
                <w:szCs w:val="18"/>
              </w:rPr>
              <w:t>true</w:t>
            </w:r>
            <w:r>
              <w:rPr>
                <w:rFonts w:hint="eastAsia"/>
                <w:sz w:val="18"/>
                <w:szCs w:val="18"/>
              </w:rPr>
              <w:t>：</w:t>
            </w:r>
            <w:r>
              <w:rPr>
                <w:sz w:val="18"/>
                <w:szCs w:val="18"/>
              </w:rPr>
              <w:t>有</w:t>
            </w:r>
          </w:p>
          <w:p w14:paraId="7FD376C9" w14:textId="77777777" w:rsidR="00163216" w:rsidRPr="00A02D4F" w:rsidRDefault="00163216" w:rsidP="00C11757">
            <w:pPr>
              <w:rPr>
                <w:sz w:val="18"/>
                <w:szCs w:val="18"/>
              </w:rPr>
            </w:pPr>
            <w:r>
              <w:rPr>
                <w:sz w:val="18"/>
                <w:szCs w:val="18"/>
              </w:rPr>
              <w:t>false</w:t>
            </w:r>
            <w:r>
              <w:rPr>
                <w:rFonts w:hint="eastAsia"/>
                <w:sz w:val="18"/>
                <w:szCs w:val="18"/>
              </w:rPr>
              <w:t>：</w:t>
            </w:r>
            <w:r>
              <w:rPr>
                <w:sz w:val="18"/>
                <w:szCs w:val="18"/>
              </w:rPr>
              <w:t>没有</w:t>
            </w:r>
          </w:p>
        </w:tc>
        <w:tc>
          <w:tcPr>
            <w:tcW w:w="741" w:type="pct"/>
            <w:tcBorders>
              <w:top w:val="single" w:sz="4" w:space="0" w:color="auto"/>
              <w:left w:val="single" w:sz="4" w:space="0" w:color="auto"/>
              <w:bottom w:val="single" w:sz="4" w:space="0" w:color="auto"/>
              <w:right w:val="single" w:sz="4" w:space="0" w:color="auto"/>
            </w:tcBorders>
          </w:tcPr>
          <w:p w14:paraId="6E80EBD6" w14:textId="77777777" w:rsidR="00163216" w:rsidRPr="00984D49" w:rsidRDefault="00163216" w:rsidP="00C11757">
            <w:pPr>
              <w:rPr>
                <w:sz w:val="18"/>
                <w:szCs w:val="18"/>
              </w:rPr>
            </w:pPr>
            <w:r>
              <w:rPr>
                <w:rFonts w:hint="eastAsia"/>
                <w:sz w:val="18"/>
                <w:szCs w:val="18"/>
              </w:rPr>
              <w:t>String</w:t>
            </w:r>
          </w:p>
        </w:tc>
        <w:tc>
          <w:tcPr>
            <w:tcW w:w="269" w:type="pct"/>
            <w:tcBorders>
              <w:top w:val="single" w:sz="4" w:space="0" w:color="auto"/>
              <w:left w:val="single" w:sz="4" w:space="0" w:color="auto"/>
              <w:bottom w:val="single" w:sz="4" w:space="0" w:color="auto"/>
              <w:right w:val="single" w:sz="4" w:space="0" w:color="auto"/>
            </w:tcBorders>
          </w:tcPr>
          <w:p w14:paraId="62E46375" w14:textId="77777777" w:rsidR="00163216" w:rsidRDefault="00163216" w:rsidP="00C11757">
            <w:pPr>
              <w:rPr>
                <w:sz w:val="18"/>
                <w:szCs w:val="18"/>
              </w:rPr>
            </w:pPr>
            <w:r>
              <w:rPr>
                <w:rFonts w:hint="eastAsia"/>
                <w:sz w:val="18"/>
                <w:szCs w:val="18"/>
              </w:rPr>
              <w:t>1</w:t>
            </w:r>
            <w:r>
              <w:rPr>
                <w:sz w:val="18"/>
                <w:szCs w:val="18"/>
              </w:rPr>
              <w:t>0</w:t>
            </w:r>
          </w:p>
        </w:tc>
        <w:tc>
          <w:tcPr>
            <w:tcW w:w="340" w:type="pct"/>
            <w:tcBorders>
              <w:top w:val="single" w:sz="4" w:space="0" w:color="auto"/>
              <w:left w:val="single" w:sz="4" w:space="0" w:color="auto"/>
              <w:bottom w:val="single" w:sz="4" w:space="0" w:color="auto"/>
              <w:right w:val="single" w:sz="4" w:space="0" w:color="auto"/>
            </w:tcBorders>
          </w:tcPr>
          <w:p w14:paraId="6EC85CF0" w14:textId="77777777" w:rsidR="00163216" w:rsidRPr="00397DF8" w:rsidRDefault="00163216" w:rsidP="00C11757">
            <w:pPr>
              <w:rPr>
                <w:sz w:val="18"/>
                <w:szCs w:val="18"/>
              </w:rPr>
            </w:pPr>
            <w:r>
              <w:rPr>
                <w:rFonts w:hint="eastAsia"/>
                <w:sz w:val="18"/>
                <w:szCs w:val="18"/>
              </w:rPr>
              <w:t>M</w:t>
            </w:r>
          </w:p>
        </w:tc>
        <w:tc>
          <w:tcPr>
            <w:tcW w:w="928" w:type="pct"/>
            <w:tcBorders>
              <w:top w:val="single" w:sz="4" w:space="0" w:color="auto"/>
              <w:left w:val="single" w:sz="4" w:space="0" w:color="auto"/>
              <w:bottom w:val="single" w:sz="4" w:space="0" w:color="auto"/>
              <w:right w:val="single" w:sz="4" w:space="0" w:color="auto"/>
            </w:tcBorders>
          </w:tcPr>
          <w:p w14:paraId="17A25070" w14:textId="77777777" w:rsidR="00163216" w:rsidRDefault="00163216" w:rsidP="00C11757">
            <w:pPr>
              <w:rPr>
                <w:sz w:val="18"/>
                <w:szCs w:val="18"/>
              </w:rPr>
            </w:pPr>
            <w:r>
              <w:rPr>
                <w:sz w:val="18"/>
                <w:szCs w:val="18"/>
              </w:rPr>
              <w:t>t</w:t>
            </w:r>
            <w:r>
              <w:rPr>
                <w:rFonts w:hint="eastAsia"/>
                <w:sz w:val="18"/>
                <w:szCs w:val="18"/>
              </w:rPr>
              <w:t>rue</w:t>
            </w:r>
          </w:p>
        </w:tc>
      </w:tr>
      <w:tr w:rsidR="00163216" w:rsidRPr="005E0BC6" w14:paraId="54C5C79A" w14:textId="77777777" w:rsidTr="00C11757">
        <w:trPr>
          <w:trHeight w:val="287"/>
        </w:trPr>
        <w:tc>
          <w:tcPr>
            <w:tcW w:w="269" w:type="pct"/>
            <w:tcBorders>
              <w:top w:val="single" w:sz="4" w:space="0" w:color="auto"/>
              <w:left w:val="single" w:sz="4" w:space="0" w:color="auto"/>
              <w:bottom w:val="single" w:sz="4" w:space="0" w:color="auto"/>
              <w:right w:val="single" w:sz="4" w:space="0" w:color="auto"/>
            </w:tcBorders>
            <w:vAlign w:val="center"/>
          </w:tcPr>
          <w:p w14:paraId="67C083CA" w14:textId="77777777" w:rsidR="00163216" w:rsidRPr="005E0BC6" w:rsidRDefault="00163216" w:rsidP="006A0DBC">
            <w:pPr>
              <w:pStyle w:val="a6"/>
              <w:numPr>
                <w:ilvl w:val="0"/>
                <w:numId w:val="82"/>
              </w:numPr>
              <w:ind w:firstLineChars="0"/>
              <w:rPr>
                <w:rFonts w:asciiTheme="minorEastAsia" w:eastAsiaTheme="minorEastAsia" w:hAnsiTheme="minorEastAsia"/>
                <w:i/>
                <w:sz w:val="18"/>
                <w:szCs w:val="18"/>
              </w:rPr>
            </w:pPr>
          </w:p>
        </w:tc>
        <w:tc>
          <w:tcPr>
            <w:tcW w:w="891" w:type="pct"/>
            <w:tcBorders>
              <w:top w:val="single" w:sz="4" w:space="0" w:color="auto"/>
              <w:left w:val="single" w:sz="4" w:space="0" w:color="auto"/>
              <w:bottom w:val="single" w:sz="4" w:space="0" w:color="auto"/>
              <w:right w:val="single" w:sz="4" w:space="0" w:color="auto"/>
            </w:tcBorders>
          </w:tcPr>
          <w:p w14:paraId="5F8CDD08"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T</w:t>
            </w:r>
            <w:r w:rsidRPr="00984D49">
              <w:rPr>
                <w:rFonts w:asciiTheme="minorHAnsi" w:eastAsiaTheme="minorEastAsia" w:hAnsiTheme="minorHAnsi" w:hint="eastAsia"/>
                <w:sz w:val="18"/>
                <w:szCs w:val="18"/>
              </w:rPr>
              <w:t>ran</w:t>
            </w:r>
            <w:r>
              <w:rPr>
                <w:rFonts w:asciiTheme="minorHAnsi" w:eastAsiaTheme="minorEastAsia" w:hAnsiTheme="minorHAnsi" w:hint="eastAsia"/>
                <w:sz w:val="18"/>
                <w:szCs w:val="18"/>
              </w:rPr>
              <w:t>s</w:t>
            </w:r>
            <w:r w:rsidRPr="00984D49">
              <w:rPr>
                <w:rFonts w:asciiTheme="minorHAnsi" w:eastAsiaTheme="minorEastAsia" w:hAnsiTheme="minorHAnsi" w:hint="eastAsia"/>
                <w:sz w:val="18"/>
                <w:szCs w:val="18"/>
              </w:rPr>
              <w:t>HisList</w:t>
            </w:r>
          </w:p>
        </w:tc>
        <w:tc>
          <w:tcPr>
            <w:tcW w:w="1562" w:type="pct"/>
            <w:tcBorders>
              <w:top w:val="single" w:sz="4" w:space="0" w:color="auto"/>
              <w:left w:val="single" w:sz="4" w:space="0" w:color="auto"/>
              <w:bottom w:val="single" w:sz="4" w:space="0" w:color="auto"/>
              <w:right w:val="single" w:sz="4" w:space="0" w:color="auto"/>
            </w:tcBorders>
          </w:tcPr>
          <w:p w14:paraId="3A087764" w14:textId="77777777" w:rsidR="00163216" w:rsidRPr="009D0D55" w:rsidRDefault="00163216" w:rsidP="00C11757">
            <w:pPr>
              <w:rPr>
                <w:rFonts w:asciiTheme="minorHAnsi" w:eastAsiaTheme="minorEastAsia" w:hAnsiTheme="minorHAnsi"/>
                <w:sz w:val="18"/>
                <w:szCs w:val="18"/>
              </w:rPr>
            </w:pPr>
            <w:r w:rsidRPr="00984D49">
              <w:rPr>
                <w:rFonts w:asciiTheme="minorHAnsi" w:eastAsiaTheme="minorEastAsia" w:hAnsiTheme="minorHAnsi" w:hint="eastAsia"/>
                <w:sz w:val="18"/>
                <w:szCs w:val="18"/>
              </w:rPr>
              <w:t>历史交易记录列表，</w:t>
            </w:r>
            <w:r w:rsidRPr="00984D49">
              <w:rPr>
                <w:rFonts w:asciiTheme="minorHAnsi" w:eastAsiaTheme="minorEastAsia" w:hAnsiTheme="minorHAnsi"/>
                <w:sz w:val="18"/>
                <w:szCs w:val="18"/>
              </w:rPr>
              <w:t>J</w:t>
            </w:r>
            <w:r w:rsidRPr="00984D49">
              <w:rPr>
                <w:rFonts w:asciiTheme="minorHAnsi" w:eastAsiaTheme="minorEastAsia" w:hAnsiTheme="minorHAnsi" w:hint="eastAsia"/>
                <w:sz w:val="18"/>
                <w:szCs w:val="18"/>
              </w:rPr>
              <w:t>son</w:t>
            </w:r>
            <w:r w:rsidRPr="00984D49">
              <w:rPr>
                <w:rFonts w:asciiTheme="minorHAnsi" w:eastAsiaTheme="minorEastAsia" w:hAnsiTheme="minorHAnsi" w:hint="eastAsia"/>
                <w:sz w:val="18"/>
                <w:szCs w:val="18"/>
              </w:rPr>
              <w:t>格式</w:t>
            </w:r>
            <w:r w:rsidRPr="00984D49">
              <w:rPr>
                <w:rFonts w:asciiTheme="minorHAnsi" w:eastAsiaTheme="minorEastAsia" w:hAnsiTheme="minorHAnsi" w:hint="eastAsia"/>
                <w:sz w:val="18"/>
                <w:szCs w:val="18"/>
              </w:rPr>
              <w:t>base64</w:t>
            </w:r>
            <w:r w:rsidRPr="00984D49">
              <w:rPr>
                <w:rFonts w:asciiTheme="minorHAnsi" w:eastAsiaTheme="minorEastAsia" w:hAnsiTheme="minorHAnsi" w:hint="eastAsia"/>
                <w:sz w:val="18"/>
                <w:szCs w:val="18"/>
              </w:rPr>
              <w:t>编码</w:t>
            </w:r>
          </w:p>
        </w:tc>
        <w:tc>
          <w:tcPr>
            <w:tcW w:w="741" w:type="pct"/>
            <w:tcBorders>
              <w:top w:val="single" w:sz="4" w:space="0" w:color="auto"/>
              <w:left w:val="single" w:sz="4" w:space="0" w:color="auto"/>
              <w:bottom w:val="single" w:sz="4" w:space="0" w:color="auto"/>
              <w:right w:val="single" w:sz="4" w:space="0" w:color="auto"/>
            </w:tcBorders>
          </w:tcPr>
          <w:p w14:paraId="71D8F7FD"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L</w:t>
            </w:r>
            <w:r>
              <w:rPr>
                <w:rFonts w:asciiTheme="minorHAnsi" w:eastAsiaTheme="minorEastAsia" w:hAnsiTheme="minorHAnsi" w:hint="eastAsia"/>
                <w:sz w:val="18"/>
                <w:szCs w:val="18"/>
              </w:rPr>
              <w:t>ist</w:t>
            </w:r>
          </w:p>
        </w:tc>
        <w:tc>
          <w:tcPr>
            <w:tcW w:w="269" w:type="pct"/>
            <w:tcBorders>
              <w:top w:val="single" w:sz="4" w:space="0" w:color="auto"/>
              <w:left w:val="single" w:sz="4" w:space="0" w:color="auto"/>
              <w:bottom w:val="single" w:sz="4" w:space="0" w:color="auto"/>
              <w:right w:val="single" w:sz="4" w:space="0" w:color="auto"/>
            </w:tcBorders>
          </w:tcPr>
          <w:p w14:paraId="2BAE9BBF" w14:textId="77777777" w:rsidR="00163216" w:rsidRPr="009D0D55" w:rsidRDefault="00163216" w:rsidP="00C11757">
            <w:pPr>
              <w:rPr>
                <w:rFonts w:asciiTheme="minorHAnsi" w:eastAsiaTheme="minorEastAsia" w:hAnsiTheme="minorHAnsi"/>
                <w:sz w:val="18"/>
                <w:szCs w:val="18"/>
              </w:rPr>
            </w:pPr>
          </w:p>
        </w:tc>
        <w:tc>
          <w:tcPr>
            <w:tcW w:w="340" w:type="pct"/>
            <w:tcBorders>
              <w:top w:val="single" w:sz="4" w:space="0" w:color="auto"/>
              <w:left w:val="single" w:sz="4" w:space="0" w:color="auto"/>
              <w:bottom w:val="single" w:sz="4" w:space="0" w:color="auto"/>
              <w:right w:val="single" w:sz="4" w:space="0" w:color="auto"/>
            </w:tcBorders>
          </w:tcPr>
          <w:p w14:paraId="6499CB85"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8" w:type="pct"/>
            <w:tcBorders>
              <w:top w:val="single" w:sz="4" w:space="0" w:color="auto"/>
              <w:left w:val="single" w:sz="4" w:space="0" w:color="auto"/>
              <w:bottom w:val="single" w:sz="4" w:space="0" w:color="auto"/>
              <w:right w:val="single" w:sz="4" w:space="0" w:color="auto"/>
            </w:tcBorders>
          </w:tcPr>
          <w:p w14:paraId="7B21A50C" w14:textId="77777777" w:rsidR="00163216" w:rsidRPr="009D0D55" w:rsidRDefault="00163216" w:rsidP="00C11757">
            <w:pPr>
              <w:rPr>
                <w:rFonts w:asciiTheme="minorHAnsi" w:eastAsiaTheme="minorEastAsia" w:hAnsiTheme="minorHAnsi"/>
                <w:sz w:val="18"/>
                <w:szCs w:val="18"/>
              </w:rPr>
            </w:pPr>
          </w:p>
        </w:tc>
      </w:tr>
    </w:tbl>
    <w:p w14:paraId="42873DBB" w14:textId="77777777" w:rsidR="00163216" w:rsidRDefault="00163216" w:rsidP="00163216">
      <w:r w:rsidRPr="00280ACF">
        <w:rPr>
          <w:rFonts w:ascii="宋体" w:hAnsi="宋体"/>
          <w:b/>
        </w:rPr>
        <w:t>tran</w:t>
      </w:r>
      <w:r>
        <w:rPr>
          <w:rFonts w:ascii="宋体" w:hAnsi="宋体" w:hint="eastAsia"/>
          <w:b/>
        </w:rPr>
        <w:t>s</w:t>
      </w:r>
      <w:r w:rsidRPr="00280ACF">
        <w:rPr>
          <w:rFonts w:ascii="宋体" w:hAnsi="宋体"/>
          <w:b/>
        </w:rPr>
        <w:t>HisList</w:t>
      </w:r>
      <w:r w:rsidRPr="004D1B72">
        <w:rPr>
          <w:rFonts w:ascii="宋体" w:hAnsi="宋体" w:hint="eastAsia"/>
          <w:b/>
        </w:rPr>
        <w:t>中元素</w:t>
      </w:r>
    </w:p>
    <w:tbl>
      <w:tblPr>
        <w:tblStyle w:val="a9"/>
        <w:tblW w:w="5000" w:type="pct"/>
        <w:tblLook w:val="04A0" w:firstRow="1" w:lastRow="0" w:firstColumn="1" w:lastColumn="0" w:noHBand="0" w:noVBand="1"/>
      </w:tblPr>
      <w:tblGrid>
        <w:gridCol w:w="442"/>
        <w:gridCol w:w="1165"/>
        <w:gridCol w:w="2856"/>
        <w:gridCol w:w="1226"/>
        <w:gridCol w:w="501"/>
        <w:gridCol w:w="570"/>
        <w:gridCol w:w="1536"/>
      </w:tblGrid>
      <w:tr w:rsidR="00163216" w:rsidRPr="00B427D7" w14:paraId="39D351A4" w14:textId="77777777" w:rsidTr="00C11757">
        <w:trPr>
          <w:trHeight w:val="270"/>
        </w:trPr>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580028" w14:textId="77777777" w:rsidR="00163216" w:rsidRPr="004763C6"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序号</w:t>
            </w:r>
          </w:p>
        </w:tc>
        <w:tc>
          <w:tcPr>
            <w:tcW w:w="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0AD47A"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参数名</w:t>
            </w:r>
          </w:p>
        </w:tc>
        <w:tc>
          <w:tcPr>
            <w:tcW w:w="17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860CE8"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参数描述</w:t>
            </w:r>
          </w:p>
        </w:tc>
        <w:tc>
          <w:tcPr>
            <w:tcW w:w="74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AA1026"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数据类型</w:t>
            </w:r>
          </w:p>
        </w:tc>
        <w:tc>
          <w:tcPr>
            <w:tcW w:w="30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3A62EA"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长度</w:t>
            </w:r>
          </w:p>
        </w:tc>
        <w:tc>
          <w:tcPr>
            <w:tcW w:w="34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F16E11"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出现要求</w:t>
            </w:r>
          </w:p>
        </w:tc>
        <w:tc>
          <w:tcPr>
            <w:tcW w:w="9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1871D1"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示例</w:t>
            </w:r>
          </w:p>
        </w:tc>
      </w:tr>
      <w:tr w:rsidR="00163216" w:rsidRPr="00B427D7" w14:paraId="70410F4D" w14:textId="77777777" w:rsidTr="00C11757">
        <w:trPr>
          <w:trHeight w:val="287"/>
        </w:trPr>
        <w:tc>
          <w:tcPr>
            <w:tcW w:w="271" w:type="pct"/>
            <w:tcBorders>
              <w:top w:val="single" w:sz="4" w:space="0" w:color="auto"/>
              <w:left w:val="single" w:sz="4" w:space="0" w:color="auto"/>
              <w:bottom w:val="single" w:sz="4" w:space="0" w:color="auto"/>
              <w:right w:val="single" w:sz="4" w:space="0" w:color="auto"/>
            </w:tcBorders>
          </w:tcPr>
          <w:p w14:paraId="7AEFDE03" w14:textId="77777777" w:rsidR="00163216" w:rsidRPr="00B427D7" w:rsidRDefault="00163216" w:rsidP="00C11757">
            <w:pPr>
              <w:rPr>
                <w:rFonts w:ascii="微软雅黑" w:eastAsia="微软雅黑" w:hAnsi="微软雅黑"/>
                <w:sz w:val="18"/>
                <w:szCs w:val="18"/>
              </w:rPr>
            </w:pPr>
            <w:r w:rsidRPr="00B427D7">
              <w:rPr>
                <w:rFonts w:ascii="微软雅黑" w:eastAsia="微软雅黑" w:hAnsi="微软雅黑" w:hint="eastAsia"/>
                <w:sz w:val="18"/>
                <w:szCs w:val="18"/>
              </w:rPr>
              <w:t>1</w:t>
            </w:r>
          </w:p>
        </w:tc>
        <w:tc>
          <w:tcPr>
            <w:tcW w:w="676" w:type="pct"/>
            <w:tcBorders>
              <w:top w:val="single" w:sz="4" w:space="0" w:color="auto"/>
              <w:left w:val="single" w:sz="4" w:space="0" w:color="auto"/>
              <w:bottom w:val="single" w:sz="4" w:space="0" w:color="auto"/>
              <w:right w:val="single" w:sz="4" w:space="0" w:color="auto"/>
            </w:tcBorders>
          </w:tcPr>
          <w:p w14:paraId="5F250655" w14:textId="77777777" w:rsidR="00163216" w:rsidRPr="007B105D" w:rsidRDefault="00163216" w:rsidP="00C11757">
            <w:pPr>
              <w:jc w:val="left"/>
              <w:rPr>
                <w:rFonts w:asciiTheme="minorHAnsi" w:eastAsiaTheme="minorEastAsia" w:hAnsiTheme="minorHAnsi"/>
                <w:sz w:val="18"/>
                <w:szCs w:val="18"/>
              </w:rPr>
            </w:pPr>
            <w:r>
              <w:rPr>
                <w:rFonts w:asciiTheme="minorHAnsi" w:eastAsiaTheme="minorEastAsia" w:hAnsiTheme="minorHAnsi"/>
                <w:sz w:val="18"/>
                <w:szCs w:val="18"/>
              </w:rPr>
              <w:t>A</w:t>
            </w:r>
            <w:r w:rsidRPr="007B105D">
              <w:rPr>
                <w:rFonts w:asciiTheme="minorHAnsi" w:eastAsiaTheme="minorEastAsia" w:hAnsiTheme="minorHAnsi"/>
                <w:sz w:val="18"/>
                <w:szCs w:val="18"/>
              </w:rPr>
              <w:t>mount</w:t>
            </w:r>
          </w:p>
        </w:tc>
        <w:tc>
          <w:tcPr>
            <w:tcW w:w="1726" w:type="pct"/>
            <w:tcBorders>
              <w:top w:val="single" w:sz="4" w:space="0" w:color="auto"/>
              <w:left w:val="single" w:sz="4" w:space="0" w:color="auto"/>
              <w:bottom w:val="single" w:sz="4" w:space="0" w:color="auto"/>
              <w:right w:val="single" w:sz="4" w:space="0" w:color="auto"/>
            </w:tcBorders>
          </w:tcPr>
          <w:p w14:paraId="2A70E4CA"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sz w:val="18"/>
                <w:szCs w:val="18"/>
              </w:rPr>
              <w:t>发生金额</w:t>
            </w:r>
            <w:r w:rsidRPr="007B105D">
              <w:rPr>
                <w:rFonts w:asciiTheme="minorHAnsi" w:eastAsiaTheme="minorEastAsia" w:hAnsiTheme="minorHAnsi" w:hint="eastAsia"/>
                <w:sz w:val="18"/>
                <w:szCs w:val="18"/>
              </w:rPr>
              <w:t>，消费币种的最小货币单位（分）</w:t>
            </w:r>
          </w:p>
        </w:tc>
        <w:tc>
          <w:tcPr>
            <w:tcW w:w="743" w:type="pct"/>
            <w:tcBorders>
              <w:top w:val="single" w:sz="4" w:space="0" w:color="auto"/>
              <w:left w:val="single" w:sz="4" w:space="0" w:color="auto"/>
              <w:bottom w:val="single" w:sz="4" w:space="0" w:color="auto"/>
              <w:right w:val="single" w:sz="4" w:space="0" w:color="auto"/>
            </w:tcBorders>
          </w:tcPr>
          <w:p w14:paraId="4805E12A"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number(15</w:t>
            </w:r>
            <w:r w:rsidRPr="007B105D">
              <w:rPr>
                <w:rFonts w:asciiTheme="minorHAnsi" w:eastAsiaTheme="minorEastAsia" w:hAnsiTheme="minorHAnsi" w:hint="eastAsia"/>
                <w:sz w:val="18"/>
                <w:szCs w:val="18"/>
              </w:rPr>
              <w:t>，</w:t>
            </w:r>
            <w:r w:rsidRPr="007B105D">
              <w:rPr>
                <w:rFonts w:asciiTheme="minorHAnsi" w:eastAsiaTheme="minorEastAsia" w:hAnsiTheme="minorHAnsi" w:hint="eastAsia"/>
                <w:sz w:val="18"/>
                <w:szCs w:val="18"/>
              </w:rPr>
              <w:t>0)</w:t>
            </w:r>
          </w:p>
        </w:tc>
        <w:tc>
          <w:tcPr>
            <w:tcW w:w="306" w:type="pct"/>
            <w:tcBorders>
              <w:top w:val="single" w:sz="4" w:space="0" w:color="auto"/>
              <w:left w:val="single" w:sz="4" w:space="0" w:color="auto"/>
              <w:bottom w:val="single" w:sz="4" w:space="0" w:color="auto"/>
              <w:right w:val="single" w:sz="4" w:space="0" w:color="auto"/>
            </w:tcBorders>
          </w:tcPr>
          <w:p w14:paraId="249BE28C"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sz w:val="18"/>
                <w:szCs w:val="18"/>
              </w:rPr>
              <w:t>15</w:t>
            </w:r>
          </w:p>
        </w:tc>
        <w:tc>
          <w:tcPr>
            <w:tcW w:w="348" w:type="pct"/>
            <w:tcBorders>
              <w:top w:val="single" w:sz="4" w:space="0" w:color="auto"/>
              <w:left w:val="single" w:sz="4" w:space="0" w:color="auto"/>
              <w:bottom w:val="single" w:sz="4" w:space="0" w:color="auto"/>
              <w:right w:val="single" w:sz="4" w:space="0" w:color="auto"/>
            </w:tcBorders>
          </w:tcPr>
          <w:p w14:paraId="0B4EE9FB"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6D7302D8"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1500</w:t>
            </w:r>
          </w:p>
        </w:tc>
      </w:tr>
      <w:tr w:rsidR="00163216" w:rsidRPr="00B427D7" w14:paraId="14B1FC9C" w14:textId="77777777" w:rsidTr="00C11757">
        <w:trPr>
          <w:trHeight w:val="287"/>
        </w:trPr>
        <w:tc>
          <w:tcPr>
            <w:tcW w:w="271" w:type="pct"/>
            <w:tcBorders>
              <w:top w:val="single" w:sz="4" w:space="0" w:color="auto"/>
              <w:left w:val="single" w:sz="4" w:space="0" w:color="auto"/>
              <w:bottom w:val="single" w:sz="4" w:space="0" w:color="auto"/>
              <w:right w:val="single" w:sz="4" w:space="0" w:color="auto"/>
            </w:tcBorders>
          </w:tcPr>
          <w:p w14:paraId="0AF5007A"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676" w:type="pct"/>
            <w:tcBorders>
              <w:top w:val="single" w:sz="4" w:space="0" w:color="auto"/>
              <w:left w:val="single" w:sz="4" w:space="0" w:color="auto"/>
              <w:bottom w:val="single" w:sz="4" w:space="0" w:color="auto"/>
              <w:right w:val="single" w:sz="4" w:space="0" w:color="auto"/>
            </w:tcBorders>
          </w:tcPr>
          <w:p w14:paraId="741FF367"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jc w:val="left"/>
              <w:rPr>
                <w:rFonts w:asciiTheme="minorHAnsi" w:eastAsiaTheme="minorEastAsia" w:hAnsiTheme="minorHAnsi"/>
                <w:sz w:val="18"/>
                <w:szCs w:val="18"/>
              </w:rPr>
            </w:pPr>
            <w:r>
              <w:rPr>
                <w:rFonts w:asciiTheme="minorHAnsi" w:eastAsiaTheme="minorEastAsia" w:hAnsiTheme="minorHAnsi"/>
                <w:sz w:val="18"/>
                <w:szCs w:val="18"/>
              </w:rPr>
              <w:t>D</w:t>
            </w:r>
            <w:r w:rsidRPr="007B105D">
              <w:rPr>
                <w:rFonts w:asciiTheme="minorHAnsi" w:eastAsiaTheme="minorEastAsia" w:hAnsiTheme="minorHAnsi"/>
                <w:sz w:val="18"/>
                <w:szCs w:val="18"/>
              </w:rPr>
              <w:t>ate</w:t>
            </w:r>
          </w:p>
        </w:tc>
        <w:tc>
          <w:tcPr>
            <w:tcW w:w="1726" w:type="pct"/>
            <w:tcBorders>
              <w:top w:val="single" w:sz="4" w:space="0" w:color="auto"/>
              <w:left w:val="single" w:sz="4" w:space="0" w:color="auto"/>
              <w:bottom w:val="single" w:sz="4" w:space="0" w:color="auto"/>
              <w:right w:val="single" w:sz="4" w:space="0" w:color="auto"/>
            </w:tcBorders>
          </w:tcPr>
          <w:p w14:paraId="6589C4E2" w14:textId="77777777" w:rsidR="00163216" w:rsidRDefault="00163216" w:rsidP="00C11757">
            <w:pPr>
              <w:rPr>
                <w:rFonts w:asciiTheme="minorHAnsi" w:eastAsiaTheme="minorEastAsia" w:hAnsiTheme="minorHAnsi"/>
                <w:sz w:val="18"/>
                <w:szCs w:val="18"/>
              </w:rPr>
            </w:pPr>
            <w:r w:rsidRPr="007B105D">
              <w:rPr>
                <w:rFonts w:asciiTheme="minorHAnsi" w:eastAsiaTheme="minorEastAsia" w:hAnsiTheme="minorHAnsi"/>
                <w:sz w:val="18"/>
                <w:szCs w:val="18"/>
              </w:rPr>
              <w:t>发生日期</w:t>
            </w:r>
            <w:r w:rsidR="0090706D">
              <w:rPr>
                <w:rFonts w:asciiTheme="minorHAnsi" w:eastAsiaTheme="minorEastAsia" w:hAnsiTheme="minorHAnsi" w:hint="eastAsia"/>
                <w:sz w:val="18"/>
                <w:szCs w:val="18"/>
              </w:rPr>
              <w:t>。</w:t>
            </w:r>
          </w:p>
          <w:p w14:paraId="08C9A145" w14:textId="0D22F7BE" w:rsidR="0090706D" w:rsidRPr="007B105D" w:rsidRDefault="0090706D" w:rsidP="00C11757">
            <w:pPr>
              <w:rPr>
                <w:rFonts w:asciiTheme="minorHAnsi" w:eastAsiaTheme="minorEastAsia" w:hAnsiTheme="minorHAnsi"/>
                <w:sz w:val="18"/>
                <w:szCs w:val="18"/>
              </w:rPr>
            </w:pPr>
            <w:r>
              <w:rPr>
                <w:rFonts w:asciiTheme="minorHAnsi" w:eastAsiaTheme="minorEastAsia" w:hAnsiTheme="minorHAnsi" w:hint="eastAsia"/>
                <w:sz w:val="18"/>
                <w:szCs w:val="18"/>
              </w:rPr>
              <w:t>格式</w:t>
            </w:r>
            <w:r>
              <w:rPr>
                <w:rFonts w:asciiTheme="minorHAnsi" w:eastAsiaTheme="minorEastAsia" w:hAnsiTheme="minorHAnsi"/>
                <w:sz w:val="18"/>
                <w:szCs w:val="18"/>
              </w:rPr>
              <w:t>：</w:t>
            </w:r>
            <w:r w:rsidR="00747410">
              <w:rPr>
                <w:rFonts w:asciiTheme="minorHAnsi" w:eastAsiaTheme="minorEastAsia" w:hAnsiTheme="minorHAnsi"/>
                <w:sz w:val="18"/>
                <w:szCs w:val="18"/>
              </w:rPr>
              <w:t>yyyyMMddHHmmss</w:t>
            </w:r>
          </w:p>
        </w:tc>
        <w:tc>
          <w:tcPr>
            <w:tcW w:w="743" w:type="pct"/>
            <w:tcBorders>
              <w:top w:val="single" w:sz="4" w:space="0" w:color="auto"/>
              <w:left w:val="single" w:sz="4" w:space="0" w:color="auto"/>
              <w:bottom w:val="single" w:sz="4" w:space="0" w:color="auto"/>
              <w:right w:val="single" w:sz="4" w:space="0" w:color="auto"/>
            </w:tcBorders>
          </w:tcPr>
          <w:p w14:paraId="3A3C8871"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date</w:t>
            </w:r>
          </w:p>
        </w:tc>
        <w:tc>
          <w:tcPr>
            <w:tcW w:w="306" w:type="pct"/>
            <w:tcBorders>
              <w:top w:val="single" w:sz="4" w:space="0" w:color="auto"/>
              <w:left w:val="single" w:sz="4" w:space="0" w:color="auto"/>
              <w:bottom w:val="single" w:sz="4" w:space="0" w:color="auto"/>
              <w:right w:val="single" w:sz="4" w:space="0" w:color="auto"/>
            </w:tcBorders>
          </w:tcPr>
          <w:p w14:paraId="3F4B2F9E"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10</w:t>
            </w:r>
          </w:p>
        </w:tc>
        <w:tc>
          <w:tcPr>
            <w:tcW w:w="348" w:type="pct"/>
            <w:tcBorders>
              <w:top w:val="single" w:sz="4" w:space="0" w:color="auto"/>
              <w:left w:val="single" w:sz="4" w:space="0" w:color="auto"/>
              <w:bottom w:val="single" w:sz="4" w:space="0" w:color="auto"/>
              <w:right w:val="single" w:sz="4" w:space="0" w:color="auto"/>
            </w:tcBorders>
          </w:tcPr>
          <w:p w14:paraId="426E8EB3"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26653BC0" w14:textId="1186EA33"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Pr>
                <w:rFonts w:asciiTheme="minorHAnsi" w:eastAsiaTheme="minorEastAsia" w:hAnsiTheme="minorHAnsi" w:hint="eastAsia"/>
                <w:sz w:val="18"/>
                <w:szCs w:val="18"/>
              </w:rPr>
              <w:t>201501</w:t>
            </w:r>
            <w:r w:rsidRPr="007B105D">
              <w:rPr>
                <w:rFonts w:asciiTheme="minorHAnsi" w:eastAsiaTheme="minorEastAsia" w:hAnsiTheme="minorHAnsi" w:hint="eastAsia"/>
                <w:sz w:val="18"/>
                <w:szCs w:val="18"/>
              </w:rPr>
              <w:t>07</w:t>
            </w:r>
            <w:r w:rsidR="00747410">
              <w:rPr>
                <w:rFonts w:asciiTheme="minorHAnsi" w:eastAsiaTheme="minorEastAsia" w:hAnsiTheme="minorHAnsi"/>
                <w:sz w:val="18"/>
                <w:szCs w:val="18"/>
              </w:rPr>
              <w:t>121212</w:t>
            </w:r>
          </w:p>
        </w:tc>
      </w:tr>
      <w:tr w:rsidR="00163216" w:rsidRPr="00B427D7" w14:paraId="32BCE9E9" w14:textId="77777777" w:rsidTr="00C11757">
        <w:trPr>
          <w:trHeight w:val="287"/>
        </w:trPr>
        <w:tc>
          <w:tcPr>
            <w:tcW w:w="271" w:type="pct"/>
            <w:tcBorders>
              <w:top w:val="single" w:sz="4" w:space="0" w:color="auto"/>
              <w:left w:val="single" w:sz="4" w:space="0" w:color="auto"/>
              <w:bottom w:val="single" w:sz="4" w:space="0" w:color="auto"/>
              <w:right w:val="single" w:sz="4" w:space="0" w:color="auto"/>
            </w:tcBorders>
          </w:tcPr>
          <w:p w14:paraId="0B34A792"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676" w:type="pct"/>
            <w:tcBorders>
              <w:top w:val="single" w:sz="4" w:space="0" w:color="auto"/>
              <w:left w:val="single" w:sz="4" w:space="0" w:color="auto"/>
              <w:bottom w:val="single" w:sz="4" w:space="0" w:color="auto"/>
              <w:right w:val="single" w:sz="4" w:space="0" w:color="auto"/>
            </w:tcBorders>
          </w:tcPr>
          <w:p w14:paraId="7E0D36AB"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jc w:val="left"/>
              <w:rPr>
                <w:rFonts w:asciiTheme="minorHAnsi" w:eastAsiaTheme="minorEastAsia" w:hAnsiTheme="minorHAnsi"/>
                <w:sz w:val="18"/>
                <w:szCs w:val="18"/>
              </w:rPr>
            </w:pPr>
            <w:r>
              <w:rPr>
                <w:rFonts w:asciiTheme="minorHAnsi" w:eastAsiaTheme="minorEastAsia" w:hAnsiTheme="minorHAnsi"/>
                <w:sz w:val="18"/>
                <w:szCs w:val="18"/>
              </w:rPr>
              <w:t>D</w:t>
            </w:r>
            <w:r w:rsidRPr="007B105D">
              <w:rPr>
                <w:rFonts w:asciiTheme="minorHAnsi" w:eastAsiaTheme="minorEastAsia" w:hAnsiTheme="minorHAnsi"/>
                <w:sz w:val="18"/>
                <w:szCs w:val="18"/>
              </w:rPr>
              <w:t>oneDate</w:t>
            </w:r>
          </w:p>
        </w:tc>
        <w:tc>
          <w:tcPr>
            <w:tcW w:w="1726" w:type="pct"/>
            <w:tcBorders>
              <w:top w:val="single" w:sz="4" w:space="0" w:color="auto"/>
              <w:left w:val="single" w:sz="4" w:space="0" w:color="auto"/>
              <w:bottom w:val="single" w:sz="4" w:space="0" w:color="auto"/>
              <w:right w:val="single" w:sz="4" w:space="0" w:color="auto"/>
            </w:tcBorders>
          </w:tcPr>
          <w:p w14:paraId="5BF74BE2"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到账</w:t>
            </w:r>
            <w:r w:rsidRPr="007B105D">
              <w:rPr>
                <w:rFonts w:asciiTheme="minorHAnsi" w:eastAsiaTheme="minorEastAsia" w:hAnsiTheme="minorHAnsi"/>
                <w:sz w:val="18"/>
                <w:szCs w:val="18"/>
              </w:rPr>
              <w:t>日期</w:t>
            </w:r>
          </w:p>
        </w:tc>
        <w:tc>
          <w:tcPr>
            <w:tcW w:w="743" w:type="pct"/>
            <w:tcBorders>
              <w:top w:val="single" w:sz="4" w:space="0" w:color="auto"/>
              <w:left w:val="single" w:sz="4" w:space="0" w:color="auto"/>
              <w:bottom w:val="single" w:sz="4" w:space="0" w:color="auto"/>
              <w:right w:val="single" w:sz="4" w:space="0" w:color="auto"/>
            </w:tcBorders>
          </w:tcPr>
          <w:p w14:paraId="3927106B"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date</w:t>
            </w:r>
          </w:p>
        </w:tc>
        <w:tc>
          <w:tcPr>
            <w:tcW w:w="306" w:type="pct"/>
            <w:tcBorders>
              <w:top w:val="single" w:sz="4" w:space="0" w:color="auto"/>
              <w:left w:val="single" w:sz="4" w:space="0" w:color="auto"/>
              <w:bottom w:val="single" w:sz="4" w:space="0" w:color="auto"/>
              <w:right w:val="single" w:sz="4" w:space="0" w:color="auto"/>
            </w:tcBorders>
          </w:tcPr>
          <w:p w14:paraId="2AADA141"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10</w:t>
            </w:r>
          </w:p>
        </w:tc>
        <w:tc>
          <w:tcPr>
            <w:tcW w:w="348" w:type="pct"/>
            <w:tcBorders>
              <w:top w:val="single" w:sz="4" w:space="0" w:color="auto"/>
              <w:left w:val="single" w:sz="4" w:space="0" w:color="auto"/>
              <w:bottom w:val="single" w:sz="4" w:space="0" w:color="auto"/>
              <w:right w:val="single" w:sz="4" w:space="0" w:color="auto"/>
            </w:tcBorders>
          </w:tcPr>
          <w:p w14:paraId="620FFFEC" w14:textId="77777777" w:rsidR="00163216" w:rsidRPr="007B105D" w:rsidRDefault="001F2216" w:rsidP="00C11757">
            <w:pPr>
              <w:rPr>
                <w:rFonts w:asciiTheme="minorHAnsi" w:eastAsiaTheme="minorEastAsia" w:hAnsiTheme="minorHAnsi"/>
                <w:sz w:val="18"/>
                <w:szCs w:val="18"/>
              </w:rPr>
            </w:pPr>
            <w:r>
              <w:rPr>
                <w:rFonts w:asciiTheme="minorHAnsi" w:eastAsiaTheme="minorEastAsia" w:hAnsiTheme="minorHAnsi" w:hint="eastAsia"/>
                <w:sz w:val="18"/>
                <w:szCs w:val="18"/>
              </w:rPr>
              <w:t>C</w:t>
            </w:r>
          </w:p>
        </w:tc>
        <w:tc>
          <w:tcPr>
            <w:tcW w:w="930" w:type="pct"/>
            <w:tcBorders>
              <w:top w:val="single" w:sz="4" w:space="0" w:color="auto"/>
              <w:left w:val="single" w:sz="4" w:space="0" w:color="auto"/>
              <w:bottom w:val="single" w:sz="4" w:space="0" w:color="auto"/>
              <w:right w:val="single" w:sz="4" w:space="0" w:color="auto"/>
            </w:tcBorders>
          </w:tcPr>
          <w:p w14:paraId="1AD9DB40"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Pr>
                <w:rFonts w:asciiTheme="minorHAnsi" w:eastAsiaTheme="minorEastAsia" w:hAnsiTheme="minorHAnsi" w:hint="eastAsia"/>
                <w:sz w:val="18"/>
                <w:szCs w:val="18"/>
              </w:rPr>
              <w:t>201501</w:t>
            </w:r>
            <w:r w:rsidRPr="007B105D">
              <w:rPr>
                <w:rFonts w:asciiTheme="minorHAnsi" w:eastAsiaTheme="minorEastAsia" w:hAnsiTheme="minorHAnsi" w:hint="eastAsia"/>
                <w:sz w:val="18"/>
                <w:szCs w:val="18"/>
              </w:rPr>
              <w:t>07</w:t>
            </w:r>
          </w:p>
        </w:tc>
      </w:tr>
      <w:tr w:rsidR="00163216" w:rsidRPr="00B427D7" w14:paraId="749086BB" w14:textId="77777777" w:rsidTr="00C11757">
        <w:trPr>
          <w:trHeight w:val="287"/>
        </w:trPr>
        <w:tc>
          <w:tcPr>
            <w:tcW w:w="271" w:type="pct"/>
            <w:tcBorders>
              <w:top w:val="single" w:sz="4" w:space="0" w:color="auto"/>
              <w:left w:val="single" w:sz="4" w:space="0" w:color="auto"/>
              <w:bottom w:val="single" w:sz="4" w:space="0" w:color="auto"/>
              <w:right w:val="single" w:sz="4" w:space="0" w:color="auto"/>
            </w:tcBorders>
          </w:tcPr>
          <w:p w14:paraId="14666A50"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676" w:type="pct"/>
            <w:tcBorders>
              <w:top w:val="single" w:sz="4" w:space="0" w:color="auto"/>
              <w:left w:val="single" w:sz="4" w:space="0" w:color="auto"/>
              <w:bottom w:val="single" w:sz="4" w:space="0" w:color="auto"/>
              <w:right w:val="single" w:sz="4" w:space="0" w:color="auto"/>
            </w:tcBorders>
          </w:tcPr>
          <w:p w14:paraId="38092A4C"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jc w:val="left"/>
              <w:rPr>
                <w:rFonts w:asciiTheme="minorHAnsi" w:eastAsiaTheme="minorEastAsia" w:hAnsiTheme="minorHAnsi"/>
                <w:sz w:val="18"/>
                <w:szCs w:val="18"/>
              </w:rPr>
            </w:pPr>
            <w:r>
              <w:rPr>
                <w:rFonts w:asciiTheme="minorHAnsi" w:eastAsiaTheme="minorEastAsia" w:hAnsiTheme="minorHAnsi"/>
                <w:sz w:val="18"/>
                <w:szCs w:val="18"/>
              </w:rPr>
              <w:t>I</w:t>
            </w:r>
            <w:r w:rsidRPr="007B105D">
              <w:rPr>
                <w:rFonts w:asciiTheme="minorHAnsi" w:eastAsiaTheme="minorEastAsia" w:hAnsiTheme="minorHAnsi"/>
                <w:sz w:val="18"/>
                <w:szCs w:val="18"/>
              </w:rPr>
              <w:t>temName</w:t>
            </w:r>
          </w:p>
        </w:tc>
        <w:tc>
          <w:tcPr>
            <w:tcW w:w="1726" w:type="pct"/>
            <w:tcBorders>
              <w:top w:val="single" w:sz="4" w:space="0" w:color="auto"/>
              <w:left w:val="single" w:sz="4" w:space="0" w:color="auto"/>
              <w:bottom w:val="single" w:sz="4" w:space="0" w:color="auto"/>
              <w:right w:val="single" w:sz="4" w:space="0" w:color="auto"/>
            </w:tcBorders>
          </w:tcPr>
          <w:p w14:paraId="52A87808"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sz w:val="18"/>
                <w:szCs w:val="18"/>
              </w:rPr>
              <w:t>名称</w:t>
            </w:r>
            <w:r w:rsidR="001F2216">
              <w:rPr>
                <w:rFonts w:asciiTheme="minorHAnsi" w:eastAsiaTheme="minorEastAsia" w:hAnsiTheme="minorHAnsi" w:hint="eastAsia"/>
                <w:sz w:val="18"/>
                <w:szCs w:val="18"/>
              </w:rPr>
              <w:t xml:space="preserve">. </w:t>
            </w:r>
            <w:r w:rsidR="001F2216">
              <w:rPr>
                <w:rFonts w:asciiTheme="minorHAnsi" w:eastAsiaTheme="minorEastAsia" w:hAnsiTheme="minorHAnsi" w:hint="eastAsia"/>
                <w:sz w:val="18"/>
                <w:szCs w:val="18"/>
              </w:rPr>
              <w:t>通常</w:t>
            </w:r>
            <w:r w:rsidR="001F2216">
              <w:rPr>
                <w:rFonts w:asciiTheme="minorHAnsi" w:eastAsiaTheme="minorEastAsia" w:hAnsiTheme="minorHAnsi"/>
                <w:sz w:val="18"/>
                <w:szCs w:val="18"/>
              </w:rPr>
              <w:t>合作方</w:t>
            </w:r>
            <w:r w:rsidR="001F2216">
              <w:rPr>
                <w:rFonts w:asciiTheme="minorHAnsi" w:eastAsiaTheme="minorEastAsia" w:hAnsiTheme="minorHAnsi" w:hint="eastAsia"/>
                <w:sz w:val="18"/>
                <w:szCs w:val="18"/>
              </w:rPr>
              <w:t>不用</w:t>
            </w:r>
            <w:r w:rsidR="001F2216">
              <w:rPr>
                <w:rFonts w:asciiTheme="minorHAnsi" w:eastAsiaTheme="minorEastAsia" w:hAnsiTheme="minorHAnsi"/>
                <w:sz w:val="18"/>
                <w:szCs w:val="18"/>
              </w:rPr>
              <w:t>关心此字段。</w:t>
            </w:r>
          </w:p>
        </w:tc>
        <w:tc>
          <w:tcPr>
            <w:tcW w:w="743" w:type="pct"/>
            <w:tcBorders>
              <w:top w:val="single" w:sz="4" w:space="0" w:color="auto"/>
              <w:left w:val="single" w:sz="4" w:space="0" w:color="auto"/>
              <w:bottom w:val="single" w:sz="4" w:space="0" w:color="auto"/>
              <w:right w:val="single" w:sz="4" w:space="0" w:color="auto"/>
            </w:tcBorders>
          </w:tcPr>
          <w:p w14:paraId="24119D41"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06" w:type="pct"/>
            <w:tcBorders>
              <w:top w:val="single" w:sz="4" w:space="0" w:color="auto"/>
              <w:left w:val="single" w:sz="4" w:space="0" w:color="auto"/>
              <w:bottom w:val="single" w:sz="4" w:space="0" w:color="auto"/>
              <w:right w:val="single" w:sz="4" w:space="0" w:color="auto"/>
            </w:tcBorders>
          </w:tcPr>
          <w:p w14:paraId="52CA91FE"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10</w:t>
            </w:r>
          </w:p>
        </w:tc>
        <w:tc>
          <w:tcPr>
            <w:tcW w:w="348" w:type="pct"/>
            <w:tcBorders>
              <w:top w:val="single" w:sz="4" w:space="0" w:color="auto"/>
              <w:left w:val="single" w:sz="4" w:space="0" w:color="auto"/>
              <w:bottom w:val="single" w:sz="4" w:space="0" w:color="auto"/>
              <w:right w:val="single" w:sz="4" w:space="0" w:color="auto"/>
            </w:tcBorders>
          </w:tcPr>
          <w:p w14:paraId="404F8CC6"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46D8570E"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7B105D">
              <w:rPr>
                <w:rFonts w:asciiTheme="minorHAnsi" w:eastAsiaTheme="minorEastAsia" w:hAnsiTheme="minorHAnsi" w:hint="eastAsia"/>
                <w:sz w:val="18"/>
                <w:szCs w:val="18"/>
              </w:rPr>
              <w:t>赎回</w:t>
            </w:r>
          </w:p>
        </w:tc>
      </w:tr>
      <w:tr w:rsidR="00163216" w:rsidRPr="00B427D7" w14:paraId="126F3224" w14:textId="77777777" w:rsidTr="00C11757">
        <w:trPr>
          <w:trHeight w:val="287"/>
        </w:trPr>
        <w:tc>
          <w:tcPr>
            <w:tcW w:w="271" w:type="pct"/>
            <w:tcBorders>
              <w:top w:val="single" w:sz="4" w:space="0" w:color="auto"/>
              <w:left w:val="single" w:sz="4" w:space="0" w:color="auto"/>
              <w:bottom w:val="single" w:sz="4" w:space="0" w:color="auto"/>
              <w:right w:val="single" w:sz="4" w:space="0" w:color="auto"/>
            </w:tcBorders>
          </w:tcPr>
          <w:p w14:paraId="678D9B2F"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676" w:type="pct"/>
            <w:tcBorders>
              <w:top w:val="single" w:sz="4" w:space="0" w:color="auto"/>
              <w:left w:val="single" w:sz="4" w:space="0" w:color="auto"/>
              <w:bottom w:val="single" w:sz="4" w:space="0" w:color="auto"/>
              <w:right w:val="single" w:sz="4" w:space="0" w:color="auto"/>
            </w:tcBorders>
          </w:tcPr>
          <w:p w14:paraId="3E873F9A"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jc w:val="left"/>
              <w:rPr>
                <w:rFonts w:asciiTheme="minorHAnsi" w:eastAsiaTheme="minorEastAsia" w:hAnsiTheme="minorHAnsi"/>
                <w:sz w:val="18"/>
                <w:szCs w:val="18"/>
              </w:rPr>
            </w:pPr>
            <w:r>
              <w:rPr>
                <w:rFonts w:asciiTheme="minorHAnsi" w:eastAsiaTheme="minorEastAsia" w:hAnsiTheme="minorHAnsi"/>
                <w:sz w:val="18"/>
                <w:szCs w:val="18"/>
              </w:rPr>
              <w:t>B</w:t>
            </w:r>
            <w:r w:rsidRPr="007B105D">
              <w:rPr>
                <w:rFonts w:asciiTheme="minorHAnsi" w:eastAsiaTheme="minorEastAsia" w:hAnsiTheme="minorHAnsi"/>
                <w:sz w:val="18"/>
                <w:szCs w:val="18"/>
              </w:rPr>
              <w:t>ussSeqNo</w:t>
            </w:r>
          </w:p>
        </w:tc>
        <w:tc>
          <w:tcPr>
            <w:tcW w:w="1726" w:type="pct"/>
            <w:tcBorders>
              <w:top w:val="single" w:sz="4" w:space="0" w:color="auto"/>
              <w:left w:val="single" w:sz="4" w:space="0" w:color="auto"/>
              <w:bottom w:val="single" w:sz="4" w:space="0" w:color="auto"/>
              <w:right w:val="single" w:sz="4" w:space="0" w:color="auto"/>
            </w:tcBorders>
          </w:tcPr>
          <w:p w14:paraId="659FD581"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sz w:val="18"/>
                <w:szCs w:val="18"/>
              </w:rPr>
              <w:t>交易流水号</w:t>
            </w:r>
            <w:r>
              <w:rPr>
                <w:rFonts w:asciiTheme="minorHAnsi" w:eastAsiaTheme="minorEastAsia" w:hAnsiTheme="minorHAnsi" w:hint="eastAsia"/>
                <w:sz w:val="18"/>
                <w:szCs w:val="18"/>
              </w:rPr>
              <w:t>。</w:t>
            </w:r>
            <w:r>
              <w:rPr>
                <w:rFonts w:asciiTheme="minorHAnsi" w:eastAsiaTheme="minorEastAsia" w:hAnsiTheme="minorHAnsi"/>
                <w:sz w:val="18"/>
                <w:szCs w:val="18"/>
              </w:rPr>
              <w:t>网商基金</w:t>
            </w:r>
            <w:r>
              <w:rPr>
                <w:rFonts w:asciiTheme="minorHAnsi" w:eastAsiaTheme="minorEastAsia" w:hAnsiTheme="minorHAnsi" w:hint="eastAsia"/>
                <w:sz w:val="18"/>
                <w:szCs w:val="18"/>
              </w:rPr>
              <w:t>平台</w:t>
            </w:r>
            <w:r>
              <w:rPr>
                <w:rFonts w:asciiTheme="minorHAnsi" w:eastAsiaTheme="minorEastAsia" w:hAnsiTheme="minorHAnsi"/>
                <w:sz w:val="18"/>
                <w:szCs w:val="18"/>
              </w:rPr>
              <w:t>的流水号，</w:t>
            </w:r>
            <w:r>
              <w:rPr>
                <w:rFonts w:asciiTheme="minorHAnsi" w:eastAsiaTheme="minorEastAsia" w:hAnsiTheme="minorHAnsi" w:hint="eastAsia"/>
                <w:sz w:val="18"/>
                <w:szCs w:val="18"/>
              </w:rPr>
              <w:t>等于</w:t>
            </w:r>
            <w:r>
              <w:rPr>
                <w:rFonts w:asciiTheme="minorHAnsi" w:eastAsiaTheme="minorEastAsia" w:hAnsiTheme="minorHAnsi"/>
                <w:sz w:val="18"/>
                <w:szCs w:val="18"/>
              </w:rPr>
              <w:t>实时交易的</w:t>
            </w:r>
            <w:r>
              <w:rPr>
                <w:rFonts w:asciiTheme="minorHAnsi" w:eastAsiaTheme="minorEastAsia" w:hAnsiTheme="minorHAnsi" w:hint="eastAsia"/>
                <w:sz w:val="18"/>
                <w:szCs w:val="18"/>
              </w:rPr>
              <w:t>Order</w:t>
            </w:r>
            <w:r>
              <w:rPr>
                <w:rFonts w:asciiTheme="minorHAnsi" w:eastAsiaTheme="minorEastAsia" w:hAnsiTheme="minorHAnsi"/>
                <w:sz w:val="18"/>
                <w:szCs w:val="18"/>
              </w:rPr>
              <w:t>Number</w:t>
            </w:r>
            <w:r>
              <w:rPr>
                <w:rFonts w:asciiTheme="minorHAnsi" w:eastAsiaTheme="minorEastAsia" w:hAnsiTheme="minorHAnsi"/>
                <w:sz w:val="18"/>
                <w:szCs w:val="18"/>
              </w:rPr>
              <w:t>。</w:t>
            </w:r>
          </w:p>
        </w:tc>
        <w:tc>
          <w:tcPr>
            <w:tcW w:w="743" w:type="pct"/>
            <w:tcBorders>
              <w:top w:val="single" w:sz="4" w:space="0" w:color="auto"/>
              <w:left w:val="single" w:sz="4" w:space="0" w:color="auto"/>
              <w:bottom w:val="single" w:sz="4" w:space="0" w:color="auto"/>
              <w:right w:val="single" w:sz="4" w:space="0" w:color="auto"/>
            </w:tcBorders>
          </w:tcPr>
          <w:p w14:paraId="3FCE988B"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06" w:type="pct"/>
            <w:tcBorders>
              <w:top w:val="single" w:sz="4" w:space="0" w:color="auto"/>
              <w:left w:val="single" w:sz="4" w:space="0" w:color="auto"/>
              <w:bottom w:val="single" w:sz="4" w:space="0" w:color="auto"/>
              <w:right w:val="single" w:sz="4" w:space="0" w:color="auto"/>
            </w:tcBorders>
          </w:tcPr>
          <w:p w14:paraId="73BEEECD"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40</w:t>
            </w:r>
          </w:p>
        </w:tc>
        <w:tc>
          <w:tcPr>
            <w:tcW w:w="348" w:type="pct"/>
            <w:tcBorders>
              <w:top w:val="single" w:sz="4" w:space="0" w:color="auto"/>
              <w:left w:val="single" w:sz="4" w:space="0" w:color="auto"/>
              <w:bottom w:val="single" w:sz="4" w:space="0" w:color="auto"/>
              <w:right w:val="single" w:sz="4" w:space="0" w:color="auto"/>
            </w:tcBorders>
          </w:tcPr>
          <w:p w14:paraId="7EDC144C"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5C03A21E"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163216" w:rsidRPr="00B427D7" w14:paraId="56DA7E1D" w14:textId="77777777" w:rsidTr="00C11757">
        <w:trPr>
          <w:trHeight w:val="287"/>
        </w:trPr>
        <w:tc>
          <w:tcPr>
            <w:tcW w:w="271" w:type="pct"/>
            <w:tcBorders>
              <w:top w:val="single" w:sz="4" w:space="0" w:color="auto"/>
              <w:left w:val="single" w:sz="4" w:space="0" w:color="auto"/>
              <w:bottom w:val="single" w:sz="4" w:space="0" w:color="auto"/>
              <w:right w:val="single" w:sz="4" w:space="0" w:color="auto"/>
            </w:tcBorders>
          </w:tcPr>
          <w:p w14:paraId="4EE34F5E"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676" w:type="pct"/>
            <w:tcBorders>
              <w:top w:val="single" w:sz="4" w:space="0" w:color="auto"/>
              <w:left w:val="single" w:sz="4" w:space="0" w:color="auto"/>
              <w:bottom w:val="single" w:sz="4" w:space="0" w:color="auto"/>
              <w:right w:val="single" w:sz="4" w:space="0" w:color="auto"/>
            </w:tcBorders>
          </w:tcPr>
          <w:p w14:paraId="01689D26"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jc w:val="left"/>
              <w:rPr>
                <w:rFonts w:asciiTheme="minorHAnsi" w:eastAsiaTheme="minorEastAsia" w:hAnsiTheme="minorHAnsi"/>
                <w:sz w:val="18"/>
                <w:szCs w:val="18"/>
              </w:rPr>
            </w:pPr>
            <w:r>
              <w:rPr>
                <w:rFonts w:asciiTheme="minorHAnsi" w:eastAsiaTheme="minorEastAsia" w:hAnsiTheme="minorHAnsi"/>
                <w:sz w:val="18"/>
                <w:szCs w:val="18"/>
              </w:rPr>
              <w:t>S</w:t>
            </w:r>
            <w:r w:rsidRPr="007B105D">
              <w:rPr>
                <w:rFonts w:asciiTheme="minorHAnsi" w:eastAsiaTheme="minorEastAsia" w:hAnsiTheme="minorHAnsi"/>
                <w:sz w:val="18"/>
                <w:szCs w:val="18"/>
              </w:rPr>
              <w:t>tmtNumber</w:t>
            </w:r>
          </w:p>
        </w:tc>
        <w:tc>
          <w:tcPr>
            <w:tcW w:w="1726" w:type="pct"/>
            <w:tcBorders>
              <w:top w:val="single" w:sz="4" w:space="0" w:color="auto"/>
              <w:left w:val="single" w:sz="4" w:space="0" w:color="auto"/>
              <w:bottom w:val="single" w:sz="4" w:space="0" w:color="auto"/>
              <w:right w:val="single" w:sz="4" w:space="0" w:color="auto"/>
            </w:tcBorders>
          </w:tcPr>
          <w:p w14:paraId="25615FAC"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sz w:val="18"/>
                <w:szCs w:val="18"/>
              </w:rPr>
              <w:t>交易单流水号</w:t>
            </w:r>
            <w:r>
              <w:rPr>
                <w:rFonts w:asciiTheme="minorHAnsi" w:eastAsiaTheme="minorEastAsia" w:hAnsiTheme="minorHAnsi" w:hint="eastAsia"/>
                <w:sz w:val="18"/>
                <w:szCs w:val="18"/>
              </w:rPr>
              <w:t>。</w:t>
            </w:r>
            <w:r>
              <w:rPr>
                <w:rFonts w:asciiTheme="minorHAnsi" w:eastAsiaTheme="minorEastAsia" w:hAnsiTheme="minorHAnsi"/>
                <w:sz w:val="18"/>
                <w:szCs w:val="18"/>
              </w:rPr>
              <w:t>网商内部</w:t>
            </w:r>
            <w:r>
              <w:rPr>
                <w:rFonts w:asciiTheme="minorHAnsi" w:eastAsiaTheme="minorEastAsia" w:hAnsiTheme="minorHAnsi" w:hint="eastAsia"/>
                <w:sz w:val="18"/>
                <w:szCs w:val="18"/>
              </w:rPr>
              <w:t>对账单</w:t>
            </w:r>
            <w:r>
              <w:rPr>
                <w:rFonts w:asciiTheme="minorHAnsi" w:eastAsiaTheme="minorEastAsia" w:hAnsiTheme="minorHAnsi"/>
                <w:sz w:val="18"/>
                <w:szCs w:val="18"/>
              </w:rPr>
              <w:t>编号，</w:t>
            </w:r>
            <w:r>
              <w:rPr>
                <w:rFonts w:asciiTheme="minorHAnsi" w:eastAsiaTheme="minorEastAsia" w:hAnsiTheme="minorHAnsi" w:hint="eastAsia"/>
                <w:sz w:val="18"/>
                <w:szCs w:val="18"/>
              </w:rPr>
              <w:t>合作方无须</w:t>
            </w:r>
            <w:r>
              <w:rPr>
                <w:rFonts w:asciiTheme="minorHAnsi" w:eastAsiaTheme="minorEastAsia" w:hAnsiTheme="minorHAnsi"/>
                <w:sz w:val="18"/>
                <w:szCs w:val="18"/>
              </w:rPr>
              <w:t>处理。</w:t>
            </w:r>
          </w:p>
        </w:tc>
        <w:tc>
          <w:tcPr>
            <w:tcW w:w="743" w:type="pct"/>
            <w:tcBorders>
              <w:top w:val="single" w:sz="4" w:space="0" w:color="auto"/>
              <w:left w:val="single" w:sz="4" w:space="0" w:color="auto"/>
              <w:bottom w:val="single" w:sz="4" w:space="0" w:color="auto"/>
              <w:right w:val="single" w:sz="4" w:space="0" w:color="auto"/>
            </w:tcBorders>
          </w:tcPr>
          <w:p w14:paraId="23A00B0D"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06" w:type="pct"/>
            <w:tcBorders>
              <w:top w:val="single" w:sz="4" w:space="0" w:color="auto"/>
              <w:left w:val="single" w:sz="4" w:space="0" w:color="auto"/>
              <w:bottom w:val="single" w:sz="4" w:space="0" w:color="auto"/>
              <w:right w:val="single" w:sz="4" w:space="0" w:color="auto"/>
            </w:tcBorders>
          </w:tcPr>
          <w:p w14:paraId="4DD4AE3A"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40</w:t>
            </w:r>
          </w:p>
        </w:tc>
        <w:tc>
          <w:tcPr>
            <w:tcW w:w="348" w:type="pct"/>
            <w:tcBorders>
              <w:top w:val="single" w:sz="4" w:space="0" w:color="auto"/>
              <w:left w:val="single" w:sz="4" w:space="0" w:color="auto"/>
              <w:bottom w:val="single" w:sz="4" w:space="0" w:color="auto"/>
              <w:right w:val="single" w:sz="4" w:space="0" w:color="auto"/>
            </w:tcBorders>
          </w:tcPr>
          <w:p w14:paraId="732CC79D"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17F2C0C8"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163216" w:rsidRPr="00B427D7" w14:paraId="5A131389" w14:textId="77777777" w:rsidTr="00C11757">
        <w:trPr>
          <w:trHeight w:val="287"/>
        </w:trPr>
        <w:tc>
          <w:tcPr>
            <w:tcW w:w="271" w:type="pct"/>
            <w:tcBorders>
              <w:top w:val="single" w:sz="4" w:space="0" w:color="auto"/>
              <w:left w:val="single" w:sz="4" w:space="0" w:color="auto"/>
              <w:bottom w:val="single" w:sz="4" w:space="0" w:color="auto"/>
              <w:right w:val="single" w:sz="4" w:space="0" w:color="auto"/>
            </w:tcBorders>
          </w:tcPr>
          <w:p w14:paraId="172506FD"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7</w:t>
            </w:r>
          </w:p>
        </w:tc>
        <w:tc>
          <w:tcPr>
            <w:tcW w:w="676" w:type="pct"/>
            <w:tcBorders>
              <w:top w:val="single" w:sz="4" w:space="0" w:color="auto"/>
              <w:left w:val="single" w:sz="4" w:space="0" w:color="auto"/>
              <w:bottom w:val="single" w:sz="4" w:space="0" w:color="auto"/>
              <w:right w:val="single" w:sz="4" w:space="0" w:color="auto"/>
            </w:tcBorders>
          </w:tcPr>
          <w:p w14:paraId="0289D355"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jc w:val="left"/>
              <w:rPr>
                <w:rFonts w:asciiTheme="minorHAnsi" w:eastAsiaTheme="minorEastAsia" w:hAnsiTheme="minorHAnsi"/>
                <w:sz w:val="18"/>
                <w:szCs w:val="18"/>
              </w:rPr>
            </w:pPr>
            <w:r>
              <w:rPr>
                <w:rFonts w:asciiTheme="minorHAnsi" w:eastAsiaTheme="minorEastAsia" w:hAnsiTheme="minorHAnsi"/>
                <w:sz w:val="18"/>
                <w:szCs w:val="18"/>
              </w:rPr>
              <w:t>M</w:t>
            </w:r>
            <w:r w:rsidRPr="007B105D">
              <w:rPr>
                <w:rFonts w:asciiTheme="minorHAnsi" w:eastAsiaTheme="minorEastAsia" w:hAnsiTheme="minorHAnsi"/>
                <w:sz w:val="18"/>
                <w:szCs w:val="18"/>
              </w:rPr>
              <w:t>emo</w:t>
            </w:r>
          </w:p>
        </w:tc>
        <w:tc>
          <w:tcPr>
            <w:tcW w:w="1726" w:type="pct"/>
            <w:tcBorders>
              <w:top w:val="single" w:sz="4" w:space="0" w:color="auto"/>
              <w:left w:val="single" w:sz="4" w:space="0" w:color="auto"/>
              <w:bottom w:val="single" w:sz="4" w:space="0" w:color="auto"/>
              <w:right w:val="single" w:sz="4" w:space="0" w:color="auto"/>
            </w:tcBorders>
          </w:tcPr>
          <w:p w14:paraId="7C7D18ED"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sz w:val="18"/>
                <w:szCs w:val="18"/>
              </w:rPr>
              <w:t>备注</w:t>
            </w:r>
          </w:p>
        </w:tc>
        <w:tc>
          <w:tcPr>
            <w:tcW w:w="743" w:type="pct"/>
            <w:tcBorders>
              <w:top w:val="single" w:sz="4" w:space="0" w:color="auto"/>
              <w:left w:val="single" w:sz="4" w:space="0" w:color="auto"/>
              <w:bottom w:val="single" w:sz="4" w:space="0" w:color="auto"/>
              <w:right w:val="single" w:sz="4" w:space="0" w:color="auto"/>
            </w:tcBorders>
          </w:tcPr>
          <w:p w14:paraId="66322D04"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06" w:type="pct"/>
            <w:tcBorders>
              <w:top w:val="single" w:sz="4" w:space="0" w:color="auto"/>
              <w:left w:val="single" w:sz="4" w:space="0" w:color="auto"/>
              <w:bottom w:val="single" w:sz="4" w:space="0" w:color="auto"/>
              <w:right w:val="single" w:sz="4" w:space="0" w:color="auto"/>
            </w:tcBorders>
          </w:tcPr>
          <w:p w14:paraId="2DF5D908"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100</w:t>
            </w:r>
          </w:p>
        </w:tc>
        <w:tc>
          <w:tcPr>
            <w:tcW w:w="348" w:type="pct"/>
            <w:tcBorders>
              <w:top w:val="single" w:sz="4" w:space="0" w:color="auto"/>
              <w:left w:val="single" w:sz="4" w:space="0" w:color="auto"/>
              <w:bottom w:val="single" w:sz="4" w:space="0" w:color="auto"/>
              <w:right w:val="single" w:sz="4" w:space="0" w:color="auto"/>
            </w:tcBorders>
          </w:tcPr>
          <w:p w14:paraId="4B93D4EF"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C</w:t>
            </w:r>
          </w:p>
        </w:tc>
        <w:tc>
          <w:tcPr>
            <w:tcW w:w="930" w:type="pct"/>
            <w:tcBorders>
              <w:top w:val="single" w:sz="4" w:space="0" w:color="auto"/>
              <w:left w:val="single" w:sz="4" w:space="0" w:color="auto"/>
              <w:bottom w:val="single" w:sz="4" w:space="0" w:color="auto"/>
              <w:right w:val="single" w:sz="4" w:space="0" w:color="auto"/>
            </w:tcBorders>
          </w:tcPr>
          <w:p w14:paraId="015CA42D"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163216" w:rsidRPr="00B427D7" w14:paraId="20C0D90C" w14:textId="77777777" w:rsidTr="00C11757">
        <w:trPr>
          <w:trHeight w:val="287"/>
        </w:trPr>
        <w:tc>
          <w:tcPr>
            <w:tcW w:w="271" w:type="pct"/>
            <w:tcBorders>
              <w:top w:val="single" w:sz="4" w:space="0" w:color="auto"/>
              <w:left w:val="single" w:sz="4" w:space="0" w:color="auto"/>
              <w:bottom w:val="single" w:sz="4" w:space="0" w:color="auto"/>
              <w:right w:val="single" w:sz="4" w:space="0" w:color="auto"/>
            </w:tcBorders>
          </w:tcPr>
          <w:p w14:paraId="28E149A9"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676" w:type="pct"/>
            <w:tcBorders>
              <w:top w:val="single" w:sz="4" w:space="0" w:color="auto"/>
              <w:left w:val="single" w:sz="4" w:space="0" w:color="auto"/>
              <w:bottom w:val="single" w:sz="4" w:space="0" w:color="auto"/>
              <w:right w:val="single" w:sz="4" w:space="0" w:color="auto"/>
            </w:tcBorders>
          </w:tcPr>
          <w:p w14:paraId="65D3A3FF"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jc w:val="left"/>
              <w:rPr>
                <w:rFonts w:asciiTheme="minorHAnsi" w:eastAsiaTheme="minorEastAsia" w:hAnsiTheme="minorHAnsi"/>
                <w:sz w:val="18"/>
                <w:szCs w:val="18"/>
              </w:rPr>
            </w:pPr>
            <w:r>
              <w:rPr>
                <w:rFonts w:asciiTheme="minorHAnsi" w:eastAsiaTheme="minorEastAsia" w:hAnsiTheme="minorHAnsi"/>
                <w:sz w:val="18"/>
                <w:szCs w:val="18"/>
              </w:rPr>
              <w:t>T</w:t>
            </w:r>
            <w:r w:rsidRPr="007B105D">
              <w:rPr>
                <w:rFonts w:asciiTheme="minorHAnsi" w:eastAsiaTheme="minorEastAsia" w:hAnsiTheme="minorHAnsi"/>
                <w:sz w:val="18"/>
                <w:szCs w:val="18"/>
              </w:rPr>
              <w:t>ransType</w:t>
            </w:r>
          </w:p>
        </w:tc>
        <w:tc>
          <w:tcPr>
            <w:tcW w:w="1726" w:type="pct"/>
            <w:tcBorders>
              <w:top w:val="single" w:sz="4" w:space="0" w:color="auto"/>
              <w:left w:val="single" w:sz="4" w:space="0" w:color="auto"/>
              <w:bottom w:val="single" w:sz="4" w:space="0" w:color="auto"/>
              <w:right w:val="single" w:sz="4" w:space="0" w:color="auto"/>
            </w:tcBorders>
          </w:tcPr>
          <w:p w14:paraId="0347520B"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交易类型</w:t>
            </w:r>
            <w:r>
              <w:rPr>
                <w:rFonts w:asciiTheme="minorHAnsi" w:eastAsiaTheme="minorEastAsia" w:hAnsiTheme="minorHAnsi" w:hint="eastAsia"/>
                <w:sz w:val="18"/>
                <w:szCs w:val="18"/>
              </w:rPr>
              <w:t>。可选值</w:t>
            </w:r>
            <w:r>
              <w:rPr>
                <w:rFonts w:asciiTheme="minorHAnsi" w:eastAsiaTheme="minorEastAsia" w:hAnsiTheme="minorHAnsi"/>
                <w:sz w:val="18"/>
                <w:szCs w:val="18"/>
              </w:rPr>
              <w:t>：</w:t>
            </w:r>
          </w:p>
          <w:p w14:paraId="622332C1"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11-</w:t>
            </w:r>
            <w:r w:rsidRPr="001E0BBD">
              <w:rPr>
                <w:rFonts w:asciiTheme="minorHAnsi" w:eastAsiaTheme="minorEastAsia" w:hAnsiTheme="minorHAnsi"/>
                <w:sz w:val="18"/>
                <w:szCs w:val="18"/>
              </w:rPr>
              <w:t>份额强</w:t>
            </w:r>
            <w:r>
              <w:rPr>
                <w:rFonts w:asciiTheme="minorHAnsi" w:eastAsiaTheme="minorEastAsia" w:hAnsiTheme="minorHAnsi" w:hint="eastAsia"/>
                <w:sz w:val="18"/>
                <w:szCs w:val="18"/>
              </w:rPr>
              <w:t>增</w:t>
            </w:r>
          </w:p>
          <w:p w14:paraId="7B5F103F"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12-</w:t>
            </w:r>
            <w:r w:rsidRPr="001E0BBD">
              <w:rPr>
                <w:rFonts w:asciiTheme="minorHAnsi" w:eastAsiaTheme="minorEastAsia" w:hAnsiTheme="minorHAnsi"/>
                <w:sz w:val="18"/>
                <w:szCs w:val="18"/>
              </w:rPr>
              <w:t>正常申购</w:t>
            </w:r>
          </w:p>
          <w:p w14:paraId="08FF3494"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13-</w:t>
            </w:r>
            <w:r w:rsidRPr="001E0BBD">
              <w:rPr>
                <w:rFonts w:asciiTheme="minorHAnsi" w:eastAsiaTheme="minorEastAsia" w:hAnsiTheme="minorHAnsi"/>
                <w:sz w:val="18"/>
                <w:szCs w:val="18"/>
              </w:rPr>
              <w:t>份额强减</w:t>
            </w:r>
          </w:p>
          <w:p w14:paraId="4190D6A0"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14-</w:t>
            </w:r>
            <w:r w:rsidRPr="001E0BBD">
              <w:rPr>
                <w:rFonts w:asciiTheme="minorHAnsi" w:eastAsiaTheme="minorEastAsia" w:hAnsiTheme="minorHAnsi"/>
                <w:sz w:val="18"/>
                <w:szCs w:val="18"/>
              </w:rPr>
              <w:t>正常赎回</w:t>
            </w:r>
          </w:p>
          <w:p w14:paraId="6C868F30" w14:textId="77777777" w:rsidR="00163216"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15-</w:t>
            </w:r>
            <w:r w:rsidRPr="001E0BBD">
              <w:rPr>
                <w:rFonts w:asciiTheme="minorHAnsi" w:eastAsiaTheme="minorEastAsia" w:hAnsiTheme="minorHAnsi"/>
                <w:sz w:val="18"/>
                <w:szCs w:val="18"/>
              </w:rPr>
              <w:t>正常收益</w:t>
            </w:r>
          </w:p>
          <w:p w14:paraId="01302731"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选择</w:t>
            </w:r>
            <w:r>
              <w:rPr>
                <w:rFonts w:asciiTheme="minorHAnsi" w:eastAsiaTheme="minorEastAsia" w:hAnsiTheme="minorHAnsi"/>
                <w:sz w:val="18"/>
                <w:szCs w:val="18"/>
              </w:rPr>
              <w:t>多项时</w:t>
            </w:r>
            <w:r w:rsidRPr="001E0BBD">
              <w:rPr>
                <w:rFonts w:asciiTheme="minorHAnsi" w:eastAsiaTheme="minorEastAsia" w:hAnsiTheme="minorHAnsi" w:hint="eastAsia"/>
                <w:sz w:val="18"/>
                <w:szCs w:val="18"/>
              </w:rPr>
              <w:t>用英文逗号隔开</w:t>
            </w:r>
            <w:r>
              <w:rPr>
                <w:rFonts w:asciiTheme="minorHAnsi" w:eastAsiaTheme="minorEastAsia" w:hAnsiTheme="minorHAnsi" w:hint="eastAsia"/>
                <w:sz w:val="18"/>
                <w:szCs w:val="18"/>
              </w:rPr>
              <w:t>。默认</w:t>
            </w:r>
            <w:r>
              <w:rPr>
                <w:rFonts w:asciiTheme="minorHAnsi" w:eastAsiaTheme="minorEastAsia" w:hAnsiTheme="minorHAnsi"/>
                <w:sz w:val="18"/>
                <w:szCs w:val="18"/>
              </w:rPr>
              <w:t>做法全</w:t>
            </w:r>
            <w:r>
              <w:rPr>
                <w:rFonts w:asciiTheme="minorHAnsi" w:eastAsiaTheme="minorEastAsia" w:hAnsiTheme="minorHAnsi" w:hint="eastAsia"/>
                <w:sz w:val="18"/>
                <w:szCs w:val="18"/>
              </w:rPr>
              <w:t>部</w:t>
            </w:r>
            <w:r>
              <w:rPr>
                <w:rFonts w:asciiTheme="minorHAnsi" w:eastAsiaTheme="minorEastAsia" w:hAnsiTheme="minorHAnsi"/>
                <w:sz w:val="18"/>
                <w:szCs w:val="18"/>
              </w:rPr>
              <w:t>上</w:t>
            </w:r>
            <w:r>
              <w:rPr>
                <w:rFonts w:asciiTheme="minorHAnsi" w:eastAsiaTheme="minorEastAsia" w:hAnsiTheme="minorHAnsi" w:hint="eastAsia"/>
                <w:sz w:val="18"/>
                <w:szCs w:val="18"/>
              </w:rPr>
              <w:t>送</w:t>
            </w:r>
            <w:r>
              <w:rPr>
                <w:rFonts w:asciiTheme="minorHAnsi" w:eastAsiaTheme="minorEastAsia" w:hAnsiTheme="minorHAnsi"/>
                <w:sz w:val="18"/>
                <w:szCs w:val="18"/>
              </w:rPr>
              <w:t>。</w:t>
            </w:r>
          </w:p>
        </w:tc>
        <w:tc>
          <w:tcPr>
            <w:tcW w:w="743" w:type="pct"/>
            <w:tcBorders>
              <w:top w:val="single" w:sz="4" w:space="0" w:color="auto"/>
              <w:left w:val="single" w:sz="4" w:space="0" w:color="auto"/>
              <w:bottom w:val="single" w:sz="4" w:space="0" w:color="auto"/>
              <w:right w:val="single" w:sz="4" w:space="0" w:color="auto"/>
            </w:tcBorders>
          </w:tcPr>
          <w:p w14:paraId="2F5C34EE"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06" w:type="pct"/>
            <w:tcBorders>
              <w:top w:val="single" w:sz="4" w:space="0" w:color="auto"/>
              <w:left w:val="single" w:sz="4" w:space="0" w:color="auto"/>
              <w:bottom w:val="single" w:sz="4" w:space="0" w:color="auto"/>
              <w:right w:val="single" w:sz="4" w:space="0" w:color="auto"/>
            </w:tcBorders>
          </w:tcPr>
          <w:p w14:paraId="7F6755CA"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2</w:t>
            </w:r>
          </w:p>
        </w:tc>
        <w:tc>
          <w:tcPr>
            <w:tcW w:w="348" w:type="pct"/>
            <w:tcBorders>
              <w:top w:val="single" w:sz="4" w:space="0" w:color="auto"/>
              <w:left w:val="single" w:sz="4" w:space="0" w:color="auto"/>
              <w:bottom w:val="single" w:sz="4" w:space="0" w:color="auto"/>
              <w:right w:val="single" w:sz="4" w:space="0" w:color="auto"/>
            </w:tcBorders>
          </w:tcPr>
          <w:p w14:paraId="3A532F17"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24425B9A"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7B105D">
              <w:rPr>
                <w:rFonts w:asciiTheme="minorHAnsi" w:eastAsiaTheme="minorEastAsia" w:hAnsiTheme="minorHAnsi" w:hint="eastAsia"/>
                <w:sz w:val="18"/>
                <w:szCs w:val="18"/>
              </w:rPr>
              <w:t>11</w:t>
            </w:r>
          </w:p>
        </w:tc>
      </w:tr>
      <w:tr w:rsidR="00163216" w:rsidRPr="00B427D7" w14:paraId="17A635F9" w14:textId="77777777" w:rsidTr="00C11757">
        <w:trPr>
          <w:trHeight w:val="283"/>
        </w:trPr>
        <w:tc>
          <w:tcPr>
            <w:tcW w:w="271" w:type="pct"/>
            <w:tcBorders>
              <w:top w:val="single" w:sz="4" w:space="0" w:color="auto"/>
              <w:left w:val="single" w:sz="4" w:space="0" w:color="auto"/>
              <w:bottom w:val="single" w:sz="4" w:space="0" w:color="auto"/>
              <w:right w:val="single" w:sz="4" w:space="0" w:color="auto"/>
            </w:tcBorders>
          </w:tcPr>
          <w:p w14:paraId="21535A62"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676" w:type="pct"/>
            <w:tcBorders>
              <w:top w:val="single" w:sz="4" w:space="0" w:color="auto"/>
              <w:left w:val="single" w:sz="4" w:space="0" w:color="auto"/>
              <w:bottom w:val="single" w:sz="4" w:space="0" w:color="auto"/>
              <w:right w:val="single" w:sz="4" w:space="0" w:color="auto"/>
            </w:tcBorders>
          </w:tcPr>
          <w:p w14:paraId="15BF1DD9"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jc w:val="left"/>
              <w:rPr>
                <w:rFonts w:asciiTheme="minorHAnsi" w:eastAsiaTheme="minorEastAsia" w:hAnsiTheme="minorHAnsi"/>
                <w:sz w:val="18"/>
                <w:szCs w:val="18"/>
              </w:rPr>
            </w:pPr>
            <w:r>
              <w:rPr>
                <w:rFonts w:asciiTheme="minorHAnsi" w:eastAsiaTheme="minorEastAsia" w:hAnsiTheme="minorHAnsi"/>
                <w:sz w:val="18"/>
                <w:szCs w:val="18"/>
              </w:rPr>
              <w:t>S</w:t>
            </w:r>
            <w:r w:rsidRPr="007B105D">
              <w:rPr>
                <w:rFonts w:asciiTheme="minorHAnsi" w:eastAsiaTheme="minorEastAsia" w:hAnsiTheme="minorHAnsi"/>
                <w:sz w:val="18"/>
                <w:szCs w:val="18"/>
              </w:rPr>
              <w:t>tatus</w:t>
            </w:r>
          </w:p>
        </w:tc>
        <w:tc>
          <w:tcPr>
            <w:tcW w:w="1726" w:type="pct"/>
            <w:tcBorders>
              <w:top w:val="single" w:sz="4" w:space="0" w:color="auto"/>
              <w:left w:val="single" w:sz="4" w:space="0" w:color="auto"/>
              <w:bottom w:val="single" w:sz="4" w:space="0" w:color="auto"/>
              <w:right w:val="single" w:sz="4" w:space="0" w:color="auto"/>
            </w:tcBorders>
          </w:tcPr>
          <w:p w14:paraId="5FE8C2CE" w14:textId="77777777" w:rsidR="00163216"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交易状态。</w:t>
            </w:r>
            <w:r>
              <w:rPr>
                <w:rFonts w:asciiTheme="minorHAnsi" w:eastAsiaTheme="minorEastAsia" w:hAnsiTheme="minorHAnsi"/>
                <w:sz w:val="18"/>
                <w:szCs w:val="18"/>
              </w:rPr>
              <w:t>可选值：</w:t>
            </w:r>
          </w:p>
          <w:p w14:paraId="7F8642C8" w14:textId="77777777" w:rsidR="00163216" w:rsidRPr="001E0BBD"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 xml:space="preserve">inprocess </w:t>
            </w:r>
            <w:r w:rsidRPr="001E0BBD">
              <w:rPr>
                <w:rFonts w:asciiTheme="minorHAnsi" w:eastAsiaTheme="minorEastAsia" w:hAnsiTheme="minorHAnsi"/>
                <w:sz w:val="18"/>
                <w:szCs w:val="18"/>
              </w:rPr>
              <w:t>处理中</w:t>
            </w:r>
            <w:r w:rsidRPr="001E0BBD">
              <w:rPr>
                <w:rFonts w:asciiTheme="minorHAnsi" w:eastAsiaTheme="minorEastAsia" w:hAnsiTheme="minorHAnsi"/>
                <w:sz w:val="18"/>
                <w:szCs w:val="18"/>
              </w:rPr>
              <w:t xml:space="preserve">        </w:t>
            </w:r>
          </w:p>
          <w:p w14:paraId="5CBCECB7" w14:textId="77777777" w:rsidR="00163216" w:rsidRPr="001E0BBD"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 xml:space="preserve">success </w:t>
            </w:r>
            <w:r w:rsidRPr="001E0BBD">
              <w:rPr>
                <w:rFonts w:asciiTheme="minorHAnsi" w:eastAsiaTheme="minorEastAsia" w:hAnsiTheme="minorHAnsi"/>
                <w:sz w:val="18"/>
                <w:szCs w:val="18"/>
              </w:rPr>
              <w:t>成功</w:t>
            </w:r>
            <w:r w:rsidRPr="001E0BBD">
              <w:rPr>
                <w:rFonts w:asciiTheme="minorHAnsi" w:eastAsiaTheme="minorEastAsia" w:hAnsiTheme="minorHAnsi"/>
                <w:sz w:val="18"/>
                <w:szCs w:val="18"/>
              </w:rPr>
              <w:t xml:space="preserve">        </w:t>
            </w:r>
          </w:p>
          <w:p w14:paraId="56D1FE46" w14:textId="77777777" w:rsidR="00163216" w:rsidRPr="007B105D" w:rsidRDefault="00163216" w:rsidP="00C11757">
            <w:pPr>
              <w:rPr>
                <w:rFonts w:asciiTheme="minorHAnsi" w:eastAsiaTheme="minorEastAsia" w:hAnsiTheme="minorHAnsi"/>
                <w:sz w:val="18"/>
                <w:szCs w:val="18"/>
              </w:rPr>
            </w:pPr>
            <w:r w:rsidRPr="001E0BBD">
              <w:rPr>
                <w:rFonts w:asciiTheme="minorHAnsi" w:eastAsiaTheme="minorEastAsia" w:hAnsiTheme="minorHAnsi"/>
                <w:sz w:val="18"/>
                <w:szCs w:val="18"/>
              </w:rPr>
              <w:t xml:space="preserve">failure </w:t>
            </w:r>
            <w:r w:rsidRPr="001E0BBD">
              <w:rPr>
                <w:rFonts w:asciiTheme="minorHAnsi" w:eastAsiaTheme="minorEastAsia" w:hAnsiTheme="minorHAnsi"/>
                <w:sz w:val="18"/>
                <w:szCs w:val="18"/>
              </w:rPr>
              <w:t>失败</w:t>
            </w:r>
          </w:p>
        </w:tc>
        <w:tc>
          <w:tcPr>
            <w:tcW w:w="743" w:type="pct"/>
            <w:tcBorders>
              <w:top w:val="single" w:sz="4" w:space="0" w:color="auto"/>
              <w:left w:val="single" w:sz="4" w:space="0" w:color="auto"/>
              <w:bottom w:val="single" w:sz="4" w:space="0" w:color="auto"/>
              <w:right w:val="single" w:sz="4" w:space="0" w:color="auto"/>
            </w:tcBorders>
          </w:tcPr>
          <w:p w14:paraId="51149C72"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306" w:type="pct"/>
            <w:tcBorders>
              <w:top w:val="single" w:sz="4" w:space="0" w:color="auto"/>
              <w:left w:val="single" w:sz="4" w:space="0" w:color="auto"/>
              <w:bottom w:val="single" w:sz="4" w:space="0" w:color="auto"/>
              <w:right w:val="single" w:sz="4" w:space="0" w:color="auto"/>
            </w:tcBorders>
          </w:tcPr>
          <w:p w14:paraId="1EC2932A"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9</w:t>
            </w:r>
          </w:p>
        </w:tc>
        <w:tc>
          <w:tcPr>
            <w:tcW w:w="348" w:type="pct"/>
            <w:tcBorders>
              <w:top w:val="single" w:sz="4" w:space="0" w:color="auto"/>
              <w:left w:val="single" w:sz="4" w:space="0" w:color="auto"/>
              <w:bottom w:val="single" w:sz="4" w:space="0" w:color="auto"/>
              <w:right w:val="single" w:sz="4" w:space="0" w:color="auto"/>
            </w:tcBorders>
          </w:tcPr>
          <w:p w14:paraId="29946C41" w14:textId="77777777" w:rsidR="00163216" w:rsidRPr="007B105D" w:rsidRDefault="00163216" w:rsidP="00C11757">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30" w:type="pct"/>
            <w:tcBorders>
              <w:top w:val="single" w:sz="4" w:space="0" w:color="auto"/>
              <w:left w:val="single" w:sz="4" w:space="0" w:color="auto"/>
              <w:bottom w:val="single" w:sz="4" w:space="0" w:color="auto"/>
              <w:right w:val="single" w:sz="4" w:space="0" w:color="auto"/>
            </w:tcBorders>
          </w:tcPr>
          <w:p w14:paraId="3E09C3B8"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7B105D">
              <w:rPr>
                <w:rFonts w:asciiTheme="minorHAnsi" w:eastAsiaTheme="minorEastAsia" w:hAnsiTheme="minorHAnsi"/>
                <w:sz w:val="18"/>
                <w:szCs w:val="18"/>
              </w:rPr>
              <w:t>inprocess</w:t>
            </w:r>
          </w:p>
        </w:tc>
      </w:tr>
    </w:tbl>
    <w:p w14:paraId="5E7159E9" w14:textId="1A527465" w:rsidR="00163216" w:rsidRDefault="00163216" w:rsidP="00163216">
      <w:pPr>
        <w:pStyle w:val="4"/>
        <w:numPr>
          <w:ilvl w:val="0"/>
          <w:numId w:val="0"/>
        </w:numPr>
        <w:ind w:left="864" w:hanging="864"/>
      </w:pPr>
      <w:r w:rsidRPr="00F561BB">
        <w:rPr>
          <w:rFonts w:hint="eastAsia"/>
        </w:rPr>
        <w:t>报文返回码</w:t>
      </w:r>
    </w:p>
    <w:p w14:paraId="68481357" w14:textId="77777777" w:rsidR="006803B1" w:rsidRDefault="006803B1" w:rsidP="00A43EF8"/>
    <w:tbl>
      <w:tblPr>
        <w:tblStyle w:val="a9"/>
        <w:tblW w:w="8566" w:type="dxa"/>
        <w:tblLayout w:type="fixed"/>
        <w:tblLook w:val="04A0" w:firstRow="1" w:lastRow="0" w:firstColumn="1" w:lastColumn="0" w:noHBand="0" w:noVBand="1"/>
      </w:tblPr>
      <w:tblGrid>
        <w:gridCol w:w="2471"/>
        <w:gridCol w:w="6095"/>
      </w:tblGrid>
      <w:tr w:rsidR="006803B1" w:rsidRPr="00F561BB" w14:paraId="16265FBC" w14:textId="77777777" w:rsidTr="00A43EF8">
        <w:tc>
          <w:tcPr>
            <w:tcW w:w="247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62C02D7" w14:textId="77777777" w:rsidR="006803B1" w:rsidRPr="00F561BB" w:rsidRDefault="006803B1" w:rsidP="006803B1">
            <w:pPr>
              <w:rPr>
                <w:rFonts w:ascii="宋体" w:hAnsi="宋体" w:cs="Courier New"/>
                <w:sz w:val="21"/>
              </w:rPr>
            </w:pPr>
            <w:r w:rsidRPr="00F561BB">
              <w:rPr>
                <w:rFonts w:ascii="宋体" w:hAnsi="宋体" w:cs="Courier New" w:hint="eastAsia"/>
                <w:sz w:val="21"/>
              </w:rPr>
              <w:t>返回码</w:t>
            </w:r>
          </w:p>
        </w:tc>
        <w:tc>
          <w:tcPr>
            <w:tcW w:w="609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175B911" w14:textId="550D3B31" w:rsidR="006803B1" w:rsidRPr="00F561BB" w:rsidRDefault="006803B1" w:rsidP="006803B1">
            <w:pPr>
              <w:rPr>
                <w:rFonts w:ascii="宋体" w:hAnsi="宋体" w:cs="Courier New"/>
                <w:sz w:val="21"/>
              </w:rPr>
            </w:pPr>
            <w:r>
              <w:rPr>
                <w:rFonts w:ascii="宋体" w:hAnsi="宋体" w:hint="eastAsia"/>
                <w:color w:val="000000"/>
                <w:sz w:val="21"/>
              </w:rPr>
              <w:t>中文</w:t>
            </w:r>
            <w:r w:rsidRPr="00F561BB">
              <w:rPr>
                <w:rFonts w:ascii="宋体" w:hAnsi="宋体" w:hint="eastAsia"/>
                <w:color w:val="000000"/>
                <w:sz w:val="21"/>
              </w:rPr>
              <w:t>信息</w:t>
            </w:r>
          </w:p>
        </w:tc>
      </w:tr>
      <w:tr w:rsidR="006803B1" w:rsidRPr="00F561BB" w14:paraId="5CE4B505" w14:textId="77777777" w:rsidTr="00A43EF8">
        <w:tc>
          <w:tcPr>
            <w:tcW w:w="2471" w:type="dxa"/>
            <w:tcBorders>
              <w:top w:val="single" w:sz="4" w:space="0" w:color="auto"/>
              <w:left w:val="single" w:sz="4" w:space="0" w:color="auto"/>
              <w:bottom w:val="single" w:sz="4" w:space="0" w:color="auto"/>
              <w:right w:val="single" w:sz="4" w:space="0" w:color="auto"/>
            </w:tcBorders>
          </w:tcPr>
          <w:p w14:paraId="59336864" w14:textId="77777777" w:rsidR="006803B1" w:rsidRPr="00F561BB" w:rsidRDefault="006803B1" w:rsidP="006803B1">
            <w:pPr>
              <w:rPr>
                <w:rFonts w:ascii="宋体" w:hAnsi="宋体"/>
                <w:sz w:val="21"/>
              </w:rPr>
            </w:pPr>
            <w:r w:rsidRPr="008D11FB">
              <w:rPr>
                <w:rFonts w:ascii="宋体" w:hAnsi="宋体"/>
              </w:rPr>
              <w:t>FUNDBUSS_SYSTEM_ERROR</w:t>
            </w:r>
          </w:p>
        </w:tc>
        <w:tc>
          <w:tcPr>
            <w:tcW w:w="6095" w:type="dxa"/>
            <w:tcBorders>
              <w:top w:val="single" w:sz="4" w:space="0" w:color="auto"/>
              <w:left w:val="single" w:sz="4" w:space="0" w:color="auto"/>
              <w:bottom w:val="single" w:sz="4" w:space="0" w:color="auto"/>
              <w:right w:val="single" w:sz="4" w:space="0" w:color="auto"/>
            </w:tcBorders>
          </w:tcPr>
          <w:p w14:paraId="2438ADE7" w14:textId="77777777" w:rsidR="006803B1" w:rsidRPr="00F561BB" w:rsidRDefault="006803B1" w:rsidP="006803B1">
            <w:pPr>
              <w:rPr>
                <w:rFonts w:ascii="宋体" w:hAnsi="宋体"/>
                <w:sz w:val="21"/>
              </w:rPr>
            </w:pPr>
            <w:r w:rsidRPr="00BC5151">
              <w:rPr>
                <w:rFonts w:ascii="宋体" w:hAnsi="宋体" w:hint="eastAsia"/>
                <w:sz w:val="21"/>
              </w:rPr>
              <w:t>系统异常，请稍后再试！</w:t>
            </w:r>
          </w:p>
        </w:tc>
      </w:tr>
      <w:tr w:rsidR="006803B1" w:rsidRPr="00F561BB" w14:paraId="29420703" w14:textId="77777777" w:rsidTr="00A43EF8">
        <w:tc>
          <w:tcPr>
            <w:tcW w:w="2471" w:type="dxa"/>
            <w:tcBorders>
              <w:top w:val="single" w:sz="4" w:space="0" w:color="auto"/>
              <w:left w:val="single" w:sz="4" w:space="0" w:color="auto"/>
              <w:bottom w:val="single" w:sz="4" w:space="0" w:color="auto"/>
              <w:right w:val="single" w:sz="4" w:space="0" w:color="auto"/>
            </w:tcBorders>
          </w:tcPr>
          <w:p w14:paraId="4D01684B" w14:textId="77777777" w:rsidR="006803B1" w:rsidRDefault="006803B1" w:rsidP="006803B1">
            <w:pPr>
              <w:rPr>
                <w:rFonts w:ascii="宋体" w:hAnsi="宋体"/>
              </w:rPr>
            </w:pPr>
            <w:r>
              <w:rPr>
                <w:rFonts w:ascii="宋体" w:hAnsi="宋体" w:hint="eastAsia"/>
              </w:rPr>
              <w:t>FUNDBUSS_</w:t>
            </w:r>
            <w:r w:rsidRPr="00CA7E35">
              <w:rPr>
                <w:rFonts w:ascii="宋体" w:hAnsi="宋体"/>
              </w:rPr>
              <w:t>CANNOT_FIND_MERCHANT_BY_MID</w:t>
            </w:r>
          </w:p>
        </w:tc>
        <w:tc>
          <w:tcPr>
            <w:tcW w:w="6095" w:type="dxa"/>
            <w:tcBorders>
              <w:top w:val="single" w:sz="4" w:space="0" w:color="auto"/>
              <w:left w:val="single" w:sz="4" w:space="0" w:color="auto"/>
              <w:bottom w:val="single" w:sz="4" w:space="0" w:color="auto"/>
              <w:right w:val="single" w:sz="4" w:space="0" w:color="auto"/>
            </w:tcBorders>
          </w:tcPr>
          <w:p w14:paraId="4A0AD92A" w14:textId="77777777" w:rsidR="006803B1" w:rsidRPr="00BC5151" w:rsidRDefault="006803B1" w:rsidP="006803B1">
            <w:pPr>
              <w:rPr>
                <w:rFonts w:ascii="宋体" w:hAnsi="宋体"/>
              </w:rPr>
            </w:pPr>
            <w:r w:rsidRPr="0099526F">
              <w:rPr>
                <w:rFonts w:ascii="宋体" w:hAnsi="宋体" w:hint="eastAsia"/>
              </w:rPr>
              <w:t>没有查询商户号对应商户信息</w:t>
            </w:r>
          </w:p>
        </w:tc>
      </w:tr>
      <w:tr w:rsidR="006803B1" w:rsidRPr="00F561BB" w14:paraId="5F16B73B" w14:textId="77777777" w:rsidTr="00A43EF8">
        <w:tc>
          <w:tcPr>
            <w:tcW w:w="2471" w:type="dxa"/>
            <w:tcBorders>
              <w:top w:val="single" w:sz="4" w:space="0" w:color="auto"/>
              <w:left w:val="single" w:sz="4" w:space="0" w:color="auto"/>
              <w:bottom w:val="single" w:sz="4" w:space="0" w:color="auto"/>
              <w:right w:val="single" w:sz="4" w:space="0" w:color="auto"/>
            </w:tcBorders>
          </w:tcPr>
          <w:p w14:paraId="6513D382" w14:textId="77777777" w:rsidR="006803B1" w:rsidRDefault="006803B1" w:rsidP="006803B1">
            <w:pPr>
              <w:rPr>
                <w:rFonts w:ascii="宋体" w:hAnsi="宋体"/>
              </w:rPr>
            </w:pPr>
            <w:r>
              <w:rPr>
                <w:rFonts w:ascii="宋体" w:hAnsi="宋体" w:hint="eastAsia"/>
              </w:rPr>
              <w:t>FUNDBUSS_</w:t>
            </w:r>
            <w:r w:rsidRPr="00CA7E35">
              <w:rPr>
                <w:rFonts w:ascii="宋体" w:hAnsi="宋体"/>
              </w:rPr>
              <w:t>INPUT_PARAMETER_IS_NULL</w:t>
            </w:r>
          </w:p>
        </w:tc>
        <w:tc>
          <w:tcPr>
            <w:tcW w:w="6095" w:type="dxa"/>
            <w:tcBorders>
              <w:top w:val="single" w:sz="4" w:space="0" w:color="auto"/>
              <w:left w:val="single" w:sz="4" w:space="0" w:color="auto"/>
              <w:bottom w:val="single" w:sz="4" w:space="0" w:color="auto"/>
              <w:right w:val="single" w:sz="4" w:space="0" w:color="auto"/>
            </w:tcBorders>
          </w:tcPr>
          <w:p w14:paraId="44A5FEC3" w14:textId="77777777" w:rsidR="006803B1" w:rsidRPr="0099526F" w:rsidRDefault="006803B1" w:rsidP="006803B1">
            <w:pPr>
              <w:rPr>
                <w:rFonts w:ascii="宋体" w:hAnsi="宋体"/>
              </w:rPr>
            </w:pPr>
            <w:r w:rsidRPr="00E2731C">
              <w:rPr>
                <w:rFonts w:ascii="宋体" w:hAnsi="宋体" w:hint="eastAsia"/>
              </w:rPr>
              <w:t>服务输入参数为空</w:t>
            </w:r>
          </w:p>
        </w:tc>
      </w:tr>
      <w:tr w:rsidR="006803B1" w:rsidRPr="00F561BB" w14:paraId="4515F3D6" w14:textId="77777777" w:rsidTr="00A43EF8">
        <w:tc>
          <w:tcPr>
            <w:tcW w:w="2471" w:type="dxa"/>
            <w:tcBorders>
              <w:top w:val="single" w:sz="4" w:space="0" w:color="auto"/>
              <w:left w:val="single" w:sz="4" w:space="0" w:color="auto"/>
              <w:bottom w:val="single" w:sz="4" w:space="0" w:color="auto"/>
              <w:right w:val="single" w:sz="4" w:space="0" w:color="auto"/>
            </w:tcBorders>
          </w:tcPr>
          <w:p w14:paraId="058038DD" w14:textId="77777777" w:rsidR="006803B1" w:rsidRDefault="006803B1" w:rsidP="006803B1">
            <w:pPr>
              <w:rPr>
                <w:rFonts w:ascii="宋体" w:hAnsi="宋体"/>
              </w:rPr>
            </w:pPr>
            <w:r>
              <w:rPr>
                <w:rFonts w:ascii="宋体" w:hAnsi="宋体" w:hint="eastAsia"/>
              </w:rPr>
              <w:t>FUNDBUSS_</w:t>
            </w:r>
            <w:r w:rsidRPr="003E4B1A">
              <w:rPr>
                <w:rFonts w:ascii="宋体" w:hAnsi="宋体"/>
              </w:rPr>
              <w:t>MAIN_ARRANGEMENT_NOT_FOUND</w:t>
            </w:r>
          </w:p>
        </w:tc>
        <w:tc>
          <w:tcPr>
            <w:tcW w:w="6095" w:type="dxa"/>
            <w:tcBorders>
              <w:top w:val="single" w:sz="4" w:space="0" w:color="auto"/>
              <w:left w:val="single" w:sz="4" w:space="0" w:color="auto"/>
              <w:bottom w:val="single" w:sz="4" w:space="0" w:color="auto"/>
              <w:right w:val="single" w:sz="4" w:space="0" w:color="auto"/>
            </w:tcBorders>
          </w:tcPr>
          <w:p w14:paraId="23123560" w14:textId="77777777" w:rsidR="006803B1" w:rsidRPr="00E2731C" w:rsidRDefault="006803B1" w:rsidP="006803B1">
            <w:pPr>
              <w:rPr>
                <w:rFonts w:ascii="宋体" w:hAnsi="宋体"/>
              </w:rPr>
            </w:pPr>
            <w:r w:rsidRPr="00A41B85">
              <w:rPr>
                <w:rFonts w:ascii="宋体" w:hAnsi="宋体" w:hint="eastAsia"/>
              </w:rPr>
              <w:t>主合约找不到</w:t>
            </w:r>
          </w:p>
        </w:tc>
      </w:tr>
      <w:tr w:rsidR="006803B1" w:rsidRPr="00F561BB" w14:paraId="20041C9E" w14:textId="77777777" w:rsidTr="00A43EF8">
        <w:tc>
          <w:tcPr>
            <w:tcW w:w="2471" w:type="dxa"/>
            <w:tcBorders>
              <w:top w:val="single" w:sz="4" w:space="0" w:color="auto"/>
              <w:left w:val="single" w:sz="4" w:space="0" w:color="auto"/>
              <w:bottom w:val="single" w:sz="4" w:space="0" w:color="auto"/>
              <w:right w:val="single" w:sz="4" w:space="0" w:color="auto"/>
            </w:tcBorders>
          </w:tcPr>
          <w:p w14:paraId="76384217" w14:textId="77777777" w:rsidR="006803B1" w:rsidRDefault="006803B1" w:rsidP="006803B1">
            <w:pPr>
              <w:rPr>
                <w:rFonts w:ascii="宋体" w:hAnsi="宋体"/>
              </w:rPr>
            </w:pPr>
            <w:r>
              <w:rPr>
                <w:rFonts w:ascii="宋体" w:hAnsi="宋体" w:hint="eastAsia"/>
              </w:rPr>
              <w:t>FUNDBUSS_</w:t>
            </w:r>
            <w:r w:rsidRPr="003E4B1A">
              <w:rPr>
                <w:rFonts w:ascii="宋体" w:hAnsi="宋体"/>
              </w:rPr>
              <w:t>FUNDACCOUNT_NOT_OPEN</w:t>
            </w:r>
          </w:p>
        </w:tc>
        <w:tc>
          <w:tcPr>
            <w:tcW w:w="6095" w:type="dxa"/>
            <w:tcBorders>
              <w:top w:val="single" w:sz="4" w:space="0" w:color="auto"/>
              <w:left w:val="single" w:sz="4" w:space="0" w:color="auto"/>
              <w:bottom w:val="single" w:sz="4" w:space="0" w:color="auto"/>
              <w:right w:val="single" w:sz="4" w:space="0" w:color="auto"/>
            </w:tcBorders>
          </w:tcPr>
          <w:p w14:paraId="674C5507" w14:textId="77777777" w:rsidR="006803B1" w:rsidRPr="00A41B85" w:rsidRDefault="006803B1" w:rsidP="006803B1">
            <w:pPr>
              <w:rPr>
                <w:rFonts w:ascii="宋体" w:hAnsi="宋体"/>
              </w:rPr>
            </w:pPr>
            <w:r w:rsidRPr="00A41B85">
              <w:rPr>
                <w:rFonts w:ascii="宋体" w:hAnsi="宋体" w:hint="eastAsia"/>
              </w:rPr>
              <w:t>基金账户未开通</w:t>
            </w:r>
          </w:p>
        </w:tc>
      </w:tr>
      <w:tr w:rsidR="00784D88" w:rsidRPr="00F561BB" w14:paraId="6AD1AEDF" w14:textId="77777777" w:rsidTr="00A43EF8">
        <w:tc>
          <w:tcPr>
            <w:tcW w:w="2471" w:type="dxa"/>
            <w:tcBorders>
              <w:top w:val="single" w:sz="4" w:space="0" w:color="auto"/>
              <w:left w:val="single" w:sz="4" w:space="0" w:color="auto"/>
              <w:bottom w:val="single" w:sz="4" w:space="0" w:color="auto"/>
              <w:right w:val="single" w:sz="4" w:space="0" w:color="auto"/>
            </w:tcBorders>
          </w:tcPr>
          <w:p w14:paraId="6E447DB9" w14:textId="551BE46F" w:rsidR="00784D88" w:rsidRDefault="00784D88" w:rsidP="00784D88">
            <w:pPr>
              <w:rPr>
                <w:rFonts w:ascii="宋体" w:hAnsi="宋体"/>
              </w:rPr>
            </w:pPr>
            <w:r w:rsidRPr="00CA5678">
              <w:rPr>
                <w:rFonts w:ascii="宋体" w:hAnsi="宋体" w:hint="eastAsia"/>
                <w:color w:val="FF6600"/>
              </w:rPr>
              <w:t>FUNDBUSS_</w:t>
            </w:r>
            <w:r w:rsidRPr="00CA5678">
              <w:rPr>
                <w:rFonts w:ascii="宋体" w:hAnsi="宋体"/>
                <w:color w:val="FF6600"/>
              </w:rPr>
              <w:t>INPUT_DATE_IS_INCORRECT</w:t>
            </w:r>
          </w:p>
        </w:tc>
        <w:tc>
          <w:tcPr>
            <w:tcW w:w="6095" w:type="dxa"/>
            <w:tcBorders>
              <w:top w:val="single" w:sz="4" w:space="0" w:color="auto"/>
              <w:left w:val="single" w:sz="4" w:space="0" w:color="auto"/>
              <w:bottom w:val="single" w:sz="4" w:space="0" w:color="auto"/>
              <w:right w:val="single" w:sz="4" w:space="0" w:color="auto"/>
            </w:tcBorders>
          </w:tcPr>
          <w:p w14:paraId="54981E5D" w14:textId="2A176C57" w:rsidR="00784D88" w:rsidRPr="00A41B85" w:rsidRDefault="00784D88" w:rsidP="00784D88">
            <w:pPr>
              <w:rPr>
                <w:rFonts w:ascii="宋体" w:hAnsi="宋体"/>
              </w:rPr>
            </w:pPr>
            <w:r w:rsidRPr="00CA5678">
              <w:rPr>
                <w:rFonts w:ascii="宋体" w:hAnsi="宋体" w:hint="eastAsia"/>
                <w:color w:val="FF6600"/>
                <w:sz w:val="21"/>
              </w:rPr>
              <w:t>输入日期不正确</w:t>
            </w:r>
          </w:p>
        </w:tc>
      </w:tr>
      <w:tr w:rsidR="00784D88" w:rsidRPr="00F561BB" w14:paraId="69366F10" w14:textId="77777777" w:rsidTr="00A43EF8">
        <w:tc>
          <w:tcPr>
            <w:tcW w:w="2471" w:type="dxa"/>
            <w:tcBorders>
              <w:top w:val="single" w:sz="4" w:space="0" w:color="auto"/>
              <w:left w:val="single" w:sz="4" w:space="0" w:color="auto"/>
              <w:bottom w:val="single" w:sz="4" w:space="0" w:color="auto"/>
              <w:right w:val="single" w:sz="4" w:space="0" w:color="auto"/>
            </w:tcBorders>
          </w:tcPr>
          <w:p w14:paraId="5FA3FC4D" w14:textId="77777777" w:rsidR="00784D88" w:rsidRDefault="00784D88" w:rsidP="00784D88">
            <w:pPr>
              <w:rPr>
                <w:rFonts w:ascii="宋体" w:hAnsi="宋体"/>
                <w:color w:val="FF6600"/>
              </w:rPr>
            </w:pPr>
            <w:r>
              <w:rPr>
                <w:rFonts w:ascii="宋体" w:hAnsi="宋体" w:hint="eastAsia"/>
                <w:color w:val="FF6600"/>
              </w:rPr>
              <w:t>FUNDBUSS_</w:t>
            </w:r>
            <w:r w:rsidRPr="00657130">
              <w:rPr>
                <w:rFonts w:ascii="宋体" w:hAnsi="宋体"/>
                <w:color w:val="FF0000"/>
                <w:sz w:val="21"/>
              </w:rPr>
              <w:t>INPUT_PARAMETER_IS_ERROR</w:t>
            </w:r>
          </w:p>
          <w:p w14:paraId="5D5F87B2" w14:textId="77777777" w:rsidR="00784D88" w:rsidRDefault="00784D88" w:rsidP="00784D88">
            <w:pPr>
              <w:rPr>
                <w:rFonts w:ascii="宋体" w:hAnsi="宋体"/>
              </w:rPr>
            </w:pPr>
          </w:p>
        </w:tc>
        <w:tc>
          <w:tcPr>
            <w:tcW w:w="6095" w:type="dxa"/>
            <w:tcBorders>
              <w:top w:val="single" w:sz="4" w:space="0" w:color="auto"/>
              <w:left w:val="single" w:sz="4" w:space="0" w:color="auto"/>
              <w:bottom w:val="single" w:sz="4" w:space="0" w:color="auto"/>
              <w:right w:val="single" w:sz="4" w:space="0" w:color="auto"/>
            </w:tcBorders>
          </w:tcPr>
          <w:p w14:paraId="34E5A6A2" w14:textId="311306BE" w:rsidR="00784D88" w:rsidRPr="00A41B85" w:rsidRDefault="00784D88" w:rsidP="00784D88">
            <w:pPr>
              <w:rPr>
                <w:rFonts w:ascii="宋体" w:hAnsi="宋体"/>
              </w:rPr>
            </w:pPr>
            <w:r w:rsidRPr="00B3370D">
              <w:rPr>
                <w:rFonts w:ascii="宋体" w:hAnsi="宋体" w:hint="eastAsia"/>
                <w:color w:val="FF0000"/>
              </w:rPr>
              <w:t>服务输入参数错误</w:t>
            </w:r>
          </w:p>
        </w:tc>
      </w:tr>
      <w:tr w:rsidR="00784D88" w:rsidRPr="00F561BB" w14:paraId="5557B967" w14:textId="77777777" w:rsidTr="00A43EF8">
        <w:tc>
          <w:tcPr>
            <w:tcW w:w="2471" w:type="dxa"/>
            <w:tcBorders>
              <w:top w:val="single" w:sz="4" w:space="0" w:color="auto"/>
              <w:left w:val="single" w:sz="4" w:space="0" w:color="auto"/>
              <w:bottom w:val="single" w:sz="4" w:space="0" w:color="auto"/>
              <w:right w:val="single" w:sz="4" w:space="0" w:color="auto"/>
            </w:tcBorders>
          </w:tcPr>
          <w:p w14:paraId="03183E13" w14:textId="41F668A9" w:rsidR="00784D88" w:rsidRDefault="00784D88" w:rsidP="00784D88">
            <w:pPr>
              <w:rPr>
                <w:rFonts w:ascii="宋体" w:hAnsi="宋体"/>
              </w:rPr>
            </w:pPr>
            <w:r>
              <w:rPr>
                <w:rFonts w:ascii="宋体" w:hAnsi="宋体" w:hint="eastAsia"/>
                <w:color w:val="FF0000"/>
              </w:rPr>
              <w:t>FUNDBUSS_</w:t>
            </w:r>
            <w:r w:rsidRPr="00270607">
              <w:rPr>
                <w:rFonts w:ascii="宋体" w:hAnsi="宋体"/>
                <w:color w:val="FF0000"/>
              </w:rPr>
              <w:t>INPUT_FUNDCODE_IS_INCORRECT</w:t>
            </w:r>
          </w:p>
        </w:tc>
        <w:tc>
          <w:tcPr>
            <w:tcW w:w="6095" w:type="dxa"/>
            <w:tcBorders>
              <w:top w:val="single" w:sz="4" w:space="0" w:color="auto"/>
              <w:left w:val="single" w:sz="4" w:space="0" w:color="auto"/>
              <w:bottom w:val="single" w:sz="4" w:space="0" w:color="auto"/>
              <w:right w:val="single" w:sz="4" w:space="0" w:color="auto"/>
            </w:tcBorders>
          </w:tcPr>
          <w:p w14:paraId="5412190C" w14:textId="2519F9BB" w:rsidR="00784D88" w:rsidRPr="00A41B85" w:rsidRDefault="00784D88" w:rsidP="00784D88">
            <w:pPr>
              <w:rPr>
                <w:rFonts w:ascii="宋体" w:hAnsi="宋体"/>
              </w:rPr>
            </w:pPr>
            <w:r>
              <w:rPr>
                <w:rFonts w:ascii="宋体" w:hAnsi="宋体" w:hint="eastAsia"/>
                <w:color w:val="FF0000"/>
              </w:rPr>
              <w:t>输入基金代码有误</w:t>
            </w:r>
          </w:p>
        </w:tc>
      </w:tr>
    </w:tbl>
    <w:p w14:paraId="301AE9D7" w14:textId="77777777" w:rsidR="006803B1" w:rsidRDefault="006803B1" w:rsidP="00A43EF8"/>
    <w:p w14:paraId="1389B2E7" w14:textId="77777777" w:rsidR="006803B1" w:rsidRPr="006803B1" w:rsidRDefault="006803B1" w:rsidP="00A43EF8"/>
    <w:p w14:paraId="4E47A3F3" w14:textId="77777777" w:rsidR="00163216" w:rsidRDefault="00163216" w:rsidP="00163216">
      <w:pPr>
        <w:pStyle w:val="3"/>
        <w:rPr>
          <w:sz w:val="28"/>
        </w:rPr>
      </w:pPr>
      <w:bookmarkStart w:id="183" w:name="_Toc477441235"/>
      <w:r w:rsidRPr="0091619D">
        <w:rPr>
          <w:rFonts w:hint="eastAsia"/>
        </w:rPr>
        <w:t>余利宝行情信息查询</w:t>
      </w:r>
      <w:r w:rsidRPr="00DF0ADE">
        <w:rPr>
          <w:sz w:val="28"/>
        </w:rPr>
        <w:t>&lt;ant.mybank.yulibao.</w:t>
      </w:r>
      <w:r w:rsidRPr="00DF0ADE">
        <w:rPr>
          <w:rFonts w:hint="eastAsia"/>
          <w:sz w:val="28"/>
        </w:rPr>
        <w:t>price</w:t>
      </w:r>
      <w:r w:rsidRPr="00DF0ADE">
        <w:rPr>
          <w:sz w:val="28"/>
        </w:rPr>
        <w:t>.query&gt;</w:t>
      </w:r>
      <w:bookmarkEnd w:id="183"/>
    </w:p>
    <w:p w14:paraId="2D697E1D" w14:textId="77777777" w:rsidR="00163216" w:rsidRPr="00D87BF8" w:rsidRDefault="00163216" w:rsidP="00163216">
      <w:pPr>
        <w:pStyle w:val="af"/>
        <w:ind w:leftChars="0" w:left="0" w:right="1470" w:firstLine="420"/>
        <w:rPr>
          <w:rFonts w:ascii="宋体" w:hAnsi="宋体"/>
          <w:sz w:val="24"/>
          <w:szCs w:val="24"/>
        </w:rPr>
      </w:pPr>
      <w:r w:rsidRPr="00D87BF8">
        <w:rPr>
          <w:rFonts w:ascii="宋体" w:hAnsi="宋体" w:hint="eastAsia"/>
          <w:sz w:val="24"/>
          <w:szCs w:val="24"/>
        </w:rPr>
        <w:t>合作方可代客户调用余利宝行情查询接口查询行情。</w:t>
      </w:r>
    </w:p>
    <w:p w14:paraId="4317FA66" w14:textId="77777777" w:rsidR="00163216" w:rsidRPr="00D87BF8" w:rsidRDefault="00163216" w:rsidP="00163216">
      <w:pPr>
        <w:pStyle w:val="4"/>
        <w:numPr>
          <w:ilvl w:val="0"/>
          <w:numId w:val="0"/>
        </w:numPr>
        <w:ind w:left="864" w:hanging="864"/>
        <w:rPr>
          <w:rFonts w:eastAsia="宋体"/>
        </w:rPr>
      </w:pPr>
      <w:r>
        <w:rPr>
          <w:rFonts w:hint="eastAsia"/>
        </w:rPr>
        <w:lastRenderedPageBreak/>
        <w:t>请求</w:t>
      </w:r>
      <w:r>
        <w:t>报文</w:t>
      </w:r>
    </w:p>
    <w:tbl>
      <w:tblPr>
        <w:tblStyle w:val="a9"/>
        <w:tblW w:w="5000" w:type="pct"/>
        <w:tblLook w:val="04A0" w:firstRow="1" w:lastRow="0" w:firstColumn="1" w:lastColumn="0" w:noHBand="0" w:noVBand="1"/>
      </w:tblPr>
      <w:tblGrid>
        <w:gridCol w:w="397"/>
        <w:gridCol w:w="1365"/>
        <w:gridCol w:w="2795"/>
        <w:gridCol w:w="761"/>
        <w:gridCol w:w="399"/>
        <w:gridCol w:w="447"/>
        <w:gridCol w:w="2132"/>
      </w:tblGrid>
      <w:tr w:rsidR="00163216" w:rsidRPr="005E0BC6" w14:paraId="59BA3FA3" w14:textId="77777777" w:rsidTr="00C11757">
        <w:trPr>
          <w:trHeight w:val="324"/>
        </w:trPr>
        <w:tc>
          <w:tcPr>
            <w:tcW w:w="255" w:type="pct"/>
            <w:tcBorders>
              <w:top w:val="single" w:sz="4" w:space="0" w:color="auto"/>
              <w:left w:val="single" w:sz="4" w:space="0" w:color="auto"/>
              <w:bottom w:val="single" w:sz="4" w:space="0" w:color="auto"/>
              <w:right w:val="single" w:sz="4" w:space="0" w:color="auto"/>
            </w:tcBorders>
            <w:shd w:val="clear" w:color="auto" w:fill="E0E0E0"/>
            <w:vAlign w:val="center"/>
          </w:tcPr>
          <w:p w14:paraId="09EDE90F"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78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29B4D"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72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C8AF2"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48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CB6C08"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5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FC7480"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30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0E4D9C"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1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C41DDC"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684D17" w14:paraId="4F14D714"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59282B54" w14:textId="77777777" w:rsidR="00163216" w:rsidRPr="00E06B4C" w:rsidRDefault="00163216" w:rsidP="006A0DBC">
            <w:pPr>
              <w:pStyle w:val="a6"/>
              <w:numPr>
                <w:ilvl w:val="0"/>
                <w:numId w:val="83"/>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hideMark/>
          </w:tcPr>
          <w:p w14:paraId="75130A8E"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1724" w:type="pct"/>
            <w:tcBorders>
              <w:top w:val="single" w:sz="4" w:space="0" w:color="auto"/>
              <w:left w:val="single" w:sz="4" w:space="0" w:color="auto"/>
              <w:bottom w:val="single" w:sz="4" w:space="0" w:color="auto"/>
              <w:right w:val="single" w:sz="4" w:space="0" w:color="auto"/>
            </w:tcBorders>
            <w:hideMark/>
          </w:tcPr>
          <w:p w14:paraId="7688F001"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486" w:type="pct"/>
            <w:tcBorders>
              <w:top w:val="single" w:sz="4" w:space="0" w:color="auto"/>
              <w:left w:val="single" w:sz="4" w:space="0" w:color="auto"/>
              <w:bottom w:val="single" w:sz="4" w:space="0" w:color="auto"/>
              <w:right w:val="single" w:sz="4" w:space="0" w:color="auto"/>
            </w:tcBorders>
            <w:hideMark/>
          </w:tcPr>
          <w:p w14:paraId="7E6C517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8" w:type="pct"/>
            <w:tcBorders>
              <w:top w:val="single" w:sz="4" w:space="0" w:color="auto"/>
              <w:left w:val="single" w:sz="4" w:space="0" w:color="auto"/>
              <w:bottom w:val="single" w:sz="4" w:space="0" w:color="auto"/>
              <w:right w:val="single" w:sz="4" w:space="0" w:color="auto"/>
            </w:tcBorders>
            <w:hideMark/>
          </w:tcPr>
          <w:p w14:paraId="1C7E533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306" w:type="pct"/>
            <w:tcBorders>
              <w:top w:val="single" w:sz="4" w:space="0" w:color="auto"/>
              <w:left w:val="single" w:sz="4" w:space="0" w:color="auto"/>
              <w:bottom w:val="single" w:sz="4" w:space="0" w:color="auto"/>
              <w:right w:val="single" w:sz="4" w:space="0" w:color="auto"/>
            </w:tcBorders>
            <w:hideMark/>
          </w:tcPr>
          <w:p w14:paraId="354B511A" w14:textId="77777777" w:rsidR="00163216" w:rsidRPr="00684D17" w:rsidRDefault="00163216" w:rsidP="00C11757">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hideMark/>
          </w:tcPr>
          <w:p w14:paraId="25733068" w14:textId="48DFCE59" w:rsidR="00163216" w:rsidRPr="00684D17" w:rsidRDefault="00B52F88" w:rsidP="00C11757">
            <w:pPr>
              <w:rPr>
                <w:rFonts w:asciiTheme="minorHAnsi" w:eastAsiaTheme="minorEastAsia" w:hAnsiTheme="minorHAnsi"/>
                <w:sz w:val="18"/>
                <w:szCs w:val="18"/>
              </w:rPr>
            </w:pPr>
            <w:r>
              <w:rPr>
                <w:rFonts w:asciiTheme="minorHAnsi" w:eastAsiaTheme="minorEastAsia" w:hAnsiTheme="minorHAnsi" w:hint="eastAsia"/>
                <w:sz w:val="18"/>
                <w:szCs w:val="18"/>
              </w:rPr>
              <w:t>202210000000000001055</w:t>
            </w:r>
            <w:r w:rsidR="00163216" w:rsidRPr="00123A3A">
              <w:rPr>
                <w:rFonts w:asciiTheme="minorHAnsi" w:eastAsiaTheme="minorEastAsia" w:hAnsiTheme="minorHAnsi"/>
                <w:sz w:val="18"/>
                <w:szCs w:val="18"/>
              </w:rPr>
              <w:t xml:space="preserve"> </w:t>
            </w:r>
          </w:p>
        </w:tc>
      </w:tr>
      <w:tr w:rsidR="00163216" w:rsidRPr="00684D17" w14:paraId="3BC6DD99"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6D8BF72D" w14:textId="77777777" w:rsidR="00163216" w:rsidRPr="00763FB7" w:rsidRDefault="00163216" w:rsidP="006A0DBC">
            <w:pPr>
              <w:pStyle w:val="a6"/>
              <w:numPr>
                <w:ilvl w:val="0"/>
                <w:numId w:val="83"/>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2D965C2E"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M</w:t>
            </w:r>
            <w:r w:rsidRPr="00684D17">
              <w:rPr>
                <w:rFonts w:asciiTheme="minorHAnsi" w:eastAsiaTheme="minorEastAsia" w:hAnsiTheme="minorHAnsi" w:hint="eastAsia"/>
                <w:sz w:val="18"/>
                <w:szCs w:val="18"/>
              </w:rPr>
              <w:t>erchantId</w:t>
            </w:r>
          </w:p>
        </w:tc>
        <w:tc>
          <w:tcPr>
            <w:tcW w:w="1724" w:type="pct"/>
            <w:tcBorders>
              <w:top w:val="single" w:sz="4" w:space="0" w:color="auto"/>
              <w:left w:val="single" w:sz="4" w:space="0" w:color="auto"/>
              <w:bottom w:val="single" w:sz="4" w:space="0" w:color="auto"/>
              <w:right w:val="single" w:sz="4" w:space="0" w:color="auto"/>
            </w:tcBorders>
          </w:tcPr>
          <w:p w14:paraId="7C5B1AA9" w14:textId="7C7D00D4"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商户号</w:t>
            </w:r>
            <w:r w:rsidR="00F46CC9">
              <w:rPr>
                <w:rFonts w:asciiTheme="minorHAnsi" w:eastAsiaTheme="minorEastAsia" w:hAnsiTheme="minorHAnsi" w:hint="eastAsia"/>
                <w:sz w:val="18"/>
                <w:szCs w:val="18"/>
              </w:rPr>
              <w:t>。</w:t>
            </w:r>
            <w:r w:rsidR="00F46CC9">
              <w:rPr>
                <w:rFonts w:asciiTheme="minorEastAsia" w:eastAsiaTheme="minorEastAsia" w:hAnsiTheme="minorEastAsia" w:hint="eastAsia"/>
                <w:color w:val="000000"/>
                <w:sz w:val="18"/>
                <w:szCs w:val="18"/>
              </w:rPr>
              <w:t>网商为</w:t>
            </w:r>
            <w:r w:rsidR="00F46CC9">
              <w:rPr>
                <w:rFonts w:asciiTheme="minorEastAsia" w:eastAsiaTheme="minorEastAsia" w:hAnsiTheme="minorEastAsia"/>
                <w:color w:val="000000"/>
                <w:sz w:val="18"/>
                <w:szCs w:val="18"/>
              </w:rPr>
              <w:t>商户分配的</w:t>
            </w:r>
            <w:r w:rsidR="00F46CC9">
              <w:rPr>
                <w:rFonts w:asciiTheme="minorEastAsia" w:eastAsiaTheme="minorEastAsia" w:hAnsiTheme="minorEastAsia" w:hint="eastAsia"/>
                <w:color w:val="000000"/>
                <w:sz w:val="18"/>
                <w:szCs w:val="18"/>
              </w:rPr>
              <w:t>商户</w:t>
            </w:r>
            <w:r w:rsidR="00F46CC9">
              <w:rPr>
                <w:rFonts w:asciiTheme="minorEastAsia" w:eastAsiaTheme="minorEastAsia" w:hAnsiTheme="minorEastAsia"/>
                <w:color w:val="000000"/>
                <w:sz w:val="18"/>
                <w:szCs w:val="18"/>
              </w:rPr>
              <w:t>号</w:t>
            </w:r>
            <w:r w:rsidR="00F46CC9">
              <w:rPr>
                <w:rFonts w:asciiTheme="minorEastAsia" w:eastAsiaTheme="minorEastAsia" w:hAnsiTheme="minorEastAsia" w:hint="eastAsia"/>
                <w:color w:val="000000"/>
                <w:sz w:val="18"/>
                <w:szCs w:val="18"/>
              </w:rPr>
              <w:t>，</w:t>
            </w:r>
            <w:r w:rsidR="00F46CC9">
              <w:rPr>
                <w:rFonts w:asciiTheme="minorEastAsia" w:eastAsiaTheme="minorEastAsia" w:hAnsiTheme="minorEastAsia"/>
                <w:color w:val="000000"/>
                <w:sz w:val="18"/>
                <w:szCs w:val="18"/>
              </w:rPr>
              <w:t>通过商户入驻</w:t>
            </w:r>
            <w:r w:rsidR="00F46CC9">
              <w:rPr>
                <w:rFonts w:asciiTheme="minorEastAsia" w:eastAsiaTheme="minorEastAsia" w:hAnsiTheme="minorEastAsia" w:hint="eastAsia"/>
                <w:color w:val="000000"/>
                <w:sz w:val="18"/>
                <w:szCs w:val="18"/>
              </w:rPr>
              <w:t>结果</w:t>
            </w:r>
            <w:r w:rsidR="00F46CC9">
              <w:rPr>
                <w:rFonts w:asciiTheme="minorEastAsia" w:eastAsiaTheme="minorEastAsia" w:hAnsiTheme="minorEastAsia"/>
                <w:color w:val="000000"/>
                <w:sz w:val="18"/>
                <w:szCs w:val="18"/>
              </w:rPr>
              <w:t>查询</w:t>
            </w:r>
            <w:r w:rsidR="00F46CC9">
              <w:rPr>
                <w:rFonts w:asciiTheme="minorEastAsia" w:eastAsiaTheme="minorEastAsia" w:hAnsiTheme="minorEastAsia" w:hint="eastAsia"/>
                <w:color w:val="000000"/>
                <w:sz w:val="18"/>
                <w:szCs w:val="18"/>
              </w:rPr>
              <w:t>接口</w:t>
            </w:r>
            <w:r w:rsidR="00F46CC9">
              <w:rPr>
                <w:rFonts w:asciiTheme="minorEastAsia" w:eastAsiaTheme="minorEastAsia" w:hAnsiTheme="minorEastAsia"/>
                <w:color w:val="000000"/>
                <w:sz w:val="18"/>
                <w:szCs w:val="18"/>
              </w:rPr>
              <w:t>获取。</w:t>
            </w:r>
          </w:p>
        </w:tc>
        <w:tc>
          <w:tcPr>
            <w:tcW w:w="486" w:type="pct"/>
            <w:tcBorders>
              <w:top w:val="single" w:sz="4" w:space="0" w:color="auto"/>
              <w:left w:val="single" w:sz="4" w:space="0" w:color="auto"/>
              <w:bottom w:val="single" w:sz="4" w:space="0" w:color="auto"/>
              <w:right w:val="single" w:sz="4" w:space="0" w:color="auto"/>
            </w:tcBorders>
          </w:tcPr>
          <w:p w14:paraId="4E1AD050"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8" w:type="pct"/>
            <w:tcBorders>
              <w:top w:val="single" w:sz="4" w:space="0" w:color="auto"/>
              <w:left w:val="single" w:sz="4" w:space="0" w:color="auto"/>
              <w:bottom w:val="single" w:sz="4" w:space="0" w:color="auto"/>
              <w:right w:val="single" w:sz="4" w:space="0" w:color="auto"/>
            </w:tcBorders>
          </w:tcPr>
          <w:p w14:paraId="75B65DE8"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40</w:t>
            </w:r>
          </w:p>
        </w:tc>
        <w:tc>
          <w:tcPr>
            <w:tcW w:w="306" w:type="pct"/>
            <w:tcBorders>
              <w:top w:val="single" w:sz="4" w:space="0" w:color="auto"/>
              <w:left w:val="single" w:sz="4" w:space="0" w:color="auto"/>
              <w:bottom w:val="single" w:sz="4" w:space="0" w:color="auto"/>
              <w:right w:val="single" w:sz="4" w:space="0" w:color="auto"/>
            </w:tcBorders>
          </w:tcPr>
          <w:p w14:paraId="703D8D1B"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045B4085" w14:textId="77777777" w:rsidR="00163216" w:rsidRPr="00684D17" w:rsidRDefault="00163216" w:rsidP="00C11757">
            <w:pPr>
              <w:rPr>
                <w:rFonts w:asciiTheme="minorHAnsi" w:eastAsiaTheme="minorEastAsia" w:hAnsiTheme="minorHAnsi"/>
                <w:sz w:val="18"/>
                <w:szCs w:val="18"/>
              </w:rPr>
            </w:pPr>
          </w:p>
        </w:tc>
      </w:tr>
      <w:tr w:rsidR="00163216" w:rsidRPr="00684D17" w14:paraId="14E5A84A"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573001A9" w14:textId="77777777" w:rsidR="00163216" w:rsidRPr="00763FB7" w:rsidRDefault="00163216" w:rsidP="006A0DBC">
            <w:pPr>
              <w:pStyle w:val="a6"/>
              <w:numPr>
                <w:ilvl w:val="0"/>
                <w:numId w:val="83"/>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67BC8A62"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F</w:t>
            </w:r>
            <w:r w:rsidRPr="00684D17">
              <w:rPr>
                <w:rFonts w:asciiTheme="minorHAnsi" w:eastAsiaTheme="minorEastAsia" w:hAnsiTheme="minorHAnsi"/>
                <w:sz w:val="18"/>
                <w:szCs w:val="18"/>
              </w:rPr>
              <w:t>und</w:t>
            </w:r>
            <w:r w:rsidRPr="00684D17">
              <w:rPr>
                <w:rFonts w:asciiTheme="minorHAnsi" w:eastAsiaTheme="minorEastAsia" w:hAnsiTheme="minorHAnsi" w:hint="eastAsia"/>
                <w:sz w:val="18"/>
                <w:szCs w:val="18"/>
              </w:rPr>
              <w:t>Code</w:t>
            </w:r>
          </w:p>
        </w:tc>
        <w:tc>
          <w:tcPr>
            <w:tcW w:w="1724" w:type="pct"/>
            <w:tcBorders>
              <w:top w:val="single" w:sz="4" w:space="0" w:color="auto"/>
              <w:left w:val="single" w:sz="4" w:space="0" w:color="auto"/>
              <w:bottom w:val="single" w:sz="4" w:space="0" w:color="auto"/>
              <w:right w:val="single" w:sz="4" w:space="0" w:color="auto"/>
            </w:tcBorders>
          </w:tcPr>
          <w:p w14:paraId="4715B136"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基金代码</w:t>
            </w:r>
            <w:r>
              <w:rPr>
                <w:rFonts w:asciiTheme="minorHAnsi" w:eastAsiaTheme="minorEastAsia" w:hAnsiTheme="minorHAnsi" w:hint="eastAsia"/>
                <w:sz w:val="18"/>
                <w:szCs w:val="18"/>
              </w:rPr>
              <w:t>。</w:t>
            </w:r>
            <w:r>
              <w:rPr>
                <w:rFonts w:asciiTheme="minorHAnsi" w:eastAsiaTheme="minorEastAsia" w:hAnsiTheme="minorHAnsi"/>
                <w:sz w:val="18"/>
                <w:szCs w:val="18"/>
              </w:rPr>
              <w:t>默认送：</w:t>
            </w:r>
            <w:r w:rsidRPr="00684D17">
              <w:rPr>
                <w:rFonts w:asciiTheme="minorHAnsi" w:eastAsiaTheme="minorEastAsia" w:hAnsiTheme="minorHAnsi"/>
                <w:sz w:val="18"/>
                <w:szCs w:val="18"/>
              </w:rPr>
              <w:t>001529</w:t>
            </w:r>
          </w:p>
        </w:tc>
        <w:tc>
          <w:tcPr>
            <w:tcW w:w="486" w:type="pct"/>
            <w:tcBorders>
              <w:top w:val="single" w:sz="4" w:space="0" w:color="auto"/>
              <w:left w:val="single" w:sz="4" w:space="0" w:color="auto"/>
              <w:bottom w:val="single" w:sz="4" w:space="0" w:color="auto"/>
              <w:right w:val="single" w:sz="4" w:space="0" w:color="auto"/>
            </w:tcBorders>
          </w:tcPr>
          <w:p w14:paraId="263C35C4"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58" w:type="pct"/>
            <w:tcBorders>
              <w:top w:val="single" w:sz="4" w:space="0" w:color="auto"/>
              <w:left w:val="single" w:sz="4" w:space="0" w:color="auto"/>
              <w:bottom w:val="single" w:sz="4" w:space="0" w:color="auto"/>
              <w:right w:val="single" w:sz="4" w:space="0" w:color="auto"/>
            </w:tcBorders>
          </w:tcPr>
          <w:p w14:paraId="6EE76F2D"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25</w:t>
            </w:r>
          </w:p>
        </w:tc>
        <w:tc>
          <w:tcPr>
            <w:tcW w:w="306" w:type="pct"/>
            <w:tcBorders>
              <w:top w:val="single" w:sz="4" w:space="0" w:color="auto"/>
              <w:left w:val="single" w:sz="4" w:space="0" w:color="auto"/>
              <w:bottom w:val="single" w:sz="4" w:space="0" w:color="auto"/>
              <w:right w:val="single" w:sz="4" w:space="0" w:color="auto"/>
            </w:tcBorders>
          </w:tcPr>
          <w:p w14:paraId="3FA0FC6C"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1E008471" w14:textId="77777777" w:rsidR="00163216" w:rsidRPr="00684D17" w:rsidRDefault="00163216" w:rsidP="00C11757">
            <w:pPr>
              <w:rPr>
                <w:rFonts w:asciiTheme="minorHAnsi" w:eastAsiaTheme="minorEastAsia" w:hAnsiTheme="minorHAnsi"/>
                <w:sz w:val="18"/>
                <w:szCs w:val="18"/>
              </w:rPr>
            </w:pPr>
            <w:r w:rsidRPr="00684D17">
              <w:rPr>
                <w:rFonts w:asciiTheme="minorHAnsi" w:eastAsiaTheme="minorEastAsia" w:hAnsiTheme="minorHAnsi"/>
                <w:sz w:val="18"/>
                <w:szCs w:val="18"/>
              </w:rPr>
              <w:t>001529</w:t>
            </w:r>
          </w:p>
        </w:tc>
      </w:tr>
      <w:tr w:rsidR="00163216" w:rsidRPr="00684D17" w14:paraId="73A95F3F"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4975CC10" w14:textId="77777777" w:rsidR="00163216" w:rsidRPr="00763FB7" w:rsidRDefault="00163216" w:rsidP="006A0DBC">
            <w:pPr>
              <w:pStyle w:val="a6"/>
              <w:numPr>
                <w:ilvl w:val="0"/>
                <w:numId w:val="83"/>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47226FF5"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Q</w:t>
            </w:r>
            <w:r w:rsidRPr="001E0BBD">
              <w:rPr>
                <w:rFonts w:asciiTheme="minorHAnsi" w:eastAsiaTheme="minorEastAsia" w:hAnsiTheme="minorHAnsi" w:hint="eastAsia"/>
                <w:sz w:val="18"/>
                <w:szCs w:val="18"/>
              </w:rPr>
              <w:t>ueryStartDate</w:t>
            </w:r>
          </w:p>
        </w:tc>
        <w:tc>
          <w:tcPr>
            <w:tcW w:w="1724" w:type="pct"/>
            <w:tcBorders>
              <w:top w:val="single" w:sz="4" w:space="0" w:color="auto"/>
              <w:left w:val="single" w:sz="4" w:space="0" w:color="auto"/>
              <w:bottom w:val="single" w:sz="4" w:space="0" w:color="auto"/>
              <w:right w:val="single" w:sz="4" w:space="0" w:color="auto"/>
            </w:tcBorders>
          </w:tcPr>
          <w:p w14:paraId="0F2DE44C"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查询起始日期</w:t>
            </w:r>
          </w:p>
        </w:tc>
        <w:tc>
          <w:tcPr>
            <w:tcW w:w="486" w:type="pct"/>
            <w:tcBorders>
              <w:top w:val="single" w:sz="4" w:space="0" w:color="auto"/>
              <w:left w:val="single" w:sz="4" w:space="0" w:color="auto"/>
              <w:bottom w:val="single" w:sz="4" w:space="0" w:color="auto"/>
              <w:right w:val="single" w:sz="4" w:space="0" w:color="auto"/>
            </w:tcBorders>
          </w:tcPr>
          <w:p w14:paraId="6E9BE65D"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date</w:t>
            </w:r>
          </w:p>
        </w:tc>
        <w:tc>
          <w:tcPr>
            <w:tcW w:w="258" w:type="pct"/>
            <w:tcBorders>
              <w:top w:val="single" w:sz="4" w:space="0" w:color="auto"/>
              <w:left w:val="single" w:sz="4" w:space="0" w:color="auto"/>
              <w:bottom w:val="single" w:sz="4" w:space="0" w:color="auto"/>
              <w:right w:val="single" w:sz="4" w:space="0" w:color="auto"/>
            </w:tcBorders>
          </w:tcPr>
          <w:p w14:paraId="6DE164CF"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8</w:t>
            </w:r>
          </w:p>
        </w:tc>
        <w:tc>
          <w:tcPr>
            <w:tcW w:w="306" w:type="pct"/>
            <w:tcBorders>
              <w:top w:val="single" w:sz="4" w:space="0" w:color="auto"/>
              <w:left w:val="single" w:sz="4" w:space="0" w:color="auto"/>
              <w:bottom w:val="single" w:sz="4" w:space="0" w:color="auto"/>
              <w:right w:val="single" w:sz="4" w:space="0" w:color="auto"/>
            </w:tcBorders>
          </w:tcPr>
          <w:p w14:paraId="7AE5501B"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4A3F2633"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20151229</w:t>
            </w:r>
          </w:p>
        </w:tc>
      </w:tr>
      <w:tr w:rsidR="00163216" w:rsidRPr="00684D17" w14:paraId="63716055" w14:textId="77777777" w:rsidTr="00C11757">
        <w:trPr>
          <w:trHeight w:val="287"/>
        </w:trPr>
        <w:tc>
          <w:tcPr>
            <w:tcW w:w="255" w:type="pct"/>
            <w:tcBorders>
              <w:top w:val="single" w:sz="4" w:space="0" w:color="auto"/>
              <w:left w:val="single" w:sz="4" w:space="0" w:color="auto"/>
              <w:bottom w:val="single" w:sz="4" w:space="0" w:color="auto"/>
              <w:right w:val="single" w:sz="4" w:space="0" w:color="auto"/>
            </w:tcBorders>
            <w:vAlign w:val="center"/>
          </w:tcPr>
          <w:p w14:paraId="43B7E33B" w14:textId="77777777" w:rsidR="00163216" w:rsidRPr="00763FB7" w:rsidRDefault="00163216" w:rsidP="006A0DBC">
            <w:pPr>
              <w:pStyle w:val="a6"/>
              <w:numPr>
                <w:ilvl w:val="0"/>
                <w:numId w:val="83"/>
              </w:numPr>
              <w:ind w:firstLineChars="0"/>
              <w:rPr>
                <w:rFonts w:asciiTheme="minorHAnsi" w:eastAsiaTheme="minorEastAsia" w:hAnsiTheme="minorHAnsi"/>
                <w:sz w:val="18"/>
                <w:szCs w:val="18"/>
              </w:rPr>
            </w:pPr>
          </w:p>
        </w:tc>
        <w:tc>
          <w:tcPr>
            <w:tcW w:w="786" w:type="pct"/>
            <w:tcBorders>
              <w:top w:val="single" w:sz="4" w:space="0" w:color="auto"/>
              <w:left w:val="single" w:sz="4" w:space="0" w:color="auto"/>
              <w:bottom w:val="single" w:sz="4" w:space="0" w:color="auto"/>
              <w:right w:val="single" w:sz="4" w:space="0" w:color="auto"/>
            </w:tcBorders>
          </w:tcPr>
          <w:p w14:paraId="00952548" w14:textId="77777777" w:rsidR="00163216" w:rsidRPr="00684D17"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Q</w:t>
            </w:r>
            <w:r w:rsidRPr="001E0BBD">
              <w:rPr>
                <w:rFonts w:asciiTheme="minorHAnsi" w:eastAsiaTheme="minorEastAsia" w:hAnsiTheme="minorHAnsi" w:hint="eastAsia"/>
                <w:sz w:val="18"/>
                <w:szCs w:val="18"/>
              </w:rPr>
              <w:t>ueryEndDate</w:t>
            </w:r>
          </w:p>
        </w:tc>
        <w:tc>
          <w:tcPr>
            <w:tcW w:w="1724" w:type="pct"/>
            <w:tcBorders>
              <w:top w:val="single" w:sz="4" w:space="0" w:color="auto"/>
              <w:left w:val="single" w:sz="4" w:space="0" w:color="auto"/>
              <w:bottom w:val="single" w:sz="4" w:space="0" w:color="auto"/>
              <w:right w:val="single" w:sz="4" w:space="0" w:color="auto"/>
            </w:tcBorders>
          </w:tcPr>
          <w:p w14:paraId="74C3DC46" w14:textId="77777777" w:rsidR="00163216" w:rsidRPr="00684D17" w:rsidRDefault="00163216" w:rsidP="0021694F">
            <w:pPr>
              <w:rPr>
                <w:rFonts w:asciiTheme="minorHAnsi" w:eastAsiaTheme="minorEastAsia" w:hAnsiTheme="minorHAnsi"/>
                <w:sz w:val="18"/>
                <w:szCs w:val="18"/>
              </w:rPr>
            </w:pPr>
            <w:r w:rsidRPr="001E0BBD">
              <w:rPr>
                <w:rFonts w:asciiTheme="minorHAnsi" w:eastAsiaTheme="minorEastAsia" w:hAnsiTheme="minorHAnsi" w:hint="eastAsia"/>
                <w:sz w:val="18"/>
                <w:szCs w:val="18"/>
              </w:rPr>
              <w:t>查询结束日期</w:t>
            </w:r>
            <w:r w:rsidR="0021694F">
              <w:rPr>
                <w:rFonts w:asciiTheme="minorHAnsi" w:eastAsiaTheme="minorEastAsia" w:hAnsiTheme="minorHAnsi" w:hint="eastAsia"/>
                <w:sz w:val="18"/>
                <w:szCs w:val="18"/>
              </w:rPr>
              <w:t>。</w:t>
            </w:r>
            <w:r w:rsidR="0021694F">
              <w:rPr>
                <w:rFonts w:asciiTheme="minorHAnsi" w:eastAsiaTheme="minorEastAsia" w:hAnsiTheme="minorHAnsi"/>
                <w:sz w:val="18"/>
                <w:szCs w:val="18"/>
              </w:rPr>
              <w:t>起始时间跨度不能超过三个月。</w:t>
            </w:r>
          </w:p>
        </w:tc>
        <w:tc>
          <w:tcPr>
            <w:tcW w:w="486" w:type="pct"/>
            <w:tcBorders>
              <w:top w:val="single" w:sz="4" w:space="0" w:color="auto"/>
              <w:left w:val="single" w:sz="4" w:space="0" w:color="auto"/>
              <w:bottom w:val="single" w:sz="4" w:space="0" w:color="auto"/>
              <w:right w:val="single" w:sz="4" w:space="0" w:color="auto"/>
            </w:tcBorders>
          </w:tcPr>
          <w:p w14:paraId="18E64E36"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date</w:t>
            </w:r>
          </w:p>
        </w:tc>
        <w:tc>
          <w:tcPr>
            <w:tcW w:w="258" w:type="pct"/>
            <w:tcBorders>
              <w:top w:val="single" w:sz="4" w:space="0" w:color="auto"/>
              <w:left w:val="single" w:sz="4" w:space="0" w:color="auto"/>
              <w:bottom w:val="single" w:sz="4" w:space="0" w:color="auto"/>
              <w:right w:val="single" w:sz="4" w:space="0" w:color="auto"/>
            </w:tcBorders>
          </w:tcPr>
          <w:p w14:paraId="56533878"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8</w:t>
            </w:r>
          </w:p>
        </w:tc>
        <w:tc>
          <w:tcPr>
            <w:tcW w:w="306" w:type="pct"/>
            <w:tcBorders>
              <w:top w:val="single" w:sz="4" w:space="0" w:color="auto"/>
              <w:left w:val="single" w:sz="4" w:space="0" w:color="auto"/>
              <w:bottom w:val="single" w:sz="4" w:space="0" w:color="auto"/>
              <w:right w:val="single" w:sz="4" w:space="0" w:color="auto"/>
            </w:tcBorders>
          </w:tcPr>
          <w:p w14:paraId="51AA3F0A"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M</w:t>
            </w:r>
          </w:p>
        </w:tc>
        <w:tc>
          <w:tcPr>
            <w:tcW w:w="1185" w:type="pct"/>
            <w:tcBorders>
              <w:top w:val="single" w:sz="4" w:space="0" w:color="auto"/>
              <w:left w:val="single" w:sz="4" w:space="0" w:color="auto"/>
              <w:bottom w:val="single" w:sz="4" w:space="0" w:color="auto"/>
              <w:right w:val="single" w:sz="4" w:space="0" w:color="auto"/>
            </w:tcBorders>
          </w:tcPr>
          <w:p w14:paraId="0B414E9C" w14:textId="77777777" w:rsidR="00163216" w:rsidRPr="00684D17" w:rsidRDefault="00163216" w:rsidP="00C11757">
            <w:pPr>
              <w:rPr>
                <w:rFonts w:asciiTheme="minorHAnsi" w:eastAsiaTheme="minorEastAsia" w:hAnsiTheme="minorHAnsi"/>
                <w:sz w:val="18"/>
                <w:szCs w:val="18"/>
              </w:rPr>
            </w:pPr>
            <w:r w:rsidRPr="001E0BBD">
              <w:rPr>
                <w:rFonts w:asciiTheme="minorHAnsi" w:eastAsiaTheme="minorEastAsia" w:hAnsiTheme="minorHAnsi" w:hint="eastAsia"/>
                <w:sz w:val="18"/>
                <w:szCs w:val="18"/>
              </w:rPr>
              <w:t>20160301</w:t>
            </w:r>
          </w:p>
        </w:tc>
      </w:tr>
    </w:tbl>
    <w:p w14:paraId="0F89766C" w14:textId="77777777" w:rsidR="00163216" w:rsidRDefault="00163216" w:rsidP="00163216">
      <w:pPr>
        <w:pStyle w:val="4"/>
        <w:numPr>
          <w:ilvl w:val="0"/>
          <w:numId w:val="0"/>
        </w:numPr>
      </w:pPr>
      <w:r w:rsidRPr="00F561BB">
        <w:rPr>
          <w:rFonts w:hint="eastAsia"/>
        </w:rPr>
        <w:t>响应报文</w:t>
      </w:r>
    </w:p>
    <w:tbl>
      <w:tblPr>
        <w:tblStyle w:val="a9"/>
        <w:tblW w:w="5000" w:type="pct"/>
        <w:tblLook w:val="04A0" w:firstRow="1" w:lastRow="0" w:firstColumn="1" w:lastColumn="0" w:noHBand="0" w:noVBand="1"/>
      </w:tblPr>
      <w:tblGrid>
        <w:gridCol w:w="434"/>
        <w:gridCol w:w="1546"/>
        <w:gridCol w:w="2580"/>
        <w:gridCol w:w="1218"/>
        <w:gridCol w:w="435"/>
        <w:gridCol w:w="553"/>
        <w:gridCol w:w="1530"/>
      </w:tblGrid>
      <w:tr w:rsidR="00163216" w:rsidRPr="005E0BC6" w14:paraId="4DC3B0EA" w14:textId="77777777" w:rsidTr="00C11757">
        <w:trPr>
          <w:trHeight w:val="324"/>
        </w:trPr>
        <w:tc>
          <w:tcPr>
            <w:tcW w:w="266" w:type="pct"/>
            <w:tcBorders>
              <w:top w:val="single" w:sz="4" w:space="0" w:color="auto"/>
              <w:left w:val="single" w:sz="4" w:space="0" w:color="auto"/>
              <w:bottom w:val="single" w:sz="4" w:space="0" w:color="auto"/>
              <w:right w:val="single" w:sz="4" w:space="0" w:color="auto"/>
            </w:tcBorders>
            <w:shd w:val="clear" w:color="auto" w:fill="E0E0E0"/>
            <w:vAlign w:val="center"/>
          </w:tcPr>
          <w:p w14:paraId="2790C309"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96F3C7"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5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130C61"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CEE570"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6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44F1CB"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3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CFF8B"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E448A5" w14:textId="77777777" w:rsidR="00163216" w:rsidRPr="005E0BC6" w:rsidRDefault="00163216" w:rsidP="00C11757">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163216" w:rsidRPr="005E0BC6" w14:paraId="371F576E" w14:textId="77777777" w:rsidTr="00C11757">
        <w:trPr>
          <w:trHeight w:val="287"/>
        </w:trPr>
        <w:tc>
          <w:tcPr>
            <w:tcW w:w="266" w:type="pct"/>
            <w:tcBorders>
              <w:top w:val="single" w:sz="4" w:space="0" w:color="auto"/>
              <w:left w:val="single" w:sz="4" w:space="0" w:color="auto"/>
              <w:bottom w:val="single" w:sz="4" w:space="0" w:color="auto"/>
              <w:right w:val="single" w:sz="4" w:space="0" w:color="auto"/>
            </w:tcBorders>
            <w:vAlign w:val="center"/>
          </w:tcPr>
          <w:p w14:paraId="6766EC14" w14:textId="77777777" w:rsidR="00163216" w:rsidRPr="005E0BC6" w:rsidRDefault="00163216" w:rsidP="006A0DBC">
            <w:pPr>
              <w:pStyle w:val="a6"/>
              <w:numPr>
                <w:ilvl w:val="0"/>
                <w:numId w:val="63"/>
              </w:numPr>
              <w:ind w:firstLineChars="0"/>
              <w:rPr>
                <w:rFonts w:asciiTheme="minorEastAsia" w:eastAsiaTheme="minorEastAsia" w:hAnsiTheme="minorEastAsia"/>
                <w:i/>
                <w:sz w:val="18"/>
                <w:szCs w:val="18"/>
              </w:rPr>
            </w:pPr>
          </w:p>
        </w:tc>
        <w:tc>
          <w:tcPr>
            <w:tcW w:w="908" w:type="pct"/>
            <w:shd w:val="clear" w:color="auto" w:fill="FFFFFF"/>
            <w:hideMark/>
          </w:tcPr>
          <w:p w14:paraId="727BAAC2"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R</w:t>
            </w:r>
            <w:r w:rsidRPr="009D0D55">
              <w:rPr>
                <w:rFonts w:asciiTheme="minorHAnsi" w:eastAsiaTheme="minorEastAsia" w:hAnsiTheme="minorHAnsi" w:hint="eastAsia"/>
                <w:sz w:val="18"/>
                <w:szCs w:val="18"/>
              </w:rPr>
              <w:t>espInfo</w:t>
            </w:r>
          </w:p>
        </w:tc>
        <w:tc>
          <w:tcPr>
            <w:tcW w:w="1559" w:type="pct"/>
            <w:shd w:val="clear" w:color="auto" w:fill="FFFFFF"/>
            <w:hideMark/>
          </w:tcPr>
          <w:p w14:paraId="0D52B91C"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返回</w:t>
            </w:r>
            <w:r w:rsidRPr="009D0D55">
              <w:rPr>
                <w:rFonts w:asciiTheme="minorHAnsi" w:eastAsiaTheme="minorEastAsia" w:hAnsiTheme="minorHAnsi"/>
                <w:sz w:val="18"/>
                <w:szCs w:val="18"/>
              </w:rPr>
              <w:t>码组</w:t>
            </w:r>
            <w:r w:rsidRPr="009D0D55">
              <w:rPr>
                <w:rFonts w:asciiTheme="minorHAnsi" w:eastAsiaTheme="minorEastAsia" w:hAnsiTheme="minorHAnsi" w:hint="eastAsia"/>
                <w:sz w:val="18"/>
                <w:szCs w:val="18"/>
              </w:rPr>
              <w:t>件</w:t>
            </w:r>
          </w:p>
        </w:tc>
        <w:tc>
          <w:tcPr>
            <w:tcW w:w="738" w:type="pct"/>
            <w:tcBorders>
              <w:top w:val="single" w:sz="4" w:space="0" w:color="auto"/>
              <w:left w:val="single" w:sz="4" w:space="0" w:color="auto"/>
              <w:bottom w:val="single" w:sz="4" w:space="0" w:color="auto"/>
              <w:right w:val="single" w:sz="4" w:space="0" w:color="auto"/>
            </w:tcBorders>
            <w:hideMark/>
          </w:tcPr>
          <w:p w14:paraId="3994188D"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返回码</w:t>
            </w:r>
            <w:r w:rsidRPr="009D0D55">
              <w:rPr>
                <w:rFonts w:asciiTheme="minorHAnsi" w:eastAsiaTheme="minorEastAsia" w:hAnsiTheme="minorHAnsi" w:hint="eastAsia"/>
                <w:sz w:val="18"/>
                <w:szCs w:val="18"/>
              </w:rPr>
              <w:t>]</w:t>
            </w:r>
            <w:r w:rsidRPr="009D0D55">
              <w:rPr>
                <w:rFonts w:asciiTheme="minorHAnsi" w:eastAsiaTheme="minorEastAsia" w:hAnsiTheme="minorHAnsi" w:hint="eastAsia"/>
                <w:sz w:val="18"/>
                <w:szCs w:val="18"/>
              </w:rPr>
              <w:t>对象</w:t>
            </w:r>
          </w:p>
        </w:tc>
        <w:tc>
          <w:tcPr>
            <w:tcW w:w="266" w:type="pct"/>
            <w:tcBorders>
              <w:top w:val="single" w:sz="4" w:space="0" w:color="auto"/>
              <w:left w:val="single" w:sz="4" w:space="0" w:color="auto"/>
              <w:bottom w:val="single" w:sz="4" w:space="0" w:color="auto"/>
              <w:right w:val="single" w:sz="4" w:space="0" w:color="auto"/>
            </w:tcBorders>
            <w:hideMark/>
          </w:tcPr>
          <w:p w14:paraId="017EA79A" w14:textId="77777777" w:rsidR="00163216" w:rsidRPr="009D0D55" w:rsidRDefault="00163216" w:rsidP="00C11757">
            <w:pPr>
              <w:rPr>
                <w:rFonts w:asciiTheme="minorHAnsi" w:eastAsiaTheme="minorEastAsia" w:hAnsiTheme="minorHAnsi"/>
                <w:sz w:val="18"/>
                <w:szCs w:val="18"/>
              </w:rPr>
            </w:pPr>
          </w:p>
        </w:tc>
        <w:tc>
          <w:tcPr>
            <w:tcW w:w="337" w:type="pct"/>
            <w:tcBorders>
              <w:top w:val="single" w:sz="4" w:space="0" w:color="auto"/>
              <w:left w:val="single" w:sz="4" w:space="0" w:color="auto"/>
              <w:bottom w:val="single" w:sz="4" w:space="0" w:color="auto"/>
              <w:right w:val="single" w:sz="4" w:space="0" w:color="auto"/>
            </w:tcBorders>
            <w:hideMark/>
          </w:tcPr>
          <w:p w14:paraId="72F07245" w14:textId="77777777" w:rsidR="00163216" w:rsidRPr="009D0D55" w:rsidRDefault="00163216" w:rsidP="00C11757">
            <w:pPr>
              <w:rPr>
                <w:rFonts w:asciiTheme="minorHAnsi" w:eastAsiaTheme="minorEastAsia" w:hAnsiTheme="minorHAnsi"/>
                <w:sz w:val="18"/>
                <w:szCs w:val="18"/>
              </w:rPr>
            </w:pPr>
            <w:r w:rsidRPr="009D0D55">
              <w:rPr>
                <w:rFonts w:asciiTheme="minorHAnsi" w:eastAsiaTheme="minorEastAsia" w:hAnsiTheme="minorHAnsi" w:hint="eastAsia"/>
                <w:sz w:val="18"/>
                <w:szCs w:val="18"/>
              </w:rPr>
              <w:t>M</w:t>
            </w:r>
          </w:p>
        </w:tc>
        <w:tc>
          <w:tcPr>
            <w:tcW w:w="926" w:type="pct"/>
            <w:tcBorders>
              <w:top w:val="single" w:sz="4" w:space="0" w:color="auto"/>
              <w:left w:val="single" w:sz="4" w:space="0" w:color="auto"/>
              <w:bottom w:val="single" w:sz="4" w:space="0" w:color="auto"/>
              <w:right w:val="single" w:sz="4" w:space="0" w:color="auto"/>
            </w:tcBorders>
            <w:hideMark/>
          </w:tcPr>
          <w:p w14:paraId="0D5CAB2B" w14:textId="77777777" w:rsidR="00163216" w:rsidRPr="009D0D55" w:rsidRDefault="00163216" w:rsidP="00C11757">
            <w:pPr>
              <w:rPr>
                <w:rFonts w:asciiTheme="minorHAnsi" w:eastAsiaTheme="minorEastAsia" w:hAnsiTheme="minorHAnsi"/>
                <w:sz w:val="18"/>
                <w:szCs w:val="18"/>
              </w:rPr>
            </w:pPr>
          </w:p>
        </w:tc>
      </w:tr>
      <w:tr w:rsidR="00163216" w:rsidRPr="005E0BC6" w14:paraId="3EC69831" w14:textId="77777777" w:rsidTr="00C11757">
        <w:trPr>
          <w:trHeight w:val="287"/>
        </w:trPr>
        <w:tc>
          <w:tcPr>
            <w:tcW w:w="266" w:type="pct"/>
            <w:tcBorders>
              <w:top w:val="single" w:sz="4" w:space="0" w:color="auto"/>
              <w:left w:val="single" w:sz="4" w:space="0" w:color="auto"/>
              <w:bottom w:val="single" w:sz="4" w:space="0" w:color="auto"/>
              <w:right w:val="single" w:sz="4" w:space="0" w:color="auto"/>
            </w:tcBorders>
            <w:vAlign w:val="center"/>
          </w:tcPr>
          <w:p w14:paraId="4869E363" w14:textId="77777777" w:rsidR="00163216" w:rsidRPr="005E0BC6" w:rsidRDefault="00163216" w:rsidP="006A0DBC">
            <w:pPr>
              <w:pStyle w:val="a6"/>
              <w:numPr>
                <w:ilvl w:val="0"/>
                <w:numId w:val="63"/>
              </w:numPr>
              <w:ind w:firstLineChars="0"/>
              <w:rPr>
                <w:rFonts w:asciiTheme="minorEastAsia" w:eastAsiaTheme="minorEastAsia" w:hAnsiTheme="minorEastAsia"/>
                <w:i/>
                <w:sz w:val="18"/>
                <w:szCs w:val="18"/>
              </w:rPr>
            </w:pPr>
          </w:p>
        </w:tc>
        <w:tc>
          <w:tcPr>
            <w:tcW w:w="908" w:type="pct"/>
            <w:tcBorders>
              <w:top w:val="single" w:sz="4" w:space="0" w:color="auto"/>
              <w:left w:val="single" w:sz="4" w:space="0" w:color="auto"/>
              <w:bottom w:val="single" w:sz="4" w:space="0" w:color="auto"/>
              <w:right w:val="single" w:sz="4" w:space="0" w:color="auto"/>
            </w:tcBorders>
          </w:tcPr>
          <w:p w14:paraId="2145314C"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Currency</w:t>
            </w:r>
          </w:p>
        </w:tc>
        <w:tc>
          <w:tcPr>
            <w:tcW w:w="1559" w:type="pct"/>
            <w:tcBorders>
              <w:top w:val="single" w:sz="4" w:space="0" w:color="auto"/>
              <w:left w:val="single" w:sz="4" w:space="0" w:color="auto"/>
              <w:bottom w:val="single" w:sz="4" w:space="0" w:color="auto"/>
              <w:right w:val="single" w:sz="4" w:space="0" w:color="auto"/>
            </w:tcBorders>
          </w:tcPr>
          <w:p w14:paraId="7680EC66" w14:textId="77777777" w:rsidR="00163216" w:rsidRPr="009D0D55" w:rsidRDefault="00163216" w:rsidP="00C11757">
            <w:pPr>
              <w:rPr>
                <w:rFonts w:asciiTheme="minorHAnsi" w:eastAsiaTheme="minorEastAsia" w:hAnsiTheme="minorHAnsi"/>
                <w:sz w:val="18"/>
                <w:szCs w:val="18"/>
              </w:rPr>
            </w:pPr>
            <w:r w:rsidRPr="00984D49">
              <w:rPr>
                <w:rFonts w:asciiTheme="minorHAnsi" w:eastAsiaTheme="minorEastAsia" w:hAnsiTheme="minorHAnsi" w:hint="eastAsia"/>
                <w:sz w:val="18"/>
                <w:szCs w:val="18"/>
              </w:rPr>
              <w:t>币种，只支持人民币</w:t>
            </w:r>
            <w:r>
              <w:rPr>
                <w:rFonts w:asciiTheme="minorHAnsi" w:eastAsiaTheme="minorEastAsia" w:hAnsiTheme="minorHAnsi" w:hint="eastAsia"/>
                <w:sz w:val="18"/>
                <w:szCs w:val="18"/>
              </w:rPr>
              <w:t>。</w:t>
            </w:r>
            <w:r>
              <w:rPr>
                <w:rFonts w:asciiTheme="minorHAnsi" w:eastAsiaTheme="minorEastAsia" w:hAnsiTheme="minorHAnsi" w:hint="eastAsia"/>
                <w:sz w:val="18"/>
                <w:szCs w:val="18"/>
              </w:rPr>
              <w:t>CNY</w:t>
            </w:r>
          </w:p>
        </w:tc>
        <w:tc>
          <w:tcPr>
            <w:tcW w:w="738" w:type="pct"/>
            <w:tcBorders>
              <w:top w:val="single" w:sz="4" w:space="0" w:color="auto"/>
              <w:left w:val="single" w:sz="4" w:space="0" w:color="auto"/>
              <w:bottom w:val="single" w:sz="4" w:space="0" w:color="auto"/>
              <w:right w:val="single" w:sz="4" w:space="0" w:color="auto"/>
            </w:tcBorders>
          </w:tcPr>
          <w:p w14:paraId="4AFA034F"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66" w:type="pct"/>
            <w:tcBorders>
              <w:top w:val="single" w:sz="4" w:space="0" w:color="auto"/>
              <w:left w:val="single" w:sz="4" w:space="0" w:color="auto"/>
              <w:bottom w:val="single" w:sz="4" w:space="0" w:color="auto"/>
              <w:right w:val="single" w:sz="4" w:space="0" w:color="auto"/>
            </w:tcBorders>
          </w:tcPr>
          <w:p w14:paraId="745DCA15"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10</w:t>
            </w:r>
          </w:p>
        </w:tc>
        <w:tc>
          <w:tcPr>
            <w:tcW w:w="337" w:type="pct"/>
            <w:tcBorders>
              <w:top w:val="single" w:sz="4" w:space="0" w:color="auto"/>
              <w:left w:val="single" w:sz="4" w:space="0" w:color="auto"/>
              <w:bottom w:val="single" w:sz="4" w:space="0" w:color="auto"/>
              <w:right w:val="single" w:sz="4" w:space="0" w:color="auto"/>
            </w:tcBorders>
          </w:tcPr>
          <w:p w14:paraId="4D1E8668"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6" w:type="pct"/>
            <w:tcBorders>
              <w:top w:val="single" w:sz="4" w:space="0" w:color="auto"/>
              <w:left w:val="single" w:sz="4" w:space="0" w:color="auto"/>
              <w:bottom w:val="single" w:sz="4" w:space="0" w:color="auto"/>
              <w:right w:val="single" w:sz="4" w:space="0" w:color="auto"/>
            </w:tcBorders>
          </w:tcPr>
          <w:p w14:paraId="27172A83"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CNY</w:t>
            </w:r>
          </w:p>
        </w:tc>
      </w:tr>
      <w:tr w:rsidR="00163216" w:rsidRPr="005E0BC6" w14:paraId="79C09514" w14:textId="77777777" w:rsidTr="00C11757">
        <w:trPr>
          <w:trHeight w:val="287"/>
        </w:trPr>
        <w:tc>
          <w:tcPr>
            <w:tcW w:w="266" w:type="pct"/>
            <w:tcBorders>
              <w:top w:val="single" w:sz="4" w:space="0" w:color="auto"/>
              <w:left w:val="single" w:sz="4" w:space="0" w:color="auto"/>
              <w:bottom w:val="single" w:sz="4" w:space="0" w:color="auto"/>
              <w:right w:val="single" w:sz="4" w:space="0" w:color="auto"/>
            </w:tcBorders>
            <w:vAlign w:val="center"/>
          </w:tcPr>
          <w:p w14:paraId="63C956E8" w14:textId="77777777" w:rsidR="00163216" w:rsidRPr="005E0BC6" w:rsidRDefault="00163216" w:rsidP="006A0DBC">
            <w:pPr>
              <w:pStyle w:val="a6"/>
              <w:numPr>
                <w:ilvl w:val="0"/>
                <w:numId w:val="63"/>
              </w:numPr>
              <w:ind w:firstLineChars="0"/>
              <w:rPr>
                <w:rFonts w:asciiTheme="minorEastAsia" w:eastAsiaTheme="minorEastAsia" w:hAnsiTheme="minorEastAsia"/>
                <w:i/>
                <w:sz w:val="18"/>
                <w:szCs w:val="18"/>
              </w:rPr>
            </w:pPr>
          </w:p>
        </w:tc>
        <w:tc>
          <w:tcPr>
            <w:tcW w:w="908" w:type="pct"/>
            <w:tcBorders>
              <w:top w:val="single" w:sz="4" w:space="0" w:color="auto"/>
              <w:left w:val="single" w:sz="4" w:space="0" w:color="auto"/>
              <w:bottom w:val="single" w:sz="4" w:space="0" w:color="auto"/>
              <w:right w:val="single" w:sz="4" w:space="0" w:color="auto"/>
            </w:tcBorders>
          </w:tcPr>
          <w:p w14:paraId="3E17EA95"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P</w:t>
            </w:r>
            <w:r w:rsidRPr="006B6F37">
              <w:rPr>
                <w:rFonts w:asciiTheme="minorHAnsi" w:eastAsiaTheme="minorEastAsia" w:hAnsiTheme="minorHAnsi"/>
                <w:sz w:val="18"/>
                <w:szCs w:val="18"/>
              </w:rPr>
              <w:t>riceDetailInfoList</w:t>
            </w:r>
          </w:p>
        </w:tc>
        <w:tc>
          <w:tcPr>
            <w:tcW w:w="1559" w:type="pct"/>
            <w:tcBorders>
              <w:top w:val="single" w:sz="4" w:space="0" w:color="auto"/>
              <w:left w:val="single" w:sz="4" w:space="0" w:color="auto"/>
              <w:bottom w:val="single" w:sz="4" w:space="0" w:color="auto"/>
              <w:right w:val="single" w:sz="4" w:space="0" w:color="auto"/>
            </w:tcBorders>
          </w:tcPr>
          <w:p w14:paraId="368F29F9"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行情</w:t>
            </w:r>
            <w:r w:rsidRPr="00984D49">
              <w:rPr>
                <w:rFonts w:asciiTheme="minorHAnsi" w:eastAsiaTheme="minorEastAsia" w:hAnsiTheme="minorHAnsi" w:hint="eastAsia"/>
                <w:sz w:val="18"/>
                <w:szCs w:val="18"/>
              </w:rPr>
              <w:t>列表，</w:t>
            </w:r>
            <w:r w:rsidRPr="00984D49">
              <w:rPr>
                <w:rFonts w:asciiTheme="minorHAnsi" w:eastAsiaTheme="minorEastAsia" w:hAnsiTheme="minorHAnsi"/>
                <w:sz w:val="18"/>
                <w:szCs w:val="18"/>
              </w:rPr>
              <w:t>J</w:t>
            </w:r>
            <w:r w:rsidRPr="00984D49">
              <w:rPr>
                <w:rFonts w:asciiTheme="minorHAnsi" w:eastAsiaTheme="minorEastAsia" w:hAnsiTheme="minorHAnsi" w:hint="eastAsia"/>
                <w:sz w:val="18"/>
                <w:szCs w:val="18"/>
              </w:rPr>
              <w:t>son</w:t>
            </w:r>
            <w:r w:rsidRPr="00984D49">
              <w:rPr>
                <w:rFonts w:asciiTheme="minorHAnsi" w:eastAsiaTheme="minorEastAsia" w:hAnsiTheme="minorHAnsi" w:hint="eastAsia"/>
                <w:sz w:val="18"/>
                <w:szCs w:val="18"/>
              </w:rPr>
              <w:t>格式</w:t>
            </w:r>
            <w:r w:rsidRPr="00984D49">
              <w:rPr>
                <w:rFonts w:asciiTheme="minorHAnsi" w:eastAsiaTheme="minorEastAsia" w:hAnsiTheme="minorHAnsi" w:hint="eastAsia"/>
                <w:sz w:val="18"/>
                <w:szCs w:val="18"/>
              </w:rPr>
              <w:t>base64</w:t>
            </w:r>
            <w:r w:rsidRPr="00984D49">
              <w:rPr>
                <w:rFonts w:asciiTheme="minorHAnsi" w:eastAsiaTheme="minorEastAsia" w:hAnsiTheme="minorHAnsi" w:hint="eastAsia"/>
                <w:sz w:val="18"/>
                <w:szCs w:val="18"/>
              </w:rPr>
              <w:t>编码</w:t>
            </w:r>
          </w:p>
        </w:tc>
        <w:tc>
          <w:tcPr>
            <w:tcW w:w="738" w:type="pct"/>
            <w:tcBorders>
              <w:top w:val="single" w:sz="4" w:space="0" w:color="auto"/>
              <w:left w:val="single" w:sz="4" w:space="0" w:color="auto"/>
              <w:bottom w:val="single" w:sz="4" w:space="0" w:color="auto"/>
              <w:right w:val="single" w:sz="4" w:space="0" w:color="auto"/>
            </w:tcBorders>
          </w:tcPr>
          <w:p w14:paraId="2D4A191D" w14:textId="77777777" w:rsidR="00163216" w:rsidRPr="009D0D55"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L</w:t>
            </w:r>
            <w:r>
              <w:rPr>
                <w:rFonts w:asciiTheme="minorHAnsi" w:eastAsiaTheme="minorEastAsia" w:hAnsiTheme="minorHAnsi" w:hint="eastAsia"/>
                <w:sz w:val="18"/>
                <w:szCs w:val="18"/>
              </w:rPr>
              <w:t>ist</w:t>
            </w:r>
          </w:p>
        </w:tc>
        <w:tc>
          <w:tcPr>
            <w:tcW w:w="266" w:type="pct"/>
            <w:tcBorders>
              <w:top w:val="single" w:sz="4" w:space="0" w:color="auto"/>
              <w:left w:val="single" w:sz="4" w:space="0" w:color="auto"/>
              <w:bottom w:val="single" w:sz="4" w:space="0" w:color="auto"/>
              <w:right w:val="single" w:sz="4" w:space="0" w:color="auto"/>
            </w:tcBorders>
          </w:tcPr>
          <w:p w14:paraId="0EB23758" w14:textId="77777777" w:rsidR="00163216" w:rsidRPr="009D0D55" w:rsidRDefault="00163216" w:rsidP="00C11757">
            <w:pPr>
              <w:rPr>
                <w:rFonts w:asciiTheme="minorHAnsi" w:eastAsiaTheme="minorEastAsia" w:hAnsiTheme="minorHAnsi"/>
                <w:sz w:val="18"/>
                <w:szCs w:val="18"/>
              </w:rPr>
            </w:pPr>
          </w:p>
        </w:tc>
        <w:tc>
          <w:tcPr>
            <w:tcW w:w="337" w:type="pct"/>
            <w:tcBorders>
              <w:top w:val="single" w:sz="4" w:space="0" w:color="auto"/>
              <w:left w:val="single" w:sz="4" w:space="0" w:color="auto"/>
              <w:bottom w:val="single" w:sz="4" w:space="0" w:color="auto"/>
              <w:right w:val="single" w:sz="4" w:space="0" w:color="auto"/>
            </w:tcBorders>
          </w:tcPr>
          <w:p w14:paraId="6601DB38" w14:textId="77777777" w:rsidR="00163216" w:rsidRPr="009D0D55" w:rsidRDefault="00163216" w:rsidP="00C11757">
            <w:pPr>
              <w:rPr>
                <w:rFonts w:asciiTheme="minorHAnsi" w:eastAsiaTheme="minorEastAsia" w:hAnsiTheme="minorHAnsi"/>
                <w:sz w:val="18"/>
                <w:szCs w:val="18"/>
              </w:rPr>
            </w:pPr>
            <w:r w:rsidRPr="00397DF8">
              <w:rPr>
                <w:rFonts w:asciiTheme="minorHAnsi" w:eastAsiaTheme="minorEastAsia" w:hAnsiTheme="minorHAnsi" w:hint="eastAsia"/>
                <w:sz w:val="18"/>
                <w:szCs w:val="18"/>
              </w:rPr>
              <w:t>M</w:t>
            </w:r>
          </w:p>
        </w:tc>
        <w:tc>
          <w:tcPr>
            <w:tcW w:w="926" w:type="pct"/>
            <w:tcBorders>
              <w:top w:val="single" w:sz="4" w:space="0" w:color="auto"/>
              <w:left w:val="single" w:sz="4" w:space="0" w:color="auto"/>
              <w:bottom w:val="single" w:sz="4" w:space="0" w:color="auto"/>
              <w:right w:val="single" w:sz="4" w:space="0" w:color="auto"/>
            </w:tcBorders>
          </w:tcPr>
          <w:p w14:paraId="7043F2A5" w14:textId="77777777" w:rsidR="00163216" w:rsidRPr="009D0D55" w:rsidRDefault="00163216" w:rsidP="00C11757">
            <w:pPr>
              <w:rPr>
                <w:rFonts w:asciiTheme="minorHAnsi" w:eastAsiaTheme="minorEastAsia" w:hAnsiTheme="minorHAnsi"/>
                <w:sz w:val="18"/>
                <w:szCs w:val="18"/>
              </w:rPr>
            </w:pPr>
          </w:p>
        </w:tc>
      </w:tr>
    </w:tbl>
    <w:p w14:paraId="6C242B41" w14:textId="77777777" w:rsidR="00163216" w:rsidRDefault="00163216" w:rsidP="00163216">
      <w:r w:rsidRPr="00DF5BFF">
        <w:rPr>
          <w:rFonts w:ascii="宋体" w:hAnsi="宋体"/>
          <w:b/>
        </w:rPr>
        <w:t>priceDetailInfoList</w:t>
      </w:r>
      <w:r w:rsidRPr="004D1B72">
        <w:rPr>
          <w:rFonts w:ascii="宋体" w:hAnsi="宋体" w:hint="eastAsia"/>
          <w:b/>
        </w:rPr>
        <w:t>中元素</w:t>
      </w:r>
    </w:p>
    <w:tbl>
      <w:tblPr>
        <w:tblStyle w:val="a9"/>
        <w:tblW w:w="5000" w:type="pct"/>
        <w:tblLook w:val="04A0" w:firstRow="1" w:lastRow="0" w:firstColumn="1" w:lastColumn="0" w:noHBand="0" w:noVBand="1"/>
      </w:tblPr>
      <w:tblGrid>
        <w:gridCol w:w="662"/>
        <w:gridCol w:w="1878"/>
        <w:gridCol w:w="1697"/>
        <w:gridCol w:w="1077"/>
        <w:gridCol w:w="662"/>
        <w:gridCol w:w="1077"/>
        <w:gridCol w:w="1243"/>
      </w:tblGrid>
      <w:tr w:rsidR="00163216" w:rsidRPr="00B427D7" w14:paraId="2CCA4E1C" w14:textId="77777777" w:rsidTr="00C11757">
        <w:trPr>
          <w:trHeight w:val="270"/>
        </w:trPr>
        <w:tc>
          <w:tcPr>
            <w:tcW w:w="39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9C5AB8" w14:textId="77777777" w:rsidR="00163216" w:rsidRPr="004763C6"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序号</w:t>
            </w:r>
          </w:p>
        </w:tc>
        <w:tc>
          <w:tcPr>
            <w:tcW w:w="11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51134C"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参数名</w:t>
            </w:r>
          </w:p>
        </w:tc>
        <w:tc>
          <w:tcPr>
            <w:tcW w:w="102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5E04E7"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参数描述</w:t>
            </w:r>
          </w:p>
        </w:tc>
        <w:tc>
          <w:tcPr>
            <w:tcW w:w="64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EEF7E6"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数据类型</w:t>
            </w:r>
          </w:p>
        </w:tc>
        <w:tc>
          <w:tcPr>
            <w:tcW w:w="39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90533"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长度</w:t>
            </w:r>
          </w:p>
        </w:tc>
        <w:tc>
          <w:tcPr>
            <w:tcW w:w="64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395CC8"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出现要求</w:t>
            </w:r>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A923AD" w14:textId="77777777" w:rsidR="00163216" w:rsidRPr="007B105D" w:rsidRDefault="00163216" w:rsidP="00C11757">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示例</w:t>
            </w:r>
          </w:p>
        </w:tc>
      </w:tr>
      <w:tr w:rsidR="00163216" w:rsidRPr="00B427D7" w14:paraId="07324E7F" w14:textId="77777777" w:rsidTr="00C11757">
        <w:trPr>
          <w:trHeight w:val="287"/>
        </w:trPr>
        <w:tc>
          <w:tcPr>
            <w:tcW w:w="399" w:type="pct"/>
            <w:tcBorders>
              <w:top w:val="single" w:sz="4" w:space="0" w:color="auto"/>
              <w:left w:val="single" w:sz="4" w:space="0" w:color="auto"/>
              <w:bottom w:val="single" w:sz="4" w:space="0" w:color="auto"/>
              <w:right w:val="single" w:sz="4" w:space="0" w:color="auto"/>
            </w:tcBorders>
          </w:tcPr>
          <w:p w14:paraId="68234CBB" w14:textId="77777777" w:rsidR="00163216" w:rsidRPr="00B427D7" w:rsidRDefault="00163216" w:rsidP="00C11757">
            <w:pPr>
              <w:rPr>
                <w:rFonts w:ascii="微软雅黑" w:eastAsia="微软雅黑" w:hAnsi="微软雅黑"/>
                <w:sz w:val="18"/>
                <w:szCs w:val="18"/>
              </w:rPr>
            </w:pPr>
            <w:r w:rsidRPr="00B427D7">
              <w:rPr>
                <w:rFonts w:ascii="微软雅黑" w:eastAsia="微软雅黑" w:hAnsi="微软雅黑" w:hint="eastAsia"/>
                <w:sz w:val="18"/>
                <w:szCs w:val="18"/>
              </w:rPr>
              <w:t>1</w:t>
            </w:r>
          </w:p>
        </w:tc>
        <w:tc>
          <w:tcPr>
            <w:tcW w:w="1132" w:type="pct"/>
            <w:tcBorders>
              <w:top w:val="single" w:sz="4" w:space="0" w:color="auto"/>
              <w:left w:val="single" w:sz="4" w:space="0" w:color="auto"/>
              <w:bottom w:val="single" w:sz="4" w:space="0" w:color="auto"/>
              <w:right w:val="single" w:sz="4" w:space="0" w:color="auto"/>
            </w:tcBorders>
          </w:tcPr>
          <w:p w14:paraId="2D43837E"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P</w:t>
            </w:r>
            <w:r w:rsidRPr="00355797">
              <w:rPr>
                <w:rFonts w:asciiTheme="minorHAnsi" w:eastAsiaTheme="minorEastAsia" w:hAnsiTheme="minorHAnsi"/>
                <w:sz w:val="18"/>
                <w:szCs w:val="18"/>
              </w:rPr>
              <w:t>riceDate</w:t>
            </w:r>
          </w:p>
        </w:tc>
        <w:tc>
          <w:tcPr>
            <w:tcW w:w="1023" w:type="pct"/>
            <w:tcBorders>
              <w:top w:val="single" w:sz="4" w:space="0" w:color="auto"/>
              <w:left w:val="single" w:sz="4" w:space="0" w:color="auto"/>
              <w:bottom w:val="single" w:sz="4" w:space="0" w:color="auto"/>
              <w:right w:val="single" w:sz="4" w:space="0" w:color="auto"/>
            </w:tcBorders>
          </w:tcPr>
          <w:p w14:paraId="12183F49" w14:textId="77777777" w:rsidR="00163216" w:rsidRPr="007B105D" w:rsidRDefault="00163216" w:rsidP="00C11757">
            <w:pPr>
              <w:rPr>
                <w:rFonts w:asciiTheme="minorHAnsi" w:eastAsiaTheme="minorEastAsia" w:hAnsiTheme="minorHAnsi"/>
                <w:sz w:val="18"/>
                <w:szCs w:val="18"/>
              </w:rPr>
            </w:pPr>
            <w:r w:rsidRPr="00355797">
              <w:rPr>
                <w:rFonts w:asciiTheme="minorHAnsi" w:eastAsiaTheme="minorEastAsia" w:hAnsiTheme="minorHAnsi" w:hint="eastAsia"/>
                <w:sz w:val="18"/>
                <w:szCs w:val="18"/>
              </w:rPr>
              <w:t>行情日期</w:t>
            </w:r>
          </w:p>
        </w:tc>
        <w:tc>
          <w:tcPr>
            <w:tcW w:w="649" w:type="pct"/>
            <w:tcBorders>
              <w:top w:val="single" w:sz="4" w:space="0" w:color="auto"/>
              <w:left w:val="single" w:sz="4" w:space="0" w:color="auto"/>
              <w:bottom w:val="single" w:sz="4" w:space="0" w:color="auto"/>
              <w:right w:val="single" w:sz="4" w:space="0" w:color="auto"/>
            </w:tcBorders>
          </w:tcPr>
          <w:p w14:paraId="47408413" w14:textId="77777777" w:rsidR="00163216" w:rsidRPr="007B105D" w:rsidRDefault="00163216" w:rsidP="00C11757">
            <w:pPr>
              <w:rPr>
                <w:rFonts w:asciiTheme="minorHAnsi" w:eastAsiaTheme="minorEastAsia" w:hAnsiTheme="minorHAnsi"/>
                <w:sz w:val="18"/>
                <w:szCs w:val="18"/>
              </w:rPr>
            </w:pPr>
            <w:r w:rsidRPr="00355797">
              <w:rPr>
                <w:rFonts w:asciiTheme="minorHAnsi" w:eastAsiaTheme="minorEastAsia" w:hAnsiTheme="minorHAnsi" w:hint="eastAsia"/>
                <w:sz w:val="18"/>
                <w:szCs w:val="18"/>
              </w:rPr>
              <w:t>date</w:t>
            </w:r>
          </w:p>
        </w:tc>
        <w:tc>
          <w:tcPr>
            <w:tcW w:w="399" w:type="pct"/>
            <w:tcBorders>
              <w:top w:val="single" w:sz="4" w:space="0" w:color="auto"/>
              <w:left w:val="single" w:sz="4" w:space="0" w:color="auto"/>
              <w:bottom w:val="single" w:sz="4" w:space="0" w:color="auto"/>
              <w:right w:val="single" w:sz="4" w:space="0" w:color="auto"/>
            </w:tcBorders>
          </w:tcPr>
          <w:p w14:paraId="11179B5B"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8</w:t>
            </w:r>
          </w:p>
        </w:tc>
        <w:tc>
          <w:tcPr>
            <w:tcW w:w="649" w:type="pct"/>
            <w:tcBorders>
              <w:top w:val="single" w:sz="4" w:space="0" w:color="auto"/>
              <w:left w:val="single" w:sz="4" w:space="0" w:color="auto"/>
              <w:bottom w:val="single" w:sz="4" w:space="0" w:color="auto"/>
              <w:right w:val="single" w:sz="4" w:space="0" w:color="auto"/>
            </w:tcBorders>
          </w:tcPr>
          <w:p w14:paraId="51AFAC5A" w14:textId="77777777" w:rsidR="00163216" w:rsidRPr="007B105D" w:rsidRDefault="00163216" w:rsidP="00C11757">
            <w:pPr>
              <w:rPr>
                <w:rFonts w:asciiTheme="minorHAnsi" w:eastAsiaTheme="minorEastAsia" w:hAnsiTheme="minorHAnsi"/>
                <w:sz w:val="18"/>
                <w:szCs w:val="18"/>
              </w:rPr>
            </w:pPr>
            <w:r w:rsidRPr="00355797">
              <w:rPr>
                <w:rFonts w:asciiTheme="minorHAnsi" w:eastAsiaTheme="minorEastAsia" w:hAnsiTheme="minorHAnsi" w:hint="eastAsia"/>
                <w:sz w:val="18"/>
                <w:szCs w:val="18"/>
              </w:rPr>
              <w:t>M</w:t>
            </w:r>
          </w:p>
        </w:tc>
        <w:tc>
          <w:tcPr>
            <w:tcW w:w="750" w:type="pct"/>
            <w:tcBorders>
              <w:top w:val="single" w:sz="4" w:space="0" w:color="auto"/>
              <w:left w:val="single" w:sz="4" w:space="0" w:color="auto"/>
              <w:bottom w:val="single" w:sz="4" w:space="0" w:color="auto"/>
              <w:right w:val="single" w:sz="4" w:space="0" w:color="auto"/>
            </w:tcBorders>
          </w:tcPr>
          <w:p w14:paraId="5B73DEAC"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hint="eastAsia"/>
                <w:sz w:val="18"/>
                <w:szCs w:val="18"/>
              </w:rPr>
              <w:t>201601</w:t>
            </w:r>
            <w:r w:rsidRPr="00355797">
              <w:rPr>
                <w:rFonts w:asciiTheme="minorHAnsi" w:eastAsiaTheme="minorEastAsia" w:hAnsiTheme="minorHAnsi" w:hint="eastAsia"/>
                <w:sz w:val="18"/>
                <w:szCs w:val="18"/>
              </w:rPr>
              <w:t>07</w:t>
            </w:r>
          </w:p>
        </w:tc>
      </w:tr>
      <w:tr w:rsidR="00163216" w:rsidRPr="00B427D7" w14:paraId="7DD8DB04" w14:textId="77777777" w:rsidTr="00C11757">
        <w:trPr>
          <w:trHeight w:val="287"/>
        </w:trPr>
        <w:tc>
          <w:tcPr>
            <w:tcW w:w="399" w:type="pct"/>
            <w:tcBorders>
              <w:top w:val="single" w:sz="4" w:space="0" w:color="auto"/>
              <w:left w:val="single" w:sz="4" w:space="0" w:color="auto"/>
              <w:bottom w:val="single" w:sz="4" w:space="0" w:color="auto"/>
              <w:right w:val="single" w:sz="4" w:space="0" w:color="auto"/>
            </w:tcBorders>
          </w:tcPr>
          <w:p w14:paraId="2FFA01BB"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132" w:type="pct"/>
            <w:tcBorders>
              <w:top w:val="single" w:sz="4" w:space="0" w:color="auto"/>
              <w:left w:val="single" w:sz="4" w:space="0" w:color="auto"/>
              <w:bottom w:val="single" w:sz="4" w:space="0" w:color="auto"/>
              <w:right w:val="single" w:sz="4" w:space="0" w:color="auto"/>
            </w:tcBorders>
          </w:tcPr>
          <w:p w14:paraId="25212120"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Y</w:t>
            </w:r>
            <w:r w:rsidRPr="00355797">
              <w:rPr>
                <w:rFonts w:asciiTheme="minorHAnsi" w:eastAsiaTheme="minorEastAsia" w:hAnsiTheme="minorHAnsi"/>
                <w:sz w:val="18"/>
                <w:szCs w:val="18"/>
              </w:rPr>
              <w:t>ieldRate</w:t>
            </w:r>
          </w:p>
        </w:tc>
        <w:tc>
          <w:tcPr>
            <w:tcW w:w="1023" w:type="pct"/>
            <w:tcBorders>
              <w:top w:val="single" w:sz="4" w:space="0" w:color="auto"/>
              <w:left w:val="single" w:sz="4" w:space="0" w:color="auto"/>
              <w:bottom w:val="single" w:sz="4" w:space="0" w:color="auto"/>
              <w:right w:val="single" w:sz="4" w:space="0" w:color="auto"/>
            </w:tcBorders>
          </w:tcPr>
          <w:p w14:paraId="03009954" w14:textId="77777777" w:rsidR="00163216" w:rsidRPr="007B105D" w:rsidRDefault="00163216" w:rsidP="00C11757">
            <w:pPr>
              <w:rPr>
                <w:rFonts w:asciiTheme="minorHAnsi" w:eastAsiaTheme="minorEastAsia" w:hAnsiTheme="minorHAnsi"/>
                <w:sz w:val="18"/>
                <w:szCs w:val="18"/>
              </w:rPr>
            </w:pPr>
            <w:r w:rsidRPr="00355797">
              <w:rPr>
                <w:rFonts w:asciiTheme="minorHAnsi" w:eastAsiaTheme="minorEastAsia" w:hAnsiTheme="minorHAnsi"/>
                <w:sz w:val="18"/>
                <w:szCs w:val="18"/>
              </w:rPr>
              <w:t>七日年化收益率</w:t>
            </w:r>
          </w:p>
        </w:tc>
        <w:tc>
          <w:tcPr>
            <w:tcW w:w="649" w:type="pct"/>
            <w:tcBorders>
              <w:top w:val="single" w:sz="4" w:space="0" w:color="auto"/>
              <w:left w:val="single" w:sz="4" w:space="0" w:color="auto"/>
              <w:bottom w:val="single" w:sz="4" w:space="0" w:color="auto"/>
              <w:right w:val="single" w:sz="4" w:space="0" w:color="auto"/>
            </w:tcBorders>
          </w:tcPr>
          <w:p w14:paraId="4906D0AE"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399" w:type="pct"/>
            <w:tcBorders>
              <w:top w:val="single" w:sz="4" w:space="0" w:color="auto"/>
              <w:left w:val="single" w:sz="4" w:space="0" w:color="auto"/>
              <w:bottom w:val="single" w:sz="4" w:space="0" w:color="auto"/>
              <w:right w:val="single" w:sz="4" w:space="0" w:color="auto"/>
            </w:tcBorders>
          </w:tcPr>
          <w:p w14:paraId="258080A7" w14:textId="77777777" w:rsidR="00163216" w:rsidRPr="007B105D" w:rsidRDefault="00163216" w:rsidP="00C11757">
            <w:pPr>
              <w:rPr>
                <w:rFonts w:asciiTheme="minorHAnsi" w:eastAsiaTheme="minorEastAsia" w:hAnsiTheme="minorHAnsi"/>
                <w:sz w:val="18"/>
                <w:szCs w:val="18"/>
              </w:rPr>
            </w:pPr>
            <w:r w:rsidRPr="00355797">
              <w:rPr>
                <w:rFonts w:asciiTheme="minorHAnsi" w:eastAsiaTheme="minorEastAsia" w:hAnsiTheme="minorHAnsi" w:hint="eastAsia"/>
                <w:sz w:val="18"/>
                <w:szCs w:val="18"/>
              </w:rPr>
              <w:t>15</w:t>
            </w:r>
          </w:p>
        </w:tc>
        <w:tc>
          <w:tcPr>
            <w:tcW w:w="649" w:type="pct"/>
            <w:tcBorders>
              <w:top w:val="single" w:sz="4" w:space="0" w:color="auto"/>
              <w:left w:val="single" w:sz="4" w:space="0" w:color="auto"/>
              <w:bottom w:val="single" w:sz="4" w:space="0" w:color="auto"/>
              <w:right w:val="single" w:sz="4" w:space="0" w:color="auto"/>
            </w:tcBorders>
          </w:tcPr>
          <w:p w14:paraId="4DD43E30" w14:textId="77777777" w:rsidR="00163216" w:rsidRPr="007B105D" w:rsidRDefault="00163216" w:rsidP="00C11757">
            <w:pPr>
              <w:rPr>
                <w:rFonts w:asciiTheme="minorHAnsi" w:eastAsiaTheme="minorEastAsia" w:hAnsiTheme="minorHAnsi"/>
                <w:sz w:val="18"/>
                <w:szCs w:val="18"/>
              </w:rPr>
            </w:pPr>
            <w:r w:rsidRPr="00355797">
              <w:rPr>
                <w:rFonts w:asciiTheme="minorHAnsi" w:eastAsiaTheme="minorEastAsia" w:hAnsiTheme="minorHAnsi" w:hint="eastAsia"/>
                <w:sz w:val="18"/>
                <w:szCs w:val="18"/>
              </w:rPr>
              <w:t>M</w:t>
            </w:r>
          </w:p>
        </w:tc>
        <w:tc>
          <w:tcPr>
            <w:tcW w:w="750" w:type="pct"/>
            <w:tcBorders>
              <w:top w:val="single" w:sz="4" w:space="0" w:color="auto"/>
              <w:left w:val="single" w:sz="4" w:space="0" w:color="auto"/>
              <w:bottom w:val="single" w:sz="4" w:space="0" w:color="auto"/>
              <w:right w:val="single" w:sz="4" w:space="0" w:color="auto"/>
            </w:tcBorders>
          </w:tcPr>
          <w:p w14:paraId="6262A821"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355797">
              <w:rPr>
                <w:rFonts w:asciiTheme="minorHAnsi" w:eastAsiaTheme="minorEastAsia" w:hAnsiTheme="minorHAnsi"/>
                <w:sz w:val="18"/>
                <w:szCs w:val="18"/>
              </w:rPr>
              <w:t>0.02370000</w:t>
            </w:r>
          </w:p>
        </w:tc>
      </w:tr>
      <w:tr w:rsidR="00163216" w:rsidRPr="00B427D7" w14:paraId="7322D9DA" w14:textId="77777777" w:rsidTr="00C11757">
        <w:trPr>
          <w:trHeight w:val="287"/>
        </w:trPr>
        <w:tc>
          <w:tcPr>
            <w:tcW w:w="399" w:type="pct"/>
            <w:tcBorders>
              <w:top w:val="single" w:sz="4" w:space="0" w:color="auto"/>
              <w:left w:val="single" w:sz="4" w:space="0" w:color="auto"/>
              <w:bottom w:val="single" w:sz="4" w:space="0" w:color="auto"/>
              <w:right w:val="single" w:sz="4" w:space="0" w:color="auto"/>
            </w:tcBorders>
          </w:tcPr>
          <w:p w14:paraId="03573147" w14:textId="77777777" w:rsidR="00163216" w:rsidRDefault="00163216" w:rsidP="00C11757">
            <w:pP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132" w:type="pct"/>
            <w:tcBorders>
              <w:top w:val="single" w:sz="4" w:space="0" w:color="auto"/>
              <w:left w:val="single" w:sz="4" w:space="0" w:color="auto"/>
              <w:bottom w:val="single" w:sz="4" w:space="0" w:color="auto"/>
              <w:right w:val="single" w:sz="4" w:space="0" w:color="auto"/>
            </w:tcBorders>
          </w:tcPr>
          <w:p w14:paraId="430A17FB"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355797">
              <w:rPr>
                <w:rFonts w:asciiTheme="minorHAnsi" w:eastAsiaTheme="minorEastAsia" w:hAnsiTheme="minorHAnsi"/>
                <w:sz w:val="18"/>
                <w:szCs w:val="18"/>
              </w:rPr>
              <w:t xml:space="preserve">enThousandIncom </w:t>
            </w:r>
          </w:p>
        </w:tc>
        <w:tc>
          <w:tcPr>
            <w:tcW w:w="1023" w:type="pct"/>
            <w:tcBorders>
              <w:top w:val="single" w:sz="4" w:space="0" w:color="auto"/>
              <w:left w:val="single" w:sz="4" w:space="0" w:color="auto"/>
              <w:bottom w:val="single" w:sz="4" w:space="0" w:color="auto"/>
              <w:right w:val="single" w:sz="4" w:space="0" w:color="auto"/>
            </w:tcBorders>
          </w:tcPr>
          <w:p w14:paraId="7546D1F2" w14:textId="77777777" w:rsidR="00163216" w:rsidRPr="007B105D" w:rsidRDefault="00163216" w:rsidP="00C11757">
            <w:pPr>
              <w:rPr>
                <w:rFonts w:asciiTheme="minorHAnsi" w:eastAsiaTheme="minorEastAsia" w:hAnsiTheme="minorHAnsi"/>
                <w:sz w:val="18"/>
                <w:szCs w:val="18"/>
              </w:rPr>
            </w:pPr>
            <w:r w:rsidRPr="00355797">
              <w:rPr>
                <w:rFonts w:asciiTheme="minorHAnsi" w:eastAsiaTheme="minorEastAsia" w:hAnsiTheme="minorHAnsi"/>
                <w:sz w:val="18"/>
                <w:szCs w:val="18"/>
              </w:rPr>
              <w:t>万</w:t>
            </w:r>
            <w:r w:rsidRPr="00355797">
              <w:rPr>
                <w:rFonts w:asciiTheme="minorHAnsi" w:eastAsiaTheme="minorEastAsia" w:hAnsiTheme="minorHAnsi" w:hint="eastAsia"/>
                <w:sz w:val="18"/>
                <w:szCs w:val="18"/>
              </w:rPr>
              <w:t>份</w:t>
            </w:r>
            <w:r w:rsidRPr="00355797">
              <w:rPr>
                <w:rFonts w:asciiTheme="minorHAnsi" w:eastAsiaTheme="minorEastAsia" w:hAnsiTheme="minorHAnsi"/>
                <w:sz w:val="18"/>
                <w:szCs w:val="18"/>
              </w:rPr>
              <w:t>收益金额</w:t>
            </w:r>
            <w:r>
              <w:rPr>
                <w:rFonts w:asciiTheme="minorHAnsi" w:eastAsiaTheme="minorEastAsia" w:hAnsiTheme="minorHAnsi" w:hint="eastAsia"/>
                <w:sz w:val="18"/>
                <w:szCs w:val="18"/>
              </w:rPr>
              <w:t>。每</w:t>
            </w:r>
            <w:r>
              <w:rPr>
                <w:rFonts w:asciiTheme="minorHAnsi" w:eastAsiaTheme="minorEastAsia" w:hAnsiTheme="minorHAnsi"/>
                <w:sz w:val="18"/>
                <w:szCs w:val="18"/>
              </w:rPr>
              <w:t>一万</w:t>
            </w:r>
            <w:r>
              <w:rPr>
                <w:rFonts w:asciiTheme="minorHAnsi" w:eastAsiaTheme="minorEastAsia" w:hAnsiTheme="minorHAnsi" w:hint="eastAsia"/>
                <w:sz w:val="18"/>
                <w:szCs w:val="18"/>
              </w:rPr>
              <w:t>元</w:t>
            </w:r>
            <w:r>
              <w:rPr>
                <w:rFonts w:asciiTheme="minorHAnsi" w:eastAsiaTheme="minorEastAsia" w:hAnsiTheme="minorHAnsi"/>
                <w:sz w:val="18"/>
                <w:szCs w:val="18"/>
              </w:rPr>
              <w:t>当天带来的收益。单</w:t>
            </w:r>
            <w:r>
              <w:rPr>
                <w:rFonts w:asciiTheme="minorHAnsi" w:eastAsiaTheme="minorEastAsia" w:hAnsiTheme="minorHAnsi" w:hint="eastAsia"/>
                <w:sz w:val="18"/>
                <w:szCs w:val="18"/>
              </w:rPr>
              <w:t>位</w:t>
            </w:r>
            <w:r>
              <w:rPr>
                <w:rFonts w:asciiTheme="minorHAnsi" w:eastAsiaTheme="minorEastAsia" w:hAnsiTheme="minorHAnsi"/>
                <w:sz w:val="18"/>
                <w:szCs w:val="18"/>
              </w:rPr>
              <w:t>为元。</w:t>
            </w:r>
          </w:p>
        </w:tc>
        <w:tc>
          <w:tcPr>
            <w:tcW w:w="649" w:type="pct"/>
            <w:tcBorders>
              <w:top w:val="single" w:sz="4" w:space="0" w:color="auto"/>
              <w:left w:val="single" w:sz="4" w:space="0" w:color="auto"/>
              <w:bottom w:val="single" w:sz="4" w:space="0" w:color="auto"/>
              <w:right w:val="single" w:sz="4" w:space="0" w:color="auto"/>
            </w:tcBorders>
          </w:tcPr>
          <w:p w14:paraId="38F121FB" w14:textId="77777777" w:rsidR="00163216" w:rsidRPr="007B105D" w:rsidRDefault="00163216" w:rsidP="00C11757">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399" w:type="pct"/>
            <w:tcBorders>
              <w:top w:val="single" w:sz="4" w:space="0" w:color="auto"/>
              <w:left w:val="single" w:sz="4" w:space="0" w:color="auto"/>
              <w:bottom w:val="single" w:sz="4" w:space="0" w:color="auto"/>
              <w:right w:val="single" w:sz="4" w:space="0" w:color="auto"/>
            </w:tcBorders>
          </w:tcPr>
          <w:p w14:paraId="15B177C6" w14:textId="77777777" w:rsidR="00163216" w:rsidRPr="007B105D" w:rsidRDefault="00163216" w:rsidP="00C11757">
            <w:pPr>
              <w:rPr>
                <w:rFonts w:asciiTheme="minorHAnsi" w:eastAsiaTheme="minorEastAsia" w:hAnsiTheme="minorHAnsi"/>
                <w:sz w:val="18"/>
                <w:szCs w:val="18"/>
              </w:rPr>
            </w:pPr>
            <w:r w:rsidRPr="00355797">
              <w:rPr>
                <w:rFonts w:asciiTheme="minorHAnsi" w:eastAsiaTheme="minorEastAsia" w:hAnsiTheme="minorHAnsi"/>
                <w:sz w:val="18"/>
                <w:szCs w:val="18"/>
              </w:rPr>
              <w:t>15</w:t>
            </w:r>
          </w:p>
        </w:tc>
        <w:tc>
          <w:tcPr>
            <w:tcW w:w="649" w:type="pct"/>
            <w:tcBorders>
              <w:top w:val="single" w:sz="4" w:space="0" w:color="auto"/>
              <w:left w:val="single" w:sz="4" w:space="0" w:color="auto"/>
              <w:bottom w:val="single" w:sz="4" w:space="0" w:color="auto"/>
              <w:right w:val="single" w:sz="4" w:space="0" w:color="auto"/>
            </w:tcBorders>
          </w:tcPr>
          <w:p w14:paraId="544C9562" w14:textId="77777777" w:rsidR="00163216" w:rsidRPr="007B105D" w:rsidRDefault="00163216" w:rsidP="00C11757">
            <w:pPr>
              <w:rPr>
                <w:rFonts w:asciiTheme="minorHAnsi" w:eastAsiaTheme="minorEastAsia" w:hAnsiTheme="minorHAnsi"/>
                <w:sz w:val="18"/>
                <w:szCs w:val="18"/>
              </w:rPr>
            </w:pPr>
            <w:r w:rsidRPr="00355797">
              <w:rPr>
                <w:rFonts w:asciiTheme="minorHAnsi" w:eastAsiaTheme="minorEastAsia" w:hAnsiTheme="minorHAnsi" w:hint="eastAsia"/>
                <w:sz w:val="18"/>
                <w:szCs w:val="18"/>
              </w:rPr>
              <w:t>M</w:t>
            </w:r>
          </w:p>
        </w:tc>
        <w:tc>
          <w:tcPr>
            <w:tcW w:w="750" w:type="pct"/>
            <w:tcBorders>
              <w:top w:val="single" w:sz="4" w:space="0" w:color="auto"/>
              <w:left w:val="single" w:sz="4" w:space="0" w:color="auto"/>
              <w:bottom w:val="single" w:sz="4" w:space="0" w:color="auto"/>
              <w:right w:val="single" w:sz="4" w:space="0" w:color="auto"/>
            </w:tcBorders>
          </w:tcPr>
          <w:p w14:paraId="190BC21F" w14:textId="77777777" w:rsidR="00163216" w:rsidRPr="007B105D" w:rsidRDefault="00163216" w:rsidP="00C11757">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Pr>
                <w:rFonts w:asciiTheme="minorHAnsi" w:eastAsiaTheme="minorEastAsia" w:hAnsiTheme="minorHAnsi"/>
                <w:sz w:val="18"/>
                <w:szCs w:val="18"/>
              </w:rPr>
              <w:t>1.07990000</w:t>
            </w:r>
          </w:p>
        </w:tc>
      </w:tr>
    </w:tbl>
    <w:p w14:paraId="1B0C820C" w14:textId="77777777" w:rsidR="00163216" w:rsidRPr="00DE7217" w:rsidRDefault="00163216" w:rsidP="00163216"/>
    <w:p w14:paraId="49E5D7F5" w14:textId="77777777" w:rsidR="00163216" w:rsidRDefault="00163216" w:rsidP="00163216">
      <w:pPr>
        <w:pStyle w:val="4"/>
        <w:numPr>
          <w:ilvl w:val="0"/>
          <w:numId w:val="0"/>
        </w:numPr>
        <w:ind w:left="864" w:hanging="864"/>
      </w:pPr>
      <w:r w:rsidRPr="00F561BB">
        <w:rPr>
          <w:rFonts w:hint="eastAsia"/>
        </w:rPr>
        <w:t>报文返回码</w:t>
      </w:r>
    </w:p>
    <w:p w14:paraId="52F6FF79" w14:textId="77777777" w:rsidR="006803B1" w:rsidRDefault="006803B1" w:rsidP="00A43EF8"/>
    <w:tbl>
      <w:tblPr>
        <w:tblStyle w:val="a9"/>
        <w:tblW w:w="8566" w:type="dxa"/>
        <w:tblLayout w:type="fixed"/>
        <w:tblLook w:val="04A0" w:firstRow="1" w:lastRow="0" w:firstColumn="1" w:lastColumn="0" w:noHBand="0" w:noVBand="1"/>
      </w:tblPr>
      <w:tblGrid>
        <w:gridCol w:w="3794"/>
        <w:gridCol w:w="4772"/>
      </w:tblGrid>
      <w:tr w:rsidR="006803B1" w:rsidRPr="00F561BB" w14:paraId="730FB7D2" w14:textId="77777777" w:rsidTr="00A43EF8">
        <w:tc>
          <w:tcPr>
            <w:tcW w:w="37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46DD5F" w14:textId="77777777" w:rsidR="006803B1" w:rsidRPr="00F561BB" w:rsidRDefault="006803B1" w:rsidP="006803B1">
            <w:pPr>
              <w:rPr>
                <w:rFonts w:ascii="宋体" w:hAnsi="宋体" w:cs="Courier New"/>
                <w:sz w:val="21"/>
              </w:rPr>
            </w:pPr>
            <w:r w:rsidRPr="00F561BB">
              <w:rPr>
                <w:rFonts w:ascii="宋体" w:hAnsi="宋体" w:cs="Courier New" w:hint="eastAsia"/>
                <w:sz w:val="21"/>
              </w:rPr>
              <w:t>返回码</w:t>
            </w:r>
          </w:p>
        </w:tc>
        <w:tc>
          <w:tcPr>
            <w:tcW w:w="47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A73731" w14:textId="77777777" w:rsidR="006803B1" w:rsidRPr="00F561BB" w:rsidRDefault="006803B1" w:rsidP="006803B1">
            <w:pPr>
              <w:rPr>
                <w:rFonts w:ascii="宋体" w:hAnsi="宋体" w:cs="Courier New"/>
                <w:sz w:val="21"/>
              </w:rPr>
            </w:pPr>
            <w:r w:rsidRPr="00F561BB">
              <w:rPr>
                <w:rFonts w:ascii="宋体" w:hAnsi="宋体" w:hint="eastAsia"/>
                <w:color w:val="000000"/>
                <w:sz w:val="21"/>
              </w:rPr>
              <w:t>返回码信息</w:t>
            </w:r>
          </w:p>
        </w:tc>
      </w:tr>
      <w:tr w:rsidR="006803B1" w:rsidRPr="00F561BB" w14:paraId="016E3868" w14:textId="77777777" w:rsidTr="00A43EF8">
        <w:tc>
          <w:tcPr>
            <w:tcW w:w="3794" w:type="dxa"/>
            <w:tcBorders>
              <w:top w:val="single" w:sz="4" w:space="0" w:color="auto"/>
              <w:left w:val="single" w:sz="4" w:space="0" w:color="auto"/>
              <w:bottom w:val="single" w:sz="4" w:space="0" w:color="auto"/>
              <w:right w:val="single" w:sz="4" w:space="0" w:color="auto"/>
            </w:tcBorders>
          </w:tcPr>
          <w:p w14:paraId="3D0BED9C" w14:textId="77777777" w:rsidR="006803B1" w:rsidRPr="00F561BB" w:rsidRDefault="006803B1" w:rsidP="006803B1">
            <w:pPr>
              <w:rPr>
                <w:rFonts w:ascii="宋体" w:hAnsi="宋体"/>
                <w:sz w:val="21"/>
              </w:rPr>
            </w:pPr>
            <w:r>
              <w:rPr>
                <w:rFonts w:ascii="宋体" w:hAnsi="宋体" w:hint="eastAsia"/>
              </w:rPr>
              <w:lastRenderedPageBreak/>
              <w:t>FUNDBUSS_</w:t>
            </w:r>
            <w:r w:rsidRPr="00CA7E35">
              <w:rPr>
                <w:rFonts w:ascii="宋体" w:hAnsi="宋体"/>
              </w:rPr>
              <w:t>SYSTEM_ERROR</w:t>
            </w:r>
          </w:p>
        </w:tc>
        <w:tc>
          <w:tcPr>
            <w:tcW w:w="4772" w:type="dxa"/>
            <w:tcBorders>
              <w:top w:val="single" w:sz="4" w:space="0" w:color="auto"/>
              <w:left w:val="single" w:sz="4" w:space="0" w:color="auto"/>
              <w:bottom w:val="single" w:sz="4" w:space="0" w:color="auto"/>
              <w:right w:val="single" w:sz="4" w:space="0" w:color="auto"/>
            </w:tcBorders>
          </w:tcPr>
          <w:p w14:paraId="0DA754B7" w14:textId="77777777" w:rsidR="006803B1" w:rsidRPr="00F561BB" w:rsidRDefault="006803B1" w:rsidP="006803B1">
            <w:pPr>
              <w:rPr>
                <w:rFonts w:ascii="宋体" w:hAnsi="宋体"/>
                <w:sz w:val="21"/>
              </w:rPr>
            </w:pPr>
            <w:r w:rsidRPr="00BC5151">
              <w:rPr>
                <w:rFonts w:ascii="宋体" w:hAnsi="宋体" w:hint="eastAsia"/>
                <w:sz w:val="21"/>
              </w:rPr>
              <w:t>系统异常，请稍后再试！</w:t>
            </w:r>
          </w:p>
        </w:tc>
      </w:tr>
      <w:tr w:rsidR="006803B1" w:rsidRPr="00F561BB" w14:paraId="7474C1AE" w14:textId="77777777" w:rsidTr="00A43EF8">
        <w:tc>
          <w:tcPr>
            <w:tcW w:w="3794" w:type="dxa"/>
            <w:tcBorders>
              <w:top w:val="single" w:sz="4" w:space="0" w:color="auto"/>
              <w:left w:val="single" w:sz="4" w:space="0" w:color="auto"/>
              <w:bottom w:val="single" w:sz="4" w:space="0" w:color="auto"/>
              <w:right w:val="single" w:sz="4" w:space="0" w:color="auto"/>
            </w:tcBorders>
          </w:tcPr>
          <w:p w14:paraId="7C76A78C" w14:textId="77777777" w:rsidR="006803B1" w:rsidRDefault="006803B1" w:rsidP="006803B1">
            <w:pPr>
              <w:rPr>
                <w:rFonts w:ascii="宋体" w:hAnsi="宋体"/>
              </w:rPr>
            </w:pPr>
            <w:r>
              <w:rPr>
                <w:rFonts w:ascii="宋体" w:hAnsi="宋体" w:hint="eastAsia"/>
              </w:rPr>
              <w:t>FUNDBUSS_</w:t>
            </w:r>
            <w:r w:rsidRPr="00CA7E35">
              <w:rPr>
                <w:rFonts w:ascii="宋体" w:hAnsi="宋体"/>
              </w:rPr>
              <w:t>INPUT_DATE_IS_INCORRECT</w:t>
            </w:r>
          </w:p>
        </w:tc>
        <w:tc>
          <w:tcPr>
            <w:tcW w:w="4772" w:type="dxa"/>
            <w:tcBorders>
              <w:top w:val="single" w:sz="4" w:space="0" w:color="auto"/>
              <w:left w:val="single" w:sz="4" w:space="0" w:color="auto"/>
              <w:bottom w:val="single" w:sz="4" w:space="0" w:color="auto"/>
              <w:right w:val="single" w:sz="4" w:space="0" w:color="auto"/>
            </w:tcBorders>
          </w:tcPr>
          <w:p w14:paraId="6F06A7C9" w14:textId="77777777" w:rsidR="006803B1" w:rsidRPr="00BC5151" w:rsidRDefault="006803B1" w:rsidP="006803B1">
            <w:pPr>
              <w:rPr>
                <w:rFonts w:ascii="宋体" w:hAnsi="宋体"/>
              </w:rPr>
            </w:pPr>
            <w:r w:rsidRPr="00BC5151">
              <w:rPr>
                <w:rFonts w:ascii="宋体" w:hAnsi="宋体" w:hint="eastAsia"/>
                <w:sz w:val="21"/>
              </w:rPr>
              <w:t>输入日期不正确</w:t>
            </w:r>
          </w:p>
        </w:tc>
      </w:tr>
      <w:tr w:rsidR="006803B1" w:rsidRPr="00F561BB" w14:paraId="2AC10376" w14:textId="77777777" w:rsidTr="00A43EF8">
        <w:tc>
          <w:tcPr>
            <w:tcW w:w="3794" w:type="dxa"/>
            <w:tcBorders>
              <w:top w:val="single" w:sz="4" w:space="0" w:color="auto"/>
              <w:left w:val="single" w:sz="4" w:space="0" w:color="auto"/>
              <w:bottom w:val="single" w:sz="4" w:space="0" w:color="auto"/>
              <w:right w:val="single" w:sz="4" w:space="0" w:color="auto"/>
            </w:tcBorders>
          </w:tcPr>
          <w:p w14:paraId="3E37343C" w14:textId="77777777" w:rsidR="006803B1" w:rsidRDefault="006803B1" w:rsidP="006803B1">
            <w:pPr>
              <w:rPr>
                <w:rFonts w:ascii="宋体" w:hAnsi="宋体"/>
              </w:rPr>
            </w:pPr>
            <w:r>
              <w:rPr>
                <w:rFonts w:ascii="宋体" w:hAnsi="宋体" w:hint="eastAsia"/>
              </w:rPr>
              <w:t>FUNDBUSS_</w:t>
            </w:r>
            <w:r w:rsidRPr="00CA7E35">
              <w:rPr>
                <w:rFonts w:ascii="宋体" w:hAnsi="宋体"/>
              </w:rPr>
              <w:t>CANNOT_FIND_MERCHANT_BY_MID</w:t>
            </w:r>
          </w:p>
        </w:tc>
        <w:tc>
          <w:tcPr>
            <w:tcW w:w="4772" w:type="dxa"/>
            <w:tcBorders>
              <w:top w:val="single" w:sz="4" w:space="0" w:color="auto"/>
              <w:left w:val="single" w:sz="4" w:space="0" w:color="auto"/>
              <w:bottom w:val="single" w:sz="4" w:space="0" w:color="auto"/>
              <w:right w:val="single" w:sz="4" w:space="0" w:color="auto"/>
            </w:tcBorders>
          </w:tcPr>
          <w:p w14:paraId="66DBBDBB" w14:textId="77777777" w:rsidR="006803B1" w:rsidRPr="00BC5151" w:rsidRDefault="006803B1" w:rsidP="006803B1">
            <w:pPr>
              <w:rPr>
                <w:rFonts w:ascii="宋体" w:hAnsi="宋体"/>
              </w:rPr>
            </w:pPr>
            <w:r w:rsidRPr="0099526F">
              <w:rPr>
                <w:rFonts w:ascii="宋体" w:hAnsi="宋体" w:hint="eastAsia"/>
              </w:rPr>
              <w:t>没有查询商户号对应商户信息</w:t>
            </w:r>
          </w:p>
        </w:tc>
      </w:tr>
      <w:tr w:rsidR="006803B1" w:rsidRPr="00F561BB" w14:paraId="27617047" w14:textId="77777777" w:rsidTr="00A43EF8">
        <w:tc>
          <w:tcPr>
            <w:tcW w:w="3794" w:type="dxa"/>
            <w:tcBorders>
              <w:top w:val="single" w:sz="4" w:space="0" w:color="auto"/>
              <w:left w:val="single" w:sz="4" w:space="0" w:color="auto"/>
              <w:bottom w:val="single" w:sz="4" w:space="0" w:color="auto"/>
              <w:right w:val="single" w:sz="4" w:space="0" w:color="auto"/>
            </w:tcBorders>
          </w:tcPr>
          <w:p w14:paraId="49AEA21B" w14:textId="77777777" w:rsidR="006803B1" w:rsidRDefault="006803B1" w:rsidP="006803B1">
            <w:pPr>
              <w:rPr>
                <w:rFonts w:ascii="宋体" w:hAnsi="宋体"/>
              </w:rPr>
            </w:pPr>
            <w:r>
              <w:rPr>
                <w:rFonts w:ascii="宋体" w:hAnsi="宋体" w:hint="eastAsia"/>
              </w:rPr>
              <w:t>FUNDBUSS_</w:t>
            </w:r>
            <w:r w:rsidRPr="00CA7E35">
              <w:rPr>
                <w:rFonts w:ascii="宋体" w:hAnsi="宋体"/>
              </w:rPr>
              <w:t>INPUT_PARAMETER_IS_NULL</w:t>
            </w:r>
          </w:p>
        </w:tc>
        <w:tc>
          <w:tcPr>
            <w:tcW w:w="4772" w:type="dxa"/>
            <w:tcBorders>
              <w:top w:val="single" w:sz="4" w:space="0" w:color="auto"/>
              <w:left w:val="single" w:sz="4" w:space="0" w:color="auto"/>
              <w:bottom w:val="single" w:sz="4" w:space="0" w:color="auto"/>
              <w:right w:val="single" w:sz="4" w:space="0" w:color="auto"/>
            </w:tcBorders>
          </w:tcPr>
          <w:p w14:paraId="4B8DB049" w14:textId="77777777" w:rsidR="006803B1" w:rsidRPr="0099526F" w:rsidRDefault="006803B1" w:rsidP="006803B1">
            <w:pPr>
              <w:rPr>
                <w:rFonts w:ascii="宋体" w:hAnsi="宋体"/>
              </w:rPr>
            </w:pPr>
            <w:r w:rsidRPr="00E2731C">
              <w:rPr>
                <w:rFonts w:ascii="宋体" w:hAnsi="宋体" w:hint="eastAsia"/>
              </w:rPr>
              <w:t>服务输入参数为空</w:t>
            </w:r>
          </w:p>
        </w:tc>
      </w:tr>
      <w:tr w:rsidR="006803B1" w:rsidRPr="00F561BB" w14:paraId="44365745" w14:textId="77777777" w:rsidTr="00A43EF8">
        <w:tc>
          <w:tcPr>
            <w:tcW w:w="3794" w:type="dxa"/>
            <w:tcBorders>
              <w:top w:val="single" w:sz="4" w:space="0" w:color="auto"/>
              <w:left w:val="single" w:sz="4" w:space="0" w:color="auto"/>
              <w:bottom w:val="single" w:sz="4" w:space="0" w:color="auto"/>
              <w:right w:val="single" w:sz="4" w:space="0" w:color="auto"/>
            </w:tcBorders>
          </w:tcPr>
          <w:p w14:paraId="601D1893" w14:textId="77777777" w:rsidR="006803B1" w:rsidRDefault="006803B1" w:rsidP="006803B1">
            <w:pPr>
              <w:rPr>
                <w:rFonts w:ascii="宋体" w:hAnsi="宋体"/>
              </w:rPr>
            </w:pPr>
            <w:r>
              <w:rPr>
                <w:rFonts w:ascii="宋体" w:hAnsi="宋体" w:hint="eastAsia"/>
              </w:rPr>
              <w:t>FUNDBUSS_</w:t>
            </w:r>
            <w:r w:rsidRPr="003E4B1A">
              <w:rPr>
                <w:rFonts w:ascii="宋体" w:hAnsi="宋体"/>
              </w:rPr>
              <w:t>MAIN_ARRANGEMENT_NOT_FOUND</w:t>
            </w:r>
          </w:p>
        </w:tc>
        <w:tc>
          <w:tcPr>
            <w:tcW w:w="4772" w:type="dxa"/>
            <w:tcBorders>
              <w:top w:val="single" w:sz="4" w:space="0" w:color="auto"/>
              <w:left w:val="single" w:sz="4" w:space="0" w:color="auto"/>
              <w:bottom w:val="single" w:sz="4" w:space="0" w:color="auto"/>
              <w:right w:val="single" w:sz="4" w:space="0" w:color="auto"/>
            </w:tcBorders>
          </w:tcPr>
          <w:p w14:paraId="5744B5DD" w14:textId="77777777" w:rsidR="006803B1" w:rsidRPr="00E2731C" w:rsidRDefault="006803B1" w:rsidP="006803B1">
            <w:pPr>
              <w:rPr>
                <w:rFonts w:ascii="宋体" w:hAnsi="宋体"/>
              </w:rPr>
            </w:pPr>
            <w:r w:rsidRPr="00A41B85">
              <w:rPr>
                <w:rFonts w:ascii="宋体" w:hAnsi="宋体" w:hint="eastAsia"/>
              </w:rPr>
              <w:t>主合约找不到</w:t>
            </w:r>
          </w:p>
        </w:tc>
      </w:tr>
      <w:tr w:rsidR="006803B1" w:rsidRPr="00F561BB" w14:paraId="35D3EB3B" w14:textId="77777777" w:rsidTr="00A43EF8">
        <w:tc>
          <w:tcPr>
            <w:tcW w:w="3794" w:type="dxa"/>
            <w:tcBorders>
              <w:top w:val="single" w:sz="4" w:space="0" w:color="auto"/>
              <w:left w:val="single" w:sz="4" w:space="0" w:color="auto"/>
              <w:bottom w:val="single" w:sz="4" w:space="0" w:color="auto"/>
              <w:right w:val="single" w:sz="4" w:space="0" w:color="auto"/>
            </w:tcBorders>
          </w:tcPr>
          <w:p w14:paraId="73BED246" w14:textId="77777777" w:rsidR="006803B1" w:rsidRDefault="006803B1" w:rsidP="006803B1">
            <w:pPr>
              <w:rPr>
                <w:rFonts w:ascii="宋体" w:hAnsi="宋体"/>
              </w:rPr>
            </w:pPr>
            <w:r>
              <w:rPr>
                <w:rFonts w:ascii="宋体" w:hAnsi="宋体" w:hint="eastAsia"/>
              </w:rPr>
              <w:t>FUNDBUSS_</w:t>
            </w:r>
            <w:r w:rsidRPr="003E4B1A">
              <w:rPr>
                <w:rFonts w:ascii="宋体" w:hAnsi="宋体"/>
              </w:rPr>
              <w:t>FUNDACCOUNT_NOT_OPEN</w:t>
            </w:r>
          </w:p>
        </w:tc>
        <w:tc>
          <w:tcPr>
            <w:tcW w:w="4772" w:type="dxa"/>
            <w:tcBorders>
              <w:top w:val="single" w:sz="4" w:space="0" w:color="auto"/>
              <w:left w:val="single" w:sz="4" w:space="0" w:color="auto"/>
              <w:bottom w:val="single" w:sz="4" w:space="0" w:color="auto"/>
              <w:right w:val="single" w:sz="4" w:space="0" w:color="auto"/>
            </w:tcBorders>
          </w:tcPr>
          <w:p w14:paraId="7A95A9F5" w14:textId="77777777" w:rsidR="006803B1" w:rsidRPr="00A41B85" w:rsidRDefault="006803B1" w:rsidP="006803B1">
            <w:pPr>
              <w:rPr>
                <w:rFonts w:ascii="宋体" w:hAnsi="宋体"/>
              </w:rPr>
            </w:pPr>
            <w:r w:rsidRPr="00A41B85">
              <w:rPr>
                <w:rFonts w:ascii="宋体" w:hAnsi="宋体" w:hint="eastAsia"/>
              </w:rPr>
              <w:t>基金账户未开通</w:t>
            </w:r>
          </w:p>
        </w:tc>
      </w:tr>
      <w:tr w:rsidR="00FD5048" w:rsidRPr="00F561BB" w14:paraId="1382248B" w14:textId="77777777" w:rsidTr="00A43EF8">
        <w:tc>
          <w:tcPr>
            <w:tcW w:w="3794" w:type="dxa"/>
            <w:tcBorders>
              <w:top w:val="single" w:sz="4" w:space="0" w:color="auto"/>
              <w:left w:val="single" w:sz="4" w:space="0" w:color="auto"/>
              <w:bottom w:val="single" w:sz="4" w:space="0" w:color="auto"/>
              <w:right w:val="single" w:sz="4" w:space="0" w:color="auto"/>
            </w:tcBorders>
          </w:tcPr>
          <w:p w14:paraId="5CE7A74A" w14:textId="32405E20" w:rsidR="00FD5048" w:rsidRDefault="00FD5048" w:rsidP="00FD5048">
            <w:pPr>
              <w:rPr>
                <w:rFonts w:ascii="宋体" w:hAnsi="宋体"/>
              </w:rPr>
            </w:pPr>
            <w:r>
              <w:rPr>
                <w:rFonts w:ascii="宋体" w:hAnsi="宋体" w:hint="eastAsia"/>
                <w:color w:val="FF0000"/>
              </w:rPr>
              <w:t>FUNDBUSS_</w:t>
            </w:r>
            <w:r w:rsidRPr="00270607">
              <w:rPr>
                <w:rFonts w:ascii="宋体" w:hAnsi="宋体"/>
                <w:color w:val="FF0000"/>
              </w:rPr>
              <w:t>INPUT_FUNDCODE_IS_INCORRECT</w:t>
            </w:r>
          </w:p>
        </w:tc>
        <w:tc>
          <w:tcPr>
            <w:tcW w:w="4772" w:type="dxa"/>
            <w:tcBorders>
              <w:top w:val="single" w:sz="4" w:space="0" w:color="auto"/>
              <w:left w:val="single" w:sz="4" w:space="0" w:color="auto"/>
              <w:bottom w:val="single" w:sz="4" w:space="0" w:color="auto"/>
              <w:right w:val="single" w:sz="4" w:space="0" w:color="auto"/>
            </w:tcBorders>
          </w:tcPr>
          <w:p w14:paraId="3E09A816" w14:textId="6A67D1C1" w:rsidR="00FD5048" w:rsidRPr="00A41B85" w:rsidRDefault="00FD5048" w:rsidP="00FD5048">
            <w:pPr>
              <w:rPr>
                <w:rFonts w:ascii="宋体" w:hAnsi="宋体"/>
              </w:rPr>
            </w:pPr>
            <w:r>
              <w:rPr>
                <w:rFonts w:ascii="宋体" w:hAnsi="宋体" w:hint="eastAsia"/>
                <w:color w:val="FF0000"/>
              </w:rPr>
              <w:t>输入基金代码有误</w:t>
            </w:r>
          </w:p>
        </w:tc>
      </w:tr>
    </w:tbl>
    <w:p w14:paraId="4C645ADA" w14:textId="77777777" w:rsidR="006803B1" w:rsidRDefault="006803B1" w:rsidP="00A43EF8"/>
    <w:p w14:paraId="68B394E7" w14:textId="1E2C8E73" w:rsidR="006803B1" w:rsidRPr="00467E37" w:rsidRDefault="005040FE" w:rsidP="00467E37">
      <w:pPr>
        <w:pStyle w:val="3"/>
        <w:jc w:val="left"/>
        <w:rPr>
          <w:sz w:val="28"/>
        </w:rPr>
      </w:pPr>
      <w:r w:rsidRPr="005040FE">
        <w:rPr>
          <w:rFonts w:ascii="宋体" w:hAnsi="宋体" w:hint="eastAsia"/>
        </w:rPr>
        <w:t>余利宝单笔</w:t>
      </w:r>
      <w:r w:rsidR="000D5110">
        <w:rPr>
          <w:rFonts w:ascii="宋体" w:hAnsi="宋体" w:hint="eastAsia"/>
        </w:rPr>
        <w:t>交易结果</w:t>
      </w:r>
      <w:r w:rsidRPr="005040FE">
        <w:rPr>
          <w:rFonts w:ascii="宋体" w:hAnsi="宋体" w:hint="eastAsia"/>
        </w:rPr>
        <w:t>查询</w:t>
      </w:r>
      <w:r w:rsidRPr="00467E37">
        <w:rPr>
          <w:rFonts w:ascii="宋体" w:hAnsi="宋体"/>
          <w:sz w:val="20"/>
          <w:szCs w:val="21"/>
        </w:rPr>
        <w:t>&lt;ant.mybank.yulibao.transdetail.query&gt;</w:t>
      </w:r>
    </w:p>
    <w:p w14:paraId="39AEA54A" w14:textId="11B9C938" w:rsidR="00163216" w:rsidRDefault="005040FE" w:rsidP="00467E37">
      <w:pPr>
        <w:spacing w:line="360" w:lineRule="auto"/>
        <w:ind w:firstLine="480"/>
        <w:rPr>
          <w:rFonts w:asciiTheme="minorEastAsia" w:hAnsiTheme="minorEastAsia"/>
          <w:bCs/>
          <w:sz w:val="24"/>
          <w:szCs w:val="24"/>
        </w:rPr>
      </w:pPr>
      <w:r w:rsidRPr="00467E37">
        <w:rPr>
          <w:rFonts w:asciiTheme="minorEastAsia" w:hAnsiTheme="minorEastAsia" w:hint="eastAsia"/>
          <w:bCs/>
          <w:sz w:val="24"/>
          <w:szCs w:val="24"/>
        </w:rPr>
        <w:t>合作方通过本接口可查询余利宝申购、赎回交易的处理结果。</w:t>
      </w:r>
      <w:r w:rsidR="004F7283" w:rsidRPr="00467E37">
        <w:rPr>
          <w:rFonts w:asciiTheme="minorEastAsia" w:hAnsiTheme="minorEastAsia" w:hint="eastAsia"/>
          <w:bCs/>
          <w:sz w:val="24"/>
          <w:szCs w:val="24"/>
        </w:rPr>
        <w:t>当原交易超时的情况下，须通过本接口回查交易状态，以免客户重复操作。</w:t>
      </w:r>
    </w:p>
    <w:p w14:paraId="0C573EBD" w14:textId="77777777" w:rsidR="004F7283" w:rsidRPr="00D87BF8" w:rsidRDefault="004F7283" w:rsidP="004F7283">
      <w:pPr>
        <w:pStyle w:val="4"/>
        <w:numPr>
          <w:ilvl w:val="0"/>
          <w:numId w:val="0"/>
        </w:numPr>
        <w:ind w:left="864" w:hanging="864"/>
        <w:rPr>
          <w:rFonts w:eastAsia="宋体"/>
        </w:rPr>
      </w:pPr>
      <w:r>
        <w:rPr>
          <w:rFonts w:hint="eastAsia"/>
        </w:rPr>
        <w:t>请求</w:t>
      </w:r>
      <w:r>
        <w:t>报文</w:t>
      </w:r>
    </w:p>
    <w:tbl>
      <w:tblPr>
        <w:tblStyle w:val="a9"/>
        <w:tblW w:w="5000" w:type="pct"/>
        <w:tblLook w:val="04A0" w:firstRow="1" w:lastRow="0" w:firstColumn="1" w:lastColumn="0" w:noHBand="0" w:noVBand="1"/>
      </w:tblPr>
      <w:tblGrid>
        <w:gridCol w:w="397"/>
        <w:gridCol w:w="1122"/>
        <w:gridCol w:w="2214"/>
        <w:gridCol w:w="631"/>
        <w:gridCol w:w="399"/>
        <w:gridCol w:w="397"/>
        <w:gridCol w:w="3136"/>
      </w:tblGrid>
      <w:tr w:rsidR="004F7283" w:rsidRPr="005E0BC6" w14:paraId="4FF1A0AB" w14:textId="77777777" w:rsidTr="00300B25">
        <w:trPr>
          <w:trHeight w:val="1275"/>
        </w:trPr>
        <w:tc>
          <w:tcPr>
            <w:tcW w:w="241" w:type="pct"/>
            <w:tcBorders>
              <w:top w:val="single" w:sz="4" w:space="0" w:color="auto"/>
              <w:left w:val="single" w:sz="4" w:space="0" w:color="auto"/>
              <w:bottom w:val="single" w:sz="4" w:space="0" w:color="auto"/>
              <w:right w:val="single" w:sz="4" w:space="0" w:color="auto"/>
            </w:tcBorders>
            <w:shd w:val="clear" w:color="auto" w:fill="E0E0E0"/>
            <w:vAlign w:val="center"/>
          </w:tcPr>
          <w:p w14:paraId="770D30E5" w14:textId="77777777" w:rsidR="004F7283" w:rsidRPr="005E0BC6" w:rsidRDefault="004F7283" w:rsidP="00300B25">
            <w:pPr>
              <w:rPr>
                <w:rFonts w:asciiTheme="minorEastAsia" w:eastAsiaTheme="minorEastAsia" w:hAnsiTheme="minorEastAsia"/>
                <w:b/>
                <w:sz w:val="18"/>
                <w:szCs w:val="18"/>
              </w:rPr>
            </w:pPr>
            <w:r w:rsidRPr="005E0BC6">
              <w:rPr>
                <w:rFonts w:asciiTheme="minorEastAsia" w:eastAsiaTheme="minorEastAsia" w:hAnsiTheme="minorEastAsia" w:cs="Courier New"/>
                <w:b/>
                <w:sz w:val="18"/>
                <w:szCs w:val="18"/>
              </w:rPr>
              <w:t>序号</w:t>
            </w:r>
          </w:p>
        </w:tc>
        <w:tc>
          <w:tcPr>
            <w:tcW w:w="65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19B328" w14:textId="77777777" w:rsidR="004F7283" w:rsidRPr="005E0BC6" w:rsidRDefault="004F7283" w:rsidP="00300B25">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参数名</w:t>
            </w:r>
          </w:p>
        </w:tc>
        <w:tc>
          <w:tcPr>
            <w:tcW w:w="13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FAEA04" w14:textId="77777777" w:rsidR="004F7283" w:rsidRPr="005E0BC6" w:rsidRDefault="004F7283" w:rsidP="00300B25">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参数描述</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F03ED2" w14:textId="77777777" w:rsidR="004F7283" w:rsidRPr="005E0BC6" w:rsidRDefault="004F7283" w:rsidP="00300B25">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数据类型</w:t>
            </w:r>
          </w:p>
        </w:tc>
        <w:tc>
          <w:tcPr>
            <w:tcW w:w="2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A6CDF1" w14:textId="77777777" w:rsidR="004F7283" w:rsidRPr="005E0BC6" w:rsidRDefault="004F7283" w:rsidP="00300B25">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长度</w:t>
            </w:r>
          </w:p>
        </w:tc>
        <w:tc>
          <w:tcPr>
            <w:tcW w:w="2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374D3F" w14:textId="77777777" w:rsidR="004F7283" w:rsidRPr="005E0BC6" w:rsidRDefault="004F7283" w:rsidP="00300B25">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出现要求</w:t>
            </w:r>
          </w:p>
        </w:tc>
        <w:tc>
          <w:tcPr>
            <w:tcW w:w="1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B5AA7" w14:textId="77777777" w:rsidR="004F7283" w:rsidRPr="005E0BC6" w:rsidRDefault="004F7283" w:rsidP="00300B25">
            <w:pPr>
              <w:rPr>
                <w:rFonts w:asciiTheme="minorEastAsia" w:eastAsiaTheme="minorEastAsia" w:hAnsiTheme="minorEastAsia"/>
                <w:b/>
                <w:sz w:val="18"/>
                <w:szCs w:val="18"/>
              </w:rPr>
            </w:pPr>
            <w:r w:rsidRPr="005E0BC6">
              <w:rPr>
                <w:rFonts w:asciiTheme="minorEastAsia" w:eastAsiaTheme="minorEastAsia" w:hAnsiTheme="minorEastAsia" w:hint="eastAsia"/>
                <w:b/>
                <w:sz w:val="18"/>
                <w:szCs w:val="18"/>
              </w:rPr>
              <w:t>示例</w:t>
            </w:r>
          </w:p>
        </w:tc>
      </w:tr>
      <w:tr w:rsidR="004F7283" w:rsidRPr="005E0BC6" w14:paraId="325D3FF9" w14:textId="77777777" w:rsidTr="00300B25">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03AD9E76" w14:textId="77777777" w:rsidR="004F7283" w:rsidRPr="005E0BC6" w:rsidRDefault="004F7283" w:rsidP="004F7283">
            <w:pPr>
              <w:pStyle w:val="a6"/>
              <w:numPr>
                <w:ilvl w:val="0"/>
                <w:numId w:val="99"/>
              </w:numPr>
              <w:ind w:firstLineChars="0"/>
              <w:rPr>
                <w:rFonts w:asciiTheme="minorEastAsia" w:eastAsiaTheme="minorEastAsia" w:hAnsiTheme="minorEastAsia"/>
                <w:i/>
                <w:sz w:val="18"/>
                <w:szCs w:val="18"/>
              </w:rPr>
            </w:pPr>
          </w:p>
        </w:tc>
        <w:tc>
          <w:tcPr>
            <w:tcW w:w="658" w:type="pct"/>
            <w:shd w:val="clear" w:color="auto" w:fill="FFFFFF"/>
          </w:tcPr>
          <w:p w14:paraId="36A4BC48"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sz w:val="18"/>
                <w:szCs w:val="18"/>
              </w:rPr>
              <w:t>I</w:t>
            </w:r>
            <w:r w:rsidRPr="00A54516">
              <w:rPr>
                <w:rFonts w:asciiTheme="minorHAnsi" w:eastAsiaTheme="minorEastAsia" w:hAnsiTheme="minorHAnsi"/>
                <w:sz w:val="18"/>
                <w:szCs w:val="18"/>
              </w:rPr>
              <w:t>svOrgId</w:t>
            </w:r>
          </w:p>
        </w:tc>
        <w:tc>
          <w:tcPr>
            <w:tcW w:w="1374" w:type="pct"/>
            <w:shd w:val="clear" w:color="auto" w:fill="FFFFFF"/>
          </w:tcPr>
          <w:p w14:paraId="68D7DE76"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I</w:t>
            </w:r>
            <w:r w:rsidRPr="00A54516">
              <w:rPr>
                <w:rFonts w:asciiTheme="minorHAnsi" w:eastAsiaTheme="minorEastAsia" w:hAnsiTheme="minorHAnsi" w:hint="eastAsia"/>
                <w:sz w:val="18"/>
                <w:szCs w:val="18"/>
              </w:rPr>
              <w:t>SV</w:t>
            </w:r>
            <w:r w:rsidRPr="00A54516">
              <w:rPr>
                <w:rFonts w:asciiTheme="minorHAnsi" w:eastAsiaTheme="minorEastAsia" w:hAnsiTheme="minorHAnsi" w:hint="eastAsia"/>
                <w:sz w:val="18"/>
                <w:szCs w:val="18"/>
              </w:rPr>
              <w:t>机构编号</w:t>
            </w:r>
          </w:p>
        </w:tc>
        <w:tc>
          <w:tcPr>
            <w:tcW w:w="404" w:type="pct"/>
            <w:tcBorders>
              <w:top w:val="single" w:sz="4" w:space="0" w:color="auto"/>
              <w:left w:val="single" w:sz="4" w:space="0" w:color="auto"/>
              <w:bottom w:val="single" w:sz="4" w:space="0" w:color="auto"/>
              <w:right w:val="single" w:sz="4" w:space="0" w:color="auto"/>
            </w:tcBorders>
          </w:tcPr>
          <w:p w14:paraId="3C7E3992"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string</w:t>
            </w:r>
          </w:p>
        </w:tc>
        <w:tc>
          <w:tcPr>
            <w:tcW w:w="241" w:type="pct"/>
            <w:tcBorders>
              <w:top w:val="single" w:sz="4" w:space="0" w:color="auto"/>
              <w:left w:val="single" w:sz="4" w:space="0" w:color="auto"/>
              <w:bottom w:val="single" w:sz="4" w:space="0" w:color="auto"/>
              <w:right w:val="single" w:sz="4" w:space="0" w:color="auto"/>
            </w:tcBorders>
          </w:tcPr>
          <w:p w14:paraId="517374AC"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41" w:type="pct"/>
            <w:tcBorders>
              <w:top w:val="single" w:sz="4" w:space="0" w:color="auto"/>
              <w:left w:val="single" w:sz="4" w:space="0" w:color="auto"/>
              <w:bottom w:val="single" w:sz="4" w:space="0" w:color="auto"/>
              <w:right w:val="single" w:sz="4" w:space="0" w:color="auto"/>
            </w:tcBorders>
          </w:tcPr>
          <w:p w14:paraId="554FD422"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7289FA89"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1234567890</w:t>
            </w:r>
            <w:r w:rsidRPr="00123A3A">
              <w:rPr>
                <w:rFonts w:asciiTheme="minorHAnsi" w:eastAsiaTheme="minorEastAsia" w:hAnsiTheme="minorHAnsi"/>
                <w:sz w:val="18"/>
                <w:szCs w:val="18"/>
              </w:rPr>
              <w:t xml:space="preserve"> </w:t>
            </w:r>
          </w:p>
        </w:tc>
      </w:tr>
      <w:tr w:rsidR="004F7283" w:rsidRPr="005E0BC6" w14:paraId="474FF62D" w14:textId="77777777" w:rsidTr="00300B25">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3E6C0401" w14:textId="77777777" w:rsidR="004F7283" w:rsidRPr="005E0BC6" w:rsidRDefault="004F7283" w:rsidP="004F7283">
            <w:pPr>
              <w:pStyle w:val="a6"/>
              <w:numPr>
                <w:ilvl w:val="0"/>
                <w:numId w:val="99"/>
              </w:numPr>
              <w:ind w:firstLineChars="0"/>
              <w:rPr>
                <w:rFonts w:asciiTheme="minorEastAsia" w:eastAsiaTheme="minorEastAsia" w:hAnsiTheme="minorEastAsia"/>
                <w:i/>
                <w:sz w:val="18"/>
                <w:szCs w:val="18"/>
              </w:rPr>
            </w:pPr>
          </w:p>
        </w:tc>
        <w:tc>
          <w:tcPr>
            <w:tcW w:w="658" w:type="pct"/>
            <w:shd w:val="clear" w:color="auto" w:fill="FFFFFF"/>
          </w:tcPr>
          <w:p w14:paraId="50E27E51"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sz w:val="18"/>
                <w:szCs w:val="18"/>
              </w:rPr>
              <w:t>M</w:t>
            </w:r>
            <w:r w:rsidRPr="00123A3A">
              <w:rPr>
                <w:rFonts w:asciiTheme="minorHAnsi" w:eastAsiaTheme="minorEastAsia" w:hAnsiTheme="minorHAnsi"/>
                <w:sz w:val="18"/>
                <w:szCs w:val="18"/>
              </w:rPr>
              <w:t>erchantId</w:t>
            </w:r>
          </w:p>
        </w:tc>
        <w:tc>
          <w:tcPr>
            <w:tcW w:w="1374" w:type="pct"/>
            <w:shd w:val="clear" w:color="auto" w:fill="FFFFFF"/>
          </w:tcPr>
          <w:p w14:paraId="1C14CF1B"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商</w:t>
            </w:r>
            <w:r w:rsidRPr="00123A3A">
              <w:rPr>
                <w:rFonts w:asciiTheme="minorHAnsi" w:eastAsiaTheme="minorEastAsia" w:hAnsiTheme="minorHAnsi"/>
                <w:sz w:val="18"/>
                <w:szCs w:val="18"/>
              </w:rPr>
              <w:t>户</w:t>
            </w:r>
            <w:r w:rsidRPr="00123A3A">
              <w:rPr>
                <w:rFonts w:asciiTheme="minorHAnsi" w:eastAsiaTheme="minorEastAsia" w:hAnsiTheme="minorHAnsi" w:hint="eastAsia"/>
                <w:sz w:val="18"/>
                <w:szCs w:val="18"/>
              </w:rPr>
              <w:t>号</w:t>
            </w:r>
          </w:p>
        </w:tc>
        <w:tc>
          <w:tcPr>
            <w:tcW w:w="404" w:type="pct"/>
            <w:tcBorders>
              <w:top w:val="single" w:sz="4" w:space="0" w:color="auto"/>
              <w:left w:val="single" w:sz="4" w:space="0" w:color="auto"/>
              <w:bottom w:val="single" w:sz="4" w:space="0" w:color="auto"/>
              <w:right w:val="single" w:sz="4" w:space="0" w:color="auto"/>
            </w:tcBorders>
          </w:tcPr>
          <w:p w14:paraId="655A04F1"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string</w:t>
            </w:r>
          </w:p>
        </w:tc>
        <w:tc>
          <w:tcPr>
            <w:tcW w:w="241" w:type="pct"/>
            <w:tcBorders>
              <w:top w:val="single" w:sz="4" w:space="0" w:color="auto"/>
              <w:left w:val="single" w:sz="4" w:space="0" w:color="auto"/>
              <w:bottom w:val="single" w:sz="4" w:space="0" w:color="auto"/>
              <w:right w:val="single" w:sz="4" w:space="0" w:color="auto"/>
            </w:tcBorders>
          </w:tcPr>
          <w:p w14:paraId="497C6BFD"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32</w:t>
            </w:r>
          </w:p>
        </w:tc>
        <w:tc>
          <w:tcPr>
            <w:tcW w:w="241" w:type="pct"/>
            <w:tcBorders>
              <w:top w:val="single" w:sz="4" w:space="0" w:color="auto"/>
              <w:left w:val="single" w:sz="4" w:space="0" w:color="auto"/>
              <w:bottom w:val="single" w:sz="4" w:space="0" w:color="auto"/>
              <w:right w:val="single" w:sz="4" w:space="0" w:color="auto"/>
            </w:tcBorders>
          </w:tcPr>
          <w:p w14:paraId="4547ABF7"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699D0183"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MER000001</w:t>
            </w:r>
          </w:p>
        </w:tc>
      </w:tr>
      <w:tr w:rsidR="004F7283" w:rsidRPr="005E0BC6" w14:paraId="7E2D0F6A" w14:textId="77777777" w:rsidTr="00300B25">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61A3F24A" w14:textId="77777777" w:rsidR="004F7283" w:rsidRPr="005E0BC6" w:rsidRDefault="004F7283" w:rsidP="004F7283">
            <w:pPr>
              <w:pStyle w:val="a6"/>
              <w:numPr>
                <w:ilvl w:val="0"/>
                <w:numId w:val="99"/>
              </w:numPr>
              <w:ind w:firstLineChars="0"/>
              <w:rPr>
                <w:rFonts w:asciiTheme="minorEastAsia" w:eastAsiaTheme="minorEastAsia" w:hAnsiTheme="minorEastAsia"/>
                <w:i/>
                <w:sz w:val="18"/>
                <w:szCs w:val="18"/>
              </w:rPr>
            </w:pPr>
          </w:p>
        </w:tc>
        <w:tc>
          <w:tcPr>
            <w:tcW w:w="658" w:type="pct"/>
            <w:shd w:val="clear" w:color="auto" w:fill="FFFFFF"/>
          </w:tcPr>
          <w:p w14:paraId="6992E7D5"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sz w:val="18"/>
                <w:szCs w:val="18"/>
              </w:rPr>
              <w:t>F</w:t>
            </w:r>
            <w:r w:rsidRPr="00123A3A">
              <w:rPr>
                <w:rFonts w:asciiTheme="minorHAnsi" w:eastAsiaTheme="minorEastAsia" w:hAnsiTheme="minorHAnsi"/>
                <w:sz w:val="18"/>
                <w:szCs w:val="18"/>
              </w:rPr>
              <w:t>und</w:t>
            </w:r>
            <w:r w:rsidRPr="00123A3A">
              <w:rPr>
                <w:rFonts w:asciiTheme="minorHAnsi" w:eastAsiaTheme="minorEastAsia" w:hAnsiTheme="minorHAnsi" w:hint="eastAsia"/>
                <w:sz w:val="18"/>
                <w:szCs w:val="18"/>
              </w:rPr>
              <w:t>Code</w:t>
            </w:r>
          </w:p>
        </w:tc>
        <w:tc>
          <w:tcPr>
            <w:tcW w:w="1374" w:type="pct"/>
            <w:shd w:val="clear" w:color="auto" w:fill="FFFFFF"/>
          </w:tcPr>
          <w:p w14:paraId="43D4C63F"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sz w:val="18"/>
                <w:szCs w:val="18"/>
              </w:rPr>
              <w:t>基金代码</w:t>
            </w:r>
            <w:r>
              <w:rPr>
                <w:rFonts w:asciiTheme="minorHAnsi" w:eastAsiaTheme="minorEastAsia" w:hAnsiTheme="minorHAnsi" w:hint="eastAsia"/>
                <w:sz w:val="18"/>
                <w:szCs w:val="18"/>
              </w:rPr>
              <w:t>，</w:t>
            </w:r>
            <w:r w:rsidRPr="00AE414C">
              <w:rPr>
                <w:rFonts w:asciiTheme="minorHAnsi" w:eastAsiaTheme="minorEastAsia" w:hAnsiTheme="minorHAnsi"/>
                <w:sz w:val="18"/>
                <w:szCs w:val="18"/>
              </w:rPr>
              <w:t>目前默认填</w:t>
            </w:r>
            <w:r w:rsidRPr="00AE414C">
              <w:rPr>
                <w:rFonts w:asciiTheme="minorHAnsi" w:eastAsiaTheme="minorEastAsia" w:hAnsiTheme="minorHAnsi"/>
                <w:sz w:val="18"/>
                <w:szCs w:val="18"/>
              </w:rPr>
              <w:t>001529</w:t>
            </w:r>
            <w:r w:rsidRPr="00AE414C">
              <w:rPr>
                <w:rFonts w:asciiTheme="minorHAnsi" w:eastAsiaTheme="minorEastAsia" w:hAnsiTheme="minorHAnsi"/>
                <w:sz w:val="18"/>
                <w:szCs w:val="18"/>
              </w:rPr>
              <w:t>，代表余利宝。</w:t>
            </w:r>
          </w:p>
        </w:tc>
        <w:tc>
          <w:tcPr>
            <w:tcW w:w="404" w:type="pct"/>
            <w:tcBorders>
              <w:top w:val="single" w:sz="4" w:space="0" w:color="auto"/>
              <w:left w:val="single" w:sz="4" w:space="0" w:color="auto"/>
              <w:bottom w:val="single" w:sz="4" w:space="0" w:color="auto"/>
              <w:right w:val="single" w:sz="4" w:space="0" w:color="auto"/>
            </w:tcBorders>
          </w:tcPr>
          <w:p w14:paraId="54C63FFE"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string</w:t>
            </w:r>
          </w:p>
        </w:tc>
        <w:tc>
          <w:tcPr>
            <w:tcW w:w="241" w:type="pct"/>
            <w:tcBorders>
              <w:top w:val="single" w:sz="4" w:space="0" w:color="auto"/>
              <w:left w:val="single" w:sz="4" w:space="0" w:color="auto"/>
              <w:bottom w:val="single" w:sz="4" w:space="0" w:color="auto"/>
              <w:right w:val="single" w:sz="4" w:space="0" w:color="auto"/>
            </w:tcBorders>
          </w:tcPr>
          <w:p w14:paraId="5491DCB2"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25</w:t>
            </w:r>
          </w:p>
        </w:tc>
        <w:tc>
          <w:tcPr>
            <w:tcW w:w="241" w:type="pct"/>
            <w:tcBorders>
              <w:top w:val="single" w:sz="4" w:space="0" w:color="auto"/>
              <w:left w:val="single" w:sz="4" w:space="0" w:color="auto"/>
              <w:bottom w:val="single" w:sz="4" w:space="0" w:color="auto"/>
              <w:right w:val="single" w:sz="4" w:space="0" w:color="auto"/>
            </w:tcBorders>
          </w:tcPr>
          <w:p w14:paraId="7ACC884E"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13960AE8" w14:textId="77777777" w:rsidR="004F7283" w:rsidRPr="00AE414C" w:rsidRDefault="004F7283" w:rsidP="00300B25">
            <w:pPr>
              <w:rPr>
                <w:rFonts w:asciiTheme="minorHAnsi" w:eastAsiaTheme="minorEastAsia" w:hAnsiTheme="minorHAnsi"/>
                <w:sz w:val="18"/>
                <w:szCs w:val="18"/>
              </w:rPr>
            </w:pPr>
            <w:r w:rsidRPr="00AE414C">
              <w:rPr>
                <w:rFonts w:asciiTheme="minorHAnsi" w:eastAsiaTheme="minorEastAsia" w:hAnsiTheme="minorHAnsi"/>
                <w:sz w:val="18"/>
                <w:szCs w:val="18"/>
              </w:rPr>
              <w:t>001529</w:t>
            </w:r>
          </w:p>
        </w:tc>
      </w:tr>
      <w:tr w:rsidR="004F7283" w:rsidRPr="005E0BC6" w14:paraId="4418068F" w14:textId="77777777" w:rsidTr="00300B25">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21B54AFF" w14:textId="77777777" w:rsidR="004F7283" w:rsidRPr="005E0BC6" w:rsidRDefault="004F7283" w:rsidP="004F7283">
            <w:pPr>
              <w:pStyle w:val="a6"/>
              <w:numPr>
                <w:ilvl w:val="0"/>
                <w:numId w:val="99"/>
              </w:numPr>
              <w:ind w:firstLineChars="0"/>
              <w:rPr>
                <w:rFonts w:asciiTheme="minorEastAsia" w:eastAsiaTheme="minorEastAsia" w:hAnsiTheme="minorEastAsia"/>
                <w:i/>
                <w:sz w:val="18"/>
                <w:szCs w:val="18"/>
              </w:rPr>
            </w:pPr>
          </w:p>
        </w:tc>
        <w:tc>
          <w:tcPr>
            <w:tcW w:w="658" w:type="pct"/>
            <w:shd w:val="clear" w:color="auto" w:fill="FFFFFF"/>
          </w:tcPr>
          <w:p w14:paraId="430AEB48" w14:textId="77777777" w:rsidR="004F7283"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TransType</w:t>
            </w:r>
          </w:p>
        </w:tc>
        <w:tc>
          <w:tcPr>
            <w:tcW w:w="1374" w:type="pct"/>
            <w:shd w:val="clear" w:color="auto" w:fill="FFFFFF"/>
          </w:tcPr>
          <w:p w14:paraId="14F11069" w14:textId="77777777" w:rsidR="004F7283"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交易类型：</w:t>
            </w:r>
          </w:p>
          <w:p w14:paraId="7F0F4B28" w14:textId="77777777" w:rsidR="004F7283" w:rsidRDefault="004F7283" w:rsidP="00300B25">
            <w:pPr>
              <w:rPr>
                <w:rFonts w:asciiTheme="minorHAnsi" w:eastAsiaTheme="minorEastAsia" w:hAnsiTheme="minorHAnsi"/>
                <w:sz w:val="18"/>
                <w:szCs w:val="18"/>
              </w:rPr>
            </w:pPr>
            <w:r w:rsidRPr="002145FA">
              <w:rPr>
                <w:rFonts w:asciiTheme="minorHAnsi" w:eastAsiaTheme="minorEastAsia" w:hAnsiTheme="minorHAnsi"/>
                <w:sz w:val="18"/>
                <w:szCs w:val="18"/>
              </w:rPr>
              <w:t>12</w:t>
            </w:r>
            <w:r>
              <w:rPr>
                <w:rFonts w:asciiTheme="minorHAnsi" w:eastAsiaTheme="minorEastAsia" w:hAnsiTheme="minorHAnsi" w:hint="eastAsia"/>
                <w:sz w:val="18"/>
                <w:szCs w:val="18"/>
              </w:rPr>
              <w:t>-</w:t>
            </w:r>
            <w:r>
              <w:rPr>
                <w:rFonts w:asciiTheme="minorHAnsi" w:eastAsiaTheme="minorEastAsia" w:hAnsiTheme="minorHAnsi" w:hint="eastAsia"/>
                <w:sz w:val="18"/>
                <w:szCs w:val="18"/>
              </w:rPr>
              <w:t>申购</w:t>
            </w:r>
          </w:p>
          <w:p w14:paraId="08C33485" w14:textId="77777777" w:rsidR="004F7283" w:rsidRPr="00123A3A" w:rsidRDefault="004F7283" w:rsidP="00300B25">
            <w:pPr>
              <w:rPr>
                <w:rFonts w:asciiTheme="minorHAnsi" w:eastAsiaTheme="minorEastAsia" w:hAnsiTheme="minorHAnsi"/>
                <w:sz w:val="18"/>
                <w:szCs w:val="18"/>
              </w:rPr>
            </w:pPr>
            <w:r w:rsidRPr="00196F73">
              <w:rPr>
                <w:rFonts w:asciiTheme="minorHAnsi" w:eastAsiaTheme="minorEastAsia" w:hAnsiTheme="minorHAnsi"/>
                <w:sz w:val="18"/>
                <w:szCs w:val="18"/>
              </w:rPr>
              <w:t>14</w:t>
            </w:r>
            <w:r>
              <w:rPr>
                <w:rFonts w:asciiTheme="minorHAnsi" w:eastAsiaTheme="minorEastAsia" w:hAnsiTheme="minorHAnsi" w:hint="eastAsia"/>
                <w:sz w:val="18"/>
                <w:szCs w:val="18"/>
              </w:rPr>
              <w:t>-</w:t>
            </w:r>
            <w:r>
              <w:rPr>
                <w:rFonts w:asciiTheme="minorHAnsi" w:eastAsiaTheme="minorEastAsia" w:hAnsiTheme="minorHAnsi" w:hint="eastAsia"/>
                <w:sz w:val="18"/>
                <w:szCs w:val="18"/>
              </w:rPr>
              <w:t>赎回</w:t>
            </w:r>
          </w:p>
        </w:tc>
        <w:tc>
          <w:tcPr>
            <w:tcW w:w="404" w:type="pct"/>
            <w:tcBorders>
              <w:top w:val="single" w:sz="4" w:space="0" w:color="auto"/>
              <w:left w:val="single" w:sz="4" w:space="0" w:color="auto"/>
              <w:bottom w:val="single" w:sz="4" w:space="0" w:color="auto"/>
              <w:right w:val="single" w:sz="4" w:space="0" w:color="auto"/>
            </w:tcBorders>
          </w:tcPr>
          <w:p w14:paraId="43C296E0" w14:textId="77777777" w:rsidR="004F7283" w:rsidRPr="00123A3A" w:rsidRDefault="004F7283" w:rsidP="00300B25">
            <w:pPr>
              <w:rPr>
                <w:rFonts w:asciiTheme="minorHAnsi" w:eastAsiaTheme="minorEastAsia" w:hAnsiTheme="minorHAnsi"/>
                <w:sz w:val="18"/>
                <w:szCs w:val="18"/>
              </w:rPr>
            </w:pPr>
            <w:r>
              <w:rPr>
                <w:rFonts w:asciiTheme="minorHAnsi" w:eastAsiaTheme="minorEastAsia" w:hAnsiTheme="minorHAnsi"/>
                <w:sz w:val="18"/>
                <w:szCs w:val="18"/>
              </w:rPr>
              <w:t>string</w:t>
            </w:r>
          </w:p>
        </w:tc>
        <w:tc>
          <w:tcPr>
            <w:tcW w:w="241" w:type="pct"/>
            <w:tcBorders>
              <w:top w:val="single" w:sz="4" w:space="0" w:color="auto"/>
              <w:left w:val="single" w:sz="4" w:space="0" w:color="auto"/>
              <w:bottom w:val="single" w:sz="4" w:space="0" w:color="auto"/>
              <w:right w:val="single" w:sz="4" w:space="0" w:color="auto"/>
            </w:tcBorders>
          </w:tcPr>
          <w:p w14:paraId="1B22F0EF" w14:textId="77777777" w:rsidR="004F7283" w:rsidRPr="00123A3A"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64</w:t>
            </w:r>
          </w:p>
        </w:tc>
        <w:tc>
          <w:tcPr>
            <w:tcW w:w="241" w:type="pct"/>
            <w:tcBorders>
              <w:top w:val="single" w:sz="4" w:space="0" w:color="auto"/>
              <w:left w:val="single" w:sz="4" w:space="0" w:color="auto"/>
              <w:bottom w:val="single" w:sz="4" w:space="0" w:color="auto"/>
              <w:right w:val="single" w:sz="4" w:space="0" w:color="auto"/>
            </w:tcBorders>
          </w:tcPr>
          <w:p w14:paraId="2681C755" w14:textId="77777777" w:rsidR="004F7283" w:rsidRPr="00123A3A"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5BC8DECB"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14</w:t>
            </w:r>
          </w:p>
        </w:tc>
      </w:tr>
      <w:tr w:rsidR="004F7283" w:rsidRPr="005E0BC6" w14:paraId="203558A2" w14:textId="77777777" w:rsidTr="00300B25">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68C07C9B" w14:textId="77777777" w:rsidR="004F7283" w:rsidRPr="005E0BC6" w:rsidRDefault="004F7283" w:rsidP="004F7283">
            <w:pPr>
              <w:pStyle w:val="a6"/>
              <w:numPr>
                <w:ilvl w:val="0"/>
                <w:numId w:val="99"/>
              </w:numPr>
              <w:ind w:firstLineChars="0"/>
              <w:rPr>
                <w:rFonts w:asciiTheme="minorEastAsia" w:eastAsiaTheme="minorEastAsia" w:hAnsiTheme="minorEastAsia"/>
                <w:i/>
                <w:sz w:val="18"/>
                <w:szCs w:val="18"/>
              </w:rPr>
            </w:pPr>
          </w:p>
        </w:tc>
        <w:tc>
          <w:tcPr>
            <w:tcW w:w="658" w:type="pct"/>
            <w:shd w:val="clear" w:color="auto" w:fill="FFFFFF"/>
          </w:tcPr>
          <w:p w14:paraId="3B792C49"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OutTradeNo</w:t>
            </w:r>
          </w:p>
        </w:tc>
        <w:tc>
          <w:tcPr>
            <w:tcW w:w="1374" w:type="pct"/>
            <w:shd w:val="clear" w:color="auto" w:fill="FFFFFF"/>
          </w:tcPr>
          <w:p w14:paraId="32A4CE87"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外部交易</w:t>
            </w:r>
            <w:r w:rsidRPr="00123A3A">
              <w:rPr>
                <w:rFonts w:asciiTheme="minorHAnsi" w:eastAsiaTheme="minorEastAsia" w:hAnsiTheme="minorHAnsi" w:hint="eastAsia"/>
                <w:sz w:val="18"/>
                <w:szCs w:val="18"/>
              </w:rPr>
              <w:t>流水号，做</w:t>
            </w:r>
            <w:r w:rsidRPr="00123A3A">
              <w:rPr>
                <w:rFonts w:asciiTheme="minorHAnsi" w:eastAsiaTheme="minorEastAsia" w:hAnsiTheme="minorHAnsi"/>
                <w:sz w:val="18"/>
                <w:szCs w:val="18"/>
              </w:rPr>
              <w:t>幂</w:t>
            </w:r>
            <w:r w:rsidRPr="00123A3A">
              <w:rPr>
                <w:rFonts w:asciiTheme="minorHAnsi" w:eastAsiaTheme="minorEastAsia" w:hAnsiTheme="minorHAnsi" w:hint="eastAsia"/>
                <w:sz w:val="18"/>
                <w:szCs w:val="18"/>
              </w:rPr>
              <w:t>等性控制，</w:t>
            </w:r>
            <w:r w:rsidRPr="00123A3A">
              <w:rPr>
                <w:rFonts w:asciiTheme="minorHAnsi" w:eastAsiaTheme="minorEastAsia" w:hAnsiTheme="minorHAnsi"/>
                <w:sz w:val="18"/>
                <w:szCs w:val="18"/>
              </w:rPr>
              <w:t>另</w:t>
            </w:r>
            <w:r w:rsidRPr="00123A3A">
              <w:rPr>
                <w:rFonts w:asciiTheme="minorHAnsi" w:eastAsiaTheme="minorEastAsia" w:hAnsiTheme="minorHAnsi" w:hint="eastAsia"/>
                <w:sz w:val="18"/>
                <w:szCs w:val="18"/>
              </w:rPr>
              <w:t>外申</w:t>
            </w:r>
            <w:r w:rsidRPr="00123A3A">
              <w:rPr>
                <w:rFonts w:asciiTheme="minorHAnsi" w:eastAsiaTheme="minorEastAsia" w:hAnsiTheme="minorHAnsi"/>
                <w:sz w:val="18"/>
                <w:szCs w:val="18"/>
              </w:rPr>
              <w:t>请</w:t>
            </w:r>
            <w:r w:rsidRPr="00123A3A">
              <w:rPr>
                <w:rFonts w:asciiTheme="minorHAnsi" w:eastAsiaTheme="minorEastAsia" w:hAnsiTheme="minorHAnsi" w:hint="eastAsia"/>
                <w:sz w:val="18"/>
                <w:szCs w:val="18"/>
              </w:rPr>
              <w:t>和</w:t>
            </w:r>
            <w:r w:rsidRPr="00123A3A">
              <w:rPr>
                <w:rFonts w:asciiTheme="minorHAnsi" w:eastAsiaTheme="minorEastAsia" w:hAnsiTheme="minorHAnsi"/>
                <w:sz w:val="18"/>
                <w:szCs w:val="18"/>
              </w:rPr>
              <w:t>确认</w:t>
            </w:r>
            <w:r w:rsidRPr="00123A3A">
              <w:rPr>
                <w:rFonts w:asciiTheme="minorHAnsi" w:eastAsiaTheme="minorEastAsia" w:hAnsiTheme="minorHAnsi" w:hint="eastAsia"/>
                <w:sz w:val="18"/>
                <w:szCs w:val="18"/>
              </w:rPr>
              <w:t>同一</w:t>
            </w:r>
            <w:r w:rsidRPr="00123A3A">
              <w:rPr>
                <w:rFonts w:asciiTheme="minorHAnsi" w:eastAsiaTheme="minorEastAsia" w:hAnsiTheme="minorHAnsi"/>
                <w:sz w:val="18"/>
                <w:szCs w:val="18"/>
              </w:rPr>
              <w:t>笔业务</w:t>
            </w:r>
            <w:r w:rsidRPr="00123A3A">
              <w:rPr>
                <w:rFonts w:asciiTheme="minorHAnsi" w:eastAsiaTheme="minorEastAsia" w:hAnsiTheme="minorHAnsi" w:hint="eastAsia"/>
                <w:sz w:val="18"/>
                <w:szCs w:val="18"/>
              </w:rPr>
              <w:t>操作</w:t>
            </w:r>
            <w:r w:rsidRPr="00123A3A">
              <w:rPr>
                <w:rFonts w:asciiTheme="minorHAnsi" w:eastAsiaTheme="minorEastAsia" w:hAnsiTheme="minorHAnsi"/>
                <w:sz w:val="18"/>
                <w:szCs w:val="18"/>
              </w:rPr>
              <w:t>时</w:t>
            </w:r>
            <w:r w:rsidRPr="00123A3A">
              <w:rPr>
                <w:rFonts w:asciiTheme="minorHAnsi" w:eastAsiaTheme="minorEastAsia" w:hAnsiTheme="minorHAnsi" w:hint="eastAsia"/>
                <w:sz w:val="18"/>
                <w:szCs w:val="18"/>
              </w:rPr>
              <w:t>必</w:t>
            </w:r>
            <w:r w:rsidRPr="00123A3A">
              <w:rPr>
                <w:rFonts w:asciiTheme="minorHAnsi" w:eastAsiaTheme="minorEastAsia" w:hAnsiTheme="minorHAnsi"/>
                <w:sz w:val="18"/>
                <w:szCs w:val="18"/>
              </w:rPr>
              <w:t>须传</w:t>
            </w:r>
            <w:r w:rsidRPr="00123A3A">
              <w:rPr>
                <w:rFonts w:asciiTheme="minorHAnsi" w:eastAsiaTheme="minorEastAsia" w:hAnsiTheme="minorHAnsi" w:hint="eastAsia"/>
                <w:sz w:val="18"/>
                <w:szCs w:val="18"/>
              </w:rPr>
              <w:t>相同流水号</w:t>
            </w:r>
          </w:p>
        </w:tc>
        <w:tc>
          <w:tcPr>
            <w:tcW w:w="404" w:type="pct"/>
            <w:tcBorders>
              <w:top w:val="single" w:sz="4" w:space="0" w:color="auto"/>
              <w:left w:val="single" w:sz="4" w:space="0" w:color="auto"/>
              <w:bottom w:val="single" w:sz="4" w:space="0" w:color="auto"/>
              <w:right w:val="single" w:sz="4" w:space="0" w:color="auto"/>
            </w:tcBorders>
          </w:tcPr>
          <w:p w14:paraId="7793DAFE" w14:textId="77777777" w:rsidR="004F7283" w:rsidRPr="00AE414C" w:rsidRDefault="004F7283" w:rsidP="00300B25">
            <w:pPr>
              <w:rPr>
                <w:rFonts w:asciiTheme="minorHAnsi" w:eastAsiaTheme="minorEastAsia" w:hAnsiTheme="minorHAnsi"/>
                <w:sz w:val="18"/>
                <w:szCs w:val="18"/>
              </w:rPr>
            </w:pPr>
            <w:r w:rsidRPr="007C558B">
              <w:rPr>
                <w:rFonts w:asciiTheme="minorHAnsi" w:eastAsiaTheme="minorEastAsia" w:hAnsiTheme="minorHAnsi" w:hint="eastAsia"/>
                <w:sz w:val="18"/>
                <w:szCs w:val="18"/>
              </w:rPr>
              <w:t>string</w:t>
            </w:r>
          </w:p>
        </w:tc>
        <w:tc>
          <w:tcPr>
            <w:tcW w:w="241" w:type="pct"/>
            <w:tcBorders>
              <w:top w:val="single" w:sz="4" w:space="0" w:color="auto"/>
              <w:left w:val="single" w:sz="4" w:space="0" w:color="auto"/>
              <w:bottom w:val="single" w:sz="4" w:space="0" w:color="auto"/>
              <w:right w:val="single" w:sz="4" w:space="0" w:color="auto"/>
            </w:tcBorders>
          </w:tcPr>
          <w:p w14:paraId="7E454D30" w14:textId="77777777" w:rsidR="004F7283" w:rsidRPr="00AE414C" w:rsidRDefault="004F7283" w:rsidP="00300B25">
            <w:pPr>
              <w:rPr>
                <w:rFonts w:asciiTheme="minorHAnsi" w:eastAsiaTheme="minorEastAsia" w:hAnsiTheme="minorHAnsi"/>
                <w:sz w:val="18"/>
                <w:szCs w:val="18"/>
              </w:rPr>
            </w:pPr>
            <w:r w:rsidRPr="007C558B">
              <w:rPr>
                <w:rFonts w:asciiTheme="minorHAnsi" w:eastAsiaTheme="minorEastAsia" w:hAnsiTheme="minorHAnsi" w:hint="eastAsia"/>
                <w:sz w:val="18"/>
                <w:szCs w:val="18"/>
              </w:rPr>
              <w:t>64</w:t>
            </w:r>
          </w:p>
        </w:tc>
        <w:tc>
          <w:tcPr>
            <w:tcW w:w="241" w:type="pct"/>
            <w:tcBorders>
              <w:top w:val="single" w:sz="4" w:space="0" w:color="auto"/>
              <w:left w:val="single" w:sz="4" w:space="0" w:color="auto"/>
              <w:bottom w:val="single" w:sz="4" w:space="0" w:color="auto"/>
              <w:right w:val="single" w:sz="4" w:space="0" w:color="auto"/>
            </w:tcBorders>
          </w:tcPr>
          <w:p w14:paraId="43AF21A6" w14:textId="77777777" w:rsidR="004F7283" w:rsidRPr="00AE414C" w:rsidRDefault="004F7283" w:rsidP="00300B25">
            <w:pPr>
              <w:rPr>
                <w:rFonts w:asciiTheme="minorHAnsi" w:eastAsiaTheme="minorEastAsia" w:hAnsiTheme="minorHAnsi"/>
                <w:sz w:val="18"/>
                <w:szCs w:val="18"/>
              </w:rPr>
            </w:pPr>
            <w:r w:rsidRPr="007C558B">
              <w:rPr>
                <w:rFonts w:asciiTheme="minorHAnsi" w:eastAsiaTheme="minorEastAsia" w:hAnsiTheme="minorHAnsi" w:hint="eastAsia"/>
                <w:sz w:val="18"/>
                <w:szCs w:val="18"/>
              </w:rPr>
              <w:t>M</w:t>
            </w:r>
          </w:p>
        </w:tc>
        <w:tc>
          <w:tcPr>
            <w:tcW w:w="1840" w:type="pct"/>
            <w:tcBorders>
              <w:top w:val="single" w:sz="4" w:space="0" w:color="auto"/>
              <w:left w:val="single" w:sz="4" w:space="0" w:color="auto"/>
              <w:bottom w:val="single" w:sz="4" w:space="0" w:color="auto"/>
              <w:right w:val="single" w:sz="4" w:space="0" w:color="auto"/>
            </w:tcBorders>
          </w:tcPr>
          <w:p w14:paraId="30AAB6D8"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20151229113030000000000000000001</w:t>
            </w:r>
          </w:p>
        </w:tc>
      </w:tr>
      <w:tr w:rsidR="004F7283" w:rsidRPr="005E0BC6" w14:paraId="361F87D7" w14:textId="77777777" w:rsidTr="00300B25">
        <w:trPr>
          <w:trHeight w:val="287"/>
        </w:trPr>
        <w:tc>
          <w:tcPr>
            <w:tcW w:w="241" w:type="pct"/>
            <w:tcBorders>
              <w:top w:val="single" w:sz="4" w:space="0" w:color="auto"/>
              <w:left w:val="single" w:sz="4" w:space="0" w:color="auto"/>
              <w:bottom w:val="single" w:sz="4" w:space="0" w:color="auto"/>
              <w:right w:val="single" w:sz="4" w:space="0" w:color="auto"/>
            </w:tcBorders>
            <w:vAlign w:val="center"/>
          </w:tcPr>
          <w:p w14:paraId="3996025D" w14:textId="77777777" w:rsidR="004F7283" w:rsidRPr="005E0BC6" w:rsidRDefault="004F7283" w:rsidP="004F7283">
            <w:pPr>
              <w:pStyle w:val="a6"/>
              <w:numPr>
                <w:ilvl w:val="0"/>
                <w:numId w:val="99"/>
              </w:numPr>
              <w:ind w:firstLineChars="0"/>
              <w:rPr>
                <w:rFonts w:asciiTheme="minorEastAsia" w:eastAsiaTheme="minorEastAsia" w:hAnsiTheme="minorEastAsia"/>
                <w:i/>
                <w:sz w:val="18"/>
                <w:szCs w:val="18"/>
              </w:rPr>
            </w:pPr>
          </w:p>
        </w:tc>
        <w:tc>
          <w:tcPr>
            <w:tcW w:w="658" w:type="pct"/>
            <w:shd w:val="clear" w:color="auto" w:fill="FFFFFF"/>
          </w:tcPr>
          <w:p w14:paraId="4AE57683"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OrderNo</w:t>
            </w:r>
          </w:p>
        </w:tc>
        <w:tc>
          <w:tcPr>
            <w:tcW w:w="1374" w:type="pct"/>
            <w:shd w:val="clear" w:color="auto" w:fill="FFFFFF"/>
          </w:tcPr>
          <w:p w14:paraId="6000596D" w14:textId="77777777" w:rsidR="004F7283" w:rsidRPr="00AE414C" w:rsidRDefault="004F7283" w:rsidP="00300B25">
            <w:pPr>
              <w:rPr>
                <w:rFonts w:asciiTheme="minorHAnsi" w:eastAsiaTheme="minorEastAsia" w:hAnsiTheme="minorHAnsi"/>
                <w:sz w:val="18"/>
                <w:szCs w:val="18"/>
              </w:rPr>
            </w:pPr>
            <w:r w:rsidRPr="007C558B">
              <w:rPr>
                <w:rFonts w:asciiTheme="minorHAnsi" w:eastAsiaTheme="minorEastAsia" w:hAnsiTheme="minorHAnsi" w:hint="eastAsia"/>
                <w:sz w:val="18"/>
                <w:szCs w:val="18"/>
              </w:rPr>
              <w:t>网商银行业务</w:t>
            </w:r>
            <w:r w:rsidRPr="007C558B">
              <w:rPr>
                <w:rFonts w:asciiTheme="minorHAnsi" w:eastAsiaTheme="minorEastAsia" w:hAnsiTheme="minorHAnsi"/>
                <w:sz w:val="18"/>
                <w:szCs w:val="18"/>
              </w:rPr>
              <w:t>流水号</w:t>
            </w:r>
          </w:p>
        </w:tc>
        <w:tc>
          <w:tcPr>
            <w:tcW w:w="404" w:type="pct"/>
            <w:tcBorders>
              <w:top w:val="single" w:sz="4" w:space="0" w:color="auto"/>
              <w:left w:val="single" w:sz="4" w:space="0" w:color="auto"/>
              <w:bottom w:val="single" w:sz="4" w:space="0" w:color="auto"/>
              <w:right w:val="single" w:sz="4" w:space="0" w:color="auto"/>
            </w:tcBorders>
          </w:tcPr>
          <w:p w14:paraId="0873A2A3" w14:textId="77777777" w:rsidR="004F7283" w:rsidRPr="00AE414C" w:rsidRDefault="004F7283" w:rsidP="00300B25">
            <w:pPr>
              <w:rPr>
                <w:rFonts w:asciiTheme="minorHAnsi" w:eastAsiaTheme="minorEastAsia" w:hAnsiTheme="minorHAnsi"/>
                <w:sz w:val="18"/>
                <w:szCs w:val="18"/>
              </w:rPr>
            </w:pPr>
            <w:r w:rsidRPr="00123A3A">
              <w:rPr>
                <w:rFonts w:asciiTheme="minorHAnsi" w:eastAsiaTheme="minorEastAsia" w:hAnsiTheme="minorHAnsi" w:hint="eastAsia"/>
                <w:sz w:val="18"/>
                <w:szCs w:val="18"/>
              </w:rPr>
              <w:t>string</w:t>
            </w:r>
          </w:p>
        </w:tc>
        <w:tc>
          <w:tcPr>
            <w:tcW w:w="241" w:type="pct"/>
            <w:tcBorders>
              <w:top w:val="single" w:sz="4" w:space="0" w:color="auto"/>
              <w:left w:val="single" w:sz="4" w:space="0" w:color="auto"/>
              <w:bottom w:val="single" w:sz="4" w:space="0" w:color="auto"/>
              <w:right w:val="single" w:sz="4" w:space="0" w:color="auto"/>
            </w:tcBorders>
          </w:tcPr>
          <w:p w14:paraId="5732FA3D" w14:textId="77777777" w:rsidR="004F7283" w:rsidRPr="00AE414C"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64</w:t>
            </w:r>
          </w:p>
        </w:tc>
        <w:tc>
          <w:tcPr>
            <w:tcW w:w="241" w:type="pct"/>
            <w:tcBorders>
              <w:top w:val="single" w:sz="4" w:space="0" w:color="auto"/>
              <w:left w:val="single" w:sz="4" w:space="0" w:color="auto"/>
              <w:bottom w:val="single" w:sz="4" w:space="0" w:color="auto"/>
              <w:right w:val="single" w:sz="4" w:space="0" w:color="auto"/>
            </w:tcBorders>
          </w:tcPr>
          <w:p w14:paraId="59B6EABF" w14:textId="77777777" w:rsidR="004F7283" w:rsidRPr="00AE414C"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C</w:t>
            </w:r>
          </w:p>
        </w:tc>
        <w:tc>
          <w:tcPr>
            <w:tcW w:w="1840" w:type="pct"/>
            <w:tcBorders>
              <w:top w:val="single" w:sz="4" w:space="0" w:color="auto"/>
              <w:left w:val="single" w:sz="4" w:space="0" w:color="auto"/>
              <w:bottom w:val="single" w:sz="4" w:space="0" w:color="auto"/>
              <w:right w:val="single" w:sz="4" w:space="0" w:color="auto"/>
            </w:tcBorders>
          </w:tcPr>
          <w:p w14:paraId="59589380" w14:textId="77777777" w:rsidR="004F7283" w:rsidRPr="00AE414C" w:rsidRDefault="004F7283" w:rsidP="00300B25">
            <w:pPr>
              <w:rPr>
                <w:rFonts w:asciiTheme="minorHAnsi" w:eastAsiaTheme="minorEastAsia" w:hAnsiTheme="minorHAnsi"/>
                <w:sz w:val="18"/>
                <w:szCs w:val="18"/>
              </w:rPr>
            </w:pPr>
            <w:r w:rsidRPr="007C558B">
              <w:rPr>
                <w:rFonts w:asciiTheme="minorHAnsi" w:eastAsiaTheme="minorEastAsia" w:hAnsiTheme="minorHAnsi" w:hint="eastAsia"/>
                <w:sz w:val="18"/>
                <w:szCs w:val="18"/>
              </w:rPr>
              <w:t>20151229113030000000000000012345</w:t>
            </w:r>
          </w:p>
        </w:tc>
      </w:tr>
    </w:tbl>
    <w:p w14:paraId="2A90756E" w14:textId="77777777" w:rsidR="004F7283" w:rsidRDefault="004F7283" w:rsidP="004F7283">
      <w:pPr>
        <w:pStyle w:val="4"/>
        <w:numPr>
          <w:ilvl w:val="0"/>
          <w:numId w:val="0"/>
        </w:numPr>
      </w:pPr>
      <w:r w:rsidRPr="00F561BB">
        <w:rPr>
          <w:rFonts w:hint="eastAsia"/>
        </w:rPr>
        <w:t>响应报文</w:t>
      </w:r>
    </w:p>
    <w:tbl>
      <w:tblPr>
        <w:tblStyle w:val="a9"/>
        <w:tblW w:w="5000" w:type="pct"/>
        <w:tblLook w:val="04A0" w:firstRow="1" w:lastRow="0" w:firstColumn="1" w:lastColumn="0" w:noHBand="0" w:noVBand="1"/>
      </w:tblPr>
      <w:tblGrid>
        <w:gridCol w:w="428"/>
        <w:gridCol w:w="1357"/>
        <w:gridCol w:w="2805"/>
        <w:gridCol w:w="1213"/>
        <w:gridCol w:w="490"/>
        <w:gridCol w:w="518"/>
        <w:gridCol w:w="1485"/>
      </w:tblGrid>
      <w:tr w:rsidR="004F7283" w:rsidRPr="007B105D" w14:paraId="60F5FA0E" w14:textId="77777777" w:rsidTr="004F7283">
        <w:trPr>
          <w:trHeight w:val="270"/>
        </w:trPr>
        <w:tc>
          <w:tcPr>
            <w:tcW w:w="25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19B1D1" w14:textId="77777777" w:rsidR="004F7283" w:rsidRPr="004763C6" w:rsidRDefault="004F7283" w:rsidP="00300B25">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序号</w:t>
            </w:r>
          </w:p>
        </w:tc>
        <w:tc>
          <w:tcPr>
            <w:tcW w:w="7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C76C7A" w14:textId="77777777" w:rsidR="004F7283" w:rsidRPr="007B105D" w:rsidRDefault="004F7283" w:rsidP="00300B25">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参数名</w:t>
            </w:r>
          </w:p>
        </w:tc>
        <w:tc>
          <w:tcPr>
            <w:tcW w:w="170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995E17" w14:textId="77777777" w:rsidR="004F7283" w:rsidRPr="007B105D" w:rsidRDefault="004F7283" w:rsidP="00300B25">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参数描述</w:t>
            </w:r>
          </w:p>
        </w:tc>
        <w:tc>
          <w:tcPr>
            <w:tcW w:w="7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BB3CB3" w14:textId="77777777" w:rsidR="004F7283" w:rsidRPr="007B105D" w:rsidRDefault="004F7283" w:rsidP="00300B25">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数据类型</w:t>
            </w:r>
          </w:p>
        </w:tc>
        <w:tc>
          <w:tcPr>
            <w:tcW w:w="28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4562D" w14:textId="77777777" w:rsidR="004F7283" w:rsidRPr="007B105D" w:rsidRDefault="004F7283" w:rsidP="00300B25">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长度</w:t>
            </w:r>
          </w:p>
        </w:tc>
        <w:tc>
          <w:tcPr>
            <w:tcW w:w="3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3ACA33" w14:textId="77777777" w:rsidR="004F7283" w:rsidRPr="007B105D" w:rsidRDefault="004F7283" w:rsidP="00300B25">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t>出现要</w:t>
            </w:r>
            <w:r w:rsidRPr="007B105D">
              <w:rPr>
                <w:rFonts w:asciiTheme="minorEastAsia" w:eastAsiaTheme="minorEastAsia" w:hAnsiTheme="minorEastAsia" w:hint="eastAsia"/>
                <w:b/>
                <w:sz w:val="18"/>
                <w:szCs w:val="18"/>
              </w:rPr>
              <w:lastRenderedPageBreak/>
              <w:t>求</w:t>
            </w:r>
          </w:p>
        </w:tc>
        <w:tc>
          <w:tcPr>
            <w:tcW w:w="91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6BD5CD" w14:textId="77777777" w:rsidR="004F7283" w:rsidRPr="007B105D" w:rsidRDefault="004F7283" w:rsidP="00300B25">
            <w:pPr>
              <w:rPr>
                <w:rFonts w:asciiTheme="minorEastAsia" w:eastAsiaTheme="minorEastAsia" w:hAnsiTheme="minorEastAsia"/>
                <w:b/>
                <w:sz w:val="18"/>
                <w:szCs w:val="18"/>
              </w:rPr>
            </w:pPr>
            <w:r w:rsidRPr="007B105D">
              <w:rPr>
                <w:rFonts w:asciiTheme="minorEastAsia" w:eastAsiaTheme="minorEastAsia" w:hAnsiTheme="minorEastAsia" w:hint="eastAsia"/>
                <w:b/>
                <w:sz w:val="18"/>
                <w:szCs w:val="18"/>
              </w:rPr>
              <w:lastRenderedPageBreak/>
              <w:t>示例</w:t>
            </w:r>
          </w:p>
        </w:tc>
      </w:tr>
      <w:tr w:rsidR="004F7283" w:rsidRPr="007B105D" w14:paraId="457D138B" w14:textId="77777777" w:rsidTr="004F7283">
        <w:trPr>
          <w:trHeight w:val="287"/>
        </w:trPr>
        <w:tc>
          <w:tcPr>
            <w:tcW w:w="251" w:type="pct"/>
            <w:tcBorders>
              <w:top w:val="single" w:sz="4" w:space="0" w:color="auto"/>
              <w:left w:val="single" w:sz="4" w:space="0" w:color="auto"/>
              <w:bottom w:val="single" w:sz="4" w:space="0" w:color="auto"/>
              <w:right w:val="single" w:sz="4" w:space="0" w:color="auto"/>
            </w:tcBorders>
          </w:tcPr>
          <w:p w14:paraId="5786CA18" w14:textId="77777777" w:rsidR="004F7283" w:rsidRPr="00B427D7" w:rsidRDefault="004F7283" w:rsidP="00300B25">
            <w:pPr>
              <w:rPr>
                <w:rFonts w:ascii="微软雅黑" w:eastAsia="微软雅黑" w:hAnsi="微软雅黑"/>
                <w:sz w:val="18"/>
                <w:szCs w:val="18"/>
              </w:rPr>
            </w:pPr>
            <w:r w:rsidRPr="00B427D7">
              <w:rPr>
                <w:rFonts w:ascii="微软雅黑" w:eastAsia="微软雅黑" w:hAnsi="微软雅黑" w:hint="eastAsia"/>
                <w:sz w:val="18"/>
                <w:szCs w:val="18"/>
              </w:rPr>
              <w:t>1</w:t>
            </w:r>
          </w:p>
        </w:tc>
        <w:tc>
          <w:tcPr>
            <w:tcW w:w="796" w:type="pct"/>
            <w:tcBorders>
              <w:top w:val="single" w:sz="4" w:space="0" w:color="auto"/>
              <w:left w:val="single" w:sz="4" w:space="0" w:color="auto"/>
              <w:bottom w:val="single" w:sz="4" w:space="0" w:color="auto"/>
              <w:right w:val="single" w:sz="4" w:space="0" w:color="auto"/>
            </w:tcBorders>
          </w:tcPr>
          <w:p w14:paraId="6903E0D8"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sz w:val="18"/>
                <w:szCs w:val="18"/>
              </w:rPr>
              <w:t>A</w:t>
            </w:r>
            <w:r w:rsidRPr="007B105D">
              <w:rPr>
                <w:rFonts w:asciiTheme="minorHAnsi" w:eastAsiaTheme="minorEastAsia" w:hAnsiTheme="minorHAnsi"/>
                <w:sz w:val="18"/>
                <w:szCs w:val="18"/>
              </w:rPr>
              <w:t>mount</w:t>
            </w:r>
          </w:p>
        </w:tc>
        <w:tc>
          <w:tcPr>
            <w:tcW w:w="1706" w:type="pct"/>
            <w:tcBorders>
              <w:top w:val="single" w:sz="4" w:space="0" w:color="auto"/>
              <w:left w:val="single" w:sz="4" w:space="0" w:color="auto"/>
              <w:bottom w:val="single" w:sz="4" w:space="0" w:color="auto"/>
              <w:right w:val="single" w:sz="4" w:space="0" w:color="auto"/>
            </w:tcBorders>
          </w:tcPr>
          <w:p w14:paraId="54D5AE69"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sz w:val="18"/>
                <w:szCs w:val="18"/>
              </w:rPr>
              <w:t>发生金额</w:t>
            </w:r>
            <w:r w:rsidRPr="007B105D">
              <w:rPr>
                <w:rFonts w:asciiTheme="minorHAnsi" w:eastAsiaTheme="minorEastAsia" w:hAnsiTheme="minorHAnsi" w:hint="eastAsia"/>
                <w:sz w:val="18"/>
                <w:szCs w:val="18"/>
              </w:rPr>
              <w:t>，消费币种的最小货币单位（分）</w:t>
            </w:r>
            <w:r>
              <w:rPr>
                <w:rFonts w:asciiTheme="minorHAnsi" w:eastAsiaTheme="minorEastAsia" w:hAnsiTheme="minorHAnsi"/>
                <w:sz w:val="18"/>
                <w:szCs w:val="18"/>
              </w:rPr>
              <w:t xml:space="preserve"> </w:t>
            </w:r>
          </w:p>
        </w:tc>
        <w:tc>
          <w:tcPr>
            <w:tcW w:w="722" w:type="pct"/>
            <w:tcBorders>
              <w:top w:val="single" w:sz="4" w:space="0" w:color="auto"/>
              <w:left w:val="single" w:sz="4" w:space="0" w:color="auto"/>
              <w:bottom w:val="single" w:sz="4" w:space="0" w:color="auto"/>
              <w:right w:val="single" w:sz="4" w:space="0" w:color="auto"/>
            </w:tcBorders>
          </w:tcPr>
          <w:p w14:paraId="2490DA39"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number(15</w:t>
            </w:r>
            <w:r w:rsidRPr="007B105D">
              <w:rPr>
                <w:rFonts w:asciiTheme="minorHAnsi" w:eastAsiaTheme="minorEastAsia" w:hAnsiTheme="minorHAnsi" w:hint="eastAsia"/>
                <w:sz w:val="18"/>
                <w:szCs w:val="18"/>
              </w:rPr>
              <w:t>，</w:t>
            </w:r>
            <w:r w:rsidRPr="007B105D">
              <w:rPr>
                <w:rFonts w:asciiTheme="minorHAnsi" w:eastAsiaTheme="minorEastAsia" w:hAnsiTheme="minorHAnsi" w:hint="eastAsia"/>
                <w:sz w:val="18"/>
                <w:szCs w:val="18"/>
              </w:rPr>
              <w:t>0)</w:t>
            </w:r>
          </w:p>
        </w:tc>
        <w:tc>
          <w:tcPr>
            <w:tcW w:w="287" w:type="pct"/>
            <w:tcBorders>
              <w:top w:val="single" w:sz="4" w:space="0" w:color="auto"/>
              <w:left w:val="single" w:sz="4" w:space="0" w:color="auto"/>
              <w:bottom w:val="single" w:sz="4" w:space="0" w:color="auto"/>
              <w:right w:val="single" w:sz="4" w:space="0" w:color="auto"/>
            </w:tcBorders>
          </w:tcPr>
          <w:p w14:paraId="64107BA5"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sz w:val="18"/>
                <w:szCs w:val="18"/>
              </w:rPr>
              <w:t>15</w:t>
            </w:r>
          </w:p>
        </w:tc>
        <w:tc>
          <w:tcPr>
            <w:tcW w:w="327" w:type="pct"/>
            <w:tcBorders>
              <w:top w:val="single" w:sz="4" w:space="0" w:color="auto"/>
              <w:left w:val="single" w:sz="4" w:space="0" w:color="auto"/>
              <w:bottom w:val="single" w:sz="4" w:space="0" w:color="auto"/>
              <w:right w:val="single" w:sz="4" w:space="0" w:color="auto"/>
            </w:tcBorders>
          </w:tcPr>
          <w:p w14:paraId="676458F5"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10" w:type="pct"/>
            <w:tcBorders>
              <w:top w:val="single" w:sz="4" w:space="0" w:color="auto"/>
              <w:left w:val="single" w:sz="4" w:space="0" w:color="auto"/>
              <w:bottom w:val="single" w:sz="4" w:space="0" w:color="auto"/>
              <w:right w:val="single" w:sz="4" w:space="0" w:color="auto"/>
            </w:tcBorders>
          </w:tcPr>
          <w:p w14:paraId="0FB59E0D"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sz w:val="18"/>
                <w:szCs w:val="18"/>
              </w:rPr>
              <w:t>1500</w:t>
            </w:r>
          </w:p>
        </w:tc>
      </w:tr>
      <w:tr w:rsidR="004F7283" w:rsidRPr="00841B6F" w14:paraId="6248508E" w14:textId="77777777" w:rsidTr="004F7283">
        <w:trPr>
          <w:trHeight w:val="287"/>
        </w:trPr>
        <w:tc>
          <w:tcPr>
            <w:tcW w:w="251" w:type="pct"/>
            <w:tcBorders>
              <w:top w:val="single" w:sz="4" w:space="0" w:color="auto"/>
              <w:left w:val="single" w:sz="4" w:space="0" w:color="auto"/>
              <w:bottom w:val="single" w:sz="4" w:space="0" w:color="auto"/>
              <w:right w:val="single" w:sz="4" w:space="0" w:color="auto"/>
            </w:tcBorders>
          </w:tcPr>
          <w:p w14:paraId="6A638586" w14:textId="77777777" w:rsidR="004F7283" w:rsidRPr="00841B6F" w:rsidRDefault="004F7283" w:rsidP="00300B25">
            <w:pPr>
              <w:rPr>
                <w:rFonts w:ascii="微软雅黑" w:eastAsia="微软雅黑" w:hAnsi="微软雅黑" w:cs="微软雅黑"/>
                <w:color w:val="000000" w:themeColor="text1"/>
                <w:sz w:val="18"/>
                <w:szCs w:val="18"/>
              </w:rPr>
            </w:pPr>
            <w:r w:rsidRPr="00841B6F">
              <w:rPr>
                <w:rFonts w:ascii="微软雅黑" w:eastAsia="微软雅黑" w:hAnsi="微软雅黑" w:cs="微软雅黑" w:hint="eastAsia"/>
                <w:color w:val="000000" w:themeColor="text1"/>
                <w:sz w:val="18"/>
                <w:szCs w:val="18"/>
              </w:rPr>
              <w:t>2</w:t>
            </w:r>
          </w:p>
        </w:tc>
        <w:tc>
          <w:tcPr>
            <w:tcW w:w="796" w:type="pct"/>
            <w:tcBorders>
              <w:top w:val="single" w:sz="4" w:space="0" w:color="auto"/>
              <w:left w:val="single" w:sz="4" w:space="0" w:color="auto"/>
              <w:bottom w:val="single" w:sz="4" w:space="0" w:color="auto"/>
              <w:right w:val="single" w:sz="4" w:space="0" w:color="auto"/>
            </w:tcBorders>
          </w:tcPr>
          <w:p w14:paraId="07065135" w14:textId="77777777" w:rsidR="004F7283" w:rsidRPr="00841B6F"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color w:val="000000" w:themeColor="text1"/>
                <w:sz w:val="18"/>
                <w:szCs w:val="18"/>
              </w:rPr>
            </w:pPr>
            <w:r>
              <w:rPr>
                <w:rFonts w:asciiTheme="minorHAnsi" w:eastAsiaTheme="minorEastAsia" w:hAnsiTheme="minorHAnsi" w:hint="eastAsia"/>
                <w:color w:val="000000" w:themeColor="text1"/>
                <w:sz w:val="18"/>
                <w:szCs w:val="18"/>
              </w:rPr>
              <w:t>Create</w:t>
            </w:r>
            <w:r w:rsidRPr="00841B6F">
              <w:rPr>
                <w:rFonts w:asciiTheme="minorHAnsi" w:eastAsiaTheme="minorEastAsia" w:hAnsiTheme="minorHAnsi"/>
                <w:color w:val="000000" w:themeColor="text1"/>
                <w:sz w:val="18"/>
                <w:szCs w:val="18"/>
              </w:rPr>
              <w:t>Date</w:t>
            </w:r>
          </w:p>
        </w:tc>
        <w:tc>
          <w:tcPr>
            <w:tcW w:w="1706" w:type="pct"/>
            <w:tcBorders>
              <w:top w:val="single" w:sz="4" w:space="0" w:color="auto"/>
              <w:left w:val="single" w:sz="4" w:space="0" w:color="auto"/>
              <w:bottom w:val="single" w:sz="4" w:space="0" w:color="auto"/>
              <w:right w:val="single" w:sz="4" w:space="0" w:color="auto"/>
            </w:tcBorders>
          </w:tcPr>
          <w:p w14:paraId="18660478" w14:textId="77777777" w:rsidR="004F7283" w:rsidRPr="00841B6F" w:rsidRDefault="004F7283" w:rsidP="00300B25">
            <w:pPr>
              <w:rPr>
                <w:rFonts w:asciiTheme="minorHAnsi" w:eastAsiaTheme="minorEastAsia" w:hAnsiTheme="minorHAnsi"/>
                <w:color w:val="000000" w:themeColor="text1"/>
                <w:sz w:val="18"/>
                <w:szCs w:val="18"/>
              </w:rPr>
            </w:pPr>
            <w:r w:rsidRPr="00841B6F">
              <w:rPr>
                <w:rFonts w:asciiTheme="minorHAnsi" w:eastAsiaTheme="minorEastAsia" w:hAnsiTheme="minorHAnsi"/>
                <w:color w:val="000000" w:themeColor="text1"/>
                <w:sz w:val="18"/>
                <w:szCs w:val="18"/>
              </w:rPr>
              <w:t>发生日期</w:t>
            </w:r>
          </w:p>
        </w:tc>
        <w:tc>
          <w:tcPr>
            <w:tcW w:w="722" w:type="pct"/>
            <w:tcBorders>
              <w:top w:val="single" w:sz="4" w:space="0" w:color="auto"/>
              <w:left w:val="single" w:sz="4" w:space="0" w:color="auto"/>
              <w:bottom w:val="single" w:sz="4" w:space="0" w:color="auto"/>
              <w:right w:val="single" w:sz="4" w:space="0" w:color="auto"/>
            </w:tcBorders>
          </w:tcPr>
          <w:p w14:paraId="1CC63B80" w14:textId="77777777" w:rsidR="004F7283" w:rsidRPr="00841B6F" w:rsidRDefault="004F7283" w:rsidP="00300B25">
            <w:pPr>
              <w:rPr>
                <w:rFonts w:asciiTheme="minorHAnsi" w:eastAsiaTheme="minorEastAsia" w:hAnsiTheme="minorHAnsi"/>
                <w:color w:val="000000" w:themeColor="text1"/>
                <w:sz w:val="18"/>
                <w:szCs w:val="18"/>
              </w:rPr>
            </w:pPr>
            <w:r w:rsidRPr="00841B6F">
              <w:rPr>
                <w:rFonts w:asciiTheme="minorHAnsi" w:eastAsiaTheme="minorEastAsia" w:hAnsiTheme="minorHAnsi" w:hint="eastAsia"/>
                <w:color w:val="000000" w:themeColor="text1"/>
                <w:sz w:val="18"/>
                <w:szCs w:val="18"/>
              </w:rPr>
              <w:t>date</w:t>
            </w:r>
          </w:p>
        </w:tc>
        <w:tc>
          <w:tcPr>
            <w:tcW w:w="287" w:type="pct"/>
            <w:tcBorders>
              <w:top w:val="single" w:sz="4" w:space="0" w:color="auto"/>
              <w:left w:val="single" w:sz="4" w:space="0" w:color="auto"/>
              <w:bottom w:val="single" w:sz="4" w:space="0" w:color="auto"/>
              <w:right w:val="single" w:sz="4" w:space="0" w:color="auto"/>
            </w:tcBorders>
          </w:tcPr>
          <w:p w14:paraId="7BE5510C" w14:textId="77777777" w:rsidR="004F7283" w:rsidRPr="00841B6F" w:rsidRDefault="004F7283" w:rsidP="00300B25">
            <w:pPr>
              <w:rPr>
                <w:rFonts w:asciiTheme="minorHAnsi" w:eastAsiaTheme="minorEastAsia" w:hAnsiTheme="minorHAnsi"/>
                <w:color w:val="000000" w:themeColor="text1"/>
                <w:sz w:val="18"/>
                <w:szCs w:val="18"/>
              </w:rPr>
            </w:pPr>
            <w:r w:rsidRPr="00841B6F">
              <w:rPr>
                <w:rFonts w:asciiTheme="minorHAnsi" w:eastAsiaTheme="minorEastAsia" w:hAnsiTheme="minorHAnsi" w:hint="eastAsia"/>
                <w:color w:val="000000" w:themeColor="text1"/>
                <w:sz w:val="18"/>
                <w:szCs w:val="18"/>
              </w:rPr>
              <w:t>20</w:t>
            </w:r>
          </w:p>
        </w:tc>
        <w:tc>
          <w:tcPr>
            <w:tcW w:w="327" w:type="pct"/>
            <w:tcBorders>
              <w:top w:val="single" w:sz="4" w:space="0" w:color="auto"/>
              <w:left w:val="single" w:sz="4" w:space="0" w:color="auto"/>
              <w:bottom w:val="single" w:sz="4" w:space="0" w:color="auto"/>
              <w:right w:val="single" w:sz="4" w:space="0" w:color="auto"/>
            </w:tcBorders>
          </w:tcPr>
          <w:p w14:paraId="2763385D" w14:textId="77777777" w:rsidR="004F7283" w:rsidRPr="00841B6F" w:rsidRDefault="004F7283" w:rsidP="00300B25">
            <w:pPr>
              <w:rPr>
                <w:rFonts w:asciiTheme="minorHAnsi" w:eastAsiaTheme="minorEastAsia" w:hAnsiTheme="minorHAnsi"/>
                <w:color w:val="000000" w:themeColor="text1"/>
                <w:sz w:val="18"/>
                <w:szCs w:val="18"/>
              </w:rPr>
            </w:pPr>
            <w:r w:rsidRPr="00841B6F">
              <w:rPr>
                <w:rFonts w:asciiTheme="minorHAnsi" w:eastAsiaTheme="minorEastAsia" w:hAnsiTheme="minorHAnsi" w:hint="eastAsia"/>
                <w:color w:val="000000" w:themeColor="text1"/>
                <w:sz w:val="18"/>
                <w:szCs w:val="18"/>
              </w:rPr>
              <w:t>M</w:t>
            </w:r>
          </w:p>
        </w:tc>
        <w:tc>
          <w:tcPr>
            <w:tcW w:w="910" w:type="pct"/>
            <w:tcBorders>
              <w:top w:val="single" w:sz="4" w:space="0" w:color="auto"/>
              <w:left w:val="single" w:sz="4" w:space="0" w:color="auto"/>
              <w:bottom w:val="single" w:sz="4" w:space="0" w:color="auto"/>
              <w:right w:val="single" w:sz="4" w:space="0" w:color="auto"/>
            </w:tcBorders>
          </w:tcPr>
          <w:p w14:paraId="24761D21" w14:textId="77777777" w:rsidR="004F7283" w:rsidRPr="00841B6F"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color w:val="000000" w:themeColor="text1"/>
                <w:sz w:val="18"/>
                <w:szCs w:val="18"/>
              </w:rPr>
            </w:pPr>
            <w:r w:rsidRPr="00841B6F">
              <w:rPr>
                <w:rFonts w:asciiTheme="minorHAnsi" w:eastAsiaTheme="minorEastAsia" w:hAnsiTheme="minorHAnsi" w:hint="eastAsia"/>
                <w:color w:val="000000" w:themeColor="text1"/>
                <w:sz w:val="18"/>
                <w:szCs w:val="18"/>
              </w:rPr>
              <w:t>2015-01-07 00:00:00</w:t>
            </w:r>
          </w:p>
        </w:tc>
      </w:tr>
      <w:tr w:rsidR="004F7283" w:rsidRPr="007B105D" w14:paraId="021FD348" w14:textId="77777777" w:rsidTr="004F7283">
        <w:trPr>
          <w:trHeight w:val="287"/>
        </w:trPr>
        <w:tc>
          <w:tcPr>
            <w:tcW w:w="251" w:type="pct"/>
            <w:tcBorders>
              <w:top w:val="single" w:sz="4" w:space="0" w:color="auto"/>
              <w:left w:val="single" w:sz="4" w:space="0" w:color="auto"/>
              <w:bottom w:val="single" w:sz="4" w:space="0" w:color="auto"/>
              <w:right w:val="single" w:sz="4" w:space="0" w:color="auto"/>
            </w:tcBorders>
          </w:tcPr>
          <w:p w14:paraId="0B474210"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796" w:type="pct"/>
            <w:tcBorders>
              <w:top w:val="single" w:sz="4" w:space="0" w:color="auto"/>
              <w:left w:val="single" w:sz="4" w:space="0" w:color="auto"/>
              <w:bottom w:val="single" w:sz="4" w:space="0" w:color="auto"/>
              <w:right w:val="single" w:sz="4" w:space="0" w:color="auto"/>
            </w:tcBorders>
          </w:tcPr>
          <w:p w14:paraId="47BE178F"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D</w:t>
            </w:r>
            <w:r w:rsidRPr="007B105D">
              <w:rPr>
                <w:rFonts w:asciiTheme="minorHAnsi" w:eastAsiaTheme="minorEastAsia" w:hAnsiTheme="minorHAnsi"/>
                <w:sz w:val="18"/>
                <w:szCs w:val="18"/>
              </w:rPr>
              <w:t>oneDate</w:t>
            </w:r>
          </w:p>
        </w:tc>
        <w:tc>
          <w:tcPr>
            <w:tcW w:w="1706" w:type="pct"/>
            <w:tcBorders>
              <w:top w:val="single" w:sz="4" w:space="0" w:color="auto"/>
              <w:left w:val="single" w:sz="4" w:space="0" w:color="auto"/>
              <w:bottom w:val="single" w:sz="4" w:space="0" w:color="auto"/>
              <w:right w:val="single" w:sz="4" w:space="0" w:color="auto"/>
            </w:tcBorders>
          </w:tcPr>
          <w:p w14:paraId="629AA82E"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完成</w:t>
            </w:r>
            <w:r w:rsidRPr="007B105D">
              <w:rPr>
                <w:rFonts w:asciiTheme="minorHAnsi" w:eastAsiaTheme="minorEastAsia" w:hAnsiTheme="minorHAnsi"/>
                <w:sz w:val="18"/>
                <w:szCs w:val="18"/>
              </w:rPr>
              <w:t>日期</w:t>
            </w:r>
          </w:p>
        </w:tc>
        <w:tc>
          <w:tcPr>
            <w:tcW w:w="722" w:type="pct"/>
            <w:tcBorders>
              <w:top w:val="single" w:sz="4" w:space="0" w:color="auto"/>
              <w:left w:val="single" w:sz="4" w:space="0" w:color="auto"/>
              <w:bottom w:val="single" w:sz="4" w:space="0" w:color="auto"/>
              <w:right w:val="single" w:sz="4" w:space="0" w:color="auto"/>
            </w:tcBorders>
          </w:tcPr>
          <w:p w14:paraId="6232E7BE"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date</w:t>
            </w:r>
          </w:p>
        </w:tc>
        <w:tc>
          <w:tcPr>
            <w:tcW w:w="287" w:type="pct"/>
            <w:tcBorders>
              <w:top w:val="single" w:sz="4" w:space="0" w:color="auto"/>
              <w:left w:val="single" w:sz="4" w:space="0" w:color="auto"/>
              <w:bottom w:val="single" w:sz="4" w:space="0" w:color="auto"/>
              <w:right w:val="single" w:sz="4" w:space="0" w:color="auto"/>
            </w:tcBorders>
          </w:tcPr>
          <w:p w14:paraId="55F1479A"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2</w:t>
            </w:r>
            <w:r w:rsidRPr="007B105D">
              <w:rPr>
                <w:rFonts w:asciiTheme="minorHAnsi" w:eastAsiaTheme="minorEastAsia" w:hAnsiTheme="minorHAnsi" w:hint="eastAsia"/>
                <w:sz w:val="18"/>
                <w:szCs w:val="18"/>
              </w:rPr>
              <w:t>0</w:t>
            </w:r>
          </w:p>
        </w:tc>
        <w:tc>
          <w:tcPr>
            <w:tcW w:w="327" w:type="pct"/>
            <w:tcBorders>
              <w:top w:val="single" w:sz="4" w:space="0" w:color="auto"/>
              <w:left w:val="single" w:sz="4" w:space="0" w:color="auto"/>
              <w:bottom w:val="single" w:sz="4" w:space="0" w:color="auto"/>
              <w:right w:val="single" w:sz="4" w:space="0" w:color="auto"/>
            </w:tcBorders>
          </w:tcPr>
          <w:p w14:paraId="2454C826"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C</w:t>
            </w:r>
          </w:p>
        </w:tc>
        <w:tc>
          <w:tcPr>
            <w:tcW w:w="910" w:type="pct"/>
            <w:tcBorders>
              <w:top w:val="single" w:sz="4" w:space="0" w:color="auto"/>
              <w:left w:val="single" w:sz="4" w:space="0" w:color="auto"/>
              <w:bottom w:val="single" w:sz="4" w:space="0" w:color="auto"/>
              <w:right w:val="single" w:sz="4" w:space="0" w:color="auto"/>
            </w:tcBorders>
          </w:tcPr>
          <w:p w14:paraId="638F0E2D"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841B6F">
              <w:rPr>
                <w:rFonts w:asciiTheme="minorHAnsi" w:eastAsiaTheme="minorEastAsia" w:hAnsiTheme="minorHAnsi" w:hint="eastAsia"/>
                <w:color w:val="000000" w:themeColor="text1"/>
                <w:sz w:val="18"/>
                <w:szCs w:val="18"/>
              </w:rPr>
              <w:t>2015-01-07 00:00:00</w:t>
            </w:r>
          </w:p>
        </w:tc>
      </w:tr>
      <w:tr w:rsidR="004F7283" w:rsidRPr="007B105D" w14:paraId="5A8EC5F5" w14:textId="77777777" w:rsidTr="004F7283">
        <w:trPr>
          <w:trHeight w:val="287"/>
        </w:trPr>
        <w:tc>
          <w:tcPr>
            <w:tcW w:w="251" w:type="pct"/>
            <w:tcBorders>
              <w:top w:val="single" w:sz="4" w:space="0" w:color="auto"/>
              <w:left w:val="single" w:sz="4" w:space="0" w:color="auto"/>
              <w:bottom w:val="single" w:sz="4" w:space="0" w:color="auto"/>
              <w:right w:val="single" w:sz="4" w:space="0" w:color="auto"/>
            </w:tcBorders>
          </w:tcPr>
          <w:p w14:paraId="19F91918"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796" w:type="pct"/>
            <w:tcBorders>
              <w:top w:val="single" w:sz="4" w:space="0" w:color="auto"/>
              <w:left w:val="single" w:sz="4" w:space="0" w:color="auto"/>
              <w:bottom w:val="single" w:sz="4" w:space="0" w:color="auto"/>
              <w:right w:val="single" w:sz="4" w:space="0" w:color="auto"/>
            </w:tcBorders>
          </w:tcPr>
          <w:p w14:paraId="04448072"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T</w:t>
            </w:r>
            <w:r w:rsidRPr="007B105D">
              <w:rPr>
                <w:rFonts w:asciiTheme="minorHAnsi" w:eastAsiaTheme="minorEastAsia" w:hAnsiTheme="minorHAnsi"/>
                <w:sz w:val="18"/>
                <w:szCs w:val="18"/>
              </w:rPr>
              <w:t>ransType</w:t>
            </w:r>
          </w:p>
        </w:tc>
        <w:tc>
          <w:tcPr>
            <w:tcW w:w="1706" w:type="pct"/>
            <w:tcBorders>
              <w:top w:val="single" w:sz="4" w:space="0" w:color="auto"/>
              <w:left w:val="single" w:sz="4" w:space="0" w:color="auto"/>
              <w:bottom w:val="single" w:sz="4" w:space="0" w:color="auto"/>
              <w:right w:val="single" w:sz="4" w:space="0" w:color="auto"/>
            </w:tcBorders>
          </w:tcPr>
          <w:p w14:paraId="53004DE9" w14:textId="77777777" w:rsidR="004F7283" w:rsidRDefault="004F7283" w:rsidP="00300B25">
            <w:pPr>
              <w:rPr>
                <w:rFonts w:asciiTheme="minorHAnsi" w:eastAsiaTheme="minorEastAsia" w:hAnsiTheme="minorHAnsi"/>
                <w:sz w:val="18"/>
                <w:szCs w:val="18"/>
              </w:rPr>
            </w:pPr>
            <w:r w:rsidRPr="007B105D">
              <w:rPr>
                <w:rFonts w:asciiTheme="minorHAnsi" w:eastAsiaTheme="minorEastAsia" w:hAnsiTheme="minorHAnsi"/>
                <w:sz w:val="18"/>
                <w:szCs w:val="18"/>
              </w:rPr>
              <w:t>业务类型</w:t>
            </w:r>
            <w:r w:rsidRPr="001E0BBD">
              <w:rPr>
                <w:rFonts w:asciiTheme="minorHAnsi" w:eastAsiaTheme="minorEastAsia" w:hAnsiTheme="minorHAnsi" w:hint="eastAsia"/>
                <w:sz w:val="18"/>
                <w:szCs w:val="18"/>
              </w:rPr>
              <w:t>，</w:t>
            </w:r>
            <w:r>
              <w:rPr>
                <w:rFonts w:asciiTheme="minorHAnsi" w:eastAsiaTheme="minorEastAsia" w:hAnsiTheme="minorHAnsi"/>
                <w:sz w:val="18"/>
                <w:szCs w:val="18"/>
              </w:rPr>
              <w:t xml:space="preserve"> </w:t>
            </w:r>
          </w:p>
          <w:p w14:paraId="4DB9BBD6" w14:textId="77777777" w:rsidR="004F7283" w:rsidRDefault="004F7283" w:rsidP="00300B25">
            <w:pPr>
              <w:rPr>
                <w:rFonts w:asciiTheme="minorHAnsi" w:eastAsiaTheme="minorEastAsia" w:hAnsiTheme="minorHAnsi"/>
                <w:sz w:val="18"/>
                <w:szCs w:val="18"/>
              </w:rPr>
            </w:pPr>
            <w:r w:rsidRPr="001E0BBD">
              <w:rPr>
                <w:rFonts w:asciiTheme="minorHAnsi" w:eastAsiaTheme="minorEastAsia" w:hAnsiTheme="minorHAnsi"/>
                <w:sz w:val="18"/>
                <w:szCs w:val="18"/>
              </w:rPr>
              <w:t>12-</w:t>
            </w:r>
            <w:r w:rsidRPr="001E0BBD">
              <w:rPr>
                <w:rFonts w:asciiTheme="minorHAnsi" w:eastAsiaTheme="minorEastAsia" w:hAnsiTheme="minorHAnsi"/>
                <w:sz w:val="18"/>
                <w:szCs w:val="18"/>
              </w:rPr>
              <w:t>申购</w:t>
            </w:r>
          </w:p>
          <w:p w14:paraId="6967D290" w14:textId="77777777" w:rsidR="004F7283" w:rsidRPr="007B105D" w:rsidRDefault="004F7283" w:rsidP="00300B25">
            <w:pPr>
              <w:rPr>
                <w:rFonts w:asciiTheme="minorHAnsi" w:eastAsiaTheme="minorEastAsia" w:hAnsiTheme="minorHAnsi"/>
                <w:sz w:val="18"/>
                <w:szCs w:val="18"/>
              </w:rPr>
            </w:pPr>
            <w:r w:rsidRPr="001E0BBD">
              <w:rPr>
                <w:rFonts w:asciiTheme="minorHAnsi" w:eastAsiaTheme="minorEastAsia" w:hAnsiTheme="minorHAnsi"/>
                <w:sz w:val="18"/>
                <w:szCs w:val="18"/>
              </w:rPr>
              <w:t>14-</w:t>
            </w:r>
            <w:r w:rsidRPr="001E0BBD">
              <w:rPr>
                <w:rFonts w:asciiTheme="minorHAnsi" w:eastAsiaTheme="minorEastAsia" w:hAnsiTheme="minorHAnsi"/>
                <w:sz w:val="18"/>
                <w:szCs w:val="18"/>
              </w:rPr>
              <w:t>赎回</w:t>
            </w:r>
          </w:p>
        </w:tc>
        <w:tc>
          <w:tcPr>
            <w:tcW w:w="722" w:type="pct"/>
            <w:tcBorders>
              <w:top w:val="single" w:sz="4" w:space="0" w:color="auto"/>
              <w:left w:val="single" w:sz="4" w:space="0" w:color="auto"/>
              <w:bottom w:val="single" w:sz="4" w:space="0" w:color="auto"/>
              <w:right w:val="single" w:sz="4" w:space="0" w:color="auto"/>
            </w:tcBorders>
          </w:tcPr>
          <w:p w14:paraId="4F05C5A3"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2B7BEA90"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2</w:t>
            </w:r>
          </w:p>
        </w:tc>
        <w:tc>
          <w:tcPr>
            <w:tcW w:w="327" w:type="pct"/>
            <w:tcBorders>
              <w:top w:val="single" w:sz="4" w:space="0" w:color="auto"/>
              <w:left w:val="single" w:sz="4" w:space="0" w:color="auto"/>
              <w:bottom w:val="single" w:sz="4" w:space="0" w:color="auto"/>
              <w:right w:val="single" w:sz="4" w:space="0" w:color="auto"/>
            </w:tcBorders>
          </w:tcPr>
          <w:p w14:paraId="4BE262D0"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10" w:type="pct"/>
            <w:tcBorders>
              <w:top w:val="single" w:sz="4" w:space="0" w:color="auto"/>
              <w:left w:val="single" w:sz="4" w:space="0" w:color="auto"/>
              <w:bottom w:val="single" w:sz="4" w:space="0" w:color="auto"/>
              <w:right w:val="single" w:sz="4" w:space="0" w:color="auto"/>
            </w:tcBorders>
          </w:tcPr>
          <w:p w14:paraId="46F5B0DC"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7B105D">
              <w:rPr>
                <w:rFonts w:asciiTheme="minorHAnsi" w:eastAsiaTheme="minorEastAsia" w:hAnsiTheme="minorHAnsi" w:hint="eastAsia"/>
                <w:sz w:val="18"/>
                <w:szCs w:val="18"/>
              </w:rPr>
              <w:t>1</w:t>
            </w:r>
            <w:r>
              <w:rPr>
                <w:rFonts w:asciiTheme="minorHAnsi" w:eastAsiaTheme="minorEastAsia" w:hAnsiTheme="minorHAnsi" w:hint="eastAsia"/>
                <w:sz w:val="18"/>
                <w:szCs w:val="18"/>
              </w:rPr>
              <w:t>4</w:t>
            </w:r>
          </w:p>
        </w:tc>
      </w:tr>
      <w:tr w:rsidR="004F7283" w:rsidRPr="007B105D" w14:paraId="236C6CBE" w14:textId="77777777" w:rsidTr="004F7283">
        <w:trPr>
          <w:trHeight w:val="287"/>
        </w:trPr>
        <w:tc>
          <w:tcPr>
            <w:tcW w:w="251" w:type="pct"/>
            <w:tcBorders>
              <w:top w:val="single" w:sz="4" w:space="0" w:color="auto"/>
              <w:left w:val="single" w:sz="4" w:space="0" w:color="auto"/>
              <w:bottom w:val="single" w:sz="4" w:space="0" w:color="auto"/>
              <w:right w:val="single" w:sz="4" w:space="0" w:color="auto"/>
            </w:tcBorders>
          </w:tcPr>
          <w:p w14:paraId="324D2045"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796" w:type="pct"/>
            <w:tcBorders>
              <w:top w:val="single" w:sz="4" w:space="0" w:color="auto"/>
              <w:left w:val="single" w:sz="4" w:space="0" w:color="auto"/>
              <w:bottom w:val="single" w:sz="4" w:space="0" w:color="auto"/>
              <w:right w:val="single" w:sz="4" w:space="0" w:color="auto"/>
            </w:tcBorders>
          </w:tcPr>
          <w:p w14:paraId="53DBCFDB"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B</w:t>
            </w:r>
            <w:r w:rsidRPr="007B105D">
              <w:rPr>
                <w:rFonts w:asciiTheme="minorHAnsi" w:eastAsiaTheme="minorEastAsia" w:hAnsiTheme="minorHAnsi"/>
                <w:sz w:val="18"/>
                <w:szCs w:val="18"/>
              </w:rPr>
              <w:t>ussSeqNo</w:t>
            </w:r>
          </w:p>
        </w:tc>
        <w:tc>
          <w:tcPr>
            <w:tcW w:w="1706" w:type="pct"/>
            <w:tcBorders>
              <w:top w:val="single" w:sz="4" w:space="0" w:color="auto"/>
              <w:left w:val="single" w:sz="4" w:space="0" w:color="auto"/>
              <w:bottom w:val="single" w:sz="4" w:space="0" w:color="auto"/>
              <w:right w:val="single" w:sz="4" w:space="0" w:color="auto"/>
            </w:tcBorders>
          </w:tcPr>
          <w:p w14:paraId="32C1E7C4"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sz w:val="18"/>
                <w:szCs w:val="18"/>
              </w:rPr>
              <w:t>交易流水号</w:t>
            </w:r>
          </w:p>
        </w:tc>
        <w:tc>
          <w:tcPr>
            <w:tcW w:w="722" w:type="pct"/>
            <w:tcBorders>
              <w:top w:val="single" w:sz="4" w:space="0" w:color="auto"/>
              <w:left w:val="single" w:sz="4" w:space="0" w:color="auto"/>
              <w:bottom w:val="single" w:sz="4" w:space="0" w:color="auto"/>
              <w:right w:val="single" w:sz="4" w:space="0" w:color="auto"/>
            </w:tcBorders>
          </w:tcPr>
          <w:p w14:paraId="53E5108F"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15B92D4C"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40</w:t>
            </w:r>
          </w:p>
        </w:tc>
        <w:tc>
          <w:tcPr>
            <w:tcW w:w="327" w:type="pct"/>
            <w:tcBorders>
              <w:top w:val="single" w:sz="4" w:space="0" w:color="auto"/>
              <w:left w:val="single" w:sz="4" w:space="0" w:color="auto"/>
              <w:bottom w:val="single" w:sz="4" w:space="0" w:color="auto"/>
              <w:right w:val="single" w:sz="4" w:space="0" w:color="auto"/>
            </w:tcBorders>
          </w:tcPr>
          <w:p w14:paraId="7C0B6CEF"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10" w:type="pct"/>
            <w:tcBorders>
              <w:top w:val="single" w:sz="4" w:space="0" w:color="auto"/>
              <w:left w:val="single" w:sz="4" w:space="0" w:color="auto"/>
              <w:bottom w:val="single" w:sz="4" w:space="0" w:color="auto"/>
              <w:right w:val="single" w:sz="4" w:space="0" w:color="auto"/>
            </w:tcBorders>
          </w:tcPr>
          <w:p w14:paraId="5D5F1318"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7C558B">
              <w:rPr>
                <w:rFonts w:asciiTheme="minorHAnsi" w:eastAsiaTheme="minorEastAsia" w:hAnsiTheme="minorHAnsi" w:hint="eastAsia"/>
                <w:sz w:val="18"/>
                <w:szCs w:val="18"/>
              </w:rPr>
              <w:t>20151229113030000000000000012345</w:t>
            </w:r>
          </w:p>
        </w:tc>
      </w:tr>
      <w:tr w:rsidR="004F7283" w:rsidRPr="007B105D" w14:paraId="74A8DBCD" w14:textId="77777777" w:rsidTr="004F7283">
        <w:trPr>
          <w:trHeight w:val="283"/>
        </w:trPr>
        <w:tc>
          <w:tcPr>
            <w:tcW w:w="251" w:type="pct"/>
            <w:tcBorders>
              <w:top w:val="single" w:sz="4" w:space="0" w:color="auto"/>
              <w:left w:val="single" w:sz="4" w:space="0" w:color="auto"/>
              <w:bottom w:val="single" w:sz="4" w:space="0" w:color="auto"/>
              <w:right w:val="single" w:sz="4" w:space="0" w:color="auto"/>
            </w:tcBorders>
          </w:tcPr>
          <w:p w14:paraId="11947384"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796" w:type="pct"/>
            <w:tcBorders>
              <w:top w:val="single" w:sz="4" w:space="0" w:color="auto"/>
              <w:left w:val="single" w:sz="4" w:space="0" w:color="auto"/>
              <w:bottom w:val="single" w:sz="4" w:space="0" w:color="auto"/>
              <w:right w:val="single" w:sz="4" w:space="0" w:color="auto"/>
            </w:tcBorders>
          </w:tcPr>
          <w:p w14:paraId="0720552A"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S</w:t>
            </w:r>
            <w:r w:rsidRPr="007B105D">
              <w:rPr>
                <w:rFonts w:asciiTheme="minorHAnsi" w:eastAsiaTheme="minorEastAsia" w:hAnsiTheme="minorHAnsi"/>
                <w:sz w:val="18"/>
                <w:szCs w:val="18"/>
              </w:rPr>
              <w:t>tatus</w:t>
            </w:r>
          </w:p>
        </w:tc>
        <w:tc>
          <w:tcPr>
            <w:tcW w:w="1706" w:type="pct"/>
            <w:tcBorders>
              <w:top w:val="single" w:sz="4" w:space="0" w:color="auto"/>
              <w:left w:val="single" w:sz="4" w:space="0" w:color="auto"/>
              <w:bottom w:val="single" w:sz="4" w:space="0" w:color="auto"/>
              <w:right w:val="single" w:sz="4" w:space="0" w:color="auto"/>
            </w:tcBorders>
          </w:tcPr>
          <w:p w14:paraId="57999746" w14:textId="77777777" w:rsidR="004F7283"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可能返回</w:t>
            </w:r>
            <w:r w:rsidRPr="007B105D">
              <w:rPr>
                <w:rFonts w:asciiTheme="minorHAnsi" w:eastAsiaTheme="minorEastAsia" w:hAnsiTheme="minorHAnsi"/>
                <w:sz w:val="18"/>
                <w:szCs w:val="18"/>
              </w:rPr>
              <w:t>状态</w:t>
            </w:r>
            <w:r>
              <w:rPr>
                <w:rFonts w:asciiTheme="minorHAnsi" w:eastAsiaTheme="minorEastAsia" w:hAnsiTheme="minorHAnsi" w:hint="eastAsia"/>
                <w:sz w:val="18"/>
                <w:szCs w:val="18"/>
              </w:rPr>
              <w:t>枚举</w:t>
            </w:r>
            <w:r>
              <w:rPr>
                <w:rFonts w:asciiTheme="minorHAnsi" w:eastAsiaTheme="minorEastAsia" w:hAnsiTheme="minorHAnsi"/>
                <w:sz w:val="18"/>
                <w:szCs w:val="18"/>
              </w:rPr>
              <w:t>值</w:t>
            </w:r>
            <w:r>
              <w:rPr>
                <w:rFonts w:asciiTheme="minorHAnsi" w:eastAsiaTheme="minorEastAsia" w:hAnsiTheme="minorHAnsi" w:hint="eastAsia"/>
                <w:sz w:val="18"/>
                <w:szCs w:val="18"/>
              </w:rPr>
              <w:t>：</w:t>
            </w:r>
          </w:p>
          <w:p w14:paraId="79CDB28B" w14:textId="77777777" w:rsidR="004F7283" w:rsidRDefault="004F7283" w:rsidP="00300B25">
            <w:pPr>
              <w:rPr>
                <w:rFonts w:asciiTheme="minorHAnsi" w:eastAsiaTheme="minorEastAsia" w:hAnsiTheme="minorHAnsi"/>
                <w:sz w:val="18"/>
                <w:szCs w:val="18"/>
              </w:rPr>
            </w:pPr>
            <w:r w:rsidRPr="001E0BBD">
              <w:rPr>
                <w:rFonts w:asciiTheme="minorHAnsi" w:eastAsiaTheme="minorEastAsia" w:hAnsiTheme="minorHAnsi"/>
                <w:sz w:val="18"/>
                <w:szCs w:val="18"/>
              </w:rPr>
              <w:t xml:space="preserve">inprocess </w:t>
            </w:r>
            <w:r>
              <w:rPr>
                <w:rFonts w:asciiTheme="minorHAnsi" w:eastAsiaTheme="minorEastAsia" w:hAnsiTheme="minorHAnsi" w:hint="eastAsia"/>
                <w:sz w:val="18"/>
                <w:szCs w:val="18"/>
              </w:rPr>
              <w:t>：</w:t>
            </w:r>
            <w:r w:rsidRPr="001E0BBD">
              <w:rPr>
                <w:rFonts w:asciiTheme="minorHAnsi" w:eastAsiaTheme="minorEastAsia" w:hAnsiTheme="minorHAnsi"/>
                <w:sz w:val="18"/>
                <w:szCs w:val="18"/>
              </w:rPr>
              <w:t>处理中</w:t>
            </w:r>
          </w:p>
          <w:p w14:paraId="3744EA34" w14:textId="77777777" w:rsidR="004F7283" w:rsidRDefault="004F7283" w:rsidP="00300B25">
            <w:pPr>
              <w:rPr>
                <w:rFonts w:asciiTheme="minorHAnsi" w:eastAsiaTheme="minorEastAsia" w:hAnsiTheme="minorHAnsi"/>
                <w:sz w:val="18"/>
                <w:szCs w:val="18"/>
              </w:rPr>
            </w:pPr>
            <w:r w:rsidRPr="001E0BBD">
              <w:rPr>
                <w:rFonts w:asciiTheme="minorHAnsi" w:eastAsiaTheme="minorEastAsia" w:hAnsiTheme="minorHAnsi"/>
                <w:sz w:val="18"/>
                <w:szCs w:val="18"/>
              </w:rPr>
              <w:t xml:space="preserve">success </w:t>
            </w:r>
            <w:r>
              <w:rPr>
                <w:rFonts w:asciiTheme="minorHAnsi" w:eastAsiaTheme="minorEastAsia" w:hAnsiTheme="minorHAnsi" w:hint="eastAsia"/>
                <w:sz w:val="18"/>
                <w:szCs w:val="18"/>
              </w:rPr>
              <w:t>：</w:t>
            </w:r>
            <w:r w:rsidRPr="001E0BBD">
              <w:rPr>
                <w:rFonts w:asciiTheme="minorHAnsi" w:eastAsiaTheme="minorEastAsia" w:hAnsiTheme="minorHAnsi"/>
                <w:sz w:val="18"/>
                <w:szCs w:val="18"/>
              </w:rPr>
              <w:t>成功</w:t>
            </w:r>
          </w:p>
          <w:p w14:paraId="7E6FE74C" w14:textId="7E54939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sz w:val="18"/>
                <w:szCs w:val="18"/>
              </w:rPr>
              <w:t>failure</w:t>
            </w:r>
            <w:r>
              <w:rPr>
                <w:rFonts w:asciiTheme="minorHAnsi" w:eastAsiaTheme="minorEastAsia" w:hAnsiTheme="minorHAnsi" w:hint="eastAsia"/>
                <w:sz w:val="18"/>
                <w:szCs w:val="18"/>
              </w:rPr>
              <w:t>：</w:t>
            </w:r>
            <w:r w:rsidRPr="001E0BBD">
              <w:rPr>
                <w:rFonts w:asciiTheme="minorHAnsi" w:eastAsiaTheme="minorEastAsia" w:hAnsiTheme="minorHAnsi"/>
                <w:sz w:val="18"/>
                <w:szCs w:val="18"/>
              </w:rPr>
              <w:t>失败</w:t>
            </w:r>
          </w:p>
        </w:tc>
        <w:tc>
          <w:tcPr>
            <w:tcW w:w="722" w:type="pct"/>
            <w:tcBorders>
              <w:top w:val="single" w:sz="4" w:space="0" w:color="auto"/>
              <w:left w:val="single" w:sz="4" w:space="0" w:color="auto"/>
              <w:bottom w:val="single" w:sz="4" w:space="0" w:color="auto"/>
              <w:right w:val="single" w:sz="4" w:space="0" w:color="auto"/>
            </w:tcBorders>
          </w:tcPr>
          <w:p w14:paraId="260953E9"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4EE4CA84"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9</w:t>
            </w:r>
          </w:p>
        </w:tc>
        <w:tc>
          <w:tcPr>
            <w:tcW w:w="327" w:type="pct"/>
            <w:tcBorders>
              <w:top w:val="single" w:sz="4" w:space="0" w:color="auto"/>
              <w:left w:val="single" w:sz="4" w:space="0" w:color="auto"/>
              <w:bottom w:val="single" w:sz="4" w:space="0" w:color="auto"/>
              <w:right w:val="single" w:sz="4" w:space="0" w:color="auto"/>
            </w:tcBorders>
          </w:tcPr>
          <w:p w14:paraId="3A39FE9F"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M</w:t>
            </w:r>
          </w:p>
        </w:tc>
        <w:tc>
          <w:tcPr>
            <w:tcW w:w="910" w:type="pct"/>
            <w:tcBorders>
              <w:top w:val="single" w:sz="4" w:space="0" w:color="auto"/>
              <w:left w:val="single" w:sz="4" w:space="0" w:color="auto"/>
              <w:bottom w:val="single" w:sz="4" w:space="0" w:color="auto"/>
              <w:right w:val="single" w:sz="4" w:space="0" w:color="auto"/>
            </w:tcBorders>
          </w:tcPr>
          <w:p w14:paraId="5DE9FD57"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7B105D">
              <w:rPr>
                <w:rFonts w:asciiTheme="minorHAnsi" w:eastAsiaTheme="minorEastAsia" w:hAnsiTheme="minorHAnsi"/>
                <w:sz w:val="18"/>
                <w:szCs w:val="18"/>
              </w:rPr>
              <w:t>inprocess</w:t>
            </w:r>
          </w:p>
        </w:tc>
      </w:tr>
      <w:tr w:rsidR="004F7283" w:rsidRPr="007B105D" w14:paraId="096106ED" w14:textId="77777777" w:rsidTr="004F7283">
        <w:trPr>
          <w:trHeight w:val="283"/>
        </w:trPr>
        <w:tc>
          <w:tcPr>
            <w:tcW w:w="251" w:type="pct"/>
            <w:tcBorders>
              <w:top w:val="single" w:sz="4" w:space="0" w:color="auto"/>
              <w:left w:val="single" w:sz="4" w:space="0" w:color="auto"/>
              <w:bottom w:val="single" w:sz="4" w:space="0" w:color="auto"/>
              <w:right w:val="single" w:sz="4" w:space="0" w:color="auto"/>
            </w:tcBorders>
          </w:tcPr>
          <w:p w14:paraId="0D054894"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796" w:type="pct"/>
            <w:tcBorders>
              <w:top w:val="single" w:sz="4" w:space="0" w:color="auto"/>
              <w:left w:val="single" w:sz="4" w:space="0" w:color="auto"/>
              <w:bottom w:val="single" w:sz="4" w:space="0" w:color="auto"/>
              <w:right w:val="single" w:sz="4" w:space="0" w:color="auto"/>
            </w:tcBorders>
          </w:tcPr>
          <w:p w14:paraId="1EBE080B" w14:textId="77777777" w:rsidR="004F7283"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hint="eastAsia"/>
                <w:sz w:val="18"/>
                <w:szCs w:val="18"/>
              </w:rPr>
              <w:t>FailReason</w:t>
            </w:r>
          </w:p>
        </w:tc>
        <w:tc>
          <w:tcPr>
            <w:tcW w:w="1706" w:type="pct"/>
            <w:tcBorders>
              <w:top w:val="single" w:sz="4" w:space="0" w:color="auto"/>
              <w:left w:val="single" w:sz="4" w:space="0" w:color="auto"/>
              <w:bottom w:val="single" w:sz="4" w:space="0" w:color="auto"/>
              <w:right w:val="single" w:sz="4" w:space="0" w:color="auto"/>
            </w:tcBorders>
          </w:tcPr>
          <w:p w14:paraId="7B476343"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失败原因</w:t>
            </w:r>
          </w:p>
        </w:tc>
        <w:tc>
          <w:tcPr>
            <w:tcW w:w="722" w:type="pct"/>
            <w:tcBorders>
              <w:top w:val="single" w:sz="4" w:space="0" w:color="auto"/>
              <w:left w:val="single" w:sz="4" w:space="0" w:color="auto"/>
              <w:bottom w:val="single" w:sz="4" w:space="0" w:color="auto"/>
              <w:right w:val="single" w:sz="4" w:space="0" w:color="auto"/>
            </w:tcBorders>
          </w:tcPr>
          <w:p w14:paraId="7CB7F64D"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3870D6A4"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200</w:t>
            </w:r>
          </w:p>
        </w:tc>
        <w:tc>
          <w:tcPr>
            <w:tcW w:w="327" w:type="pct"/>
            <w:tcBorders>
              <w:top w:val="single" w:sz="4" w:space="0" w:color="auto"/>
              <w:left w:val="single" w:sz="4" w:space="0" w:color="auto"/>
              <w:bottom w:val="single" w:sz="4" w:space="0" w:color="auto"/>
              <w:right w:val="single" w:sz="4" w:space="0" w:color="auto"/>
            </w:tcBorders>
          </w:tcPr>
          <w:p w14:paraId="5BE7365B"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C</w:t>
            </w:r>
          </w:p>
        </w:tc>
        <w:tc>
          <w:tcPr>
            <w:tcW w:w="910" w:type="pct"/>
            <w:tcBorders>
              <w:top w:val="single" w:sz="4" w:space="0" w:color="auto"/>
              <w:left w:val="single" w:sz="4" w:space="0" w:color="auto"/>
              <w:bottom w:val="single" w:sz="4" w:space="0" w:color="auto"/>
              <w:right w:val="single" w:sz="4" w:space="0" w:color="auto"/>
            </w:tcBorders>
          </w:tcPr>
          <w:p w14:paraId="501D26A9"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r w:rsidR="004F7283" w:rsidRPr="007B105D" w14:paraId="79084166" w14:textId="77777777" w:rsidTr="004F7283">
        <w:trPr>
          <w:trHeight w:val="283"/>
        </w:trPr>
        <w:tc>
          <w:tcPr>
            <w:tcW w:w="251" w:type="pct"/>
            <w:tcBorders>
              <w:top w:val="single" w:sz="4" w:space="0" w:color="auto"/>
              <w:left w:val="single" w:sz="4" w:space="0" w:color="auto"/>
              <w:bottom w:val="single" w:sz="4" w:space="0" w:color="auto"/>
              <w:right w:val="single" w:sz="4" w:space="0" w:color="auto"/>
            </w:tcBorders>
          </w:tcPr>
          <w:p w14:paraId="6A536A4B"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796" w:type="pct"/>
            <w:tcBorders>
              <w:top w:val="single" w:sz="4" w:space="0" w:color="auto"/>
              <w:left w:val="single" w:sz="4" w:space="0" w:color="auto"/>
              <w:bottom w:val="single" w:sz="4" w:space="0" w:color="auto"/>
              <w:right w:val="single" w:sz="4" w:space="0" w:color="auto"/>
            </w:tcBorders>
          </w:tcPr>
          <w:p w14:paraId="1D21A1EE" w14:textId="77777777" w:rsidR="004F7283"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hint="eastAsia"/>
                <w:sz w:val="18"/>
                <w:szCs w:val="18"/>
              </w:rPr>
              <w:t>P</w:t>
            </w:r>
            <w:r w:rsidRPr="006857EA">
              <w:rPr>
                <w:rFonts w:asciiTheme="minorHAnsi" w:eastAsiaTheme="minorEastAsia" w:hAnsiTheme="minorHAnsi"/>
                <w:sz w:val="18"/>
                <w:szCs w:val="18"/>
              </w:rPr>
              <w:t>rofitStartDate</w:t>
            </w:r>
          </w:p>
        </w:tc>
        <w:tc>
          <w:tcPr>
            <w:tcW w:w="1706" w:type="pct"/>
            <w:tcBorders>
              <w:top w:val="single" w:sz="4" w:space="0" w:color="auto"/>
              <w:left w:val="single" w:sz="4" w:space="0" w:color="auto"/>
              <w:bottom w:val="single" w:sz="4" w:space="0" w:color="auto"/>
              <w:right w:val="single" w:sz="4" w:space="0" w:color="auto"/>
            </w:tcBorders>
          </w:tcPr>
          <w:p w14:paraId="2E4DE368" w14:textId="77777777" w:rsidR="004F7283" w:rsidRDefault="004F7283" w:rsidP="00300B25">
            <w:pPr>
              <w:rPr>
                <w:rFonts w:asciiTheme="minorHAnsi" w:eastAsiaTheme="minorEastAsia" w:hAnsiTheme="minorHAnsi"/>
                <w:sz w:val="18"/>
                <w:szCs w:val="18"/>
              </w:rPr>
            </w:pPr>
            <w:r w:rsidRPr="006857EA">
              <w:rPr>
                <w:rFonts w:asciiTheme="minorHAnsi" w:eastAsiaTheme="minorEastAsia" w:hAnsiTheme="minorHAnsi" w:hint="eastAsia"/>
                <w:sz w:val="18"/>
                <w:szCs w:val="18"/>
              </w:rPr>
              <w:t>开始计算收益时间</w:t>
            </w:r>
            <w:r>
              <w:rPr>
                <w:rFonts w:asciiTheme="minorHAnsi" w:eastAsiaTheme="minorEastAsia" w:hAnsiTheme="minorHAnsi" w:hint="eastAsia"/>
                <w:sz w:val="18"/>
                <w:szCs w:val="18"/>
              </w:rPr>
              <w:t>（申购交易属性）</w:t>
            </w:r>
          </w:p>
        </w:tc>
        <w:tc>
          <w:tcPr>
            <w:tcW w:w="722" w:type="pct"/>
            <w:tcBorders>
              <w:top w:val="single" w:sz="4" w:space="0" w:color="auto"/>
              <w:left w:val="single" w:sz="4" w:space="0" w:color="auto"/>
              <w:bottom w:val="single" w:sz="4" w:space="0" w:color="auto"/>
              <w:right w:val="single" w:sz="4" w:space="0" w:color="auto"/>
            </w:tcBorders>
          </w:tcPr>
          <w:p w14:paraId="7D19CC3E" w14:textId="77777777" w:rsidR="004F7283"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date</w:t>
            </w:r>
          </w:p>
        </w:tc>
        <w:tc>
          <w:tcPr>
            <w:tcW w:w="287" w:type="pct"/>
            <w:tcBorders>
              <w:top w:val="single" w:sz="4" w:space="0" w:color="auto"/>
              <w:left w:val="single" w:sz="4" w:space="0" w:color="auto"/>
              <w:bottom w:val="single" w:sz="4" w:space="0" w:color="auto"/>
              <w:right w:val="single" w:sz="4" w:space="0" w:color="auto"/>
            </w:tcBorders>
          </w:tcPr>
          <w:p w14:paraId="61BD60F4" w14:textId="77777777" w:rsidR="004F7283"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10</w:t>
            </w:r>
          </w:p>
        </w:tc>
        <w:tc>
          <w:tcPr>
            <w:tcW w:w="327" w:type="pct"/>
            <w:tcBorders>
              <w:top w:val="single" w:sz="4" w:space="0" w:color="auto"/>
              <w:left w:val="single" w:sz="4" w:space="0" w:color="auto"/>
              <w:bottom w:val="single" w:sz="4" w:space="0" w:color="auto"/>
              <w:right w:val="single" w:sz="4" w:space="0" w:color="auto"/>
            </w:tcBorders>
          </w:tcPr>
          <w:p w14:paraId="393D695A" w14:textId="77777777" w:rsidR="004F7283"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C</w:t>
            </w:r>
          </w:p>
        </w:tc>
        <w:tc>
          <w:tcPr>
            <w:tcW w:w="910" w:type="pct"/>
            <w:tcBorders>
              <w:top w:val="single" w:sz="4" w:space="0" w:color="auto"/>
              <w:left w:val="single" w:sz="4" w:space="0" w:color="auto"/>
              <w:bottom w:val="single" w:sz="4" w:space="0" w:color="auto"/>
              <w:right w:val="single" w:sz="4" w:space="0" w:color="auto"/>
            </w:tcBorders>
          </w:tcPr>
          <w:p w14:paraId="03FF6D14" w14:textId="77777777" w:rsidR="004F7283" w:rsidRPr="007B105D"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841B6F">
              <w:rPr>
                <w:rFonts w:asciiTheme="minorHAnsi" w:eastAsiaTheme="minorEastAsia" w:hAnsiTheme="minorHAnsi" w:hint="eastAsia"/>
                <w:color w:val="000000" w:themeColor="text1"/>
                <w:sz w:val="18"/>
                <w:szCs w:val="18"/>
              </w:rPr>
              <w:t>2015-01-07 00:00:00</w:t>
            </w:r>
          </w:p>
        </w:tc>
      </w:tr>
      <w:tr w:rsidR="004F7283" w:rsidRPr="007B105D" w14:paraId="4124D6D1" w14:textId="77777777" w:rsidTr="004F7283">
        <w:trPr>
          <w:trHeight w:val="283"/>
        </w:trPr>
        <w:tc>
          <w:tcPr>
            <w:tcW w:w="251" w:type="pct"/>
            <w:tcBorders>
              <w:top w:val="single" w:sz="4" w:space="0" w:color="auto"/>
              <w:left w:val="single" w:sz="4" w:space="0" w:color="auto"/>
              <w:bottom w:val="single" w:sz="4" w:space="0" w:color="auto"/>
              <w:right w:val="single" w:sz="4" w:space="0" w:color="auto"/>
            </w:tcBorders>
          </w:tcPr>
          <w:p w14:paraId="4CC1DB8B"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796" w:type="pct"/>
            <w:tcBorders>
              <w:top w:val="single" w:sz="4" w:space="0" w:color="auto"/>
              <w:left w:val="single" w:sz="4" w:space="0" w:color="auto"/>
              <w:bottom w:val="single" w:sz="4" w:space="0" w:color="auto"/>
              <w:right w:val="single" w:sz="4" w:space="0" w:color="auto"/>
            </w:tcBorders>
          </w:tcPr>
          <w:p w14:paraId="44103624" w14:textId="77777777" w:rsidR="004F7283"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hint="eastAsia"/>
                <w:sz w:val="18"/>
                <w:szCs w:val="18"/>
              </w:rPr>
              <w:t>P</w:t>
            </w:r>
            <w:r w:rsidRPr="006857EA">
              <w:rPr>
                <w:rFonts w:asciiTheme="minorHAnsi" w:eastAsiaTheme="minorEastAsia" w:hAnsiTheme="minorHAnsi"/>
                <w:sz w:val="18"/>
                <w:szCs w:val="18"/>
              </w:rPr>
              <w:t>rofitEntryDate</w:t>
            </w:r>
          </w:p>
        </w:tc>
        <w:tc>
          <w:tcPr>
            <w:tcW w:w="1706" w:type="pct"/>
            <w:tcBorders>
              <w:top w:val="single" w:sz="4" w:space="0" w:color="auto"/>
              <w:left w:val="single" w:sz="4" w:space="0" w:color="auto"/>
              <w:bottom w:val="single" w:sz="4" w:space="0" w:color="auto"/>
              <w:right w:val="single" w:sz="4" w:space="0" w:color="auto"/>
            </w:tcBorders>
          </w:tcPr>
          <w:p w14:paraId="3CF9EA54" w14:textId="77777777" w:rsidR="004F7283" w:rsidRPr="006857EA" w:rsidRDefault="004F7283" w:rsidP="00300B25">
            <w:pPr>
              <w:rPr>
                <w:rFonts w:asciiTheme="minorHAnsi" w:eastAsiaTheme="minorEastAsia" w:hAnsiTheme="minorHAnsi"/>
                <w:sz w:val="18"/>
                <w:szCs w:val="18"/>
              </w:rPr>
            </w:pPr>
            <w:r w:rsidRPr="006857EA">
              <w:rPr>
                <w:rFonts w:asciiTheme="minorHAnsi" w:eastAsiaTheme="minorEastAsia" w:hAnsiTheme="minorHAnsi" w:hint="eastAsia"/>
                <w:sz w:val="18"/>
                <w:szCs w:val="18"/>
              </w:rPr>
              <w:t>收益入账时间</w:t>
            </w:r>
            <w:r>
              <w:rPr>
                <w:rFonts w:asciiTheme="minorHAnsi" w:eastAsiaTheme="minorEastAsia" w:hAnsiTheme="minorHAnsi" w:hint="eastAsia"/>
                <w:sz w:val="18"/>
                <w:szCs w:val="18"/>
              </w:rPr>
              <w:t>（申购交易属性）</w:t>
            </w:r>
          </w:p>
        </w:tc>
        <w:tc>
          <w:tcPr>
            <w:tcW w:w="722" w:type="pct"/>
            <w:tcBorders>
              <w:top w:val="single" w:sz="4" w:space="0" w:color="auto"/>
              <w:left w:val="single" w:sz="4" w:space="0" w:color="auto"/>
              <w:bottom w:val="single" w:sz="4" w:space="0" w:color="auto"/>
              <w:right w:val="single" w:sz="4" w:space="0" w:color="auto"/>
            </w:tcBorders>
          </w:tcPr>
          <w:p w14:paraId="5A9F7DE4"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date</w:t>
            </w:r>
          </w:p>
        </w:tc>
        <w:tc>
          <w:tcPr>
            <w:tcW w:w="287" w:type="pct"/>
            <w:tcBorders>
              <w:top w:val="single" w:sz="4" w:space="0" w:color="auto"/>
              <w:left w:val="single" w:sz="4" w:space="0" w:color="auto"/>
              <w:bottom w:val="single" w:sz="4" w:space="0" w:color="auto"/>
              <w:right w:val="single" w:sz="4" w:space="0" w:color="auto"/>
            </w:tcBorders>
          </w:tcPr>
          <w:p w14:paraId="33AD8AD1"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10</w:t>
            </w:r>
          </w:p>
        </w:tc>
        <w:tc>
          <w:tcPr>
            <w:tcW w:w="327" w:type="pct"/>
            <w:tcBorders>
              <w:top w:val="single" w:sz="4" w:space="0" w:color="auto"/>
              <w:left w:val="single" w:sz="4" w:space="0" w:color="auto"/>
              <w:bottom w:val="single" w:sz="4" w:space="0" w:color="auto"/>
              <w:right w:val="single" w:sz="4" w:space="0" w:color="auto"/>
            </w:tcBorders>
          </w:tcPr>
          <w:p w14:paraId="23B3387D"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C</w:t>
            </w:r>
          </w:p>
        </w:tc>
        <w:tc>
          <w:tcPr>
            <w:tcW w:w="910" w:type="pct"/>
            <w:tcBorders>
              <w:top w:val="single" w:sz="4" w:space="0" w:color="auto"/>
              <w:left w:val="single" w:sz="4" w:space="0" w:color="auto"/>
              <w:bottom w:val="single" w:sz="4" w:space="0" w:color="auto"/>
              <w:right w:val="single" w:sz="4" w:space="0" w:color="auto"/>
            </w:tcBorders>
          </w:tcPr>
          <w:p w14:paraId="2D8ACE9B" w14:textId="77777777" w:rsidR="004F7283"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841B6F">
              <w:rPr>
                <w:rFonts w:asciiTheme="minorHAnsi" w:eastAsiaTheme="minorEastAsia" w:hAnsiTheme="minorHAnsi" w:hint="eastAsia"/>
                <w:color w:val="000000" w:themeColor="text1"/>
                <w:sz w:val="18"/>
                <w:szCs w:val="18"/>
              </w:rPr>
              <w:t>2015-01-07 00:00:00</w:t>
            </w:r>
          </w:p>
        </w:tc>
      </w:tr>
      <w:tr w:rsidR="004F7283" w:rsidRPr="007B105D" w14:paraId="4DD9B2D6" w14:textId="77777777" w:rsidTr="004F7283">
        <w:trPr>
          <w:trHeight w:val="283"/>
        </w:trPr>
        <w:tc>
          <w:tcPr>
            <w:tcW w:w="251" w:type="pct"/>
            <w:tcBorders>
              <w:top w:val="single" w:sz="4" w:space="0" w:color="auto"/>
              <w:left w:val="single" w:sz="4" w:space="0" w:color="auto"/>
              <w:bottom w:val="single" w:sz="4" w:space="0" w:color="auto"/>
              <w:right w:val="single" w:sz="4" w:space="0" w:color="auto"/>
            </w:tcBorders>
          </w:tcPr>
          <w:p w14:paraId="3D51E6D8"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10</w:t>
            </w:r>
          </w:p>
        </w:tc>
        <w:tc>
          <w:tcPr>
            <w:tcW w:w="796" w:type="pct"/>
            <w:tcBorders>
              <w:top w:val="single" w:sz="4" w:space="0" w:color="auto"/>
              <w:left w:val="single" w:sz="4" w:space="0" w:color="auto"/>
              <w:bottom w:val="single" w:sz="4" w:space="0" w:color="auto"/>
              <w:right w:val="single" w:sz="4" w:space="0" w:color="auto"/>
            </w:tcBorders>
          </w:tcPr>
          <w:p w14:paraId="0A11BAEC" w14:textId="77777777" w:rsidR="004F7283"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hint="eastAsia"/>
                <w:sz w:val="18"/>
                <w:szCs w:val="18"/>
              </w:rPr>
              <w:t>R</w:t>
            </w:r>
            <w:r w:rsidRPr="0007748C">
              <w:rPr>
                <w:rFonts w:asciiTheme="minorHAnsi" w:eastAsiaTheme="minorEastAsia" w:hAnsiTheme="minorHAnsi"/>
                <w:sz w:val="18"/>
                <w:szCs w:val="18"/>
              </w:rPr>
              <w:t>ansomMode</w:t>
            </w:r>
          </w:p>
        </w:tc>
        <w:tc>
          <w:tcPr>
            <w:tcW w:w="1706" w:type="pct"/>
            <w:tcBorders>
              <w:top w:val="single" w:sz="4" w:space="0" w:color="auto"/>
              <w:left w:val="single" w:sz="4" w:space="0" w:color="auto"/>
              <w:bottom w:val="single" w:sz="4" w:space="0" w:color="auto"/>
              <w:right w:val="single" w:sz="4" w:space="0" w:color="auto"/>
            </w:tcBorders>
          </w:tcPr>
          <w:p w14:paraId="350F5519" w14:textId="77777777" w:rsidR="004F7283" w:rsidRDefault="004F7283" w:rsidP="00467E37">
            <w:pPr>
              <w:rPr>
                <w:rFonts w:asciiTheme="minorHAnsi" w:eastAsiaTheme="minorEastAsia" w:hAnsiTheme="minorHAnsi"/>
                <w:sz w:val="18"/>
                <w:szCs w:val="18"/>
              </w:rPr>
            </w:pPr>
            <w:r w:rsidRPr="0007748C">
              <w:rPr>
                <w:rFonts w:asciiTheme="minorHAnsi" w:eastAsiaTheme="minorEastAsia" w:hAnsiTheme="minorHAnsi" w:hint="eastAsia"/>
                <w:sz w:val="18"/>
                <w:szCs w:val="18"/>
              </w:rPr>
              <w:t>赎回模式</w:t>
            </w:r>
            <w:r>
              <w:rPr>
                <w:rFonts w:asciiTheme="minorHAnsi" w:eastAsiaTheme="minorEastAsia" w:hAnsiTheme="minorHAnsi" w:hint="eastAsia"/>
                <w:sz w:val="18"/>
                <w:szCs w:val="18"/>
              </w:rPr>
              <w:t>:</w:t>
            </w:r>
            <w:r>
              <w:rPr>
                <w:rFonts w:asciiTheme="minorHAnsi" w:eastAsiaTheme="minorEastAsia" w:hAnsiTheme="minorHAnsi" w:hint="eastAsia"/>
                <w:sz w:val="18"/>
                <w:szCs w:val="18"/>
              </w:rPr>
              <w:t>（赎回交易属性）</w:t>
            </w:r>
          </w:p>
          <w:p w14:paraId="6353B485" w14:textId="28406218" w:rsidR="004F7283" w:rsidRPr="00467E37" w:rsidRDefault="004F7283" w:rsidP="00467E37">
            <w:pPr>
              <w:rPr>
                <w:rFonts w:asciiTheme="minorHAnsi" w:eastAsiaTheme="minorEastAsia" w:hAnsiTheme="minorHAnsi"/>
                <w:sz w:val="18"/>
                <w:szCs w:val="18"/>
              </w:rPr>
            </w:pPr>
            <w:r w:rsidRPr="00467E37">
              <w:rPr>
                <w:sz w:val="18"/>
                <w:szCs w:val="18"/>
              </w:rPr>
              <w:t>1</w:t>
            </w:r>
            <w:r w:rsidRPr="00467E37">
              <w:rPr>
                <w:rFonts w:hint="eastAsia"/>
                <w:sz w:val="18"/>
                <w:szCs w:val="18"/>
              </w:rPr>
              <w:t>：实时</w:t>
            </w:r>
          </w:p>
          <w:p w14:paraId="1D413453" w14:textId="2213F9F1" w:rsidR="004F7283" w:rsidRPr="00D16D77" w:rsidRDefault="004F7283" w:rsidP="00467E37">
            <w:pPr>
              <w:ind w:firstLineChars="250" w:firstLine="450"/>
              <w:rPr>
                <w:rFonts w:asciiTheme="minorHAnsi" w:eastAsiaTheme="minorEastAsia" w:hAnsiTheme="minorHAnsi"/>
                <w:sz w:val="18"/>
                <w:szCs w:val="18"/>
              </w:rPr>
            </w:pPr>
            <w:r>
              <w:rPr>
                <w:rFonts w:asciiTheme="minorHAnsi" w:eastAsiaTheme="minorEastAsia" w:hAnsiTheme="minorHAnsi" w:hint="eastAsia"/>
                <w:sz w:val="18"/>
                <w:szCs w:val="18"/>
              </w:rPr>
              <w:t>0</w:t>
            </w:r>
            <w:r>
              <w:rPr>
                <w:rFonts w:asciiTheme="minorHAnsi" w:eastAsiaTheme="minorEastAsia" w:hAnsiTheme="minorHAnsi" w:hint="eastAsia"/>
                <w:sz w:val="18"/>
                <w:szCs w:val="18"/>
              </w:rPr>
              <w:t>：非实时</w:t>
            </w:r>
          </w:p>
        </w:tc>
        <w:tc>
          <w:tcPr>
            <w:tcW w:w="722" w:type="pct"/>
            <w:tcBorders>
              <w:top w:val="single" w:sz="4" w:space="0" w:color="auto"/>
              <w:left w:val="single" w:sz="4" w:space="0" w:color="auto"/>
              <w:bottom w:val="single" w:sz="4" w:space="0" w:color="auto"/>
              <w:right w:val="single" w:sz="4" w:space="0" w:color="auto"/>
            </w:tcBorders>
          </w:tcPr>
          <w:p w14:paraId="69811E1B"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196CD65D"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10</w:t>
            </w:r>
          </w:p>
        </w:tc>
        <w:tc>
          <w:tcPr>
            <w:tcW w:w="327" w:type="pct"/>
            <w:tcBorders>
              <w:top w:val="single" w:sz="4" w:space="0" w:color="auto"/>
              <w:left w:val="single" w:sz="4" w:space="0" w:color="auto"/>
              <w:bottom w:val="single" w:sz="4" w:space="0" w:color="auto"/>
              <w:right w:val="single" w:sz="4" w:space="0" w:color="auto"/>
            </w:tcBorders>
          </w:tcPr>
          <w:p w14:paraId="7F687E7B" w14:textId="77777777" w:rsidR="004F7283" w:rsidRPr="007B105D" w:rsidRDefault="004F7283" w:rsidP="00300B25">
            <w:pPr>
              <w:rPr>
                <w:rFonts w:asciiTheme="minorHAnsi" w:eastAsiaTheme="minorEastAsia" w:hAnsiTheme="minorHAnsi"/>
                <w:sz w:val="18"/>
                <w:szCs w:val="18"/>
              </w:rPr>
            </w:pPr>
            <w:r>
              <w:rPr>
                <w:rFonts w:asciiTheme="minorHAnsi" w:eastAsiaTheme="minorEastAsia" w:hAnsiTheme="minorHAnsi" w:hint="eastAsia"/>
                <w:sz w:val="18"/>
                <w:szCs w:val="18"/>
              </w:rPr>
              <w:t>C</w:t>
            </w:r>
          </w:p>
        </w:tc>
        <w:tc>
          <w:tcPr>
            <w:tcW w:w="910" w:type="pct"/>
            <w:tcBorders>
              <w:top w:val="single" w:sz="4" w:space="0" w:color="auto"/>
              <w:left w:val="single" w:sz="4" w:space="0" w:color="auto"/>
              <w:bottom w:val="single" w:sz="4" w:space="0" w:color="auto"/>
              <w:right w:val="single" w:sz="4" w:space="0" w:color="auto"/>
            </w:tcBorders>
          </w:tcPr>
          <w:p w14:paraId="66C92693" w14:textId="77777777" w:rsidR="004F7283"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Pr>
                <w:rFonts w:asciiTheme="minorHAnsi" w:eastAsiaTheme="minorEastAsia" w:hAnsiTheme="minorHAnsi" w:hint="eastAsia"/>
                <w:sz w:val="18"/>
                <w:szCs w:val="18"/>
              </w:rPr>
              <w:t>1</w:t>
            </w:r>
          </w:p>
        </w:tc>
      </w:tr>
      <w:tr w:rsidR="004F7283" w:rsidRPr="007B105D" w14:paraId="0FC760B7" w14:textId="77777777" w:rsidTr="004F7283">
        <w:trPr>
          <w:trHeight w:val="591"/>
        </w:trPr>
        <w:tc>
          <w:tcPr>
            <w:tcW w:w="251" w:type="pct"/>
            <w:tcBorders>
              <w:top w:val="single" w:sz="4" w:space="0" w:color="auto"/>
              <w:left w:val="single" w:sz="4" w:space="0" w:color="auto"/>
              <w:bottom w:val="single" w:sz="4" w:space="0" w:color="auto"/>
              <w:right w:val="single" w:sz="4" w:space="0" w:color="auto"/>
            </w:tcBorders>
          </w:tcPr>
          <w:p w14:paraId="33AEA8FD"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11</w:t>
            </w:r>
          </w:p>
        </w:tc>
        <w:tc>
          <w:tcPr>
            <w:tcW w:w="796" w:type="pct"/>
            <w:tcBorders>
              <w:top w:val="single" w:sz="4" w:space="0" w:color="auto"/>
              <w:left w:val="single" w:sz="4" w:space="0" w:color="auto"/>
              <w:bottom w:val="single" w:sz="4" w:space="0" w:color="auto"/>
              <w:right w:val="single" w:sz="4" w:space="0" w:color="auto"/>
            </w:tcBorders>
          </w:tcPr>
          <w:p w14:paraId="4E95C54E" w14:textId="77777777" w:rsidR="004F7283"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hint="eastAsia"/>
                <w:sz w:val="18"/>
                <w:szCs w:val="18"/>
              </w:rPr>
              <w:t>E</w:t>
            </w:r>
            <w:r w:rsidRPr="0007748C">
              <w:rPr>
                <w:rFonts w:asciiTheme="minorHAnsi" w:eastAsiaTheme="minorEastAsia" w:hAnsiTheme="minorHAnsi"/>
                <w:sz w:val="18"/>
                <w:szCs w:val="18"/>
              </w:rPr>
              <w:t>xpectedDate</w:t>
            </w:r>
          </w:p>
        </w:tc>
        <w:tc>
          <w:tcPr>
            <w:tcW w:w="1706" w:type="pct"/>
            <w:tcBorders>
              <w:top w:val="single" w:sz="4" w:space="0" w:color="auto"/>
              <w:left w:val="single" w:sz="4" w:space="0" w:color="auto"/>
              <w:bottom w:val="single" w:sz="4" w:space="0" w:color="auto"/>
              <w:right w:val="single" w:sz="4" w:space="0" w:color="auto"/>
            </w:tcBorders>
          </w:tcPr>
          <w:p w14:paraId="62BF218B" w14:textId="77777777" w:rsidR="004F7283" w:rsidRPr="006857EA" w:rsidRDefault="004F7283" w:rsidP="00300B25">
            <w:pPr>
              <w:rPr>
                <w:rFonts w:asciiTheme="minorHAnsi" w:eastAsiaTheme="minorEastAsia" w:hAnsiTheme="minorHAnsi"/>
                <w:sz w:val="18"/>
                <w:szCs w:val="18"/>
              </w:rPr>
            </w:pPr>
            <w:r w:rsidRPr="0007748C">
              <w:rPr>
                <w:rFonts w:asciiTheme="minorHAnsi" w:eastAsiaTheme="minorEastAsia" w:hAnsiTheme="minorHAnsi" w:hint="eastAsia"/>
                <w:sz w:val="18"/>
                <w:szCs w:val="18"/>
              </w:rPr>
              <w:t>预期到账时间</w:t>
            </w:r>
            <w:r>
              <w:rPr>
                <w:rFonts w:asciiTheme="minorHAnsi" w:eastAsiaTheme="minorEastAsia" w:hAnsiTheme="minorHAnsi" w:hint="eastAsia"/>
                <w:sz w:val="18"/>
                <w:szCs w:val="18"/>
              </w:rPr>
              <w:t>（赎回交易属性）</w:t>
            </w:r>
          </w:p>
        </w:tc>
        <w:tc>
          <w:tcPr>
            <w:tcW w:w="722" w:type="pct"/>
            <w:tcBorders>
              <w:top w:val="single" w:sz="4" w:space="0" w:color="auto"/>
              <w:left w:val="single" w:sz="4" w:space="0" w:color="auto"/>
              <w:bottom w:val="single" w:sz="4" w:space="0" w:color="auto"/>
              <w:right w:val="single" w:sz="4" w:space="0" w:color="auto"/>
            </w:tcBorders>
          </w:tcPr>
          <w:p w14:paraId="5976B407"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date</w:t>
            </w:r>
          </w:p>
        </w:tc>
        <w:tc>
          <w:tcPr>
            <w:tcW w:w="287" w:type="pct"/>
            <w:tcBorders>
              <w:top w:val="single" w:sz="4" w:space="0" w:color="auto"/>
              <w:left w:val="single" w:sz="4" w:space="0" w:color="auto"/>
              <w:bottom w:val="single" w:sz="4" w:space="0" w:color="auto"/>
              <w:right w:val="single" w:sz="4" w:space="0" w:color="auto"/>
            </w:tcBorders>
          </w:tcPr>
          <w:p w14:paraId="39E544EA"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10</w:t>
            </w:r>
          </w:p>
        </w:tc>
        <w:tc>
          <w:tcPr>
            <w:tcW w:w="327" w:type="pct"/>
            <w:tcBorders>
              <w:top w:val="single" w:sz="4" w:space="0" w:color="auto"/>
              <w:left w:val="single" w:sz="4" w:space="0" w:color="auto"/>
              <w:bottom w:val="single" w:sz="4" w:space="0" w:color="auto"/>
              <w:right w:val="single" w:sz="4" w:space="0" w:color="auto"/>
            </w:tcBorders>
          </w:tcPr>
          <w:p w14:paraId="2B918CB7"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C</w:t>
            </w:r>
          </w:p>
        </w:tc>
        <w:tc>
          <w:tcPr>
            <w:tcW w:w="910" w:type="pct"/>
            <w:tcBorders>
              <w:top w:val="single" w:sz="4" w:space="0" w:color="auto"/>
              <w:left w:val="single" w:sz="4" w:space="0" w:color="auto"/>
              <w:bottom w:val="single" w:sz="4" w:space="0" w:color="auto"/>
              <w:right w:val="single" w:sz="4" w:space="0" w:color="auto"/>
            </w:tcBorders>
          </w:tcPr>
          <w:p w14:paraId="09D01BCE" w14:textId="77777777" w:rsidR="004F7283"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r w:rsidRPr="00841B6F">
              <w:rPr>
                <w:rFonts w:asciiTheme="minorHAnsi" w:eastAsiaTheme="minorEastAsia" w:hAnsiTheme="minorHAnsi" w:hint="eastAsia"/>
                <w:color w:val="000000" w:themeColor="text1"/>
                <w:sz w:val="18"/>
                <w:szCs w:val="18"/>
              </w:rPr>
              <w:t>2015-01-07 00:00:00</w:t>
            </w:r>
          </w:p>
        </w:tc>
      </w:tr>
      <w:tr w:rsidR="004F7283" w:rsidRPr="007B105D" w14:paraId="1ED98C43" w14:textId="77777777" w:rsidTr="004F7283">
        <w:trPr>
          <w:trHeight w:val="283"/>
        </w:trPr>
        <w:tc>
          <w:tcPr>
            <w:tcW w:w="251" w:type="pct"/>
            <w:tcBorders>
              <w:top w:val="single" w:sz="4" w:space="0" w:color="auto"/>
              <w:left w:val="single" w:sz="4" w:space="0" w:color="auto"/>
              <w:bottom w:val="single" w:sz="4" w:space="0" w:color="auto"/>
              <w:right w:val="single" w:sz="4" w:space="0" w:color="auto"/>
            </w:tcBorders>
          </w:tcPr>
          <w:p w14:paraId="6ED60CC4" w14:textId="77777777" w:rsidR="004F7283" w:rsidRDefault="004F7283" w:rsidP="00300B25">
            <w:pPr>
              <w:rPr>
                <w:rFonts w:ascii="微软雅黑" w:eastAsia="微软雅黑" w:hAnsi="微软雅黑" w:cs="微软雅黑"/>
                <w:sz w:val="18"/>
                <w:szCs w:val="18"/>
              </w:rPr>
            </w:pPr>
            <w:r>
              <w:rPr>
                <w:rFonts w:ascii="微软雅黑" w:eastAsia="微软雅黑" w:hAnsi="微软雅黑" w:cs="微软雅黑" w:hint="eastAsia"/>
                <w:sz w:val="18"/>
                <w:szCs w:val="18"/>
              </w:rPr>
              <w:t>12</w:t>
            </w:r>
          </w:p>
        </w:tc>
        <w:tc>
          <w:tcPr>
            <w:tcW w:w="796" w:type="pct"/>
            <w:tcBorders>
              <w:top w:val="single" w:sz="4" w:space="0" w:color="auto"/>
              <w:left w:val="single" w:sz="4" w:space="0" w:color="auto"/>
              <w:bottom w:val="single" w:sz="4" w:space="0" w:color="auto"/>
              <w:right w:val="single" w:sz="4" w:space="0" w:color="auto"/>
            </w:tcBorders>
          </w:tcPr>
          <w:p w14:paraId="24B4B590" w14:textId="77777777" w:rsidR="004F7283" w:rsidRDefault="004F7283" w:rsidP="00300B25">
            <w:pPr>
              <w:pBdr>
                <w:top w:val="single" w:sz="6" w:space="8" w:color="E7E9ED"/>
                <w:left w:val="single" w:sz="6" w:space="8" w:color="E7E9ED"/>
                <w:bottom w:val="single" w:sz="6" w:space="8" w:color="E7E9ED"/>
                <w:right w:val="single" w:sz="6" w:space="8" w:color="E7E9ED"/>
              </w:pBdr>
              <w:rPr>
                <w:rFonts w:asciiTheme="minorHAnsi" w:eastAsiaTheme="minorEastAsia" w:hAnsiTheme="minorHAnsi"/>
                <w:sz w:val="18"/>
                <w:szCs w:val="18"/>
              </w:rPr>
            </w:pPr>
            <w:r>
              <w:rPr>
                <w:rFonts w:asciiTheme="minorHAnsi" w:eastAsiaTheme="minorEastAsia" w:hAnsiTheme="minorHAnsi"/>
                <w:sz w:val="18"/>
                <w:szCs w:val="18"/>
              </w:rPr>
              <w:t>M</w:t>
            </w:r>
            <w:r w:rsidRPr="007B105D">
              <w:rPr>
                <w:rFonts w:asciiTheme="minorHAnsi" w:eastAsiaTheme="minorEastAsia" w:hAnsiTheme="minorHAnsi"/>
                <w:sz w:val="18"/>
                <w:szCs w:val="18"/>
              </w:rPr>
              <w:t>emo</w:t>
            </w:r>
          </w:p>
        </w:tc>
        <w:tc>
          <w:tcPr>
            <w:tcW w:w="1706" w:type="pct"/>
            <w:tcBorders>
              <w:top w:val="single" w:sz="4" w:space="0" w:color="auto"/>
              <w:left w:val="single" w:sz="4" w:space="0" w:color="auto"/>
              <w:bottom w:val="single" w:sz="4" w:space="0" w:color="auto"/>
              <w:right w:val="single" w:sz="4" w:space="0" w:color="auto"/>
            </w:tcBorders>
          </w:tcPr>
          <w:p w14:paraId="43A6209E" w14:textId="77777777" w:rsidR="004F7283" w:rsidRPr="0007748C" w:rsidRDefault="004F7283" w:rsidP="00300B25">
            <w:pPr>
              <w:rPr>
                <w:rFonts w:asciiTheme="minorHAnsi" w:eastAsiaTheme="minorEastAsia" w:hAnsiTheme="minorHAnsi"/>
                <w:sz w:val="18"/>
                <w:szCs w:val="18"/>
              </w:rPr>
            </w:pPr>
            <w:r w:rsidRPr="007B105D">
              <w:rPr>
                <w:rFonts w:asciiTheme="minorHAnsi" w:eastAsiaTheme="minorEastAsia" w:hAnsiTheme="minorHAnsi"/>
                <w:sz w:val="18"/>
                <w:szCs w:val="18"/>
              </w:rPr>
              <w:t>备注</w:t>
            </w:r>
          </w:p>
        </w:tc>
        <w:tc>
          <w:tcPr>
            <w:tcW w:w="722" w:type="pct"/>
            <w:tcBorders>
              <w:top w:val="single" w:sz="4" w:space="0" w:color="auto"/>
              <w:left w:val="single" w:sz="4" w:space="0" w:color="auto"/>
              <w:bottom w:val="single" w:sz="4" w:space="0" w:color="auto"/>
              <w:right w:val="single" w:sz="4" w:space="0" w:color="auto"/>
            </w:tcBorders>
          </w:tcPr>
          <w:p w14:paraId="573E15EE"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String</w:t>
            </w:r>
          </w:p>
        </w:tc>
        <w:tc>
          <w:tcPr>
            <w:tcW w:w="287" w:type="pct"/>
            <w:tcBorders>
              <w:top w:val="single" w:sz="4" w:space="0" w:color="auto"/>
              <w:left w:val="single" w:sz="4" w:space="0" w:color="auto"/>
              <w:bottom w:val="single" w:sz="4" w:space="0" w:color="auto"/>
              <w:right w:val="single" w:sz="4" w:space="0" w:color="auto"/>
            </w:tcBorders>
          </w:tcPr>
          <w:p w14:paraId="03DC1EB6"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100</w:t>
            </w:r>
          </w:p>
        </w:tc>
        <w:tc>
          <w:tcPr>
            <w:tcW w:w="327" w:type="pct"/>
            <w:tcBorders>
              <w:top w:val="single" w:sz="4" w:space="0" w:color="auto"/>
              <w:left w:val="single" w:sz="4" w:space="0" w:color="auto"/>
              <w:bottom w:val="single" w:sz="4" w:space="0" w:color="auto"/>
              <w:right w:val="single" w:sz="4" w:space="0" w:color="auto"/>
            </w:tcBorders>
          </w:tcPr>
          <w:p w14:paraId="2E92D807" w14:textId="77777777" w:rsidR="004F7283" w:rsidRPr="007B105D" w:rsidRDefault="004F7283" w:rsidP="00300B25">
            <w:pPr>
              <w:rPr>
                <w:rFonts w:asciiTheme="minorHAnsi" w:eastAsiaTheme="minorEastAsia" w:hAnsiTheme="minorHAnsi"/>
                <w:sz w:val="18"/>
                <w:szCs w:val="18"/>
              </w:rPr>
            </w:pPr>
            <w:r w:rsidRPr="007B105D">
              <w:rPr>
                <w:rFonts w:asciiTheme="minorHAnsi" w:eastAsiaTheme="minorEastAsia" w:hAnsiTheme="minorHAnsi" w:hint="eastAsia"/>
                <w:sz w:val="18"/>
                <w:szCs w:val="18"/>
              </w:rPr>
              <w:t>C</w:t>
            </w:r>
          </w:p>
        </w:tc>
        <w:tc>
          <w:tcPr>
            <w:tcW w:w="910" w:type="pct"/>
            <w:tcBorders>
              <w:top w:val="single" w:sz="4" w:space="0" w:color="auto"/>
              <w:left w:val="single" w:sz="4" w:space="0" w:color="auto"/>
              <w:bottom w:val="single" w:sz="4" w:space="0" w:color="auto"/>
              <w:right w:val="single" w:sz="4" w:space="0" w:color="auto"/>
            </w:tcBorders>
          </w:tcPr>
          <w:p w14:paraId="527648F4" w14:textId="77777777" w:rsidR="004F7283" w:rsidRDefault="004F7283" w:rsidP="00300B25">
            <w:pPr>
              <w:pBdr>
                <w:top w:val="single" w:sz="6" w:space="8" w:color="E7E9ED"/>
                <w:left w:val="single" w:sz="6" w:space="8" w:color="E7E9ED"/>
                <w:bottom w:val="single" w:sz="6" w:space="8" w:color="E7E9ED"/>
                <w:right w:val="single" w:sz="6" w:space="8" w:color="E7E9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heme="minorHAnsi" w:eastAsiaTheme="minorEastAsia" w:hAnsiTheme="minorHAnsi"/>
                <w:sz w:val="18"/>
                <w:szCs w:val="18"/>
              </w:rPr>
            </w:pPr>
          </w:p>
        </w:tc>
      </w:tr>
    </w:tbl>
    <w:p w14:paraId="56E728A2" w14:textId="77777777" w:rsidR="004F7283" w:rsidRDefault="004F7283" w:rsidP="004F7283">
      <w:pPr>
        <w:pStyle w:val="4"/>
        <w:numPr>
          <w:ilvl w:val="0"/>
          <w:numId w:val="0"/>
        </w:numPr>
        <w:ind w:left="864" w:hanging="864"/>
      </w:pPr>
      <w:r w:rsidRPr="00F561BB">
        <w:rPr>
          <w:rFonts w:hint="eastAsia"/>
        </w:rPr>
        <w:lastRenderedPageBreak/>
        <w:t>报文返回码</w:t>
      </w:r>
    </w:p>
    <w:p w14:paraId="7D0EBD98" w14:textId="77777777" w:rsidR="004F7283" w:rsidRDefault="004F7283" w:rsidP="004F7283"/>
    <w:tbl>
      <w:tblPr>
        <w:tblStyle w:val="a9"/>
        <w:tblW w:w="8566" w:type="dxa"/>
        <w:tblLayout w:type="fixed"/>
        <w:tblLook w:val="04A0" w:firstRow="1" w:lastRow="0" w:firstColumn="1" w:lastColumn="0" w:noHBand="0" w:noVBand="1"/>
      </w:tblPr>
      <w:tblGrid>
        <w:gridCol w:w="3936"/>
        <w:gridCol w:w="4630"/>
      </w:tblGrid>
      <w:tr w:rsidR="004F7283" w:rsidRPr="00F561BB" w14:paraId="29521780" w14:textId="77777777" w:rsidTr="00467E37">
        <w:tc>
          <w:tcPr>
            <w:tcW w:w="39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8C5BE4" w14:textId="77777777" w:rsidR="004F7283" w:rsidRPr="00F561BB" w:rsidRDefault="004F7283" w:rsidP="00300B25">
            <w:pPr>
              <w:rPr>
                <w:rFonts w:ascii="宋体" w:hAnsi="宋体" w:cs="Courier New"/>
                <w:sz w:val="21"/>
              </w:rPr>
            </w:pPr>
            <w:r w:rsidRPr="00F561BB">
              <w:rPr>
                <w:rFonts w:ascii="宋体" w:hAnsi="宋体" w:cs="Courier New" w:hint="eastAsia"/>
                <w:sz w:val="21"/>
              </w:rPr>
              <w:t>返回码</w:t>
            </w:r>
          </w:p>
        </w:tc>
        <w:tc>
          <w:tcPr>
            <w:tcW w:w="4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AE146A" w14:textId="77777777" w:rsidR="004F7283" w:rsidRPr="00F561BB" w:rsidRDefault="004F7283" w:rsidP="00300B25">
            <w:pPr>
              <w:rPr>
                <w:rFonts w:ascii="宋体" w:hAnsi="宋体" w:cs="Courier New"/>
                <w:sz w:val="21"/>
              </w:rPr>
            </w:pPr>
            <w:r w:rsidRPr="00F561BB">
              <w:rPr>
                <w:rFonts w:ascii="宋体" w:hAnsi="宋体" w:hint="eastAsia"/>
                <w:color w:val="000000"/>
                <w:sz w:val="21"/>
              </w:rPr>
              <w:t>返回码信息</w:t>
            </w:r>
          </w:p>
        </w:tc>
      </w:tr>
      <w:tr w:rsidR="00E12B25" w:rsidRPr="00F561BB" w14:paraId="258493FF" w14:textId="77777777" w:rsidTr="00467E37">
        <w:tc>
          <w:tcPr>
            <w:tcW w:w="3936" w:type="dxa"/>
            <w:tcBorders>
              <w:top w:val="single" w:sz="4" w:space="0" w:color="auto"/>
              <w:left w:val="single" w:sz="4" w:space="0" w:color="auto"/>
              <w:bottom w:val="single" w:sz="4" w:space="0" w:color="auto"/>
              <w:right w:val="single" w:sz="4" w:space="0" w:color="auto"/>
            </w:tcBorders>
          </w:tcPr>
          <w:p w14:paraId="4D5C600B" w14:textId="061EDAC5" w:rsidR="00E12B25" w:rsidRPr="00F561BB" w:rsidRDefault="00E12B25" w:rsidP="00E12B25">
            <w:pPr>
              <w:rPr>
                <w:rFonts w:ascii="宋体" w:hAnsi="宋体"/>
                <w:sz w:val="21"/>
              </w:rPr>
            </w:pPr>
            <w:r w:rsidRPr="008D11FB">
              <w:rPr>
                <w:rFonts w:ascii="宋体" w:hAnsi="宋体"/>
              </w:rPr>
              <w:t>FUNDBUSS_SYSTEM_ERROR</w:t>
            </w:r>
          </w:p>
        </w:tc>
        <w:tc>
          <w:tcPr>
            <w:tcW w:w="4630" w:type="dxa"/>
            <w:tcBorders>
              <w:top w:val="single" w:sz="4" w:space="0" w:color="auto"/>
              <w:left w:val="single" w:sz="4" w:space="0" w:color="auto"/>
              <w:bottom w:val="single" w:sz="4" w:space="0" w:color="auto"/>
              <w:right w:val="single" w:sz="4" w:space="0" w:color="auto"/>
            </w:tcBorders>
          </w:tcPr>
          <w:p w14:paraId="6BDD57F7" w14:textId="7B7EBA37" w:rsidR="00E12B25" w:rsidRPr="00F561BB" w:rsidRDefault="00E12B25" w:rsidP="00E12B25">
            <w:pPr>
              <w:rPr>
                <w:rFonts w:ascii="宋体" w:hAnsi="宋体"/>
                <w:sz w:val="21"/>
              </w:rPr>
            </w:pPr>
            <w:r w:rsidRPr="00BC5151">
              <w:rPr>
                <w:rFonts w:ascii="宋体" w:hAnsi="宋体" w:hint="eastAsia"/>
                <w:sz w:val="21"/>
              </w:rPr>
              <w:t>系统异常，请稍后再试！</w:t>
            </w:r>
          </w:p>
        </w:tc>
      </w:tr>
      <w:tr w:rsidR="00E12B25" w:rsidRPr="00F561BB" w14:paraId="6DACBA8D" w14:textId="77777777" w:rsidTr="00467E37">
        <w:tc>
          <w:tcPr>
            <w:tcW w:w="3936" w:type="dxa"/>
            <w:tcBorders>
              <w:top w:val="single" w:sz="4" w:space="0" w:color="auto"/>
              <w:left w:val="single" w:sz="4" w:space="0" w:color="auto"/>
              <w:bottom w:val="single" w:sz="4" w:space="0" w:color="auto"/>
              <w:right w:val="single" w:sz="4" w:space="0" w:color="auto"/>
            </w:tcBorders>
          </w:tcPr>
          <w:p w14:paraId="6A2E5B73" w14:textId="2A8414BB" w:rsidR="00E12B25" w:rsidRDefault="00E12B25" w:rsidP="00E12B25">
            <w:pPr>
              <w:rPr>
                <w:rFonts w:ascii="宋体" w:hAnsi="宋体"/>
              </w:rPr>
            </w:pPr>
            <w:r>
              <w:rPr>
                <w:rFonts w:ascii="宋体" w:hAnsi="宋体" w:hint="eastAsia"/>
              </w:rPr>
              <w:t>FUNDBUSS_</w:t>
            </w:r>
            <w:r w:rsidRPr="00CA7E35">
              <w:rPr>
                <w:rFonts w:ascii="宋体" w:hAnsi="宋体"/>
              </w:rPr>
              <w:t>CANNOT_FIND_MERCHANT_BY_MID</w:t>
            </w:r>
          </w:p>
        </w:tc>
        <w:tc>
          <w:tcPr>
            <w:tcW w:w="4630" w:type="dxa"/>
            <w:tcBorders>
              <w:top w:val="single" w:sz="4" w:space="0" w:color="auto"/>
              <w:left w:val="single" w:sz="4" w:space="0" w:color="auto"/>
              <w:bottom w:val="single" w:sz="4" w:space="0" w:color="auto"/>
              <w:right w:val="single" w:sz="4" w:space="0" w:color="auto"/>
            </w:tcBorders>
          </w:tcPr>
          <w:p w14:paraId="0F77455D" w14:textId="56F1DE81" w:rsidR="00E12B25" w:rsidRPr="00BC5151" w:rsidRDefault="00E12B25" w:rsidP="00E12B25">
            <w:pPr>
              <w:rPr>
                <w:rFonts w:ascii="宋体" w:hAnsi="宋体"/>
              </w:rPr>
            </w:pPr>
            <w:r w:rsidRPr="0099526F">
              <w:rPr>
                <w:rFonts w:ascii="宋体" w:hAnsi="宋体" w:hint="eastAsia"/>
              </w:rPr>
              <w:t>没有查询商户号对应商户信息</w:t>
            </w:r>
          </w:p>
        </w:tc>
      </w:tr>
      <w:tr w:rsidR="00E12B25" w:rsidRPr="00F561BB" w14:paraId="33AA29AF" w14:textId="77777777" w:rsidTr="00467E37">
        <w:tc>
          <w:tcPr>
            <w:tcW w:w="3936" w:type="dxa"/>
            <w:tcBorders>
              <w:top w:val="single" w:sz="4" w:space="0" w:color="auto"/>
              <w:left w:val="single" w:sz="4" w:space="0" w:color="auto"/>
              <w:bottom w:val="single" w:sz="4" w:space="0" w:color="auto"/>
              <w:right w:val="single" w:sz="4" w:space="0" w:color="auto"/>
            </w:tcBorders>
          </w:tcPr>
          <w:p w14:paraId="167DB527" w14:textId="1ED5CDA0" w:rsidR="00E12B25" w:rsidRDefault="00E12B25" w:rsidP="00E12B25">
            <w:pPr>
              <w:rPr>
                <w:rFonts w:ascii="宋体" w:hAnsi="宋体"/>
              </w:rPr>
            </w:pPr>
            <w:r>
              <w:rPr>
                <w:rFonts w:ascii="宋体" w:hAnsi="宋体" w:hint="eastAsia"/>
              </w:rPr>
              <w:t>FUNDBUSS_</w:t>
            </w:r>
            <w:r w:rsidRPr="00CA7E35">
              <w:rPr>
                <w:rFonts w:ascii="宋体" w:hAnsi="宋体"/>
              </w:rPr>
              <w:t>INPUT_PARAMETER_IS_NULL</w:t>
            </w:r>
          </w:p>
        </w:tc>
        <w:tc>
          <w:tcPr>
            <w:tcW w:w="4630" w:type="dxa"/>
            <w:tcBorders>
              <w:top w:val="single" w:sz="4" w:space="0" w:color="auto"/>
              <w:left w:val="single" w:sz="4" w:space="0" w:color="auto"/>
              <w:bottom w:val="single" w:sz="4" w:space="0" w:color="auto"/>
              <w:right w:val="single" w:sz="4" w:space="0" w:color="auto"/>
            </w:tcBorders>
          </w:tcPr>
          <w:p w14:paraId="6F9B4B71" w14:textId="6C725B8F" w:rsidR="00E12B25" w:rsidRPr="00BC5151" w:rsidRDefault="00E12B25" w:rsidP="00E12B25">
            <w:pPr>
              <w:rPr>
                <w:rFonts w:ascii="宋体" w:hAnsi="宋体"/>
              </w:rPr>
            </w:pPr>
            <w:r w:rsidRPr="00E2731C">
              <w:rPr>
                <w:rFonts w:ascii="宋体" w:hAnsi="宋体" w:hint="eastAsia"/>
              </w:rPr>
              <w:t>服务输入参数为空</w:t>
            </w:r>
          </w:p>
        </w:tc>
      </w:tr>
      <w:tr w:rsidR="00E12B25" w:rsidRPr="00F561BB" w14:paraId="0B93A249" w14:textId="77777777" w:rsidTr="00467E37">
        <w:tc>
          <w:tcPr>
            <w:tcW w:w="3936" w:type="dxa"/>
            <w:tcBorders>
              <w:top w:val="single" w:sz="4" w:space="0" w:color="auto"/>
              <w:left w:val="single" w:sz="4" w:space="0" w:color="auto"/>
              <w:bottom w:val="single" w:sz="4" w:space="0" w:color="auto"/>
              <w:right w:val="single" w:sz="4" w:space="0" w:color="auto"/>
            </w:tcBorders>
          </w:tcPr>
          <w:p w14:paraId="220DED53" w14:textId="30B92301" w:rsidR="00E12B25" w:rsidRDefault="00E12B25" w:rsidP="00E12B25">
            <w:pPr>
              <w:rPr>
                <w:rFonts w:ascii="宋体" w:hAnsi="宋体"/>
              </w:rPr>
            </w:pPr>
            <w:r>
              <w:rPr>
                <w:rFonts w:ascii="宋体" w:hAnsi="宋体" w:hint="eastAsia"/>
              </w:rPr>
              <w:t>FUNDBUSS_</w:t>
            </w:r>
            <w:r w:rsidRPr="003E4B1A">
              <w:rPr>
                <w:rFonts w:ascii="宋体" w:hAnsi="宋体"/>
              </w:rPr>
              <w:t>MAIN_ARRANGEMENT_NOT_FOUND</w:t>
            </w:r>
          </w:p>
        </w:tc>
        <w:tc>
          <w:tcPr>
            <w:tcW w:w="4630" w:type="dxa"/>
            <w:tcBorders>
              <w:top w:val="single" w:sz="4" w:space="0" w:color="auto"/>
              <w:left w:val="single" w:sz="4" w:space="0" w:color="auto"/>
              <w:bottom w:val="single" w:sz="4" w:space="0" w:color="auto"/>
              <w:right w:val="single" w:sz="4" w:space="0" w:color="auto"/>
            </w:tcBorders>
          </w:tcPr>
          <w:p w14:paraId="0B565F53" w14:textId="68EA441B" w:rsidR="00E12B25" w:rsidRPr="0099526F" w:rsidRDefault="00E12B25" w:rsidP="00E12B25">
            <w:pPr>
              <w:rPr>
                <w:rFonts w:ascii="宋体" w:hAnsi="宋体"/>
              </w:rPr>
            </w:pPr>
            <w:r w:rsidRPr="00A41B85">
              <w:rPr>
                <w:rFonts w:ascii="宋体" w:hAnsi="宋体" w:hint="eastAsia"/>
              </w:rPr>
              <w:t>主合约找不到</w:t>
            </w:r>
          </w:p>
        </w:tc>
      </w:tr>
      <w:tr w:rsidR="00E12B25" w:rsidRPr="00F561BB" w14:paraId="0DA618FD" w14:textId="77777777" w:rsidTr="00467E37">
        <w:tc>
          <w:tcPr>
            <w:tcW w:w="3936" w:type="dxa"/>
            <w:tcBorders>
              <w:top w:val="single" w:sz="4" w:space="0" w:color="auto"/>
              <w:left w:val="single" w:sz="4" w:space="0" w:color="auto"/>
              <w:bottom w:val="single" w:sz="4" w:space="0" w:color="auto"/>
              <w:right w:val="single" w:sz="4" w:space="0" w:color="auto"/>
            </w:tcBorders>
          </w:tcPr>
          <w:p w14:paraId="39C587A9" w14:textId="49AE316F" w:rsidR="00E12B25" w:rsidRDefault="00E12B25" w:rsidP="00E12B25">
            <w:pPr>
              <w:rPr>
                <w:rFonts w:ascii="宋体" w:hAnsi="宋体"/>
              </w:rPr>
            </w:pPr>
            <w:r>
              <w:rPr>
                <w:rFonts w:ascii="宋体" w:hAnsi="宋体" w:hint="eastAsia"/>
              </w:rPr>
              <w:t>FUNDBUSS_</w:t>
            </w:r>
            <w:r w:rsidRPr="003E4B1A">
              <w:rPr>
                <w:rFonts w:ascii="宋体" w:hAnsi="宋体"/>
              </w:rPr>
              <w:t>FUNDACCOUNT_NOT_OPEN</w:t>
            </w:r>
          </w:p>
        </w:tc>
        <w:tc>
          <w:tcPr>
            <w:tcW w:w="4630" w:type="dxa"/>
            <w:tcBorders>
              <w:top w:val="single" w:sz="4" w:space="0" w:color="auto"/>
              <w:left w:val="single" w:sz="4" w:space="0" w:color="auto"/>
              <w:bottom w:val="single" w:sz="4" w:space="0" w:color="auto"/>
              <w:right w:val="single" w:sz="4" w:space="0" w:color="auto"/>
            </w:tcBorders>
          </w:tcPr>
          <w:p w14:paraId="69F240A0" w14:textId="57ACC73B" w:rsidR="00E12B25" w:rsidRPr="00E2731C" w:rsidRDefault="00E12B25" w:rsidP="00E12B25">
            <w:pPr>
              <w:rPr>
                <w:rFonts w:ascii="宋体" w:hAnsi="宋体"/>
              </w:rPr>
            </w:pPr>
            <w:r w:rsidRPr="00A41B85">
              <w:rPr>
                <w:rFonts w:ascii="宋体" w:hAnsi="宋体" w:hint="eastAsia"/>
              </w:rPr>
              <w:t>基金账户未开通</w:t>
            </w:r>
          </w:p>
        </w:tc>
      </w:tr>
      <w:tr w:rsidR="00E12B25" w:rsidRPr="00F561BB" w14:paraId="3F929503" w14:textId="77777777" w:rsidTr="00467E37">
        <w:tc>
          <w:tcPr>
            <w:tcW w:w="3936" w:type="dxa"/>
            <w:tcBorders>
              <w:top w:val="single" w:sz="4" w:space="0" w:color="auto"/>
              <w:left w:val="single" w:sz="4" w:space="0" w:color="auto"/>
              <w:bottom w:val="single" w:sz="4" w:space="0" w:color="auto"/>
              <w:right w:val="single" w:sz="4" w:space="0" w:color="auto"/>
            </w:tcBorders>
          </w:tcPr>
          <w:p w14:paraId="381953BD" w14:textId="0B1871DD" w:rsidR="00E12B25" w:rsidRDefault="00E12B25" w:rsidP="00E12B25">
            <w:pPr>
              <w:rPr>
                <w:rFonts w:ascii="宋体" w:hAnsi="宋体"/>
              </w:rPr>
            </w:pPr>
            <w:r w:rsidRPr="005071CF">
              <w:rPr>
                <w:rFonts w:ascii="宋体" w:hAnsi="宋体" w:hint="eastAsia"/>
                <w:color w:val="000000" w:themeColor="text1"/>
              </w:rPr>
              <w:t>FUNDBUSS_</w:t>
            </w:r>
            <w:r w:rsidRPr="005071CF">
              <w:rPr>
                <w:rFonts w:ascii="宋体" w:hAnsi="宋体"/>
                <w:color w:val="000000" w:themeColor="text1"/>
                <w:sz w:val="21"/>
              </w:rPr>
              <w:t>INPUT_PARAMETER_IS_ERROR</w:t>
            </w:r>
          </w:p>
        </w:tc>
        <w:tc>
          <w:tcPr>
            <w:tcW w:w="4630" w:type="dxa"/>
            <w:tcBorders>
              <w:top w:val="single" w:sz="4" w:space="0" w:color="auto"/>
              <w:left w:val="single" w:sz="4" w:space="0" w:color="auto"/>
              <w:bottom w:val="single" w:sz="4" w:space="0" w:color="auto"/>
              <w:right w:val="single" w:sz="4" w:space="0" w:color="auto"/>
            </w:tcBorders>
          </w:tcPr>
          <w:p w14:paraId="3EAE4B7B" w14:textId="567E8703" w:rsidR="00E12B25" w:rsidRPr="00A41B85" w:rsidRDefault="00E12B25" w:rsidP="00E12B25">
            <w:pPr>
              <w:rPr>
                <w:rFonts w:ascii="宋体" w:hAnsi="宋体"/>
              </w:rPr>
            </w:pPr>
            <w:r w:rsidRPr="005071CF">
              <w:rPr>
                <w:rFonts w:ascii="宋体" w:hAnsi="宋体" w:hint="eastAsia"/>
                <w:color w:val="000000" w:themeColor="text1"/>
              </w:rPr>
              <w:t>服务输入参数错误</w:t>
            </w:r>
          </w:p>
        </w:tc>
      </w:tr>
      <w:tr w:rsidR="00E12B25" w:rsidRPr="00F561BB" w14:paraId="5B04F5CA" w14:textId="77777777" w:rsidTr="00467E37">
        <w:tc>
          <w:tcPr>
            <w:tcW w:w="3936" w:type="dxa"/>
            <w:tcBorders>
              <w:top w:val="single" w:sz="4" w:space="0" w:color="auto"/>
              <w:left w:val="single" w:sz="4" w:space="0" w:color="auto"/>
              <w:bottom w:val="single" w:sz="4" w:space="0" w:color="auto"/>
              <w:right w:val="single" w:sz="4" w:space="0" w:color="auto"/>
            </w:tcBorders>
          </w:tcPr>
          <w:p w14:paraId="756B5A12" w14:textId="274C3EB2" w:rsidR="00E12B25" w:rsidRDefault="00E12B25" w:rsidP="00E12B25">
            <w:pPr>
              <w:rPr>
                <w:rFonts w:ascii="宋体" w:hAnsi="宋体"/>
              </w:rPr>
            </w:pPr>
            <w:r w:rsidRPr="005071CF">
              <w:rPr>
                <w:rFonts w:ascii="宋体" w:hAnsi="宋体" w:hint="eastAsia"/>
                <w:color w:val="000000" w:themeColor="text1"/>
              </w:rPr>
              <w:t>FUNDBUSS_</w:t>
            </w:r>
            <w:r w:rsidRPr="005071CF">
              <w:rPr>
                <w:rFonts w:ascii="宋体" w:hAnsi="宋体"/>
                <w:color w:val="000000" w:themeColor="text1"/>
              </w:rPr>
              <w:t>INPUT_FUNDCODE_IS_INCORRECT</w:t>
            </w:r>
          </w:p>
        </w:tc>
        <w:tc>
          <w:tcPr>
            <w:tcW w:w="4630" w:type="dxa"/>
            <w:tcBorders>
              <w:top w:val="single" w:sz="4" w:space="0" w:color="auto"/>
              <w:left w:val="single" w:sz="4" w:space="0" w:color="auto"/>
              <w:bottom w:val="single" w:sz="4" w:space="0" w:color="auto"/>
              <w:right w:val="single" w:sz="4" w:space="0" w:color="auto"/>
            </w:tcBorders>
          </w:tcPr>
          <w:p w14:paraId="326B5768" w14:textId="37D27E49" w:rsidR="00E12B25" w:rsidRPr="00A41B85" w:rsidRDefault="00E12B25" w:rsidP="00E12B25">
            <w:pPr>
              <w:rPr>
                <w:rFonts w:ascii="宋体" w:hAnsi="宋体"/>
              </w:rPr>
            </w:pPr>
            <w:r w:rsidRPr="005071CF">
              <w:rPr>
                <w:rFonts w:ascii="宋体" w:hAnsi="宋体" w:hint="eastAsia"/>
                <w:color w:val="000000" w:themeColor="text1"/>
              </w:rPr>
              <w:t>输入基金代码有误</w:t>
            </w:r>
          </w:p>
        </w:tc>
      </w:tr>
      <w:tr w:rsidR="00E12B25" w:rsidRPr="00F561BB" w14:paraId="4B03CCF7" w14:textId="77777777" w:rsidTr="00467E37">
        <w:tc>
          <w:tcPr>
            <w:tcW w:w="3936" w:type="dxa"/>
            <w:tcBorders>
              <w:top w:val="single" w:sz="4" w:space="0" w:color="auto"/>
              <w:left w:val="single" w:sz="4" w:space="0" w:color="auto"/>
              <w:bottom w:val="single" w:sz="4" w:space="0" w:color="auto"/>
              <w:right w:val="single" w:sz="4" w:space="0" w:color="auto"/>
            </w:tcBorders>
          </w:tcPr>
          <w:p w14:paraId="63A14577" w14:textId="214381AD" w:rsidR="00E12B25" w:rsidRDefault="00E12B25" w:rsidP="00E12B25">
            <w:pPr>
              <w:rPr>
                <w:rFonts w:ascii="宋体" w:hAnsi="宋体"/>
                <w:color w:val="FF0000"/>
              </w:rPr>
            </w:pPr>
            <w:r>
              <w:rPr>
                <w:rFonts w:ascii="宋体" w:hAnsi="宋体" w:hint="eastAsia"/>
                <w:color w:val="000000" w:themeColor="text1"/>
              </w:rPr>
              <w:t>FUNDBUSS_RECORED_NOT_FOUND_</w:t>
            </w:r>
          </w:p>
        </w:tc>
        <w:tc>
          <w:tcPr>
            <w:tcW w:w="4630" w:type="dxa"/>
            <w:tcBorders>
              <w:top w:val="single" w:sz="4" w:space="0" w:color="auto"/>
              <w:left w:val="single" w:sz="4" w:space="0" w:color="auto"/>
              <w:bottom w:val="single" w:sz="4" w:space="0" w:color="auto"/>
              <w:right w:val="single" w:sz="4" w:space="0" w:color="auto"/>
            </w:tcBorders>
          </w:tcPr>
          <w:p w14:paraId="3CF2D5E0" w14:textId="35D28471" w:rsidR="00E12B25" w:rsidRDefault="00E12B25" w:rsidP="00E12B25">
            <w:pPr>
              <w:rPr>
                <w:rFonts w:ascii="宋体" w:hAnsi="宋体"/>
                <w:color w:val="FF0000"/>
              </w:rPr>
            </w:pPr>
            <w:r>
              <w:rPr>
                <w:rFonts w:ascii="宋体" w:hAnsi="宋体" w:hint="eastAsia"/>
                <w:color w:val="000000" w:themeColor="text1"/>
              </w:rPr>
              <w:t>交易记录没有查询到</w:t>
            </w:r>
          </w:p>
        </w:tc>
      </w:tr>
    </w:tbl>
    <w:p w14:paraId="1F691AE0" w14:textId="77777777" w:rsidR="004F7283" w:rsidRPr="003603AA" w:rsidRDefault="004F7283" w:rsidP="00467E37">
      <w:pPr>
        <w:spacing w:line="360" w:lineRule="auto"/>
      </w:pPr>
    </w:p>
    <w:p w14:paraId="7C07D68E" w14:textId="77777777" w:rsidR="00163216" w:rsidRDefault="00163216" w:rsidP="00163216">
      <w:pPr>
        <w:pStyle w:val="1"/>
      </w:pPr>
      <w:r>
        <w:rPr>
          <w:rFonts w:hint="eastAsia"/>
        </w:rPr>
        <w:t>附录</w:t>
      </w:r>
    </w:p>
    <w:p w14:paraId="53BEFB26" w14:textId="77777777" w:rsidR="006D7B5E" w:rsidRDefault="006D7B5E" w:rsidP="006D7B5E">
      <w:pPr>
        <w:pStyle w:val="2"/>
      </w:pPr>
      <w:bookmarkStart w:id="184" w:name="_经营类目"/>
      <w:bookmarkEnd w:id="184"/>
      <w:r>
        <w:rPr>
          <w:rFonts w:hint="eastAsia"/>
        </w:rPr>
        <w:t>通讯地址</w:t>
      </w:r>
    </w:p>
    <w:tbl>
      <w:tblPr>
        <w:tblStyle w:val="a9"/>
        <w:tblW w:w="5000" w:type="pct"/>
        <w:tblLook w:val="04A0" w:firstRow="1" w:lastRow="0" w:firstColumn="1" w:lastColumn="0" w:noHBand="0" w:noVBand="1"/>
      </w:tblPr>
      <w:tblGrid>
        <w:gridCol w:w="801"/>
        <w:gridCol w:w="1195"/>
        <w:gridCol w:w="3213"/>
        <w:gridCol w:w="3087"/>
      </w:tblGrid>
      <w:tr w:rsidR="006D7B5E" w:rsidRPr="006D7B5E" w14:paraId="44A863AB" w14:textId="77777777" w:rsidTr="009A427E">
        <w:trPr>
          <w:trHeight w:val="320"/>
        </w:trPr>
        <w:tc>
          <w:tcPr>
            <w:tcW w:w="481" w:type="pct"/>
            <w:shd w:val="clear" w:color="auto" w:fill="auto"/>
            <w:noWrap/>
            <w:hideMark/>
          </w:tcPr>
          <w:p w14:paraId="60B5BA7E" w14:textId="77777777" w:rsidR="006D7B5E" w:rsidRPr="006D7B5E" w:rsidRDefault="006D7B5E" w:rsidP="00EC0221">
            <w:pPr>
              <w:widowControl/>
              <w:jc w:val="left"/>
              <w:rPr>
                <w:rFonts w:asciiTheme="minorHAnsi" w:eastAsiaTheme="minorEastAsia" w:hAnsiTheme="minorHAnsi" w:cstheme="minorBidi"/>
                <w:bCs/>
                <w:color w:val="000000"/>
                <w:sz w:val="16"/>
                <w:szCs w:val="16"/>
              </w:rPr>
            </w:pPr>
            <w:r w:rsidRPr="006D7B5E">
              <w:rPr>
                <w:rFonts w:asciiTheme="minorHAnsi" w:eastAsiaTheme="minorEastAsia" w:hAnsiTheme="minorHAnsi"/>
                <w:bCs/>
                <w:color w:val="000000"/>
                <w:sz w:val="16"/>
                <w:szCs w:val="16"/>
              </w:rPr>
              <w:t>类别</w:t>
            </w:r>
          </w:p>
        </w:tc>
        <w:tc>
          <w:tcPr>
            <w:tcW w:w="719" w:type="pct"/>
            <w:shd w:val="clear" w:color="auto" w:fill="auto"/>
            <w:noWrap/>
            <w:hideMark/>
          </w:tcPr>
          <w:p w14:paraId="36C05DDF" w14:textId="77777777" w:rsidR="006D7B5E" w:rsidRPr="006D7B5E" w:rsidRDefault="006D7B5E" w:rsidP="00EC0221">
            <w:pPr>
              <w:widowControl/>
              <w:jc w:val="left"/>
              <w:rPr>
                <w:rFonts w:asciiTheme="minorHAnsi" w:eastAsiaTheme="minorEastAsia" w:hAnsiTheme="minorHAnsi" w:cstheme="minorBidi"/>
                <w:bCs/>
                <w:color w:val="000000"/>
                <w:sz w:val="16"/>
                <w:szCs w:val="16"/>
              </w:rPr>
            </w:pPr>
            <w:r w:rsidRPr="006D7B5E">
              <w:rPr>
                <w:rFonts w:asciiTheme="minorHAnsi" w:eastAsiaTheme="minorEastAsia" w:hAnsiTheme="minorHAnsi"/>
                <w:bCs/>
                <w:color w:val="000000"/>
                <w:sz w:val="16"/>
                <w:szCs w:val="16"/>
              </w:rPr>
              <w:t>接口名</w:t>
            </w:r>
          </w:p>
        </w:tc>
        <w:tc>
          <w:tcPr>
            <w:tcW w:w="1939" w:type="pct"/>
            <w:shd w:val="clear" w:color="auto" w:fill="auto"/>
            <w:noWrap/>
            <w:hideMark/>
          </w:tcPr>
          <w:p w14:paraId="0CDE15A6" w14:textId="77777777" w:rsidR="006D7B5E" w:rsidRPr="006D7B5E" w:rsidRDefault="006D7B5E" w:rsidP="00EC0221">
            <w:pPr>
              <w:widowControl/>
              <w:jc w:val="left"/>
              <w:rPr>
                <w:rFonts w:asciiTheme="minorHAnsi" w:eastAsiaTheme="minorEastAsia" w:hAnsiTheme="minorHAnsi" w:cstheme="minorBidi"/>
                <w:bCs/>
                <w:color w:val="000000"/>
                <w:sz w:val="16"/>
                <w:szCs w:val="16"/>
              </w:rPr>
            </w:pPr>
            <w:r w:rsidRPr="006D7B5E">
              <w:rPr>
                <w:rFonts w:asciiTheme="minorHAnsi" w:eastAsiaTheme="minorEastAsia" w:hAnsiTheme="minorHAnsi"/>
                <w:bCs/>
                <w:color w:val="000000"/>
                <w:sz w:val="16"/>
                <w:szCs w:val="16"/>
              </w:rPr>
              <w:t>开发环境通讯地址</w:t>
            </w:r>
          </w:p>
        </w:tc>
        <w:tc>
          <w:tcPr>
            <w:tcW w:w="1862" w:type="pct"/>
            <w:shd w:val="clear" w:color="auto" w:fill="auto"/>
            <w:noWrap/>
            <w:hideMark/>
          </w:tcPr>
          <w:p w14:paraId="3EF1286B" w14:textId="77777777" w:rsidR="006D7B5E" w:rsidRPr="006D7B5E" w:rsidRDefault="006D7B5E" w:rsidP="00EC0221">
            <w:pPr>
              <w:widowControl/>
              <w:jc w:val="left"/>
              <w:rPr>
                <w:rFonts w:asciiTheme="minorHAnsi" w:eastAsiaTheme="minorEastAsia" w:hAnsiTheme="minorHAnsi" w:cstheme="minorBidi"/>
                <w:bCs/>
                <w:color w:val="000000"/>
                <w:sz w:val="16"/>
                <w:szCs w:val="16"/>
              </w:rPr>
            </w:pPr>
            <w:r w:rsidRPr="006D7B5E">
              <w:rPr>
                <w:rFonts w:asciiTheme="minorHAnsi" w:eastAsiaTheme="minorEastAsia" w:hAnsiTheme="minorHAnsi"/>
                <w:bCs/>
                <w:color w:val="000000"/>
                <w:sz w:val="16"/>
                <w:szCs w:val="16"/>
              </w:rPr>
              <w:t>sit</w:t>
            </w:r>
            <w:r w:rsidRPr="006D7B5E">
              <w:rPr>
                <w:rFonts w:asciiTheme="minorHAnsi" w:eastAsiaTheme="minorEastAsia" w:hAnsiTheme="minorHAnsi"/>
                <w:bCs/>
                <w:color w:val="000000"/>
                <w:sz w:val="16"/>
                <w:szCs w:val="16"/>
              </w:rPr>
              <w:t>环境通讯地址</w:t>
            </w:r>
          </w:p>
        </w:tc>
      </w:tr>
      <w:tr w:rsidR="006D7B5E" w:rsidRPr="006D7B5E" w14:paraId="43CBD64B" w14:textId="77777777" w:rsidTr="009A427E">
        <w:trPr>
          <w:trHeight w:val="320"/>
        </w:trPr>
        <w:tc>
          <w:tcPr>
            <w:tcW w:w="481" w:type="pct"/>
            <w:vMerge w:val="restart"/>
            <w:shd w:val="clear" w:color="auto" w:fill="auto"/>
            <w:noWrap/>
            <w:hideMark/>
          </w:tcPr>
          <w:p w14:paraId="0B0465F3" w14:textId="77777777" w:rsidR="006D7B5E" w:rsidRPr="006D7B5E" w:rsidRDefault="006D7B5E" w:rsidP="00EC0221">
            <w:pPr>
              <w:widowControl/>
              <w:jc w:val="left"/>
              <w:rPr>
                <w:rFonts w:asciiTheme="minorHAnsi" w:eastAsiaTheme="minorEastAsia" w:hAnsiTheme="minorHAnsi" w:cstheme="minorBidi"/>
                <w:color w:val="000000"/>
                <w:sz w:val="16"/>
                <w:szCs w:val="16"/>
              </w:rPr>
            </w:pPr>
            <w:r w:rsidRPr="006D7B5E">
              <w:rPr>
                <w:rFonts w:asciiTheme="minorHAnsi" w:hAnsiTheme="minorHAnsi"/>
                <w:color w:val="000000"/>
                <w:sz w:val="16"/>
                <w:szCs w:val="16"/>
              </w:rPr>
              <w:t>交易辅助功能部分</w:t>
            </w:r>
          </w:p>
        </w:tc>
        <w:tc>
          <w:tcPr>
            <w:tcW w:w="719" w:type="pct"/>
            <w:shd w:val="clear" w:color="auto" w:fill="auto"/>
            <w:noWrap/>
            <w:hideMark/>
          </w:tcPr>
          <w:p w14:paraId="42C7D20D"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短信验证码发送接口</w:t>
            </w:r>
          </w:p>
        </w:tc>
        <w:tc>
          <w:tcPr>
            <w:tcW w:w="1939" w:type="pct"/>
            <w:shd w:val="clear" w:color="auto" w:fill="auto"/>
            <w:hideMark/>
          </w:tcPr>
          <w:p w14:paraId="06D20E19" w14:textId="22AC61C5"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w:t>
            </w:r>
            <w:r w:rsidR="00BF46A8">
              <w:rPr>
                <w:rFonts w:asciiTheme="minorHAnsi" w:eastAsiaTheme="minorEastAsia" w:hAnsiTheme="minorHAnsi"/>
                <w:sz w:val="16"/>
                <w:szCs w:val="16"/>
              </w:rPr>
              <w:t>/open/api/common/request2.htm</w:t>
            </w:r>
          </w:p>
        </w:tc>
        <w:tc>
          <w:tcPr>
            <w:tcW w:w="1862" w:type="pct"/>
            <w:shd w:val="clear" w:color="auto" w:fill="auto"/>
            <w:noWrap/>
            <w:hideMark/>
          </w:tcPr>
          <w:p w14:paraId="43739299" w14:textId="4A2F77D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w:t>
            </w:r>
            <w:r w:rsidR="00BF46A8">
              <w:rPr>
                <w:rFonts w:asciiTheme="minorHAnsi" w:eastAsiaTheme="minorEastAsia" w:hAnsiTheme="minorHAnsi"/>
                <w:sz w:val="16"/>
                <w:szCs w:val="16"/>
              </w:rPr>
              <w:t>/open/api/common/request2.htm</w:t>
            </w:r>
          </w:p>
        </w:tc>
      </w:tr>
      <w:tr w:rsidR="006D7B5E" w:rsidRPr="006D7B5E" w14:paraId="50C3F6B0" w14:textId="77777777" w:rsidTr="009A427E">
        <w:trPr>
          <w:trHeight w:val="320"/>
        </w:trPr>
        <w:tc>
          <w:tcPr>
            <w:tcW w:w="481" w:type="pct"/>
            <w:vMerge/>
            <w:shd w:val="clear" w:color="auto" w:fill="auto"/>
            <w:noWrap/>
            <w:hideMark/>
          </w:tcPr>
          <w:p w14:paraId="7DE8C57F" w14:textId="77777777" w:rsidR="006D7B5E" w:rsidRPr="006D7B5E" w:rsidRDefault="006D7B5E" w:rsidP="00EC0221">
            <w:pPr>
              <w:widowControl/>
              <w:jc w:val="left"/>
              <w:rPr>
                <w:rFonts w:asciiTheme="minorHAnsi" w:eastAsiaTheme="minorEastAsia" w:hAnsiTheme="minorHAnsi" w:cstheme="minorBidi"/>
                <w:color w:val="000000"/>
                <w:sz w:val="16"/>
                <w:szCs w:val="16"/>
              </w:rPr>
            </w:pPr>
          </w:p>
        </w:tc>
        <w:tc>
          <w:tcPr>
            <w:tcW w:w="719" w:type="pct"/>
            <w:shd w:val="clear" w:color="auto" w:fill="auto"/>
            <w:noWrap/>
            <w:hideMark/>
          </w:tcPr>
          <w:p w14:paraId="65ED9990"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图片上传接口</w:t>
            </w:r>
          </w:p>
        </w:tc>
        <w:tc>
          <w:tcPr>
            <w:tcW w:w="1939" w:type="pct"/>
            <w:shd w:val="clear" w:color="auto" w:fill="auto"/>
            <w:noWrap/>
            <w:hideMark/>
          </w:tcPr>
          <w:p w14:paraId="6729100A" w14:textId="7777777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https://fcsupergwlite.dev.dl.alipaydev.com/ant/mybank/merchantprod/merchant/uploadphoto.htm</w:t>
            </w:r>
          </w:p>
        </w:tc>
        <w:tc>
          <w:tcPr>
            <w:tcW w:w="1862" w:type="pct"/>
            <w:shd w:val="clear" w:color="auto" w:fill="auto"/>
            <w:noWrap/>
            <w:hideMark/>
          </w:tcPr>
          <w:p w14:paraId="2D592A99" w14:textId="7777777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https://fcsupergwlite.dl.alipaydev.com/ant/mybank/merchantprod/merchant/uploadphoto.htm</w:t>
            </w:r>
          </w:p>
        </w:tc>
      </w:tr>
      <w:tr w:rsidR="006D7B5E" w:rsidRPr="006D7B5E" w14:paraId="3954671F" w14:textId="77777777" w:rsidTr="009A427E">
        <w:trPr>
          <w:trHeight w:val="320"/>
        </w:trPr>
        <w:tc>
          <w:tcPr>
            <w:tcW w:w="481" w:type="pct"/>
            <w:vMerge w:val="restart"/>
            <w:shd w:val="clear" w:color="auto" w:fill="auto"/>
            <w:noWrap/>
            <w:hideMark/>
          </w:tcPr>
          <w:p w14:paraId="08DBA63E" w14:textId="77777777" w:rsidR="006D7B5E" w:rsidRPr="006D7B5E" w:rsidRDefault="006D7B5E" w:rsidP="00EC0221">
            <w:pPr>
              <w:widowControl/>
              <w:jc w:val="left"/>
              <w:rPr>
                <w:rFonts w:asciiTheme="minorHAnsi" w:eastAsiaTheme="minorEastAsia" w:hAnsiTheme="minorHAnsi" w:cstheme="minorBidi"/>
                <w:color w:val="000000"/>
                <w:sz w:val="16"/>
                <w:szCs w:val="16"/>
              </w:rPr>
            </w:pPr>
            <w:r w:rsidRPr="006D7B5E">
              <w:rPr>
                <w:rFonts w:asciiTheme="minorHAnsi" w:hAnsiTheme="minorHAnsi"/>
                <w:color w:val="000000"/>
                <w:sz w:val="16"/>
                <w:szCs w:val="16"/>
              </w:rPr>
              <w:t>线下收单业务部分</w:t>
            </w:r>
          </w:p>
        </w:tc>
        <w:tc>
          <w:tcPr>
            <w:tcW w:w="719" w:type="pct"/>
            <w:shd w:val="clear" w:color="auto" w:fill="auto"/>
            <w:noWrap/>
            <w:hideMark/>
          </w:tcPr>
          <w:p w14:paraId="6D854601"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商户入驻申请接口</w:t>
            </w:r>
          </w:p>
        </w:tc>
        <w:tc>
          <w:tcPr>
            <w:tcW w:w="1939" w:type="pct"/>
            <w:shd w:val="clear" w:color="auto" w:fill="auto"/>
            <w:hideMark/>
          </w:tcPr>
          <w:p w14:paraId="2CDB7805" w14:textId="1A155291"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w:t>
            </w:r>
            <w:r w:rsidR="00BF46A8">
              <w:rPr>
                <w:rFonts w:asciiTheme="minorHAnsi" w:eastAsiaTheme="minorEastAsia" w:hAnsiTheme="minorHAnsi"/>
                <w:sz w:val="16"/>
                <w:szCs w:val="16"/>
              </w:rPr>
              <w:t>/open/api/common/request2.htm</w:t>
            </w:r>
          </w:p>
        </w:tc>
        <w:tc>
          <w:tcPr>
            <w:tcW w:w="1862" w:type="pct"/>
            <w:shd w:val="clear" w:color="auto" w:fill="auto"/>
            <w:noWrap/>
            <w:hideMark/>
          </w:tcPr>
          <w:p w14:paraId="7A9821C4" w14:textId="3F0D47E3"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w:t>
            </w:r>
            <w:r w:rsidR="00BF46A8">
              <w:rPr>
                <w:rFonts w:asciiTheme="minorHAnsi" w:eastAsiaTheme="minorEastAsia" w:hAnsiTheme="minorHAnsi"/>
                <w:sz w:val="16"/>
                <w:szCs w:val="16"/>
              </w:rPr>
              <w:t>/open/api/common/request2.htm</w:t>
            </w:r>
          </w:p>
        </w:tc>
      </w:tr>
      <w:tr w:rsidR="006D7B5E" w:rsidRPr="006D7B5E" w14:paraId="75EFC36C" w14:textId="77777777" w:rsidTr="009A427E">
        <w:trPr>
          <w:trHeight w:val="320"/>
        </w:trPr>
        <w:tc>
          <w:tcPr>
            <w:tcW w:w="481" w:type="pct"/>
            <w:vMerge/>
            <w:shd w:val="clear" w:color="auto" w:fill="auto"/>
            <w:noWrap/>
            <w:hideMark/>
          </w:tcPr>
          <w:p w14:paraId="7604E11B" w14:textId="77777777" w:rsidR="006D7B5E" w:rsidRPr="006D7B5E" w:rsidRDefault="006D7B5E" w:rsidP="00EC0221">
            <w:pPr>
              <w:widowControl/>
              <w:jc w:val="left"/>
              <w:rPr>
                <w:rFonts w:asciiTheme="minorHAnsi" w:eastAsiaTheme="minorEastAsia" w:hAnsiTheme="minorHAnsi" w:cstheme="minorBidi"/>
                <w:color w:val="000000"/>
                <w:sz w:val="16"/>
                <w:szCs w:val="16"/>
              </w:rPr>
            </w:pPr>
          </w:p>
        </w:tc>
        <w:tc>
          <w:tcPr>
            <w:tcW w:w="719" w:type="pct"/>
            <w:shd w:val="clear" w:color="auto" w:fill="auto"/>
            <w:noWrap/>
            <w:hideMark/>
          </w:tcPr>
          <w:p w14:paraId="343CC8A3"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商户入驻结果查询</w:t>
            </w:r>
          </w:p>
        </w:tc>
        <w:tc>
          <w:tcPr>
            <w:tcW w:w="1939" w:type="pct"/>
            <w:shd w:val="clear" w:color="auto" w:fill="auto"/>
            <w:hideMark/>
          </w:tcPr>
          <w:p w14:paraId="1AE9EA90" w14:textId="7B8BA6AE"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w:t>
            </w:r>
            <w:r w:rsidR="00BF46A8">
              <w:rPr>
                <w:rFonts w:asciiTheme="minorHAnsi" w:eastAsiaTheme="minorEastAsia" w:hAnsiTheme="minorHAnsi"/>
                <w:sz w:val="16"/>
                <w:szCs w:val="16"/>
              </w:rPr>
              <w:t>/open/api/common/request2.htm</w:t>
            </w:r>
          </w:p>
        </w:tc>
        <w:tc>
          <w:tcPr>
            <w:tcW w:w="1862" w:type="pct"/>
            <w:shd w:val="clear" w:color="auto" w:fill="auto"/>
            <w:noWrap/>
            <w:hideMark/>
          </w:tcPr>
          <w:p w14:paraId="1AD84585" w14:textId="37864B89"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w:t>
            </w:r>
            <w:r w:rsidR="00BF46A8">
              <w:rPr>
                <w:rFonts w:asciiTheme="minorHAnsi" w:eastAsiaTheme="minorEastAsia" w:hAnsiTheme="minorHAnsi"/>
                <w:sz w:val="16"/>
                <w:szCs w:val="16"/>
              </w:rPr>
              <w:t>/open/api/common/request2.htm</w:t>
            </w:r>
          </w:p>
        </w:tc>
      </w:tr>
      <w:tr w:rsidR="006D7B5E" w:rsidRPr="006D7B5E" w14:paraId="6D39942A" w14:textId="77777777" w:rsidTr="009A427E">
        <w:trPr>
          <w:trHeight w:val="320"/>
        </w:trPr>
        <w:tc>
          <w:tcPr>
            <w:tcW w:w="481" w:type="pct"/>
            <w:vMerge/>
            <w:shd w:val="clear" w:color="auto" w:fill="auto"/>
            <w:noWrap/>
            <w:hideMark/>
          </w:tcPr>
          <w:p w14:paraId="0A290AB6" w14:textId="77777777" w:rsidR="006D7B5E" w:rsidRPr="006D7B5E" w:rsidRDefault="006D7B5E" w:rsidP="00EC0221">
            <w:pPr>
              <w:widowControl/>
              <w:jc w:val="left"/>
              <w:rPr>
                <w:rFonts w:asciiTheme="minorHAnsi" w:eastAsiaTheme="minorEastAsia" w:hAnsiTheme="minorHAnsi" w:cstheme="minorBidi"/>
                <w:color w:val="000000"/>
                <w:sz w:val="16"/>
                <w:szCs w:val="16"/>
              </w:rPr>
            </w:pPr>
          </w:p>
        </w:tc>
        <w:tc>
          <w:tcPr>
            <w:tcW w:w="719" w:type="pct"/>
            <w:shd w:val="clear" w:color="auto" w:fill="auto"/>
            <w:noWrap/>
            <w:hideMark/>
          </w:tcPr>
          <w:p w14:paraId="638CA0FC"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商户信息修改</w:t>
            </w:r>
          </w:p>
        </w:tc>
        <w:tc>
          <w:tcPr>
            <w:tcW w:w="1939" w:type="pct"/>
            <w:shd w:val="clear" w:color="auto" w:fill="auto"/>
            <w:hideMark/>
          </w:tcPr>
          <w:p w14:paraId="2508DE95" w14:textId="360C9705"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w:t>
            </w:r>
            <w:r w:rsidR="00BF46A8">
              <w:rPr>
                <w:rFonts w:asciiTheme="minorHAnsi" w:eastAsiaTheme="minorEastAsia" w:hAnsiTheme="minorHAnsi"/>
                <w:sz w:val="16"/>
                <w:szCs w:val="16"/>
              </w:rPr>
              <w:t>/open/api/common/request2.htm</w:t>
            </w:r>
          </w:p>
        </w:tc>
        <w:tc>
          <w:tcPr>
            <w:tcW w:w="1862" w:type="pct"/>
            <w:shd w:val="clear" w:color="auto" w:fill="auto"/>
            <w:noWrap/>
            <w:hideMark/>
          </w:tcPr>
          <w:p w14:paraId="604FB758" w14:textId="1C0A62E6"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w:t>
            </w:r>
            <w:r w:rsidR="00BF46A8">
              <w:rPr>
                <w:rFonts w:asciiTheme="minorHAnsi" w:eastAsiaTheme="minorEastAsia" w:hAnsiTheme="minorHAnsi"/>
                <w:sz w:val="16"/>
                <w:szCs w:val="16"/>
              </w:rPr>
              <w:t>/open/api/common/request2.htm</w:t>
            </w:r>
          </w:p>
        </w:tc>
      </w:tr>
      <w:tr w:rsidR="006D7B5E" w:rsidRPr="006D7B5E" w14:paraId="0A0B9069" w14:textId="77777777" w:rsidTr="009A427E">
        <w:trPr>
          <w:trHeight w:val="320"/>
        </w:trPr>
        <w:tc>
          <w:tcPr>
            <w:tcW w:w="481" w:type="pct"/>
            <w:vMerge/>
            <w:shd w:val="clear" w:color="auto" w:fill="auto"/>
            <w:noWrap/>
            <w:hideMark/>
          </w:tcPr>
          <w:p w14:paraId="54F6105C" w14:textId="77777777" w:rsidR="006D7B5E" w:rsidRPr="006D7B5E" w:rsidRDefault="006D7B5E" w:rsidP="00EC0221">
            <w:pPr>
              <w:widowControl/>
              <w:jc w:val="left"/>
              <w:rPr>
                <w:rFonts w:asciiTheme="minorHAnsi" w:eastAsiaTheme="minorEastAsia" w:hAnsiTheme="minorHAnsi" w:cstheme="minorBidi"/>
                <w:color w:val="000000"/>
                <w:sz w:val="16"/>
                <w:szCs w:val="16"/>
              </w:rPr>
            </w:pPr>
          </w:p>
        </w:tc>
        <w:tc>
          <w:tcPr>
            <w:tcW w:w="719" w:type="pct"/>
            <w:shd w:val="clear" w:color="auto" w:fill="auto"/>
            <w:noWrap/>
            <w:hideMark/>
          </w:tcPr>
          <w:p w14:paraId="7EDE720F"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商户信息查询接口</w:t>
            </w:r>
          </w:p>
        </w:tc>
        <w:tc>
          <w:tcPr>
            <w:tcW w:w="1939" w:type="pct"/>
            <w:shd w:val="clear" w:color="auto" w:fill="auto"/>
            <w:hideMark/>
          </w:tcPr>
          <w:p w14:paraId="36CAA515" w14:textId="5580E15A"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w:t>
            </w:r>
            <w:r w:rsidR="00BF46A8">
              <w:rPr>
                <w:rFonts w:asciiTheme="minorHAnsi" w:eastAsiaTheme="minorEastAsia" w:hAnsiTheme="minorHAnsi"/>
                <w:sz w:val="16"/>
                <w:szCs w:val="16"/>
              </w:rPr>
              <w:t>/open/api/common/request2.htm</w:t>
            </w:r>
          </w:p>
        </w:tc>
        <w:tc>
          <w:tcPr>
            <w:tcW w:w="1862" w:type="pct"/>
            <w:shd w:val="clear" w:color="auto" w:fill="auto"/>
            <w:noWrap/>
            <w:hideMark/>
          </w:tcPr>
          <w:p w14:paraId="172BE562" w14:textId="065682D4"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w:t>
            </w:r>
            <w:r w:rsidR="00BF46A8">
              <w:rPr>
                <w:rFonts w:asciiTheme="minorHAnsi" w:eastAsiaTheme="minorEastAsia" w:hAnsiTheme="minorHAnsi"/>
                <w:sz w:val="16"/>
                <w:szCs w:val="16"/>
              </w:rPr>
              <w:t>/open/api/common/request2.htm</w:t>
            </w:r>
          </w:p>
        </w:tc>
      </w:tr>
      <w:tr w:rsidR="006D7B5E" w:rsidRPr="006D7B5E" w14:paraId="08D7ED42" w14:textId="77777777" w:rsidTr="009A427E">
        <w:trPr>
          <w:trHeight w:val="320"/>
        </w:trPr>
        <w:tc>
          <w:tcPr>
            <w:tcW w:w="481" w:type="pct"/>
            <w:vMerge/>
            <w:shd w:val="clear" w:color="auto" w:fill="auto"/>
            <w:noWrap/>
            <w:hideMark/>
          </w:tcPr>
          <w:p w14:paraId="78AFBB45" w14:textId="77777777" w:rsidR="006D7B5E" w:rsidRPr="006D7B5E" w:rsidRDefault="006D7B5E" w:rsidP="00EC0221">
            <w:pPr>
              <w:widowControl/>
              <w:jc w:val="left"/>
              <w:rPr>
                <w:rFonts w:asciiTheme="minorHAnsi" w:eastAsiaTheme="minorEastAsia" w:hAnsiTheme="minorHAnsi" w:cstheme="minorBidi"/>
                <w:color w:val="000000"/>
                <w:sz w:val="16"/>
                <w:szCs w:val="16"/>
              </w:rPr>
            </w:pPr>
          </w:p>
        </w:tc>
        <w:tc>
          <w:tcPr>
            <w:tcW w:w="719" w:type="pct"/>
            <w:shd w:val="clear" w:color="auto" w:fill="auto"/>
            <w:noWrap/>
            <w:hideMark/>
          </w:tcPr>
          <w:p w14:paraId="08B04FF0"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商户关闭接口</w:t>
            </w:r>
          </w:p>
        </w:tc>
        <w:tc>
          <w:tcPr>
            <w:tcW w:w="1939" w:type="pct"/>
            <w:shd w:val="clear" w:color="auto" w:fill="auto"/>
            <w:hideMark/>
          </w:tcPr>
          <w:p w14:paraId="6EF7660D" w14:textId="3FE5C16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w:t>
            </w:r>
            <w:r w:rsidR="00BF46A8">
              <w:rPr>
                <w:rFonts w:asciiTheme="minorHAnsi" w:eastAsiaTheme="minorEastAsia" w:hAnsiTheme="minorHAnsi"/>
                <w:sz w:val="16"/>
                <w:szCs w:val="16"/>
              </w:rPr>
              <w:t>/open/api/common/request2.htm</w:t>
            </w:r>
          </w:p>
        </w:tc>
        <w:tc>
          <w:tcPr>
            <w:tcW w:w="1862" w:type="pct"/>
            <w:shd w:val="clear" w:color="auto" w:fill="auto"/>
            <w:noWrap/>
            <w:hideMark/>
          </w:tcPr>
          <w:p w14:paraId="241305F2" w14:textId="6C3963B5"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w:t>
            </w:r>
            <w:r w:rsidR="00BF46A8">
              <w:rPr>
                <w:rFonts w:asciiTheme="minorHAnsi" w:eastAsiaTheme="minorEastAsia" w:hAnsiTheme="minorHAnsi"/>
                <w:sz w:val="16"/>
                <w:szCs w:val="16"/>
              </w:rPr>
              <w:t>/open/api/common/request2.htm</w:t>
            </w:r>
          </w:p>
        </w:tc>
      </w:tr>
      <w:tr w:rsidR="006D7B5E" w:rsidRPr="006D7B5E" w14:paraId="40CA7F8D" w14:textId="77777777" w:rsidTr="009A427E">
        <w:trPr>
          <w:trHeight w:val="320"/>
        </w:trPr>
        <w:tc>
          <w:tcPr>
            <w:tcW w:w="481" w:type="pct"/>
            <w:vMerge/>
            <w:shd w:val="clear" w:color="auto" w:fill="auto"/>
            <w:noWrap/>
            <w:hideMark/>
          </w:tcPr>
          <w:p w14:paraId="5EB5B65F" w14:textId="77777777" w:rsidR="006D7B5E" w:rsidRPr="006D7B5E" w:rsidRDefault="006D7B5E" w:rsidP="00EC0221">
            <w:pPr>
              <w:widowControl/>
              <w:jc w:val="left"/>
              <w:rPr>
                <w:rFonts w:asciiTheme="minorHAnsi" w:eastAsiaTheme="minorEastAsia" w:hAnsiTheme="minorHAnsi" w:cstheme="minorBidi"/>
                <w:color w:val="000000"/>
                <w:sz w:val="16"/>
                <w:szCs w:val="16"/>
              </w:rPr>
            </w:pPr>
          </w:p>
        </w:tc>
        <w:tc>
          <w:tcPr>
            <w:tcW w:w="719" w:type="pct"/>
            <w:shd w:val="clear" w:color="auto" w:fill="auto"/>
            <w:noWrap/>
            <w:hideMark/>
          </w:tcPr>
          <w:p w14:paraId="7C223998"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商户开启接口</w:t>
            </w:r>
          </w:p>
        </w:tc>
        <w:tc>
          <w:tcPr>
            <w:tcW w:w="1939" w:type="pct"/>
            <w:shd w:val="clear" w:color="auto" w:fill="auto"/>
            <w:hideMark/>
          </w:tcPr>
          <w:p w14:paraId="48086950" w14:textId="70B3080B"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w:t>
            </w:r>
            <w:r w:rsidR="00BF46A8">
              <w:rPr>
                <w:rFonts w:asciiTheme="minorHAnsi" w:eastAsiaTheme="minorEastAsia" w:hAnsiTheme="minorHAnsi"/>
                <w:sz w:val="16"/>
                <w:szCs w:val="16"/>
              </w:rPr>
              <w:t>/open/api/common/request2.htm</w:t>
            </w:r>
          </w:p>
        </w:tc>
        <w:tc>
          <w:tcPr>
            <w:tcW w:w="1862" w:type="pct"/>
            <w:shd w:val="clear" w:color="auto" w:fill="auto"/>
            <w:noWrap/>
            <w:hideMark/>
          </w:tcPr>
          <w:p w14:paraId="05BD0DE3" w14:textId="1F48806A"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w:t>
            </w:r>
            <w:r w:rsidR="00BF46A8">
              <w:rPr>
                <w:rFonts w:asciiTheme="minorHAnsi" w:eastAsiaTheme="minorEastAsia" w:hAnsiTheme="minorHAnsi"/>
                <w:sz w:val="16"/>
                <w:szCs w:val="16"/>
              </w:rPr>
              <w:t>/open/api/common/request2.htm</w:t>
            </w:r>
          </w:p>
        </w:tc>
      </w:tr>
      <w:tr w:rsidR="006D7B5E" w:rsidRPr="006D7B5E" w14:paraId="1E6A76E0" w14:textId="77777777" w:rsidTr="009A427E">
        <w:trPr>
          <w:trHeight w:val="320"/>
        </w:trPr>
        <w:tc>
          <w:tcPr>
            <w:tcW w:w="481" w:type="pct"/>
            <w:vMerge/>
            <w:shd w:val="clear" w:color="auto" w:fill="auto"/>
            <w:noWrap/>
            <w:hideMark/>
          </w:tcPr>
          <w:p w14:paraId="338C2601" w14:textId="77777777" w:rsidR="006D7B5E" w:rsidRPr="006D7B5E" w:rsidRDefault="006D7B5E" w:rsidP="00EC0221">
            <w:pPr>
              <w:widowControl/>
              <w:jc w:val="left"/>
              <w:rPr>
                <w:rFonts w:asciiTheme="minorHAnsi" w:eastAsiaTheme="minorEastAsia" w:hAnsiTheme="minorHAnsi" w:cstheme="minorBidi"/>
                <w:color w:val="000000"/>
                <w:sz w:val="16"/>
                <w:szCs w:val="16"/>
              </w:rPr>
            </w:pPr>
          </w:p>
        </w:tc>
        <w:tc>
          <w:tcPr>
            <w:tcW w:w="719" w:type="pct"/>
            <w:shd w:val="clear" w:color="auto" w:fill="auto"/>
            <w:noWrap/>
            <w:hideMark/>
          </w:tcPr>
          <w:p w14:paraId="229ACFC7"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移动刷卡支付（被扫）接口</w:t>
            </w:r>
          </w:p>
        </w:tc>
        <w:tc>
          <w:tcPr>
            <w:tcW w:w="1939" w:type="pct"/>
            <w:shd w:val="clear" w:color="auto" w:fill="auto"/>
            <w:hideMark/>
          </w:tcPr>
          <w:p w14:paraId="2821CFD9" w14:textId="7777777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https://fcsupergw.dev.dl.alipaydev.com/open/api/common/requestasync.htm</w:t>
            </w:r>
          </w:p>
        </w:tc>
        <w:tc>
          <w:tcPr>
            <w:tcW w:w="1862" w:type="pct"/>
            <w:shd w:val="clear" w:color="auto" w:fill="auto"/>
            <w:noWrap/>
            <w:hideMark/>
          </w:tcPr>
          <w:p w14:paraId="342F8768" w14:textId="7777777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https://fcsupergw.dl.alipaydev.com/open/api/common/requestasync.htm</w:t>
            </w:r>
          </w:p>
        </w:tc>
      </w:tr>
      <w:tr w:rsidR="006D7B5E" w:rsidRPr="006D7B5E" w14:paraId="395B96EC" w14:textId="77777777" w:rsidTr="009A427E">
        <w:trPr>
          <w:trHeight w:val="320"/>
        </w:trPr>
        <w:tc>
          <w:tcPr>
            <w:tcW w:w="481" w:type="pct"/>
            <w:vMerge/>
            <w:shd w:val="clear" w:color="auto" w:fill="auto"/>
            <w:noWrap/>
            <w:hideMark/>
          </w:tcPr>
          <w:p w14:paraId="755F3DE6" w14:textId="77777777" w:rsidR="006D7B5E" w:rsidRPr="006D7B5E" w:rsidRDefault="006D7B5E" w:rsidP="00EC0221">
            <w:pPr>
              <w:widowControl/>
              <w:jc w:val="left"/>
              <w:rPr>
                <w:rFonts w:asciiTheme="minorHAnsi" w:eastAsiaTheme="minorEastAsia" w:hAnsiTheme="minorHAnsi" w:cstheme="minorBidi"/>
                <w:color w:val="FF0000"/>
                <w:sz w:val="16"/>
                <w:szCs w:val="16"/>
              </w:rPr>
            </w:pPr>
          </w:p>
        </w:tc>
        <w:tc>
          <w:tcPr>
            <w:tcW w:w="719" w:type="pct"/>
            <w:shd w:val="clear" w:color="auto" w:fill="auto"/>
            <w:noWrap/>
            <w:hideMark/>
          </w:tcPr>
          <w:p w14:paraId="61D6882E"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eastAsiaTheme="minorEastAsia" w:hAnsiTheme="minorHAnsi"/>
                <w:iCs/>
                <w:sz w:val="16"/>
                <w:szCs w:val="16"/>
              </w:rPr>
              <w:t>H5</w:t>
            </w:r>
            <w:r w:rsidRPr="006D7B5E">
              <w:rPr>
                <w:rFonts w:asciiTheme="minorHAnsi" w:eastAsiaTheme="minorEastAsia" w:hAnsiTheme="minorHAnsi"/>
                <w:iCs/>
                <w:sz w:val="16"/>
                <w:szCs w:val="16"/>
              </w:rPr>
              <w:t>支付（主扫）创建订单接口</w:t>
            </w:r>
          </w:p>
        </w:tc>
        <w:tc>
          <w:tcPr>
            <w:tcW w:w="1939" w:type="pct"/>
            <w:shd w:val="clear" w:color="auto" w:fill="auto"/>
            <w:hideMark/>
          </w:tcPr>
          <w:p w14:paraId="7E332EA4" w14:textId="7777777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https://fcsupergw.dev.dl.alipaydev.com/open/api/common/requestasync.htm</w:t>
            </w:r>
          </w:p>
        </w:tc>
        <w:tc>
          <w:tcPr>
            <w:tcW w:w="1862" w:type="pct"/>
            <w:shd w:val="clear" w:color="auto" w:fill="auto"/>
            <w:noWrap/>
            <w:hideMark/>
          </w:tcPr>
          <w:p w14:paraId="0C9132EE" w14:textId="7777777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https://fcsupergw.dl.alipaydev.com/open/api/common/requestasync.htm</w:t>
            </w:r>
          </w:p>
        </w:tc>
      </w:tr>
      <w:tr w:rsidR="006D7B5E" w:rsidRPr="006D7B5E" w14:paraId="13F1537C" w14:textId="77777777" w:rsidTr="009A427E">
        <w:trPr>
          <w:trHeight w:val="320"/>
        </w:trPr>
        <w:tc>
          <w:tcPr>
            <w:tcW w:w="481" w:type="pct"/>
            <w:vMerge/>
            <w:shd w:val="clear" w:color="auto" w:fill="auto"/>
            <w:noWrap/>
            <w:hideMark/>
          </w:tcPr>
          <w:p w14:paraId="09B9B9FF" w14:textId="77777777" w:rsidR="006D7B5E" w:rsidRPr="006D7B5E" w:rsidRDefault="006D7B5E" w:rsidP="00EC0221">
            <w:pPr>
              <w:widowControl/>
              <w:jc w:val="left"/>
              <w:rPr>
                <w:rFonts w:asciiTheme="minorHAnsi" w:eastAsiaTheme="minorEastAsia" w:hAnsiTheme="minorHAnsi" w:cstheme="minorBidi"/>
                <w:color w:val="FF0000"/>
                <w:sz w:val="16"/>
                <w:szCs w:val="16"/>
              </w:rPr>
            </w:pPr>
          </w:p>
        </w:tc>
        <w:tc>
          <w:tcPr>
            <w:tcW w:w="719" w:type="pct"/>
            <w:shd w:val="clear" w:color="auto" w:fill="auto"/>
            <w:noWrap/>
            <w:hideMark/>
          </w:tcPr>
          <w:p w14:paraId="35213272"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创建订单结果通知</w:t>
            </w:r>
          </w:p>
        </w:tc>
        <w:tc>
          <w:tcPr>
            <w:tcW w:w="1939" w:type="pct"/>
            <w:shd w:val="clear" w:color="auto" w:fill="auto"/>
            <w:hideMark/>
          </w:tcPr>
          <w:p w14:paraId="55990BD7" w14:textId="3B732412"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w:t>
            </w:r>
            <w:r w:rsidR="00BF46A8">
              <w:rPr>
                <w:rFonts w:asciiTheme="minorHAnsi" w:eastAsiaTheme="minorEastAsia" w:hAnsiTheme="minorHAnsi"/>
                <w:sz w:val="16"/>
                <w:szCs w:val="16"/>
              </w:rPr>
              <w:t>/open/api/common/request2.htm</w:t>
            </w:r>
          </w:p>
        </w:tc>
        <w:tc>
          <w:tcPr>
            <w:tcW w:w="1862" w:type="pct"/>
            <w:shd w:val="clear" w:color="auto" w:fill="auto"/>
            <w:noWrap/>
            <w:hideMark/>
          </w:tcPr>
          <w:p w14:paraId="6B681B6F" w14:textId="4B3B9DE8"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w:t>
            </w:r>
            <w:r w:rsidR="00BF46A8">
              <w:rPr>
                <w:rFonts w:asciiTheme="minorHAnsi" w:eastAsiaTheme="minorEastAsia" w:hAnsiTheme="minorHAnsi"/>
                <w:sz w:val="16"/>
                <w:szCs w:val="16"/>
              </w:rPr>
              <w:t>/open/api/common/request2.htm</w:t>
            </w:r>
          </w:p>
        </w:tc>
      </w:tr>
      <w:tr w:rsidR="006D7B5E" w:rsidRPr="006D7B5E" w14:paraId="3916143E" w14:textId="77777777" w:rsidTr="009A427E">
        <w:trPr>
          <w:trHeight w:val="320"/>
        </w:trPr>
        <w:tc>
          <w:tcPr>
            <w:tcW w:w="481" w:type="pct"/>
            <w:vMerge/>
            <w:shd w:val="clear" w:color="auto" w:fill="auto"/>
            <w:noWrap/>
            <w:hideMark/>
          </w:tcPr>
          <w:p w14:paraId="2C1C6DBA" w14:textId="77777777" w:rsidR="006D7B5E" w:rsidRPr="006D7B5E" w:rsidRDefault="006D7B5E" w:rsidP="00EC0221">
            <w:pPr>
              <w:widowControl/>
              <w:jc w:val="left"/>
              <w:rPr>
                <w:rFonts w:asciiTheme="minorHAnsi" w:eastAsiaTheme="minorEastAsia" w:hAnsiTheme="minorHAnsi" w:cstheme="minorBidi"/>
                <w:color w:val="000000"/>
                <w:sz w:val="16"/>
                <w:szCs w:val="16"/>
              </w:rPr>
            </w:pPr>
          </w:p>
        </w:tc>
        <w:tc>
          <w:tcPr>
            <w:tcW w:w="719" w:type="pct"/>
            <w:shd w:val="clear" w:color="auto" w:fill="auto"/>
            <w:noWrap/>
            <w:hideMark/>
          </w:tcPr>
          <w:p w14:paraId="59AA3C74"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订单查询接口</w:t>
            </w:r>
          </w:p>
        </w:tc>
        <w:tc>
          <w:tcPr>
            <w:tcW w:w="1939" w:type="pct"/>
            <w:shd w:val="clear" w:color="auto" w:fill="auto"/>
            <w:hideMark/>
          </w:tcPr>
          <w:p w14:paraId="72DE1DB5" w14:textId="43586FA4"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w:t>
            </w:r>
            <w:r w:rsidR="00BF46A8">
              <w:rPr>
                <w:rFonts w:asciiTheme="minorHAnsi" w:eastAsiaTheme="minorEastAsia" w:hAnsiTheme="minorHAnsi"/>
                <w:sz w:val="16"/>
                <w:szCs w:val="16"/>
              </w:rPr>
              <w:t>/open/api/common/request2.htm</w:t>
            </w:r>
          </w:p>
        </w:tc>
        <w:tc>
          <w:tcPr>
            <w:tcW w:w="1862" w:type="pct"/>
            <w:shd w:val="clear" w:color="auto" w:fill="auto"/>
            <w:noWrap/>
            <w:hideMark/>
          </w:tcPr>
          <w:p w14:paraId="4E26945A" w14:textId="32BFCECE"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w:t>
            </w:r>
            <w:r w:rsidR="00BF46A8">
              <w:rPr>
                <w:rFonts w:asciiTheme="minorHAnsi" w:eastAsiaTheme="minorEastAsia" w:hAnsiTheme="minorHAnsi"/>
                <w:sz w:val="16"/>
                <w:szCs w:val="16"/>
              </w:rPr>
              <w:t>/open/api/common/request2.htm</w:t>
            </w:r>
          </w:p>
        </w:tc>
      </w:tr>
      <w:tr w:rsidR="006D7B5E" w:rsidRPr="006D7B5E" w14:paraId="02DF2DC6" w14:textId="77777777" w:rsidTr="009A427E">
        <w:trPr>
          <w:trHeight w:val="320"/>
        </w:trPr>
        <w:tc>
          <w:tcPr>
            <w:tcW w:w="481" w:type="pct"/>
            <w:vMerge/>
            <w:shd w:val="clear" w:color="auto" w:fill="auto"/>
            <w:noWrap/>
            <w:hideMark/>
          </w:tcPr>
          <w:p w14:paraId="1F13564F" w14:textId="77777777" w:rsidR="006D7B5E" w:rsidRPr="006D7B5E" w:rsidRDefault="006D7B5E" w:rsidP="00EC0221">
            <w:pPr>
              <w:widowControl/>
              <w:jc w:val="left"/>
              <w:rPr>
                <w:rFonts w:asciiTheme="minorHAnsi" w:eastAsiaTheme="minorEastAsia" w:hAnsiTheme="minorHAnsi" w:cstheme="minorBidi"/>
                <w:color w:val="000000"/>
                <w:sz w:val="16"/>
                <w:szCs w:val="16"/>
              </w:rPr>
            </w:pPr>
          </w:p>
        </w:tc>
        <w:tc>
          <w:tcPr>
            <w:tcW w:w="719" w:type="pct"/>
            <w:shd w:val="clear" w:color="auto" w:fill="auto"/>
            <w:noWrap/>
            <w:hideMark/>
          </w:tcPr>
          <w:p w14:paraId="43E2C8A0" w14:textId="77777777" w:rsidR="006D7B5E" w:rsidRPr="006D7B5E" w:rsidRDefault="006D7B5E" w:rsidP="00EC0221">
            <w:pPr>
              <w:widowControl/>
              <w:jc w:val="left"/>
              <w:rPr>
                <w:rFonts w:asciiTheme="minorHAnsi" w:eastAsiaTheme="minorEastAsia" w:hAnsiTheme="minorHAnsi" w:cstheme="minorBidi"/>
                <w:iCs/>
                <w:sz w:val="16"/>
                <w:szCs w:val="16"/>
              </w:rPr>
            </w:pPr>
            <w:r w:rsidRPr="006D7B5E">
              <w:rPr>
                <w:rFonts w:asciiTheme="minorHAnsi" w:hAnsiTheme="minorHAnsi"/>
                <w:iCs/>
                <w:sz w:val="16"/>
                <w:szCs w:val="16"/>
              </w:rPr>
              <w:t>订单关闭接口</w:t>
            </w:r>
          </w:p>
        </w:tc>
        <w:tc>
          <w:tcPr>
            <w:tcW w:w="1939" w:type="pct"/>
            <w:shd w:val="clear" w:color="auto" w:fill="auto"/>
            <w:hideMark/>
          </w:tcPr>
          <w:p w14:paraId="6E37773E" w14:textId="7777777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https://fcsupergw.dev.dl.alipaydev.com/open/api/common/requestasync.htm</w:t>
            </w:r>
          </w:p>
        </w:tc>
        <w:tc>
          <w:tcPr>
            <w:tcW w:w="1862" w:type="pct"/>
            <w:shd w:val="clear" w:color="auto" w:fill="auto"/>
            <w:noWrap/>
            <w:hideMark/>
          </w:tcPr>
          <w:p w14:paraId="60E66C8C" w14:textId="77777777" w:rsidR="006D7B5E" w:rsidRPr="006D7B5E" w:rsidRDefault="006D7B5E" w:rsidP="00EC0221">
            <w:pPr>
              <w:widowControl/>
              <w:jc w:val="left"/>
              <w:rPr>
                <w:rFonts w:asciiTheme="minorHAnsi" w:eastAsiaTheme="minorEastAsia" w:hAnsiTheme="minorHAnsi" w:cstheme="minorBidi"/>
                <w:sz w:val="16"/>
                <w:szCs w:val="16"/>
              </w:rPr>
            </w:pPr>
            <w:r w:rsidRPr="006D7B5E">
              <w:rPr>
                <w:rFonts w:asciiTheme="minorHAnsi" w:eastAsiaTheme="minorEastAsia" w:hAnsiTheme="minorHAnsi"/>
                <w:sz w:val="16"/>
                <w:szCs w:val="16"/>
              </w:rPr>
              <w:t>https://fcsupergw.dl.alipaydev.com/open/api/common/requestasync.htm</w:t>
            </w:r>
          </w:p>
        </w:tc>
      </w:tr>
      <w:tr w:rsidR="009A427E" w:rsidRPr="006D7B5E" w14:paraId="6848AC47" w14:textId="77777777" w:rsidTr="009A427E">
        <w:trPr>
          <w:trHeight w:val="320"/>
        </w:trPr>
        <w:tc>
          <w:tcPr>
            <w:tcW w:w="481" w:type="pct"/>
            <w:shd w:val="clear" w:color="auto" w:fill="auto"/>
            <w:noWrap/>
          </w:tcPr>
          <w:p w14:paraId="3510D972" w14:textId="77777777" w:rsidR="009A427E" w:rsidRPr="006D7B5E" w:rsidRDefault="009A427E" w:rsidP="009A427E">
            <w:pPr>
              <w:widowControl/>
              <w:jc w:val="left"/>
              <w:rPr>
                <w:color w:val="000000"/>
                <w:sz w:val="16"/>
                <w:szCs w:val="16"/>
              </w:rPr>
            </w:pPr>
          </w:p>
        </w:tc>
        <w:tc>
          <w:tcPr>
            <w:tcW w:w="719" w:type="pct"/>
            <w:shd w:val="clear" w:color="auto" w:fill="auto"/>
            <w:noWrap/>
          </w:tcPr>
          <w:p w14:paraId="6272B9B0" w14:textId="7FD42CD0" w:rsidR="009A427E" w:rsidRPr="006D7B5E" w:rsidRDefault="009A427E" w:rsidP="009A427E">
            <w:pPr>
              <w:widowControl/>
              <w:jc w:val="left"/>
              <w:rPr>
                <w:iCs/>
                <w:sz w:val="16"/>
                <w:szCs w:val="16"/>
              </w:rPr>
            </w:pPr>
            <w:r>
              <w:rPr>
                <w:rFonts w:hint="eastAsia"/>
                <w:iCs/>
                <w:sz w:val="16"/>
                <w:szCs w:val="16"/>
              </w:rPr>
              <w:t>订单</w:t>
            </w:r>
            <w:r>
              <w:rPr>
                <w:iCs/>
                <w:sz w:val="16"/>
                <w:szCs w:val="16"/>
              </w:rPr>
              <w:t>撤销接口</w:t>
            </w:r>
          </w:p>
        </w:tc>
        <w:tc>
          <w:tcPr>
            <w:tcW w:w="1939" w:type="pct"/>
            <w:shd w:val="clear" w:color="auto" w:fill="auto"/>
          </w:tcPr>
          <w:p w14:paraId="664A7585" w14:textId="444EACBD" w:rsidR="009A427E" w:rsidRPr="006D7B5E" w:rsidRDefault="009A427E" w:rsidP="009A427E">
            <w:pPr>
              <w:widowControl/>
              <w:jc w:val="left"/>
              <w:rPr>
                <w:sz w:val="16"/>
                <w:szCs w:val="16"/>
              </w:rPr>
            </w:pPr>
            <w:r w:rsidRPr="006D7B5E">
              <w:rPr>
                <w:rFonts w:asciiTheme="minorHAnsi" w:eastAsiaTheme="minorEastAsia" w:hAnsiTheme="minorHAnsi"/>
                <w:sz w:val="16"/>
                <w:szCs w:val="16"/>
              </w:rPr>
              <w:t>https://fcsupergw.dev.dl.alipaydev.com/open/api/common/requestasync.htm</w:t>
            </w:r>
          </w:p>
        </w:tc>
        <w:tc>
          <w:tcPr>
            <w:tcW w:w="1862" w:type="pct"/>
            <w:shd w:val="clear" w:color="auto" w:fill="auto"/>
            <w:noWrap/>
          </w:tcPr>
          <w:p w14:paraId="518B4E53" w14:textId="19459FA9" w:rsidR="009A427E" w:rsidRPr="006D7B5E" w:rsidRDefault="009A427E" w:rsidP="009A427E">
            <w:pPr>
              <w:widowControl/>
              <w:jc w:val="left"/>
              <w:rPr>
                <w:sz w:val="16"/>
                <w:szCs w:val="16"/>
              </w:rPr>
            </w:pPr>
            <w:r w:rsidRPr="006D7B5E">
              <w:rPr>
                <w:rFonts w:asciiTheme="minorHAnsi" w:eastAsiaTheme="minorEastAsia" w:hAnsiTheme="minorHAnsi"/>
                <w:sz w:val="16"/>
                <w:szCs w:val="16"/>
              </w:rPr>
              <w:t>https://fcsupergw.dl.alipaydev.com/open/api/common/requestasync.htm</w:t>
            </w:r>
          </w:p>
        </w:tc>
      </w:tr>
    </w:tbl>
    <w:p w14:paraId="46EBC285" w14:textId="77777777" w:rsidR="00163216" w:rsidRDefault="00163216" w:rsidP="006D7B5E">
      <w:pPr>
        <w:pStyle w:val="2"/>
      </w:pPr>
      <w:r>
        <w:rPr>
          <w:rFonts w:hint="eastAsia"/>
        </w:rPr>
        <w:t>经营</w:t>
      </w:r>
      <w:r>
        <w:t>类目</w:t>
      </w:r>
    </w:p>
    <w:tbl>
      <w:tblPr>
        <w:tblW w:w="5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77"/>
        <w:gridCol w:w="3685"/>
      </w:tblGrid>
      <w:tr w:rsidR="00163216" w:rsidRPr="00455F3D" w14:paraId="7F41D94C" w14:textId="77777777" w:rsidTr="00C11757">
        <w:tc>
          <w:tcPr>
            <w:tcW w:w="1977" w:type="dxa"/>
            <w:shd w:val="clear" w:color="auto" w:fill="FFFFFF"/>
            <w:tcMar>
              <w:top w:w="75" w:type="dxa"/>
              <w:left w:w="150" w:type="dxa"/>
              <w:bottom w:w="75" w:type="dxa"/>
              <w:right w:w="150" w:type="dxa"/>
            </w:tcMar>
            <w:hideMark/>
          </w:tcPr>
          <w:p w14:paraId="5D924DFF" w14:textId="77777777" w:rsidR="00163216" w:rsidRPr="00455F3D" w:rsidRDefault="00163216" w:rsidP="00C11757">
            <w:pPr>
              <w:widowControl/>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一级分类</w:t>
            </w:r>
          </w:p>
        </w:tc>
        <w:tc>
          <w:tcPr>
            <w:tcW w:w="3685" w:type="dxa"/>
            <w:shd w:val="clear" w:color="auto" w:fill="FFFFFF"/>
            <w:tcMar>
              <w:top w:w="75" w:type="dxa"/>
              <w:left w:w="150" w:type="dxa"/>
              <w:bottom w:w="75" w:type="dxa"/>
              <w:right w:w="150" w:type="dxa"/>
            </w:tcMar>
            <w:hideMark/>
          </w:tcPr>
          <w:p w14:paraId="50C70CC6"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一级类目id</w:t>
            </w:r>
          </w:p>
        </w:tc>
      </w:tr>
      <w:tr w:rsidR="00163216" w:rsidRPr="00455F3D" w14:paraId="278B0568" w14:textId="77777777" w:rsidTr="00C11757">
        <w:tc>
          <w:tcPr>
            <w:tcW w:w="1977" w:type="dxa"/>
            <w:shd w:val="clear" w:color="auto" w:fill="FFFFFF"/>
            <w:tcMar>
              <w:top w:w="75" w:type="dxa"/>
              <w:left w:w="150" w:type="dxa"/>
              <w:bottom w:w="75" w:type="dxa"/>
              <w:right w:w="150" w:type="dxa"/>
            </w:tcMar>
            <w:hideMark/>
          </w:tcPr>
          <w:p w14:paraId="1C3A42DB"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美食</w:t>
            </w:r>
          </w:p>
        </w:tc>
        <w:tc>
          <w:tcPr>
            <w:tcW w:w="3685" w:type="dxa"/>
            <w:shd w:val="clear" w:color="auto" w:fill="FFFFFF"/>
            <w:tcMar>
              <w:top w:w="75" w:type="dxa"/>
              <w:left w:w="150" w:type="dxa"/>
              <w:bottom w:w="75" w:type="dxa"/>
              <w:right w:w="150" w:type="dxa"/>
            </w:tcMar>
            <w:hideMark/>
          </w:tcPr>
          <w:p w14:paraId="022383FC"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2015050700000000</w:t>
            </w:r>
          </w:p>
        </w:tc>
      </w:tr>
      <w:tr w:rsidR="00163216" w:rsidRPr="00455F3D" w14:paraId="1DF5A2B3" w14:textId="77777777" w:rsidTr="00C11757">
        <w:tc>
          <w:tcPr>
            <w:tcW w:w="1977" w:type="dxa"/>
            <w:shd w:val="clear" w:color="auto" w:fill="FFFFFF"/>
            <w:tcMar>
              <w:top w:w="75" w:type="dxa"/>
              <w:left w:w="150" w:type="dxa"/>
              <w:bottom w:w="75" w:type="dxa"/>
              <w:right w:w="150" w:type="dxa"/>
            </w:tcMar>
            <w:hideMark/>
          </w:tcPr>
          <w:p w14:paraId="1B5B3CBB"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超市便利店</w:t>
            </w:r>
          </w:p>
        </w:tc>
        <w:tc>
          <w:tcPr>
            <w:tcW w:w="3685" w:type="dxa"/>
            <w:shd w:val="clear" w:color="auto" w:fill="FFFFFF"/>
            <w:tcMar>
              <w:top w:w="75" w:type="dxa"/>
              <w:left w:w="150" w:type="dxa"/>
              <w:bottom w:w="75" w:type="dxa"/>
              <w:right w:w="150" w:type="dxa"/>
            </w:tcMar>
            <w:hideMark/>
          </w:tcPr>
          <w:p w14:paraId="1635832A"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2015091000052157</w:t>
            </w:r>
          </w:p>
        </w:tc>
      </w:tr>
      <w:tr w:rsidR="00163216" w:rsidRPr="00455F3D" w14:paraId="3D7A3B80" w14:textId="77777777" w:rsidTr="00C11757">
        <w:tc>
          <w:tcPr>
            <w:tcW w:w="1977" w:type="dxa"/>
            <w:shd w:val="clear" w:color="auto" w:fill="FFFFFF"/>
            <w:tcMar>
              <w:top w:w="75" w:type="dxa"/>
              <w:left w:w="150" w:type="dxa"/>
              <w:bottom w:w="75" w:type="dxa"/>
              <w:right w:w="150" w:type="dxa"/>
            </w:tcMar>
            <w:hideMark/>
          </w:tcPr>
          <w:p w14:paraId="736F6898"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休闲娱乐</w:t>
            </w:r>
          </w:p>
        </w:tc>
        <w:tc>
          <w:tcPr>
            <w:tcW w:w="3685" w:type="dxa"/>
            <w:shd w:val="clear" w:color="auto" w:fill="FFFFFF"/>
            <w:tcMar>
              <w:top w:w="75" w:type="dxa"/>
              <w:left w:w="150" w:type="dxa"/>
              <w:bottom w:w="75" w:type="dxa"/>
              <w:right w:w="150" w:type="dxa"/>
            </w:tcMar>
            <w:hideMark/>
          </w:tcPr>
          <w:p w14:paraId="140C7892"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2015062600004525</w:t>
            </w:r>
          </w:p>
        </w:tc>
      </w:tr>
      <w:tr w:rsidR="00163216" w:rsidRPr="00455F3D" w14:paraId="70C1E2BB" w14:textId="77777777" w:rsidTr="00C11757">
        <w:tc>
          <w:tcPr>
            <w:tcW w:w="1977" w:type="dxa"/>
            <w:shd w:val="clear" w:color="auto" w:fill="FFFFFF"/>
            <w:tcMar>
              <w:top w:w="75" w:type="dxa"/>
              <w:left w:w="150" w:type="dxa"/>
              <w:bottom w:w="75" w:type="dxa"/>
              <w:right w:w="150" w:type="dxa"/>
            </w:tcMar>
            <w:hideMark/>
          </w:tcPr>
          <w:p w14:paraId="15497BC3"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购物</w:t>
            </w:r>
          </w:p>
        </w:tc>
        <w:tc>
          <w:tcPr>
            <w:tcW w:w="3685" w:type="dxa"/>
            <w:shd w:val="clear" w:color="auto" w:fill="FFFFFF"/>
            <w:tcMar>
              <w:top w:w="75" w:type="dxa"/>
              <w:left w:w="150" w:type="dxa"/>
              <w:bottom w:w="75" w:type="dxa"/>
              <w:right w:w="150" w:type="dxa"/>
            </w:tcMar>
            <w:hideMark/>
          </w:tcPr>
          <w:p w14:paraId="3F1DAEA6"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2015062600002758</w:t>
            </w:r>
          </w:p>
        </w:tc>
      </w:tr>
      <w:tr w:rsidR="00163216" w:rsidRPr="00455F3D" w14:paraId="69B99FE5" w14:textId="77777777" w:rsidTr="00C11757">
        <w:tc>
          <w:tcPr>
            <w:tcW w:w="1977" w:type="dxa"/>
            <w:shd w:val="clear" w:color="auto" w:fill="FFFFFF"/>
            <w:tcMar>
              <w:top w:w="75" w:type="dxa"/>
              <w:left w:w="150" w:type="dxa"/>
              <w:bottom w:w="75" w:type="dxa"/>
              <w:right w:w="150" w:type="dxa"/>
            </w:tcMar>
            <w:hideMark/>
          </w:tcPr>
          <w:p w14:paraId="59240443"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爱车</w:t>
            </w:r>
          </w:p>
        </w:tc>
        <w:tc>
          <w:tcPr>
            <w:tcW w:w="3685" w:type="dxa"/>
            <w:shd w:val="clear" w:color="auto" w:fill="FFFFFF"/>
            <w:tcMar>
              <w:top w:w="75" w:type="dxa"/>
              <w:left w:w="150" w:type="dxa"/>
              <w:bottom w:w="75" w:type="dxa"/>
              <w:right w:w="150" w:type="dxa"/>
            </w:tcMar>
            <w:hideMark/>
          </w:tcPr>
          <w:p w14:paraId="55C46092"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2016062900190124</w:t>
            </w:r>
          </w:p>
        </w:tc>
      </w:tr>
      <w:tr w:rsidR="00163216" w:rsidRPr="00455F3D" w14:paraId="78390794" w14:textId="77777777" w:rsidTr="00C11757">
        <w:tc>
          <w:tcPr>
            <w:tcW w:w="1977" w:type="dxa"/>
            <w:shd w:val="clear" w:color="auto" w:fill="FFFFFF"/>
            <w:tcMar>
              <w:top w:w="75" w:type="dxa"/>
              <w:left w:w="150" w:type="dxa"/>
              <w:bottom w:w="75" w:type="dxa"/>
              <w:right w:w="150" w:type="dxa"/>
            </w:tcMar>
            <w:hideMark/>
          </w:tcPr>
          <w:p w14:paraId="113812C0"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生活服务</w:t>
            </w:r>
          </w:p>
        </w:tc>
        <w:tc>
          <w:tcPr>
            <w:tcW w:w="3685" w:type="dxa"/>
            <w:shd w:val="clear" w:color="auto" w:fill="FFFFFF"/>
            <w:tcMar>
              <w:top w:w="75" w:type="dxa"/>
              <w:left w:w="150" w:type="dxa"/>
              <w:bottom w:w="75" w:type="dxa"/>
              <w:right w:w="150" w:type="dxa"/>
            </w:tcMar>
            <w:hideMark/>
          </w:tcPr>
          <w:p w14:paraId="2F33FB36"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2015063000020189</w:t>
            </w:r>
          </w:p>
        </w:tc>
      </w:tr>
      <w:tr w:rsidR="00163216" w:rsidRPr="00455F3D" w14:paraId="4623024F" w14:textId="77777777" w:rsidTr="00C11757">
        <w:tc>
          <w:tcPr>
            <w:tcW w:w="1977" w:type="dxa"/>
            <w:shd w:val="clear" w:color="auto" w:fill="FFFFFF"/>
            <w:tcMar>
              <w:top w:w="75" w:type="dxa"/>
              <w:left w:w="150" w:type="dxa"/>
              <w:bottom w:w="75" w:type="dxa"/>
              <w:right w:w="150" w:type="dxa"/>
            </w:tcMar>
            <w:hideMark/>
          </w:tcPr>
          <w:p w14:paraId="3EE4A51D"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教育培训</w:t>
            </w:r>
          </w:p>
        </w:tc>
        <w:tc>
          <w:tcPr>
            <w:tcW w:w="3685" w:type="dxa"/>
            <w:shd w:val="clear" w:color="auto" w:fill="FFFFFF"/>
            <w:tcMar>
              <w:top w:w="75" w:type="dxa"/>
              <w:left w:w="150" w:type="dxa"/>
              <w:bottom w:w="75" w:type="dxa"/>
              <w:right w:w="150" w:type="dxa"/>
            </w:tcMar>
            <w:hideMark/>
          </w:tcPr>
          <w:p w14:paraId="649F162F"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2016042200000148</w:t>
            </w:r>
          </w:p>
        </w:tc>
      </w:tr>
      <w:tr w:rsidR="00163216" w:rsidRPr="00455F3D" w14:paraId="5AE7BF21" w14:textId="77777777" w:rsidTr="00C11757">
        <w:tc>
          <w:tcPr>
            <w:tcW w:w="1977" w:type="dxa"/>
            <w:shd w:val="clear" w:color="auto" w:fill="FFFFFF"/>
            <w:tcMar>
              <w:top w:w="75" w:type="dxa"/>
              <w:left w:w="150" w:type="dxa"/>
              <w:bottom w:w="75" w:type="dxa"/>
              <w:right w:w="150" w:type="dxa"/>
            </w:tcMar>
            <w:hideMark/>
          </w:tcPr>
          <w:p w14:paraId="481C667E"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医疗健康</w:t>
            </w:r>
          </w:p>
        </w:tc>
        <w:tc>
          <w:tcPr>
            <w:tcW w:w="3685" w:type="dxa"/>
            <w:shd w:val="clear" w:color="auto" w:fill="FFFFFF"/>
            <w:tcMar>
              <w:top w:w="75" w:type="dxa"/>
              <w:left w:w="150" w:type="dxa"/>
              <w:bottom w:w="75" w:type="dxa"/>
              <w:right w:w="150" w:type="dxa"/>
            </w:tcMar>
            <w:hideMark/>
          </w:tcPr>
          <w:p w14:paraId="0494C8CB"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2016062900190296</w:t>
            </w:r>
          </w:p>
        </w:tc>
      </w:tr>
      <w:tr w:rsidR="00163216" w:rsidRPr="00455F3D" w14:paraId="2C21D1D1" w14:textId="77777777" w:rsidTr="00C11757">
        <w:tc>
          <w:tcPr>
            <w:tcW w:w="1977" w:type="dxa"/>
            <w:shd w:val="clear" w:color="auto" w:fill="FFFFFF"/>
            <w:tcMar>
              <w:top w:w="75" w:type="dxa"/>
              <w:left w:w="150" w:type="dxa"/>
              <w:bottom w:w="75" w:type="dxa"/>
              <w:right w:w="150" w:type="dxa"/>
            </w:tcMar>
            <w:hideMark/>
          </w:tcPr>
          <w:p w14:paraId="079C355A"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航旅</w:t>
            </w:r>
          </w:p>
        </w:tc>
        <w:tc>
          <w:tcPr>
            <w:tcW w:w="3685" w:type="dxa"/>
            <w:shd w:val="clear" w:color="auto" w:fill="FFFFFF"/>
            <w:tcMar>
              <w:top w:w="75" w:type="dxa"/>
              <w:left w:w="150" w:type="dxa"/>
              <w:bottom w:w="75" w:type="dxa"/>
              <w:right w:w="150" w:type="dxa"/>
            </w:tcMar>
            <w:hideMark/>
          </w:tcPr>
          <w:p w14:paraId="0EB76170"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2015080600000001</w:t>
            </w:r>
          </w:p>
        </w:tc>
      </w:tr>
      <w:tr w:rsidR="00163216" w:rsidRPr="00455F3D" w14:paraId="5E2FBC21" w14:textId="77777777" w:rsidTr="00C11757">
        <w:tc>
          <w:tcPr>
            <w:tcW w:w="1977" w:type="dxa"/>
            <w:shd w:val="clear" w:color="auto" w:fill="FFFFFF"/>
            <w:tcMar>
              <w:top w:w="75" w:type="dxa"/>
              <w:left w:w="150" w:type="dxa"/>
              <w:bottom w:w="75" w:type="dxa"/>
              <w:right w:w="150" w:type="dxa"/>
            </w:tcMar>
            <w:hideMark/>
          </w:tcPr>
          <w:p w14:paraId="287B0762"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专业销售/批发</w:t>
            </w:r>
          </w:p>
        </w:tc>
        <w:tc>
          <w:tcPr>
            <w:tcW w:w="3685" w:type="dxa"/>
            <w:shd w:val="clear" w:color="auto" w:fill="FFFFFF"/>
            <w:tcMar>
              <w:top w:w="75" w:type="dxa"/>
              <w:left w:w="150" w:type="dxa"/>
              <w:bottom w:w="75" w:type="dxa"/>
              <w:right w:w="150" w:type="dxa"/>
            </w:tcMar>
            <w:hideMark/>
          </w:tcPr>
          <w:p w14:paraId="12D706E2"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2016062900190337</w:t>
            </w:r>
          </w:p>
        </w:tc>
      </w:tr>
      <w:tr w:rsidR="00163216" w:rsidRPr="00455F3D" w14:paraId="3A0D302A" w14:textId="77777777" w:rsidTr="00C11757">
        <w:tc>
          <w:tcPr>
            <w:tcW w:w="1977" w:type="dxa"/>
            <w:shd w:val="clear" w:color="auto" w:fill="FFFFFF"/>
            <w:tcMar>
              <w:top w:w="75" w:type="dxa"/>
              <w:left w:w="150" w:type="dxa"/>
              <w:bottom w:w="75" w:type="dxa"/>
              <w:right w:w="150" w:type="dxa"/>
            </w:tcMar>
            <w:hideMark/>
          </w:tcPr>
          <w:p w14:paraId="68512862" w14:textId="77777777" w:rsidR="00163216" w:rsidRPr="00455F3D" w:rsidRDefault="00163216" w:rsidP="00C11757">
            <w:pPr>
              <w:widowControl/>
              <w:wordWrap w:val="0"/>
              <w:spacing w:line="300" w:lineRule="atLeast"/>
              <w:jc w:val="center"/>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政府/社会组织</w:t>
            </w:r>
          </w:p>
        </w:tc>
        <w:tc>
          <w:tcPr>
            <w:tcW w:w="3685" w:type="dxa"/>
            <w:shd w:val="clear" w:color="auto" w:fill="FFFFFF"/>
            <w:tcMar>
              <w:top w:w="75" w:type="dxa"/>
              <w:left w:w="150" w:type="dxa"/>
              <w:bottom w:w="75" w:type="dxa"/>
              <w:right w:w="150" w:type="dxa"/>
            </w:tcMar>
            <w:hideMark/>
          </w:tcPr>
          <w:p w14:paraId="0C87351C" w14:textId="77777777" w:rsidR="00163216" w:rsidRPr="00455F3D" w:rsidRDefault="00163216" w:rsidP="00C11757">
            <w:pPr>
              <w:widowControl/>
              <w:wordWrap w:val="0"/>
              <w:spacing w:line="300" w:lineRule="atLeast"/>
              <w:jc w:val="left"/>
              <w:textAlignment w:val="baseline"/>
              <w:rPr>
                <w:rFonts w:asciiTheme="minorEastAsia" w:hAnsiTheme="minorEastAsia" w:cs="Tahoma"/>
                <w:color w:val="333333"/>
                <w:kern w:val="0"/>
                <w:sz w:val="24"/>
                <w:szCs w:val="24"/>
              </w:rPr>
            </w:pPr>
            <w:r w:rsidRPr="00DF0ADE">
              <w:rPr>
                <w:rFonts w:asciiTheme="minorEastAsia" w:hAnsiTheme="minorEastAsia" w:cs="Tahoma"/>
                <w:color w:val="333333"/>
                <w:kern w:val="0"/>
                <w:sz w:val="24"/>
                <w:szCs w:val="24"/>
                <w:bdr w:val="none" w:sz="0" w:space="0" w:color="auto" w:frame="1"/>
              </w:rPr>
              <w:t>2016062900190371</w:t>
            </w:r>
          </w:p>
        </w:tc>
      </w:tr>
    </w:tbl>
    <w:p w14:paraId="26FD8F8E" w14:textId="77777777" w:rsidR="00163216" w:rsidRPr="00A1618B" w:rsidRDefault="00163216" w:rsidP="00163216"/>
    <w:p w14:paraId="6878FB52" w14:textId="77777777" w:rsidR="00163216" w:rsidRDefault="00163216" w:rsidP="00163216">
      <w:pPr>
        <w:pStyle w:val="2"/>
      </w:pPr>
      <w:r>
        <w:rPr>
          <w:rFonts w:hint="eastAsia"/>
        </w:rPr>
        <w:t>联行号</w:t>
      </w:r>
      <w:r>
        <w:t>表</w:t>
      </w:r>
      <w:r>
        <w:rPr>
          <w:rFonts w:hint="eastAsia"/>
        </w:rPr>
        <w:t>（</w:t>
      </w:r>
      <w:r>
        <w:t>银行线下提供）</w:t>
      </w:r>
    </w:p>
    <w:p w14:paraId="044E7699" w14:textId="77777777" w:rsidR="00163216" w:rsidRDefault="00163216" w:rsidP="00163216">
      <w:pPr>
        <w:pStyle w:val="2"/>
      </w:pPr>
      <w:bookmarkStart w:id="185" w:name="_银行列表（banktype）"/>
      <w:bookmarkEnd w:id="185"/>
      <w:r>
        <w:rPr>
          <w:rFonts w:hint="eastAsia"/>
        </w:rPr>
        <w:t>银行类型</w:t>
      </w:r>
      <w:r>
        <w:t>列表（</w:t>
      </w:r>
      <w:r>
        <w:t>banktype</w:t>
      </w:r>
      <w:r>
        <w:t>）</w:t>
      </w:r>
    </w:p>
    <w:p w14:paraId="51287E15" w14:textId="77777777" w:rsidR="00163216" w:rsidRDefault="00163216" w:rsidP="00163216">
      <w:pPr>
        <w:rPr>
          <w:rStyle w:val="ae"/>
        </w:rPr>
      </w:pPr>
      <w:r>
        <w:rPr>
          <w:rFonts w:hint="eastAsia"/>
        </w:rPr>
        <w:t xml:space="preserve">     </w:t>
      </w:r>
      <w:hyperlink r:id="rId46" w:history="1">
        <w:r w:rsidRPr="00216A34">
          <w:rPr>
            <w:rStyle w:val="ae"/>
          </w:rPr>
          <w:t>https://pay.weixin.qq.com/wiki/doc/api/micropay_sl.php?chapter=4_2</w:t>
        </w:r>
      </w:hyperlink>
    </w:p>
    <w:p w14:paraId="1979D5CE" w14:textId="77777777" w:rsidR="00163216" w:rsidRDefault="00163216" w:rsidP="00163216">
      <w:pPr>
        <w:rPr>
          <w:rStyle w:val="ae"/>
        </w:rPr>
      </w:pPr>
    </w:p>
    <w:p w14:paraId="6E29427F" w14:textId="0175CB26" w:rsidR="00FF3BC6" w:rsidRPr="00FF3BC6" w:rsidRDefault="009D1AF3">
      <w:pPr>
        <w:pStyle w:val="2"/>
        <w:rPr>
          <w:rFonts w:ascii="Microsoft Yahei" w:hAnsi="Microsoft Yahei" w:hint="eastAsia"/>
          <w:color w:val="333333"/>
          <w:shd w:val="clear" w:color="auto" w:fill="FFFFFF"/>
        </w:rPr>
      </w:pPr>
      <w:r w:rsidRPr="00BF46A8">
        <w:rPr>
          <w:rFonts w:ascii="Microsoft Yahei" w:hAnsi="Microsoft Yahei" w:hint="eastAsia"/>
          <w:color w:val="333333"/>
          <w:shd w:val="clear" w:color="auto" w:fill="FFFFFF"/>
        </w:rPr>
        <w:lastRenderedPageBreak/>
        <w:t>国标省市区号</w:t>
      </w:r>
    </w:p>
    <w:p w14:paraId="0D28490B" w14:textId="1623D435" w:rsidR="003E55A9" w:rsidRDefault="00F42138" w:rsidP="00BF46A8">
      <w:r>
        <w:object w:dxaOrig="1513" w:dyaOrig="1032" w14:anchorId="061B4C63">
          <v:shape id="_x0000_i1030" type="#_x0000_t75" style="width:75.5pt;height:52.5pt" o:ole="">
            <v:imagedata r:id="rId47" o:title=""/>
          </v:shape>
          <o:OLEObject Type="Embed" ProgID="Package" ShapeID="_x0000_i1030" DrawAspect="Icon" ObjectID="_1564031047" r:id="rId48"/>
        </w:object>
      </w:r>
    </w:p>
    <w:p w14:paraId="1EFF28A1" w14:textId="35221449" w:rsidR="00FF3BC6" w:rsidRDefault="00E71AF8" w:rsidP="00116F66">
      <w:pPr>
        <w:pStyle w:val="2"/>
      </w:pPr>
      <w:r>
        <w:rPr>
          <w:rFonts w:hint="eastAsia"/>
        </w:rPr>
        <w:t>结算卡</w:t>
      </w:r>
      <w:r>
        <w:t>及绑定卡</w:t>
      </w:r>
      <w:r w:rsidR="00FF3BC6">
        <w:rPr>
          <w:rFonts w:hint="eastAsia"/>
        </w:rPr>
        <w:t>可</w:t>
      </w:r>
      <w:r w:rsidR="00FF3BC6">
        <w:t>支持的银行</w:t>
      </w:r>
      <w:r w:rsidR="00FF3BC6">
        <w:rPr>
          <w:rFonts w:hint="eastAsia"/>
        </w:rPr>
        <w:t>列表</w:t>
      </w:r>
    </w:p>
    <w:tbl>
      <w:tblPr>
        <w:tblStyle w:val="a9"/>
        <w:tblW w:w="0" w:type="auto"/>
        <w:tblLook w:val="04A0" w:firstRow="1" w:lastRow="0" w:firstColumn="1" w:lastColumn="0" w:noHBand="0" w:noVBand="1"/>
      </w:tblPr>
      <w:tblGrid>
        <w:gridCol w:w="3227"/>
      </w:tblGrid>
      <w:tr w:rsidR="0020309E" w14:paraId="7083B4B4" w14:textId="77777777" w:rsidTr="00116F66">
        <w:tc>
          <w:tcPr>
            <w:tcW w:w="3227" w:type="dxa"/>
          </w:tcPr>
          <w:p w14:paraId="60567998" w14:textId="7ED3C588" w:rsidR="0020309E" w:rsidRPr="00116F66" w:rsidRDefault="0020309E" w:rsidP="00116F66">
            <w:pPr>
              <w:jc w:val="center"/>
              <w:rPr>
                <w:b/>
              </w:rPr>
            </w:pPr>
            <w:r w:rsidRPr="00116F66">
              <w:rPr>
                <w:rFonts w:hint="eastAsia"/>
                <w:b/>
                <w:sz w:val="22"/>
              </w:rPr>
              <w:t>银行名称</w:t>
            </w:r>
          </w:p>
        </w:tc>
      </w:tr>
      <w:tr w:rsidR="0020309E" w14:paraId="43566B25" w14:textId="77777777" w:rsidTr="00116F66">
        <w:tc>
          <w:tcPr>
            <w:tcW w:w="3227" w:type="dxa"/>
            <w:vAlign w:val="bottom"/>
          </w:tcPr>
          <w:p w14:paraId="07B845B2" w14:textId="350A3E4B" w:rsidR="0020309E" w:rsidRPr="00E71AF8" w:rsidRDefault="0020309E" w:rsidP="00116F66">
            <w:pPr>
              <w:jc w:val="center"/>
            </w:pPr>
            <w:r w:rsidRPr="00E71AF8">
              <w:rPr>
                <w:rFonts w:ascii="Arial" w:hAnsi="Arial" w:cs="Arial" w:hint="eastAsia"/>
              </w:rPr>
              <w:t>中国农业银行</w:t>
            </w:r>
          </w:p>
        </w:tc>
      </w:tr>
      <w:tr w:rsidR="0020309E" w14:paraId="2E15DEE3" w14:textId="77777777" w:rsidTr="00116F66">
        <w:tc>
          <w:tcPr>
            <w:tcW w:w="3227" w:type="dxa"/>
            <w:vAlign w:val="bottom"/>
          </w:tcPr>
          <w:p w14:paraId="65594E18" w14:textId="6504815C" w:rsidR="0020309E" w:rsidRPr="00E71AF8" w:rsidRDefault="0020309E" w:rsidP="00116F66">
            <w:pPr>
              <w:jc w:val="center"/>
            </w:pPr>
            <w:r w:rsidRPr="00E71AF8">
              <w:rPr>
                <w:rFonts w:ascii="Arial" w:hAnsi="Arial" w:cs="Arial" w:hint="eastAsia"/>
              </w:rPr>
              <w:t>中国银行</w:t>
            </w:r>
          </w:p>
        </w:tc>
      </w:tr>
      <w:tr w:rsidR="0020309E" w14:paraId="65A8DB91" w14:textId="77777777" w:rsidTr="00116F66">
        <w:tc>
          <w:tcPr>
            <w:tcW w:w="3227" w:type="dxa"/>
            <w:vAlign w:val="bottom"/>
          </w:tcPr>
          <w:p w14:paraId="18148116" w14:textId="78E39683" w:rsidR="0020309E" w:rsidRPr="00E71AF8" w:rsidRDefault="0020309E" w:rsidP="00116F66">
            <w:pPr>
              <w:jc w:val="center"/>
            </w:pPr>
            <w:r w:rsidRPr="00E71AF8">
              <w:rPr>
                <w:rFonts w:ascii="Arial" w:hAnsi="Arial" w:cs="Arial" w:hint="eastAsia"/>
              </w:rPr>
              <w:t>交通银行</w:t>
            </w:r>
          </w:p>
        </w:tc>
      </w:tr>
      <w:tr w:rsidR="0020309E" w14:paraId="7C694867" w14:textId="77777777" w:rsidTr="00116F66">
        <w:tc>
          <w:tcPr>
            <w:tcW w:w="3227" w:type="dxa"/>
            <w:vAlign w:val="bottom"/>
          </w:tcPr>
          <w:p w14:paraId="19FC3AD2" w14:textId="4E12159A" w:rsidR="0020309E" w:rsidRPr="00E71AF8" w:rsidRDefault="0020309E" w:rsidP="00116F66">
            <w:pPr>
              <w:jc w:val="center"/>
            </w:pPr>
            <w:r w:rsidRPr="00E71AF8">
              <w:rPr>
                <w:rFonts w:ascii="Arial" w:hAnsi="Arial" w:cs="Arial" w:hint="eastAsia"/>
              </w:rPr>
              <w:t>光大银行</w:t>
            </w:r>
          </w:p>
        </w:tc>
      </w:tr>
      <w:tr w:rsidR="0020309E" w14:paraId="31D3EDFC" w14:textId="77777777" w:rsidTr="00116F66">
        <w:tc>
          <w:tcPr>
            <w:tcW w:w="3227" w:type="dxa"/>
            <w:vAlign w:val="bottom"/>
          </w:tcPr>
          <w:p w14:paraId="695D0D4B" w14:textId="1D980101" w:rsidR="0020309E" w:rsidRPr="00E71AF8" w:rsidRDefault="0020309E" w:rsidP="00116F66">
            <w:pPr>
              <w:jc w:val="center"/>
            </w:pPr>
            <w:r w:rsidRPr="00E71AF8">
              <w:rPr>
                <w:rFonts w:ascii="Arial" w:hAnsi="Arial" w:cs="Arial" w:hint="eastAsia"/>
              </w:rPr>
              <w:t>兴业银行</w:t>
            </w:r>
          </w:p>
        </w:tc>
      </w:tr>
      <w:tr w:rsidR="0020309E" w14:paraId="63EC3685" w14:textId="77777777" w:rsidTr="00116F66">
        <w:tc>
          <w:tcPr>
            <w:tcW w:w="3227" w:type="dxa"/>
            <w:vAlign w:val="bottom"/>
          </w:tcPr>
          <w:p w14:paraId="2A5D9A11" w14:textId="6B6B40E1" w:rsidR="0020309E" w:rsidRPr="00E71AF8" w:rsidRDefault="0020309E" w:rsidP="00116F66">
            <w:pPr>
              <w:jc w:val="center"/>
            </w:pPr>
            <w:r w:rsidRPr="00E71AF8">
              <w:rPr>
                <w:rFonts w:ascii="Arial" w:hAnsi="Arial" w:cs="Arial" w:hint="eastAsia"/>
              </w:rPr>
              <w:t>民生银行</w:t>
            </w:r>
          </w:p>
        </w:tc>
      </w:tr>
      <w:tr w:rsidR="0020309E" w14:paraId="2989E30C" w14:textId="77777777" w:rsidTr="00116F66">
        <w:tc>
          <w:tcPr>
            <w:tcW w:w="3227" w:type="dxa"/>
            <w:vAlign w:val="bottom"/>
          </w:tcPr>
          <w:p w14:paraId="482E0BDC" w14:textId="0CA4D673" w:rsidR="0020309E" w:rsidRPr="00E71AF8" w:rsidRDefault="0020309E" w:rsidP="00116F66">
            <w:pPr>
              <w:jc w:val="center"/>
            </w:pPr>
            <w:r w:rsidRPr="00E71AF8">
              <w:rPr>
                <w:rFonts w:ascii="Arial" w:hAnsi="Arial" w:cs="Arial" w:hint="eastAsia"/>
              </w:rPr>
              <w:t>招商银行</w:t>
            </w:r>
          </w:p>
        </w:tc>
      </w:tr>
      <w:tr w:rsidR="0020309E" w14:paraId="100378EF" w14:textId="77777777" w:rsidTr="00116F66">
        <w:tc>
          <w:tcPr>
            <w:tcW w:w="3227" w:type="dxa"/>
            <w:vAlign w:val="bottom"/>
          </w:tcPr>
          <w:p w14:paraId="2A6C18E3" w14:textId="334440F9" w:rsidR="0020309E" w:rsidRPr="00E71AF8" w:rsidRDefault="0020309E" w:rsidP="00116F66">
            <w:pPr>
              <w:jc w:val="center"/>
            </w:pPr>
            <w:r w:rsidRPr="00E71AF8">
              <w:rPr>
                <w:rFonts w:ascii="Arial" w:hAnsi="Arial" w:cs="Arial" w:hint="eastAsia"/>
              </w:rPr>
              <w:t>中信银行</w:t>
            </w:r>
          </w:p>
        </w:tc>
      </w:tr>
      <w:tr w:rsidR="0020309E" w14:paraId="5CFD00FA" w14:textId="77777777" w:rsidTr="00116F66">
        <w:tc>
          <w:tcPr>
            <w:tcW w:w="3227" w:type="dxa"/>
            <w:vAlign w:val="bottom"/>
          </w:tcPr>
          <w:p w14:paraId="704332B3" w14:textId="5C7D50AB" w:rsidR="0020309E" w:rsidRPr="00E71AF8" w:rsidRDefault="0020309E" w:rsidP="00116F66">
            <w:pPr>
              <w:jc w:val="center"/>
            </w:pPr>
            <w:r w:rsidRPr="00E71AF8">
              <w:rPr>
                <w:rFonts w:ascii="Arial" w:hAnsi="Arial" w:cs="Arial" w:hint="eastAsia"/>
              </w:rPr>
              <w:t>中国工商银行</w:t>
            </w:r>
          </w:p>
        </w:tc>
      </w:tr>
      <w:tr w:rsidR="0020309E" w14:paraId="3F347D9A" w14:textId="77777777" w:rsidTr="00116F66">
        <w:tc>
          <w:tcPr>
            <w:tcW w:w="3227" w:type="dxa"/>
            <w:vAlign w:val="bottom"/>
          </w:tcPr>
          <w:p w14:paraId="711B4BB6" w14:textId="4E8CA383" w:rsidR="0020309E" w:rsidRPr="00E71AF8" w:rsidRDefault="0020309E" w:rsidP="00116F66">
            <w:pPr>
              <w:jc w:val="center"/>
            </w:pPr>
            <w:r w:rsidRPr="00E71AF8">
              <w:rPr>
                <w:rFonts w:ascii="Arial" w:hAnsi="Arial" w:cs="Arial" w:hint="eastAsia"/>
              </w:rPr>
              <w:t>中国建设银行</w:t>
            </w:r>
          </w:p>
        </w:tc>
      </w:tr>
      <w:tr w:rsidR="0020309E" w14:paraId="70582984" w14:textId="77777777" w:rsidTr="00116F66">
        <w:tc>
          <w:tcPr>
            <w:tcW w:w="3227" w:type="dxa"/>
            <w:vAlign w:val="bottom"/>
          </w:tcPr>
          <w:p w14:paraId="5BC359C8" w14:textId="0469A7F1" w:rsidR="0020309E" w:rsidRPr="00E71AF8" w:rsidRDefault="0020309E" w:rsidP="00116F66">
            <w:pPr>
              <w:jc w:val="center"/>
            </w:pPr>
            <w:r w:rsidRPr="00E71AF8">
              <w:rPr>
                <w:rFonts w:ascii="Arial" w:hAnsi="Arial" w:cs="Arial" w:hint="eastAsia"/>
              </w:rPr>
              <w:t>平安银行</w:t>
            </w:r>
          </w:p>
        </w:tc>
      </w:tr>
      <w:tr w:rsidR="0020309E" w14:paraId="34627DB6" w14:textId="77777777" w:rsidTr="00116F66">
        <w:tc>
          <w:tcPr>
            <w:tcW w:w="3227" w:type="dxa"/>
            <w:vAlign w:val="bottom"/>
          </w:tcPr>
          <w:p w14:paraId="013DA152" w14:textId="645C89BD" w:rsidR="0020309E" w:rsidRPr="00E71AF8" w:rsidRDefault="0020309E" w:rsidP="00116F66">
            <w:pPr>
              <w:jc w:val="center"/>
            </w:pPr>
            <w:r w:rsidRPr="00E71AF8">
              <w:rPr>
                <w:rFonts w:ascii="Arial" w:hAnsi="Arial" w:cs="Arial" w:hint="eastAsia"/>
              </w:rPr>
              <w:t>中国邮政储蓄银行</w:t>
            </w:r>
          </w:p>
        </w:tc>
      </w:tr>
      <w:tr w:rsidR="0020309E" w14:paraId="375830B0" w14:textId="77777777" w:rsidTr="00116F66">
        <w:tc>
          <w:tcPr>
            <w:tcW w:w="3227" w:type="dxa"/>
            <w:vAlign w:val="bottom"/>
          </w:tcPr>
          <w:p w14:paraId="783228E7" w14:textId="6A91CB5C" w:rsidR="0020309E" w:rsidRPr="00E71AF8" w:rsidRDefault="0020309E" w:rsidP="00116F66">
            <w:pPr>
              <w:jc w:val="center"/>
            </w:pPr>
            <w:r w:rsidRPr="00E71AF8">
              <w:rPr>
                <w:rFonts w:ascii="Arial" w:hAnsi="Arial" w:cs="Arial" w:hint="eastAsia"/>
              </w:rPr>
              <w:t>浦发银行</w:t>
            </w:r>
          </w:p>
        </w:tc>
      </w:tr>
    </w:tbl>
    <w:p w14:paraId="4D1A1942" w14:textId="72224555" w:rsidR="0020309E" w:rsidRPr="0020309E" w:rsidRDefault="00B16D9E" w:rsidP="00467E37">
      <w:pPr>
        <w:pStyle w:val="2"/>
      </w:pPr>
      <w:r>
        <w:rPr>
          <w:rFonts w:hint="eastAsia"/>
        </w:rPr>
        <w:t>公钥</w:t>
      </w:r>
      <w:r>
        <w:t>文件</w:t>
      </w:r>
    </w:p>
    <w:p w14:paraId="3FE90663" w14:textId="7425EC25" w:rsidR="00FF3BC6" w:rsidRDefault="00133DBB" w:rsidP="00BF46A8">
      <w:r>
        <w:object w:dxaOrig="1513" w:dyaOrig="1032" w14:anchorId="64527CB6">
          <v:shape id="_x0000_i1031" type="#_x0000_t75" style="width:75.5pt;height:51.5pt" o:ole="">
            <v:imagedata r:id="rId49" o:title=""/>
          </v:shape>
          <o:OLEObject Type="Embed" ProgID="Package" ShapeID="_x0000_i1031" DrawAspect="Icon" ObjectID="_1564031048" r:id="rId50"/>
        </w:object>
      </w:r>
    </w:p>
    <w:p w14:paraId="3D934C40" w14:textId="452E8EAA" w:rsidR="005309E4" w:rsidRDefault="005309E4" w:rsidP="00467E37">
      <w:pPr>
        <w:pStyle w:val="2"/>
      </w:pPr>
      <w:r>
        <w:rPr>
          <w:rFonts w:hint="eastAsia"/>
        </w:rPr>
        <w:t>商户入驻</w:t>
      </w:r>
      <w:r>
        <w:t>失败原因</w:t>
      </w:r>
      <w:r>
        <w:rPr>
          <w:rFonts w:hint="eastAsia"/>
        </w:rPr>
        <w:t>列表</w:t>
      </w:r>
    </w:p>
    <w:tbl>
      <w:tblPr>
        <w:tblStyle w:val="a9"/>
        <w:tblW w:w="0" w:type="auto"/>
        <w:tblInd w:w="1384" w:type="dxa"/>
        <w:tblLook w:val="04A0" w:firstRow="1" w:lastRow="0" w:firstColumn="1" w:lastColumn="0" w:noHBand="0" w:noVBand="1"/>
      </w:tblPr>
      <w:tblGrid>
        <w:gridCol w:w="5579"/>
      </w:tblGrid>
      <w:tr w:rsidR="005309E4" w14:paraId="57ADBE3F" w14:textId="77777777" w:rsidTr="005309E4">
        <w:tc>
          <w:tcPr>
            <w:tcW w:w="5579" w:type="dxa"/>
          </w:tcPr>
          <w:p w14:paraId="32A74FD0" w14:textId="65ADABE2" w:rsidR="005309E4" w:rsidRDefault="005309E4" w:rsidP="005309E4">
            <w:r w:rsidRPr="005309E4">
              <w:rPr>
                <w:rFonts w:hint="eastAsia"/>
              </w:rPr>
              <w:t>商户注册失败</w:t>
            </w:r>
            <w:r>
              <w:rPr>
                <w:rFonts w:hint="eastAsia"/>
              </w:rPr>
              <w:t>。（备注</w:t>
            </w:r>
            <w:r>
              <w:t>：通常是商户</w:t>
            </w:r>
            <w:r>
              <w:rPr>
                <w:rFonts w:hint="eastAsia"/>
              </w:rPr>
              <w:t>反洗钱</w:t>
            </w:r>
            <w:r>
              <w:t>校验没通过）</w:t>
            </w:r>
          </w:p>
        </w:tc>
      </w:tr>
      <w:tr w:rsidR="005309E4" w14:paraId="16C7BD6E" w14:textId="77777777" w:rsidTr="005309E4">
        <w:tc>
          <w:tcPr>
            <w:tcW w:w="5579" w:type="dxa"/>
          </w:tcPr>
          <w:p w14:paraId="1FABA438" w14:textId="084D7CE4" w:rsidR="005309E4" w:rsidRDefault="005309E4" w:rsidP="005309E4">
            <w:r w:rsidRPr="005309E4">
              <w:rPr>
                <w:rFonts w:hint="eastAsia"/>
              </w:rPr>
              <w:t>工商信息校验不通过</w:t>
            </w:r>
          </w:p>
        </w:tc>
      </w:tr>
      <w:tr w:rsidR="005309E4" w14:paraId="4373465A" w14:textId="77777777" w:rsidTr="005309E4">
        <w:tc>
          <w:tcPr>
            <w:tcW w:w="5579" w:type="dxa"/>
          </w:tcPr>
          <w:p w14:paraId="28C5B310" w14:textId="1FAC57BC" w:rsidR="005309E4" w:rsidRDefault="005309E4" w:rsidP="005309E4">
            <w:r w:rsidRPr="005309E4">
              <w:rPr>
                <w:rFonts w:hint="eastAsia"/>
              </w:rPr>
              <w:t>法人信息与工商网不一致</w:t>
            </w:r>
          </w:p>
        </w:tc>
      </w:tr>
      <w:tr w:rsidR="005309E4" w14:paraId="3913D40D" w14:textId="77777777" w:rsidTr="005309E4">
        <w:tc>
          <w:tcPr>
            <w:tcW w:w="5579" w:type="dxa"/>
          </w:tcPr>
          <w:p w14:paraId="26FFA96F" w14:textId="3ADDAC57" w:rsidR="005309E4" w:rsidRDefault="005309E4" w:rsidP="001A1A41">
            <w:r w:rsidRPr="005309E4">
              <w:rPr>
                <w:rFonts w:hint="eastAsia"/>
              </w:rPr>
              <w:t>法定代表人公司不匹配</w:t>
            </w:r>
          </w:p>
        </w:tc>
      </w:tr>
      <w:tr w:rsidR="005309E4" w14:paraId="47EC9DF0" w14:textId="77777777" w:rsidTr="005309E4">
        <w:tc>
          <w:tcPr>
            <w:tcW w:w="5579" w:type="dxa"/>
          </w:tcPr>
          <w:p w14:paraId="41DFF5FC" w14:textId="09C8022A" w:rsidR="005309E4" w:rsidRDefault="005309E4" w:rsidP="005309E4">
            <w:r w:rsidRPr="005309E4">
              <w:rPr>
                <w:rFonts w:hint="eastAsia"/>
              </w:rPr>
              <w:t>企业状态不是营业中</w:t>
            </w:r>
          </w:p>
        </w:tc>
      </w:tr>
      <w:tr w:rsidR="005309E4" w14:paraId="3558CA51" w14:textId="77777777" w:rsidTr="005309E4">
        <w:tc>
          <w:tcPr>
            <w:tcW w:w="5579" w:type="dxa"/>
          </w:tcPr>
          <w:p w14:paraId="04C28444" w14:textId="1DBF3F3D" w:rsidR="005309E4" w:rsidRDefault="005309E4" w:rsidP="005309E4">
            <w:r w:rsidRPr="005309E4">
              <w:rPr>
                <w:rFonts w:hint="eastAsia"/>
              </w:rPr>
              <w:t>传入的工商注册号长度不正确</w:t>
            </w:r>
          </w:p>
        </w:tc>
      </w:tr>
      <w:tr w:rsidR="005309E4" w14:paraId="3D916EFD" w14:textId="77777777" w:rsidTr="005309E4">
        <w:tc>
          <w:tcPr>
            <w:tcW w:w="5579" w:type="dxa"/>
          </w:tcPr>
          <w:p w14:paraId="4F9FB938" w14:textId="5420968F" w:rsidR="005309E4" w:rsidRDefault="005309E4" w:rsidP="005309E4">
            <w:r w:rsidRPr="005309E4">
              <w:rPr>
                <w:rFonts w:hint="eastAsia"/>
              </w:rPr>
              <w:t>工商信息不存在</w:t>
            </w:r>
          </w:p>
        </w:tc>
      </w:tr>
      <w:tr w:rsidR="005309E4" w14:paraId="170CA82A" w14:textId="77777777" w:rsidTr="005309E4">
        <w:tc>
          <w:tcPr>
            <w:tcW w:w="5579" w:type="dxa"/>
          </w:tcPr>
          <w:p w14:paraId="4ABB85E6" w14:textId="7E8BA8F4" w:rsidR="005309E4" w:rsidRDefault="005309E4" w:rsidP="005309E4">
            <w:r w:rsidRPr="005309E4">
              <w:rPr>
                <w:rFonts w:hint="eastAsia"/>
              </w:rPr>
              <w:t>企业营业执照在有效期外</w:t>
            </w:r>
          </w:p>
        </w:tc>
      </w:tr>
      <w:tr w:rsidR="005309E4" w14:paraId="59956974" w14:textId="77777777" w:rsidTr="005309E4">
        <w:tc>
          <w:tcPr>
            <w:tcW w:w="5579" w:type="dxa"/>
          </w:tcPr>
          <w:p w14:paraId="26B06EBF" w14:textId="21711A39" w:rsidR="005309E4" w:rsidRPr="005309E4" w:rsidRDefault="005309E4" w:rsidP="005309E4">
            <w:r w:rsidRPr="005309E4">
              <w:rPr>
                <w:rFonts w:hint="eastAsia"/>
              </w:rPr>
              <w:lastRenderedPageBreak/>
              <w:t>企业营业执照状态异常</w:t>
            </w:r>
          </w:p>
        </w:tc>
      </w:tr>
      <w:tr w:rsidR="005309E4" w14:paraId="170F45C7" w14:textId="77777777" w:rsidTr="005309E4">
        <w:tc>
          <w:tcPr>
            <w:tcW w:w="5579" w:type="dxa"/>
          </w:tcPr>
          <w:p w14:paraId="58F3ABB6" w14:textId="05F59270" w:rsidR="005309E4" w:rsidRPr="005309E4" w:rsidRDefault="005309E4" w:rsidP="005309E4">
            <w:r w:rsidRPr="005309E4">
              <w:rPr>
                <w:rFonts w:hint="eastAsia"/>
              </w:rPr>
              <w:t>企业营业执照号和公司不匹配</w:t>
            </w:r>
          </w:p>
        </w:tc>
      </w:tr>
      <w:tr w:rsidR="005309E4" w14:paraId="2494F24F" w14:textId="77777777" w:rsidTr="005309E4">
        <w:tc>
          <w:tcPr>
            <w:tcW w:w="5579" w:type="dxa"/>
          </w:tcPr>
          <w:p w14:paraId="4267D64C" w14:textId="4EF9BD17" w:rsidR="005309E4" w:rsidRPr="005309E4" w:rsidRDefault="005309E4" w:rsidP="005309E4">
            <w:r w:rsidRPr="005309E4">
              <w:rPr>
                <w:rFonts w:hint="eastAsia"/>
              </w:rPr>
              <w:t>身份证号非法</w:t>
            </w:r>
          </w:p>
        </w:tc>
      </w:tr>
      <w:tr w:rsidR="005309E4" w14:paraId="40171C19" w14:textId="77777777" w:rsidTr="005309E4">
        <w:tc>
          <w:tcPr>
            <w:tcW w:w="5579" w:type="dxa"/>
          </w:tcPr>
          <w:p w14:paraId="365A4508" w14:textId="50EB4A42" w:rsidR="005309E4" w:rsidRPr="005309E4" w:rsidRDefault="005309E4" w:rsidP="005309E4">
            <w:r w:rsidRPr="005309E4">
              <w:rPr>
                <w:rFonts w:hint="eastAsia"/>
              </w:rPr>
              <w:t>身份姓名不匹配</w:t>
            </w:r>
          </w:p>
        </w:tc>
      </w:tr>
      <w:tr w:rsidR="005309E4" w14:paraId="1D85492C" w14:textId="77777777" w:rsidTr="005309E4">
        <w:tc>
          <w:tcPr>
            <w:tcW w:w="5579" w:type="dxa"/>
          </w:tcPr>
          <w:p w14:paraId="223D1CC4" w14:textId="7388C39E" w:rsidR="005309E4" w:rsidRPr="005309E4" w:rsidRDefault="005309E4" w:rsidP="005309E4">
            <w:r w:rsidRPr="005309E4">
              <w:rPr>
                <w:rFonts w:hint="eastAsia"/>
              </w:rPr>
              <w:t>身份证过公安网次数超限</w:t>
            </w:r>
          </w:p>
        </w:tc>
      </w:tr>
      <w:tr w:rsidR="005309E4" w14:paraId="6BEF5AFD" w14:textId="77777777" w:rsidTr="005309E4">
        <w:tc>
          <w:tcPr>
            <w:tcW w:w="5579" w:type="dxa"/>
          </w:tcPr>
          <w:p w14:paraId="730A4469" w14:textId="3C596732" w:rsidR="005309E4" w:rsidRPr="005309E4" w:rsidRDefault="005309E4" w:rsidP="005309E4">
            <w:r w:rsidRPr="005309E4">
              <w:rPr>
                <w:rFonts w:hint="eastAsia"/>
              </w:rPr>
              <w:t>客户类型不匹配</w:t>
            </w:r>
          </w:p>
        </w:tc>
      </w:tr>
      <w:tr w:rsidR="005309E4" w14:paraId="0CBBD615" w14:textId="77777777" w:rsidTr="005309E4">
        <w:tc>
          <w:tcPr>
            <w:tcW w:w="5579" w:type="dxa"/>
          </w:tcPr>
          <w:p w14:paraId="38721C7E" w14:textId="6F97D301" w:rsidR="005309E4" w:rsidRPr="005309E4" w:rsidRDefault="005309E4" w:rsidP="005309E4">
            <w:r w:rsidRPr="005309E4">
              <w:rPr>
                <w:rFonts w:hint="eastAsia"/>
              </w:rPr>
              <w:t>无效的证件类型</w:t>
            </w:r>
          </w:p>
        </w:tc>
      </w:tr>
      <w:tr w:rsidR="005309E4" w14:paraId="06329F98" w14:textId="77777777" w:rsidTr="005309E4">
        <w:tc>
          <w:tcPr>
            <w:tcW w:w="5579" w:type="dxa"/>
          </w:tcPr>
          <w:p w14:paraId="305D4BD3" w14:textId="4CD6EDE3" w:rsidR="005309E4" w:rsidRPr="005309E4" w:rsidRDefault="005309E4" w:rsidP="001A1A41">
            <w:r w:rsidRPr="005309E4">
              <w:rPr>
                <w:rFonts w:hint="eastAsia"/>
              </w:rPr>
              <w:t>年满</w:t>
            </w:r>
            <w:r w:rsidRPr="005309E4">
              <w:rPr>
                <w:rFonts w:hint="eastAsia"/>
              </w:rPr>
              <w:t>16</w:t>
            </w:r>
            <w:r w:rsidRPr="005309E4">
              <w:rPr>
                <w:rFonts w:hint="eastAsia"/>
              </w:rPr>
              <w:t>周岁才能注册</w:t>
            </w:r>
          </w:p>
        </w:tc>
      </w:tr>
      <w:tr w:rsidR="005309E4" w14:paraId="5746FD7F" w14:textId="77777777" w:rsidTr="005309E4">
        <w:tc>
          <w:tcPr>
            <w:tcW w:w="5579" w:type="dxa"/>
          </w:tcPr>
          <w:p w14:paraId="53E36FDB" w14:textId="4AC70835" w:rsidR="005309E4" w:rsidRPr="005309E4" w:rsidRDefault="005309E4" w:rsidP="005309E4">
            <w:r w:rsidRPr="005309E4">
              <w:rPr>
                <w:rFonts w:hint="eastAsia"/>
              </w:rPr>
              <w:t>身份证号码不存在</w:t>
            </w:r>
          </w:p>
        </w:tc>
      </w:tr>
      <w:tr w:rsidR="005309E4" w14:paraId="37713E8F" w14:textId="77777777" w:rsidTr="005309E4">
        <w:tc>
          <w:tcPr>
            <w:tcW w:w="5579" w:type="dxa"/>
          </w:tcPr>
          <w:p w14:paraId="31DAF18B" w14:textId="2B76DA94" w:rsidR="005309E4" w:rsidRPr="005309E4" w:rsidRDefault="005309E4" w:rsidP="005309E4">
            <w:r w:rsidRPr="005309E4">
              <w:rPr>
                <w:rFonts w:hint="eastAsia"/>
              </w:rPr>
              <w:t>仅支持个人身份证认证和企业营业执照认证</w:t>
            </w:r>
          </w:p>
        </w:tc>
      </w:tr>
      <w:tr w:rsidR="005309E4" w14:paraId="2332CAAF" w14:textId="77777777" w:rsidTr="005309E4">
        <w:tc>
          <w:tcPr>
            <w:tcW w:w="5579" w:type="dxa"/>
          </w:tcPr>
          <w:p w14:paraId="3AC142F7" w14:textId="0CA59EA7" w:rsidR="005309E4" w:rsidRPr="005309E4" w:rsidRDefault="005309E4" w:rsidP="005309E4">
            <w:r w:rsidRPr="005309E4">
              <w:rPr>
                <w:rFonts w:hint="eastAsia"/>
              </w:rPr>
              <w:t>其他异常</w:t>
            </w:r>
          </w:p>
        </w:tc>
      </w:tr>
    </w:tbl>
    <w:p w14:paraId="2623E421" w14:textId="77777777" w:rsidR="005309E4" w:rsidRPr="005309E4" w:rsidRDefault="005309E4" w:rsidP="005309E4"/>
    <w:p w14:paraId="72D2A606" w14:textId="12729297" w:rsidR="00AF7840" w:rsidRDefault="00AF7840" w:rsidP="00AF7840">
      <w:pPr>
        <w:pStyle w:val="2"/>
      </w:pPr>
      <w:r>
        <w:rPr>
          <w:rFonts w:hint="eastAsia"/>
        </w:rPr>
        <w:t>Demo</w:t>
      </w:r>
    </w:p>
    <w:p w14:paraId="33B5168B" w14:textId="7783421B" w:rsidR="005309E4" w:rsidRPr="005309E4" w:rsidRDefault="00B11B5E" w:rsidP="00467E37">
      <w:pPr>
        <w:ind w:left="576"/>
      </w:pPr>
      <w:r>
        <w:rPr>
          <w:rFonts w:hint="eastAsia"/>
        </w:rPr>
        <w:t>联调</w:t>
      </w:r>
      <w:r>
        <w:t>时由接口人员提供。</w:t>
      </w:r>
    </w:p>
    <w:sectPr w:rsidR="005309E4" w:rsidRPr="005309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DE9BB" w14:textId="77777777" w:rsidR="009D181A" w:rsidRDefault="009D181A" w:rsidP="00574270">
      <w:r>
        <w:separator/>
      </w:r>
    </w:p>
  </w:endnote>
  <w:endnote w:type="continuationSeparator" w:id="0">
    <w:p w14:paraId="457191CA" w14:textId="77777777" w:rsidR="009D181A" w:rsidRDefault="009D181A" w:rsidP="00574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iti SC Light">
    <w:charset w:val="50"/>
    <w:family w:val="auto"/>
    <w:pitch w:val="variable"/>
    <w:sig w:usb0="8000002F" w:usb1="080E004A" w:usb2="00000010" w:usb3="00000000" w:csb0="003E0000" w:csb1="00000000"/>
  </w:font>
  <w:font w:name="楷体_GB2312">
    <w:altName w:val="楷体"/>
    <w:charset w:val="86"/>
    <w:family w:val="modern"/>
    <w:pitch w:val="fixed"/>
    <w:sig w:usb0="00000001" w:usb1="080E0000" w:usb2="00000010" w:usb3="00000000" w:csb0="00040000" w:csb1="00000000"/>
  </w:font>
  <w:font w:name="微软雅黑">
    <w:altName w:val=".￠èí..oú"/>
    <w:panose1 w:val="020B0503020204020204"/>
    <w:charset w:val="86"/>
    <w:family w:val="swiss"/>
    <w:pitch w:val="variable"/>
    <w:sig w:usb0="80000287" w:usb1="280F3C52"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Meiryo">
    <w:panose1 w:val="020B0604030504040204"/>
    <w:charset w:val="80"/>
    <w:family w:val="swiss"/>
    <w:pitch w:val="variable"/>
    <w:sig w:usb0="E10102FF" w:usb1="EAC7FFFF" w:usb2="00010012" w:usb3="00000000" w:csb0="0002009F" w:csb1="00000000"/>
  </w:font>
  <w:font w:name="Times">
    <w:panose1 w:val="02020603050405020304"/>
    <w:charset w:val="00"/>
    <w:family w:val="roman"/>
    <w:pitch w:val="variable"/>
    <w:sig w:usb0="E0002AFF" w:usb1="C0007841" w:usb2="00000009" w:usb3="00000000" w:csb0="0000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A67F60" w14:textId="77777777" w:rsidR="009D181A" w:rsidRDefault="009D181A" w:rsidP="00574270">
      <w:r>
        <w:separator/>
      </w:r>
    </w:p>
  </w:footnote>
  <w:footnote w:type="continuationSeparator" w:id="0">
    <w:p w14:paraId="35855DB8" w14:textId="77777777" w:rsidR="009D181A" w:rsidRDefault="009D181A" w:rsidP="005742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B23C1"/>
    <w:multiLevelType w:val="hybridMultilevel"/>
    <w:tmpl w:val="012AE17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DC6061"/>
    <w:multiLevelType w:val="hybridMultilevel"/>
    <w:tmpl w:val="99026F76"/>
    <w:lvl w:ilvl="0" w:tplc="9BD22D80">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615C7C"/>
    <w:multiLevelType w:val="hybridMultilevel"/>
    <w:tmpl w:val="631A3908"/>
    <w:lvl w:ilvl="0" w:tplc="DB82B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49611A"/>
    <w:multiLevelType w:val="hybridMultilevel"/>
    <w:tmpl w:val="BDFE5B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6C2C5F"/>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4B12D6"/>
    <w:multiLevelType w:val="hybridMultilevel"/>
    <w:tmpl w:val="C8E0E210"/>
    <w:lvl w:ilvl="0" w:tplc="37286BA2">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5E3BAF"/>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C204FA0"/>
    <w:multiLevelType w:val="hybridMultilevel"/>
    <w:tmpl w:val="D86A10C4"/>
    <w:lvl w:ilvl="0" w:tplc="6164CAA2">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C484B4B"/>
    <w:multiLevelType w:val="hybridMultilevel"/>
    <w:tmpl w:val="C8E0E210"/>
    <w:lvl w:ilvl="0" w:tplc="37286BA2">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C8B71B2"/>
    <w:multiLevelType w:val="hybridMultilevel"/>
    <w:tmpl w:val="569C26A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CE906F9"/>
    <w:multiLevelType w:val="hybridMultilevel"/>
    <w:tmpl w:val="CC6AB5FC"/>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15:restartNumberingAfterBreak="0">
    <w:nsid w:val="0F277EA5"/>
    <w:multiLevelType w:val="hybridMultilevel"/>
    <w:tmpl w:val="A5C4CB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F531F18"/>
    <w:multiLevelType w:val="hybridMultilevel"/>
    <w:tmpl w:val="10D2B896"/>
    <w:lvl w:ilvl="0" w:tplc="3480A2CC">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FA27FE9"/>
    <w:multiLevelType w:val="hybridMultilevel"/>
    <w:tmpl w:val="4080C02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0FBF5342"/>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2200F9E"/>
    <w:multiLevelType w:val="hybridMultilevel"/>
    <w:tmpl w:val="C34A797A"/>
    <w:lvl w:ilvl="0" w:tplc="E16ED46E">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3426DA7"/>
    <w:multiLevelType w:val="hybridMultilevel"/>
    <w:tmpl w:val="2EACFAD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146F12FA"/>
    <w:multiLevelType w:val="hybridMultilevel"/>
    <w:tmpl w:val="D7B82A2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161D143B"/>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164F118D"/>
    <w:multiLevelType w:val="hybridMultilevel"/>
    <w:tmpl w:val="5D5CF7C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16E73F19"/>
    <w:multiLevelType w:val="hybridMultilevel"/>
    <w:tmpl w:val="E12881A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18616DAE"/>
    <w:multiLevelType w:val="hybridMultilevel"/>
    <w:tmpl w:val="9296F450"/>
    <w:lvl w:ilvl="0" w:tplc="5BC85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878624E"/>
    <w:multiLevelType w:val="hybridMultilevel"/>
    <w:tmpl w:val="EBCEF750"/>
    <w:lvl w:ilvl="0" w:tplc="4790E342">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188E46FD"/>
    <w:multiLevelType w:val="hybridMultilevel"/>
    <w:tmpl w:val="54188B5A"/>
    <w:lvl w:ilvl="0" w:tplc="8BA23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18C72EE9"/>
    <w:multiLevelType w:val="hybridMultilevel"/>
    <w:tmpl w:val="33EA156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1B3B6A71"/>
    <w:multiLevelType w:val="hybridMultilevel"/>
    <w:tmpl w:val="894482C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1B7634B1"/>
    <w:multiLevelType w:val="hybridMultilevel"/>
    <w:tmpl w:val="89B46230"/>
    <w:lvl w:ilvl="0" w:tplc="5A1C736C">
      <w:start w:val="1"/>
      <w:numFmt w:val="decimal"/>
      <w:lvlText w:val="%1、"/>
      <w:lvlJc w:val="left"/>
      <w:pPr>
        <w:ind w:left="360" w:hanging="360"/>
      </w:pPr>
      <w:rPr>
        <w:rFonts w:ascii="宋体" w:hAnsi="宋体" w:cs="宋体"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B9D1B40"/>
    <w:multiLevelType w:val="hybridMultilevel"/>
    <w:tmpl w:val="1FF44AB0"/>
    <w:lvl w:ilvl="0" w:tplc="A9B2B0E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8" w15:restartNumberingAfterBreak="0">
    <w:nsid w:val="1BF7057D"/>
    <w:multiLevelType w:val="hybridMultilevel"/>
    <w:tmpl w:val="10BEC96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1FD61745"/>
    <w:multiLevelType w:val="multilevel"/>
    <w:tmpl w:val="A98A950E"/>
    <w:lvl w:ilvl="0">
      <w:start w:val="1"/>
      <w:numFmt w:val="decimal"/>
      <w:suff w:val="nothing"/>
      <w:lvlText w:val="%1."/>
      <w:lvlJc w:val="center"/>
      <w:pPr>
        <w:ind w:left="0" w:firstLine="0"/>
      </w:pPr>
      <w:rPr>
        <w:rFonts w:ascii="宋体" w:eastAsia="宋体" w:hAnsi="Times New Roman" w:hint="eastAsia"/>
        <w:b w:val="0"/>
        <w:i w:val="0"/>
        <w:sz w:val="21"/>
        <w:szCs w:val="21"/>
      </w:rPr>
    </w:lvl>
    <w:lvl w:ilvl="1">
      <w:start w:val="1"/>
      <w:numFmt w:val="decimal"/>
      <w:suff w:val="nothing"/>
      <w:lvlText w:val="%1.%2"/>
      <w:lvlJc w:val="left"/>
      <w:pPr>
        <w:ind w:left="576" w:hanging="576"/>
      </w:pPr>
      <w:rPr>
        <w:rFonts w:ascii="宋体" w:eastAsia="宋体" w:hAnsi="Times New Roman" w:hint="eastAsia"/>
        <w:b w:val="0"/>
        <w:i w:val="0"/>
        <w:sz w:val="21"/>
        <w:szCs w:val="21"/>
      </w:rPr>
    </w:lvl>
    <w:lvl w:ilvl="2">
      <w:start w:val="1"/>
      <w:numFmt w:val="decimal"/>
      <w:suff w:val="nothing"/>
      <w:lvlText w:val="%1.%2.%3"/>
      <w:lvlJc w:val="left"/>
      <w:pPr>
        <w:ind w:left="720" w:hanging="720"/>
      </w:pPr>
      <w:rPr>
        <w:rFonts w:ascii="宋体" w:eastAsia="宋体" w:hAnsi="Times New Roman" w:hint="eastAsia"/>
        <w:b w:val="0"/>
        <w:i w:val="0"/>
        <w:sz w:val="21"/>
        <w:szCs w:val="21"/>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20EA5B75"/>
    <w:multiLevelType w:val="hybridMultilevel"/>
    <w:tmpl w:val="38AA533A"/>
    <w:lvl w:ilvl="0" w:tplc="6164CAA2">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21346FD3"/>
    <w:multiLevelType w:val="hybridMultilevel"/>
    <w:tmpl w:val="35F41EA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21532787"/>
    <w:multiLevelType w:val="hybridMultilevel"/>
    <w:tmpl w:val="805E11C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21D1164B"/>
    <w:multiLevelType w:val="hybridMultilevel"/>
    <w:tmpl w:val="10BEC96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255B5C1E"/>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257528FB"/>
    <w:multiLevelType w:val="hybridMultilevel"/>
    <w:tmpl w:val="D6D0A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5AA29CE"/>
    <w:multiLevelType w:val="hybridMultilevel"/>
    <w:tmpl w:val="4404C696"/>
    <w:lvl w:ilvl="0" w:tplc="A1CA4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5C001A1"/>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278555A2"/>
    <w:multiLevelType w:val="hybridMultilevel"/>
    <w:tmpl w:val="9B62777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27E372B6"/>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28D36438"/>
    <w:multiLevelType w:val="hybridMultilevel"/>
    <w:tmpl w:val="43C8D610"/>
    <w:lvl w:ilvl="0" w:tplc="0EFC3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AAC54AE"/>
    <w:multiLevelType w:val="hybridMultilevel"/>
    <w:tmpl w:val="D8EC7E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B521AC9"/>
    <w:multiLevelType w:val="hybridMultilevel"/>
    <w:tmpl w:val="DE6EDB6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2BCD1A85"/>
    <w:multiLevelType w:val="hybridMultilevel"/>
    <w:tmpl w:val="33EA156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2E302649"/>
    <w:multiLevelType w:val="hybridMultilevel"/>
    <w:tmpl w:val="C34A797A"/>
    <w:lvl w:ilvl="0" w:tplc="E16ED46E">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2E4C4F7A"/>
    <w:multiLevelType w:val="hybridMultilevel"/>
    <w:tmpl w:val="33EA156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2FBB54F2"/>
    <w:multiLevelType w:val="hybridMultilevel"/>
    <w:tmpl w:val="32402CF6"/>
    <w:lvl w:ilvl="0" w:tplc="E6E69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0B00F88"/>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310E2AFB"/>
    <w:multiLevelType w:val="hybridMultilevel"/>
    <w:tmpl w:val="43E29EA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33656A47"/>
    <w:multiLevelType w:val="hybridMultilevel"/>
    <w:tmpl w:val="9D1477A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346B35BB"/>
    <w:multiLevelType w:val="hybridMultilevel"/>
    <w:tmpl w:val="33EA156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356D47CE"/>
    <w:multiLevelType w:val="hybridMultilevel"/>
    <w:tmpl w:val="1A92B89E"/>
    <w:lvl w:ilvl="0" w:tplc="0409000F">
      <w:start w:val="1"/>
      <w:numFmt w:val="decimal"/>
      <w:lvlText w:val="%1."/>
      <w:lvlJc w:val="left"/>
      <w:pPr>
        <w:ind w:left="480" w:hanging="48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363B27DD"/>
    <w:multiLevelType w:val="hybridMultilevel"/>
    <w:tmpl w:val="012AE17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36CA1C31"/>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39EB28FE"/>
    <w:multiLevelType w:val="hybridMultilevel"/>
    <w:tmpl w:val="569C26A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3B351BC6"/>
    <w:multiLevelType w:val="hybridMultilevel"/>
    <w:tmpl w:val="C2CEF2F4"/>
    <w:lvl w:ilvl="0" w:tplc="A6A6B6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C02577A"/>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3CE01F1B"/>
    <w:multiLevelType w:val="hybridMultilevel"/>
    <w:tmpl w:val="5D5CF7C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400E28CA"/>
    <w:multiLevelType w:val="hybridMultilevel"/>
    <w:tmpl w:val="0C7085B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401D5D13"/>
    <w:multiLevelType w:val="hybridMultilevel"/>
    <w:tmpl w:val="242E6958"/>
    <w:lvl w:ilvl="0" w:tplc="A9FA4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4123961"/>
    <w:multiLevelType w:val="hybridMultilevel"/>
    <w:tmpl w:val="DE6EDB6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46A971E8"/>
    <w:multiLevelType w:val="hybridMultilevel"/>
    <w:tmpl w:val="B3C8B6B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49545FBA"/>
    <w:multiLevelType w:val="hybridMultilevel"/>
    <w:tmpl w:val="AFAE4D1A"/>
    <w:lvl w:ilvl="0" w:tplc="6CCC2B7C">
      <w:start w:val="1"/>
      <w:numFmt w:val="decimal"/>
      <w:lvlText w:val="%1、"/>
      <w:lvlJc w:val="left"/>
      <w:pPr>
        <w:ind w:left="0" w:firstLine="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4A2D65AF"/>
    <w:multiLevelType w:val="hybridMultilevel"/>
    <w:tmpl w:val="69126FA6"/>
    <w:lvl w:ilvl="0" w:tplc="408E11F6">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4C076168"/>
    <w:multiLevelType w:val="hybridMultilevel"/>
    <w:tmpl w:val="10BEC96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5" w15:restartNumberingAfterBreak="0">
    <w:nsid w:val="4C465CA2"/>
    <w:multiLevelType w:val="hybridMultilevel"/>
    <w:tmpl w:val="CDDAB302"/>
    <w:lvl w:ilvl="0" w:tplc="37286BA2">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4D6E4A81"/>
    <w:multiLevelType w:val="hybridMultilevel"/>
    <w:tmpl w:val="99026F76"/>
    <w:lvl w:ilvl="0" w:tplc="9BD22D80">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4D8359B8"/>
    <w:multiLevelType w:val="hybridMultilevel"/>
    <w:tmpl w:val="7E14685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8" w15:restartNumberingAfterBreak="0">
    <w:nsid w:val="4EAF686A"/>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507965AC"/>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53797E91"/>
    <w:multiLevelType w:val="hybridMultilevel"/>
    <w:tmpl w:val="DF86969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537B62E1"/>
    <w:multiLevelType w:val="hybridMultilevel"/>
    <w:tmpl w:val="1FF44AB0"/>
    <w:lvl w:ilvl="0" w:tplc="A9B2B0E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2" w15:restartNumberingAfterBreak="0">
    <w:nsid w:val="53886017"/>
    <w:multiLevelType w:val="hybridMultilevel"/>
    <w:tmpl w:val="13CE0C7A"/>
    <w:lvl w:ilvl="0" w:tplc="37286BA2">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3" w15:restartNumberingAfterBreak="0">
    <w:nsid w:val="540C2AAA"/>
    <w:multiLevelType w:val="hybridMultilevel"/>
    <w:tmpl w:val="0C7085B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4" w15:restartNumberingAfterBreak="0">
    <w:nsid w:val="55223AAC"/>
    <w:multiLevelType w:val="hybridMultilevel"/>
    <w:tmpl w:val="C8E0E210"/>
    <w:lvl w:ilvl="0" w:tplc="37286BA2">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5" w15:restartNumberingAfterBreak="0">
    <w:nsid w:val="56622456"/>
    <w:multiLevelType w:val="multilevel"/>
    <w:tmpl w:val="8D626A5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6" w15:restartNumberingAfterBreak="0">
    <w:nsid w:val="57E40E5C"/>
    <w:multiLevelType w:val="hybridMultilevel"/>
    <w:tmpl w:val="C2CEF2F4"/>
    <w:lvl w:ilvl="0" w:tplc="A6A6B6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A7F0809"/>
    <w:multiLevelType w:val="hybridMultilevel"/>
    <w:tmpl w:val="70BA1C9C"/>
    <w:lvl w:ilvl="0" w:tplc="FC5011BA">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5CA8754F"/>
    <w:multiLevelType w:val="hybridMultilevel"/>
    <w:tmpl w:val="33EA156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5D4453D8"/>
    <w:multiLevelType w:val="hybridMultilevel"/>
    <w:tmpl w:val="698EC406"/>
    <w:lvl w:ilvl="0" w:tplc="B95209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5E0C471F"/>
    <w:multiLevelType w:val="hybridMultilevel"/>
    <w:tmpl w:val="580AEA10"/>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1" w15:restartNumberingAfterBreak="0">
    <w:nsid w:val="5F1201D4"/>
    <w:multiLevelType w:val="hybridMultilevel"/>
    <w:tmpl w:val="631A3908"/>
    <w:lvl w:ilvl="0" w:tplc="DB82B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0143B07"/>
    <w:multiLevelType w:val="hybridMultilevel"/>
    <w:tmpl w:val="569C26A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3" w15:restartNumberingAfterBreak="0">
    <w:nsid w:val="66494066"/>
    <w:multiLevelType w:val="hybridMultilevel"/>
    <w:tmpl w:val="44C2397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4" w15:restartNumberingAfterBreak="0">
    <w:nsid w:val="67E639EE"/>
    <w:multiLevelType w:val="hybridMultilevel"/>
    <w:tmpl w:val="10BEC96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5" w15:restartNumberingAfterBreak="0">
    <w:nsid w:val="69495708"/>
    <w:multiLevelType w:val="hybridMultilevel"/>
    <w:tmpl w:val="125A828C"/>
    <w:lvl w:ilvl="0" w:tplc="D7266B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6" w15:restartNumberingAfterBreak="0">
    <w:nsid w:val="6A1C044D"/>
    <w:multiLevelType w:val="hybridMultilevel"/>
    <w:tmpl w:val="2050FDE4"/>
    <w:lvl w:ilvl="0" w:tplc="04090019">
      <w:start w:val="1"/>
      <w:numFmt w:val="lowerLetter"/>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87" w15:restartNumberingAfterBreak="0">
    <w:nsid w:val="6C7E7A32"/>
    <w:multiLevelType w:val="hybridMultilevel"/>
    <w:tmpl w:val="9FF6378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6C8F0A92"/>
    <w:multiLevelType w:val="hybridMultilevel"/>
    <w:tmpl w:val="580AEA10"/>
    <w:lvl w:ilvl="0" w:tplc="04090019">
      <w:start w:val="1"/>
      <w:numFmt w:val="lowerLetter"/>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9" w15:restartNumberingAfterBreak="0">
    <w:nsid w:val="6D855456"/>
    <w:multiLevelType w:val="hybridMultilevel"/>
    <w:tmpl w:val="30B28E18"/>
    <w:lvl w:ilvl="0" w:tplc="04090019">
      <w:start w:val="1"/>
      <w:numFmt w:val="lowerLetter"/>
      <w:lvlText w:val="%1)"/>
      <w:lvlJc w:val="left"/>
      <w:pPr>
        <w:ind w:left="840" w:hanging="48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0" w15:restartNumberingAfterBreak="0">
    <w:nsid w:val="6DA76767"/>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1" w15:restartNumberingAfterBreak="0">
    <w:nsid w:val="6EF62E8D"/>
    <w:multiLevelType w:val="hybridMultilevel"/>
    <w:tmpl w:val="C34A797A"/>
    <w:lvl w:ilvl="0" w:tplc="E16ED46E">
      <w:start w:val="1"/>
      <w:numFmt w:val="decimal"/>
      <w:lvlText w:val="%1."/>
      <w:lvlJc w:val="left"/>
      <w:pPr>
        <w:ind w:left="480" w:hanging="480"/>
      </w:pPr>
      <w:rPr>
        <w:i w:val="0"/>
        <w:iC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2" w15:restartNumberingAfterBreak="0">
    <w:nsid w:val="71AB7EAA"/>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3" w15:restartNumberingAfterBreak="0">
    <w:nsid w:val="7322283D"/>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4" w15:restartNumberingAfterBreak="0">
    <w:nsid w:val="73234F1B"/>
    <w:multiLevelType w:val="hybridMultilevel"/>
    <w:tmpl w:val="99B42B0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5" w15:restartNumberingAfterBreak="0">
    <w:nsid w:val="751C7BF2"/>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6" w15:restartNumberingAfterBreak="0">
    <w:nsid w:val="759F2033"/>
    <w:multiLevelType w:val="hybridMultilevel"/>
    <w:tmpl w:val="21681670"/>
    <w:lvl w:ilvl="0" w:tplc="0D027D8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97" w15:restartNumberingAfterBreak="0">
    <w:nsid w:val="75AA45CD"/>
    <w:multiLevelType w:val="hybridMultilevel"/>
    <w:tmpl w:val="0C7085B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8" w15:restartNumberingAfterBreak="0">
    <w:nsid w:val="767F3036"/>
    <w:multiLevelType w:val="hybridMultilevel"/>
    <w:tmpl w:val="769A54D0"/>
    <w:lvl w:ilvl="0" w:tplc="408E11F6">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9" w15:restartNumberingAfterBreak="0">
    <w:nsid w:val="76D81758"/>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0" w15:restartNumberingAfterBreak="0">
    <w:nsid w:val="78EC5183"/>
    <w:multiLevelType w:val="hybridMultilevel"/>
    <w:tmpl w:val="F6F82EC6"/>
    <w:lvl w:ilvl="0" w:tplc="BB007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9C84E2B"/>
    <w:multiLevelType w:val="hybridMultilevel"/>
    <w:tmpl w:val="D4788B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2" w15:restartNumberingAfterBreak="0">
    <w:nsid w:val="7DE17401"/>
    <w:multiLevelType w:val="hybridMultilevel"/>
    <w:tmpl w:val="650E5F2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3" w15:restartNumberingAfterBreak="0">
    <w:nsid w:val="7FD72CDC"/>
    <w:multiLevelType w:val="multilevel"/>
    <w:tmpl w:val="65DA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5"/>
  </w:num>
  <w:num w:numId="2">
    <w:abstractNumId w:val="100"/>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num>
  <w:num w:numId="7">
    <w:abstractNumId w:val="88"/>
  </w:num>
  <w:num w:numId="8">
    <w:abstractNumId w:val="89"/>
  </w:num>
  <w:num w:numId="9">
    <w:abstractNumId w:val="103"/>
  </w:num>
  <w:num w:numId="10">
    <w:abstractNumId w:val="71"/>
  </w:num>
  <w:num w:numId="11">
    <w:abstractNumId w:val="77"/>
  </w:num>
  <w:num w:numId="12">
    <w:abstractNumId w:val="18"/>
  </w:num>
  <w:num w:numId="13">
    <w:abstractNumId w:val="90"/>
  </w:num>
  <w:num w:numId="14">
    <w:abstractNumId w:val="84"/>
  </w:num>
  <w:num w:numId="15">
    <w:abstractNumId w:val="28"/>
  </w:num>
  <w:num w:numId="16">
    <w:abstractNumId w:val="47"/>
  </w:num>
  <w:num w:numId="17">
    <w:abstractNumId w:val="14"/>
  </w:num>
  <w:num w:numId="18">
    <w:abstractNumId w:val="87"/>
  </w:num>
  <w:num w:numId="19">
    <w:abstractNumId w:val="94"/>
  </w:num>
  <w:num w:numId="20">
    <w:abstractNumId w:val="33"/>
  </w:num>
  <w:num w:numId="21">
    <w:abstractNumId w:val="69"/>
  </w:num>
  <w:num w:numId="22">
    <w:abstractNumId w:val="53"/>
  </w:num>
  <w:num w:numId="23">
    <w:abstractNumId w:val="38"/>
  </w:num>
  <w:num w:numId="24">
    <w:abstractNumId w:val="9"/>
  </w:num>
  <w:num w:numId="25">
    <w:abstractNumId w:val="54"/>
  </w:num>
  <w:num w:numId="26">
    <w:abstractNumId w:val="82"/>
  </w:num>
  <w:num w:numId="27">
    <w:abstractNumId w:val="49"/>
  </w:num>
  <w:num w:numId="28">
    <w:abstractNumId w:val="97"/>
  </w:num>
  <w:num w:numId="29">
    <w:abstractNumId w:val="61"/>
  </w:num>
  <w:num w:numId="30">
    <w:abstractNumId w:val="58"/>
  </w:num>
  <w:num w:numId="31">
    <w:abstractNumId w:val="73"/>
  </w:num>
  <w:num w:numId="32">
    <w:abstractNumId w:val="57"/>
  </w:num>
  <w:num w:numId="33">
    <w:abstractNumId w:val="19"/>
  </w:num>
  <w:num w:numId="34">
    <w:abstractNumId w:val="70"/>
  </w:num>
  <w:num w:numId="35">
    <w:abstractNumId w:val="20"/>
  </w:num>
  <w:num w:numId="36">
    <w:abstractNumId w:val="102"/>
  </w:num>
  <w:num w:numId="37">
    <w:abstractNumId w:val="60"/>
  </w:num>
  <w:num w:numId="38">
    <w:abstractNumId w:val="3"/>
  </w:num>
  <w:num w:numId="39">
    <w:abstractNumId w:val="51"/>
  </w:num>
  <w:num w:numId="40">
    <w:abstractNumId w:val="27"/>
  </w:num>
  <w:num w:numId="41">
    <w:abstractNumId w:val="31"/>
  </w:num>
  <w:num w:numId="42">
    <w:abstractNumId w:val="63"/>
  </w:num>
  <w:num w:numId="43">
    <w:abstractNumId w:val="67"/>
  </w:num>
  <w:num w:numId="44">
    <w:abstractNumId w:val="48"/>
  </w:num>
  <w:num w:numId="45">
    <w:abstractNumId w:val="32"/>
  </w:num>
  <w:num w:numId="46">
    <w:abstractNumId w:val="83"/>
  </w:num>
  <w:num w:numId="47">
    <w:abstractNumId w:val="13"/>
  </w:num>
  <w:num w:numId="48">
    <w:abstractNumId w:val="17"/>
  </w:num>
  <w:num w:numId="49">
    <w:abstractNumId w:val="11"/>
  </w:num>
  <w:num w:numId="50">
    <w:abstractNumId w:val="56"/>
  </w:num>
  <w:num w:numId="51">
    <w:abstractNumId w:val="96"/>
  </w:num>
  <w:num w:numId="52">
    <w:abstractNumId w:val="95"/>
  </w:num>
  <w:num w:numId="53">
    <w:abstractNumId w:val="59"/>
  </w:num>
  <w:num w:numId="54">
    <w:abstractNumId w:val="99"/>
  </w:num>
  <w:num w:numId="55">
    <w:abstractNumId w:val="92"/>
  </w:num>
  <w:num w:numId="56">
    <w:abstractNumId w:val="101"/>
  </w:num>
  <w:num w:numId="57">
    <w:abstractNumId w:val="68"/>
  </w:num>
  <w:num w:numId="58">
    <w:abstractNumId w:val="34"/>
  </w:num>
  <w:num w:numId="59">
    <w:abstractNumId w:val="4"/>
  </w:num>
  <w:num w:numId="60">
    <w:abstractNumId w:val="37"/>
  </w:num>
  <w:num w:numId="61">
    <w:abstractNumId w:val="39"/>
  </w:num>
  <w:num w:numId="62">
    <w:abstractNumId w:val="6"/>
  </w:num>
  <w:num w:numId="63">
    <w:abstractNumId w:val="65"/>
  </w:num>
  <w:num w:numId="64">
    <w:abstractNumId w:val="45"/>
  </w:num>
  <w:num w:numId="65">
    <w:abstractNumId w:val="50"/>
  </w:num>
  <w:num w:numId="66">
    <w:abstractNumId w:val="72"/>
  </w:num>
  <w:num w:numId="67">
    <w:abstractNumId w:val="30"/>
  </w:num>
  <w:num w:numId="68">
    <w:abstractNumId w:val="0"/>
  </w:num>
  <w:num w:numId="69">
    <w:abstractNumId w:val="22"/>
  </w:num>
  <w:num w:numId="70">
    <w:abstractNumId w:val="7"/>
  </w:num>
  <w:num w:numId="71">
    <w:abstractNumId w:val="44"/>
  </w:num>
  <w:num w:numId="72">
    <w:abstractNumId w:val="66"/>
  </w:num>
  <w:num w:numId="73">
    <w:abstractNumId w:val="16"/>
  </w:num>
  <w:num w:numId="74">
    <w:abstractNumId w:val="52"/>
  </w:num>
  <w:num w:numId="75">
    <w:abstractNumId w:val="15"/>
  </w:num>
  <w:num w:numId="76">
    <w:abstractNumId w:val="1"/>
  </w:num>
  <w:num w:numId="77">
    <w:abstractNumId w:val="5"/>
  </w:num>
  <w:num w:numId="78">
    <w:abstractNumId w:val="25"/>
  </w:num>
  <w:num w:numId="79">
    <w:abstractNumId w:val="78"/>
  </w:num>
  <w:num w:numId="80">
    <w:abstractNumId w:val="74"/>
  </w:num>
  <w:num w:numId="81">
    <w:abstractNumId w:val="24"/>
  </w:num>
  <w:num w:numId="82">
    <w:abstractNumId w:val="8"/>
  </w:num>
  <w:num w:numId="83">
    <w:abstractNumId w:val="43"/>
  </w:num>
  <w:num w:numId="84">
    <w:abstractNumId w:val="40"/>
  </w:num>
  <w:num w:numId="85">
    <w:abstractNumId w:val="41"/>
  </w:num>
  <w:num w:numId="86">
    <w:abstractNumId w:val="62"/>
  </w:num>
  <w:num w:numId="87">
    <w:abstractNumId w:val="76"/>
  </w:num>
  <w:num w:numId="88">
    <w:abstractNumId w:val="55"/>
  </w:num>
  <w:num w:numId="89">
    <w:abstractNumId w:val="35"/>
  </w:num>
  <w:num w:numId="90">
    <w:abstractNumId w:val="26"/>
  </w:num>
  <w:num w:numId="91">
    <w:abstractNumId w:val="21"/>
  </w:num>
  <w:num w:numId="92">
    <w:abstractNumId w:val="2"/>
  </w:num>
  <w:num w:numId="93">
    <w:abstractNumId w:val="36"/>
  </w:num>
  <w:num w:numId="94">
    <w:abstractNumId w:val="81"/>
  </w:num>
  <w:num w:numId="95">
    <w:abstractNumId w:val="23"/>
  </w:num>
  <w:num w:numId="96">
    <w:abstractNumId w:val="79"/>
  </w:num>
  <w:num w:numId="97">
    <w:abstractNumId w:val="42"/>
  </w:num>
  <w:num w:numId="98">
    <w:abstractNumId w:val="98"/>
  </w:num>
  <w:num w:numId="99">
    <w:abstractNumId w:val="91"/>
  </w:num>
  <w:num w:numId="100">
    <w:abstractNumId w:val="85"/>
  </w:num>
  <w:num w:numId="101">
    <w:abstractNumId w:val="93"/>
  </w:num>
  <w:num w:numId="102">
    <w:abstractNumId w:val="64"/>
  </w:num>
  <w:num w:numId="103">
    <w:abstractNumId w:val="46"/>
  </w:num>
  <w:num w:numId="104">
    <w:abstractNumId w:val="12"/>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廖伟池">
    <w15:presenceInfo w15:providerId="AD" w15:userId="S-1-5-21-3727386885-3056668215-3391246470-517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C61"/>
    <w:rsid w:val="00004DAD"/>
    <w:rsid w:val="0001489E"/>
    <w:rsid w:val="0004522C"/>
    <w:rsid w:val="000557F0"/>
    <w:rsid w:val="00070422"/>
    <w:rsid w:val="000762A9"/>
    <w:rsid w:val="00084302"/>
    <w:rsid w:val="00090440"/>
    <w:rsid w:val="00090B71"/>
    <w:rsid w:val="00091042"/>
    <w:rsid w:val="0009109D"/>
    <w:rsid w:val="0009413E"/>
    <w:rsid w:val="000956E1"/>
    <w:rsid w:val="00097AF5"/>
    <w:rsid w:val="00097EFE"/>
    <w:rsid w:val="000A050D"/>
    <w:rsid w:val="000A1B60"/>
    <w:rsid w:val="000A2F8F"/>
    <w:rsid w:val="000B0E24"/>
    <w:rsid w:val="000B2850"/>
    <w:rsid w:val="000B2CA2"/>
    <w:rsid w:val="000C26F0"/>
    <w:rsid w:val="000C5B79"/>
    <w:rsid w:val="000D5110"/>
    <w:rsid w:val="000D766C"/>
    <w:rsid w:val="000E3C54"/>
    <w:rsid w:val="000E63D0"/>
    <w:rsid w:val="000E7CEB"/>
    <w:rsid w:val="000F5203"/>
    <w:rsid w:val="00100304"/>
    <w:rsid w:val="00100C26"/>
    <w:rsid w:val="001046DF"/>
    <w:rsid w:val="00106630"/>
    <w:rsid w:val="00116F66"/>
    <w:rsid w:val="00124305"/>
    <w:rsid w:val="00127499"/>
    <w:rsid w:val="001303BA"/>
    <w:rsid w:val="001324C8"/>
    <w:rsid w:val="00133DBB"/>
    <w:rsid w:val="00140ABF"/>
    <w:rsid w:val="00141416"/>
    <w:rsid w:val="00141D09"/>
    <w:rsid w:val="00142FEF"/>
    <w:rsid w:val="001528FF"/>
    <w:rsid w:val="00155028"/>
    <w:rsid w:val="00163216"/>
    <w:rsid w:val="00187620"/>
    <w:rsid w:val="00192690"/>
    <w:rsid w:val="00195175"/>
    <w:rsid w:val="001A1A41"/>
    <w:rsid w:val="001A67B1"/>
    <w:rsid w:val="001B2538"/>
    <w:rsid w:val="001B2888"/>
    <w:rsid w:val="001B55D3"/>
    <w:rsid w:val="001B5B7E"/>
    <w:rsid w:val="001C694A"/>
    <w:rsid w:val="001C6D92"/>
    <w:rsid w:val="001D0190"/>
    <w:rsid w:val="001E5547"/>
    <w:rsid w:val="001E6394"/>
    <w:rsid w:val="001F2216"/>
    <w:rsid w:val="0020309E"/>
    <w:rsid w:val="00210635"/>
    <w:rsid w:val="00213C38"/>
    <w:rsid w:val="0021694F"/>
    <w:rsid w:val="00226348"/>
    <w:rsid w:val="002329BD"/>
    <w:rsid w:val="0023517F"/>
    <w:rsid w:val="00241002"/>
    <w:rsid w:val="00243D91"/>
    <w:rsid w:val="002515AF"/>
    <w:rsid w:val="00272FC3"/>
    <w:rsid w:val="002754A5"/>
    <w:rsid w:val="00281C54"/>
    <w:rsid w:val="00292622"/>
    <w:rsid w:val="00294A19"/>
    <w:rsid w:val="002A6078"/>
    <w:rsid w:val="002C2263"/>
    <w:rsid w:val="002C3E16"/>
    <w:rsid w:val="002D3675"/>
    <w:rsid w:val="002E1DD4"/>
    <w:rsid w:val="002E4070"/>
    <w:rsid w:val="002E5EF4"/>
    <w:rsid w:val="002F2F80"/>
    <w:rsid w:val="00300B25"/>
    <w:rsid w:val="003024FD"/>
    <w:rsid w:val="003049FB"/>
    <w:rsid w:val="00305854"/>
    <w:rsid w:val="00307369"/>
    <w:rsid w:val="0032289F"/>
    <w:rsid w:val="00346583"/>
    <w:rsid w:val="00353049"/>
    <w:rsid w:val="00354E75"/>
    <w:rsid w:val="00364DDC"/>
    <w:rsid w:val="00372DDD"/>
    <w:rsid w:val="003920FD"/>
    <w:rsid w:val="003B287F"/>
    <w:rsid w:val="003B7F7E"/>
    <w:rsid w:val="003C3838"/>
    <w:rsid w:val="003C5558"/>
    <w:rsid w:val="003D088B"/>
    <w:rsid w:val="003D4F7B"/>
    <w:rsid w:val="003D658C"/>
    <w:rsid w:val="003D65FF"/>
    <w:rsid w:val="003E55A9"/>
    <w:rsid w:val="003F2739"/>
    <w:rsid w:val="0040043D"/>
    <w:rsid w:val="00407B02"/>
    <w:rsid w:val="00412054"/>
    <w:rsid w:val="00412C90"/>
    <w:rsid w:val="004160FE"/>
    <w:rsid w:val="00451555"/>
    <w:rsid w:val="0045394B"/>
    <w:rsid w:val="00456EB0"/>
    <w:rsid w:val="00467E37"/>
    <w:rsid w:val="004A6237"/>
    <w:rsid w:val="004A68A5"/>
    <w:rsid w:val="004B74D8"/>
    <w:rsid w:val="004C4B4F"/>
    <w:rsid w:val="004D4D02"/>
    <w:rsid w:val="004E692F"/>
    <w:rsid w:val="004E6A91"/>
    <w:rsid w:val="004F7283"/>
    <w:rsid w:val="00502749"/>
    <w:rsid w:val="005040FA"/>
    <w:rsid w:val="005040FE"/>
    <w:rsid w:val="00505213"/>
    <w:rsid w:val="0050617B"/>
    <w:rsid w:val="00512782"/>
    <w:rsid w:val="005203D6"/>
    <w:rsid w:val="00527CBE"/>
    <w:rsid w:val="005309E4"/>
    <w:rsid w:val="00544753"/>
    <w:rsid w:val="00551F5B"/>
    <w:rsid w:val="0055281D"/>
    <w:rsid w:val="0056153D"/>
    <w:rsid w:val="00574270"/>
    <w:rsid w:val="00581226"/>
    <w:rsid w:val="00585569"/>
    <w:rsid w:val="00593F7F"/>
    <w:rsid w:val="005B11EF"/>
    <w:rsid w:val="005B1589"/>
    <w:rsid w:val="005B35CD"/>
    <w:rsid w:val="005B4AC3"/>
    <w:rsid w:val="005C1138"/>
    <w:rsid w:val="005C65EF"/>
    <w:rsid w:val="005D66AB"/>
    <w:rsid w:val="005E41AE"/>
    <w:rsid w:val="0060640C"/>
    <w:rsid w:val="00607CB3"/>
    <w:rsid w:val="00620A76"/>
    <w:rsid w:val="00622B70"/>
    <w:rsid w:val="00630062"/>
    <w:rsid w:val="006310E8"/>
    <w:rsid w:val="006405F9"/>
    <w:rsid w:val="0064354B"/>
    <w:rsid w:val="006453A6"/>
    <w:rsid w:val="006533A6"/>
    <w:rsid w:val="006536D4"/>
    <w:rsid w:val="00660635"/>
    <w:rsid w:val="00661AD7"/>
    <w:rsid w:val="00673F65"/>
    <w:rsid w:val="006803B1"/>
    <w:rsid w:val="0068208A"/>
    <w:rsid w:val="00693214"/>
    <w:rsid w:val="00697841"/>
    <w:rsid w:val="006A0DBC"/>
    <w:rsid w:val="006A22BE"/>
    <w:rsid w:val="006A286D"/>
    <w:rsid w:val="006B0782"/>
    <w:rsid w:val="006B1FD9"/>
    <w:rsid w:val="006B3D9F"/>
    <w:rsid w:val="006C4A68"/>
    <w:rsid w:val="006C6745"/>
    <w:rsid w:val="006D0AF9"/>
    <w:rsid w:val="006D2739"/>
    <w:rsid w:val="006D448D"/>
    <w:rsid w:val="006D71FD"/>
    <w:rsid w:val="006D7B5E"/>
    <w:rsid w:val="006E5171"/>
    <w:rsid w:val="006F27B3"/>
    <w:rsid w:val="006F2925"/>
    <w:rsid w:val="0070338B"/>
    <w:rsid w:val="00714ABD"/>
    <w:rsid w:val="00731C79"/>
    <w:rsid w:val="007337C4"/>
    <w:rsid w:val="00741802"/>
    <w:rsid w:val="00747402"/>
    <w:rsid w:val="00747410"/>
    <w:rsid w:val="007741EE"/>
    <w:rsid w:val="00783252"/>
    <w:rsid w:val="00784D88"/>
    <w:rsid w:val="0078776E"/>
    <w:rsid w:val="00797FC8"/>
    <w:rsid w:val="007A66E4"/>
    <w:rsid w:val="007B18C9"/>
    <w:rsid w:val="007C04C4"/>
    <w:rsid w:val="007E124D"/>
    <w:rsid w:val="007E5706"/>
    <w:rsid w:val="007E597B"/>
    <w:rsid w:val="00802439"/>
    <w:rsid w:val="00803A94"/>
    <w:rsid w:val="00805AD5"/>
    <w:rsid w:val="0082367D"/>
    <w:rsid w:val="0082772F"/>
    <w:rsid w:val="00834775"/>
    <w:rsid w:val="008373B3"/>
    <w:rsid w:val="00844EFB"/>
    <w:rsid w:val="00855F03"/>
    <w:rsid w:val="00864803"/>
    <w:rsid w:val="00880DDE"/>
    <w:rsid w:val="008906B4"/>
    <w:rsid w:val="008A5D78"/>
    <w:rsid w:val="008B201D"/>
    <w:rsid w:val="008B5ADB"/>
    <w:rsid w:val="008B62E5"/>
    <w:rsid w:val="008B6A0B"/>
    <w:rsid w:val="008C2599"/>
    <w:rsid w:val="008C652B"/>
    <w:rsid w:val="008C77C7"/>
    <w:rsid w:val="008D4ADB"/>
    <w:rsid w:val="008D6361"/>
    <w:rsid w:val="008D7A31"/>
    <w:rsid w:val="008E3387"/>
    <w:rsid w:val="008F003C"/>
    <w:rsid w:val="008F5FC3"/>
    <w:rsid w:val="00901E5D"/>
    <w:rsid w:val="009042F8"/>
    <w:rsid w:val="0090706D"/>
    <w:rsid w:val="009124DB"/>
    <w:rsid w:val="00912DD0"/>
    <w:rsid w:val="00913A47"/>
    <w:rsid w:val="009220C3"/>
    <w:rsid w:val="009236D4"/>
    <w:rsid w:val="00924029"/>
    <w:rsid w:val="0095378B"/>
    <w:rsid w:val="009538ED"/>
    <w:rsid w:val="009539EC"/>
    <w:rsid w:val="009607E3"/>
    <w:rsid w:val="00960C8A"/>
    <w:rsid w:val="00970906"/>
    <w:rsid w:val="00971044"/>
    <w:rsid w:val="00972B35"/>
    <w:rsid w:val="00972BF6"/>
    <w:rsid w:val="00973EDB"/>
    <w:rsid w:val="009A427E"/>
    <w:rsid w:val="009B1C3D"/>
    <w:rsid w:val="009B4420"/>
    <w:rsid w:val="009D181A"/>
    <w:rsid w:val="009D1AF3"/>
    <w:rsid w:val="009E321C"/>
    <w:rsid w:val="009E61A1"/>
    <w:rsid w:val="009F79C2"/>
    <w:rsid w:val="00A13C09"/>
    <w:rsid w:val="00A23D64"/>
    <w:rsid w:val="00A40EDE"/>
    <w:rsid w:val="00A41406"/>
    <w:rsid w:val="00A43EF8"/>
    <w:rsid w:val="00A45D43"/>
    <w:rsid w:val="00A566C7"/>
    <w:rsid w:val="00A66A16"/>
    <w:rsid w:val="00A718B7"/>
    <w:rsid w:val="00A71E8B"/>
    <w:rsid w:val="00A744CE"/>
    <w:rsid w:val="00A8029C"/>
    <w:rsid w:val="00A90091"/>
    <w:rsid w:val="00A928D2"/>
    <w:rsid w:val="00AA1677"/>
    <w:rsid w:val="00AA2783"/>
    <w:rsid w:val="00AB1487"/>
    <w:rsid w:val="00AB29DB"/>
    <w:rsid w:val="00AB3BB0"/>
    <w:rsid w:val="00AB4EB5"/>
    <w:rsid w:val="00AB6864"/>
    <w:rsid w:val="00AD57EF"/>
    <w:rsid w:val="00AE7D50"/>
    <w:rsid w:val="00AF21A0"/>
    <w:rsid w:val="00AF411E"/>
    <w:rsid w:val="00AF7840"/>
    <w:rsid w:val="00B02AED"/>
    <w:rsid w:val="00B03BD6"/>
    <w:rsid w:val="00B047B3"/>
    <w:rsid w:val="00B11B5E"/>
    <w:rsid w:val="00B16D9E"/>
    <w:rsid w:val="00B16F5D"/>
    <w:rsid w:val="00B32772"/>
    <w:rsid w:val="00B3392D"/>
    <w:rsid w:val="00B4473D"/>
    <w:rsid w:val="00B4569B"/>
    <w:rsid w:val="00B51B8C"/>
    <w:rsid w:val="00B52F88"/>
    <w:rsid w:val="00B72BBF"/>
    <w:rsid w:val="00B73EA8"/>
    <w:rsid w:val="00B74362"/>
    <w:rsid w:val="00B8019C"/>
    <w:rsid w:val="00B810C8"/>
    <w:rsid w:val="00B85711"/>
    <w:rsid w:val="00B94A53"/>
    <w:rsid w:val="00B95247"/>
    <w:rsid w:val="00BA4910"/>
    <w:rsid w:val="00BA4B05"/>
    <w:rsid w:val="00BB190C"/>
    <w:rsid w:val="00BD414E"/>
    <w:rsid w:val="00BE006F"/>
    <w:rsid w:val="00BF46A8"/>
    <w:rsid w:val="00C02617"/>
    <w:rsid w:val="00C11757"/>
    <w:rsid w:val="00C129EC"/>
    <w:rsid w:val="00C20ECF"/>
    <w:rsid w:val="00C249E4"/>
    <w:rsid w:val="00C26256"/>
    <w:rsid w:val="00C275D4"/>
    <w:rsid w:val="00C30CA2"/>
    <w:rsid w:val="00C36E86"/>
    <w:rsid w:val="00C36FC8"/>
    <w:rsid w:val="00C42A32"/>
    <w:rsid w:val="00C46F06"/>
    <w:rsid w:val="00C74A96"/>
    <w:rsid w:val="00C871BF"/>
    <w:rsid w:val="00CA5395"/>
    <w:rsid w:val="00CA6631"/>
    <w:rsid w:val="00CB48EE"/>
    <w:rsid w:val="00CC1F04"/>
    <w:rsid w:val="00CC6259"/>
    <w:rsid w:val="00CF1A1D"/>
    <w:rsid w:val="00CF56C4"/>
    <w:rsid w:val="00CF5B35"/>
    <w:rsid w:val="00D04CAA"/>
    <w:rsid w:val="00D053B7"/>
    <w:rsid w:val="00D16313"/>
    <w:rsid w:val="00D23C06"/>
    <w:rsid w:val="00D243DD"/>
    <w:rsid w:val="00D26054"/>
    <w:rsid w:val="00D26256"/>
    <w:rsid w:val="00D40708"/>
    <w:rsid w:val="00D45C02"/>
    <w:rsid w:val="00D47036"/>
    <w:rsid w:val="00D5182E"/>
    <w:rsid w:val="00D55E6D"/>
    <w:rsid w:val="00D55F24"/>
    <w:rsid w:val="00D62449"/>
    <w:rsid w:val="00D62856"/>
    <w:rsid w:val="00D7409D"/>
    <w:rsid w:val="00D753AB"/>
    <w:rsid w:val="00D75C61"/>
    <w:rsid w:val="00D9169C"/>
    <w:rsid w:val="00DA23F4"/>
    <w:rsid w:val="00DB49A4"/>
    <w:rsid w:val="00DC0027"/>
    <w:rsid w:val="00DC4831"/>
    <w:rsid w:val="00DC7FD0"/>
    <w:rsid w:val="00DD10E2"/>
    <w:rsid w:val="00DD1FE0"/>
    <w:rsid w:val="00DE3BB5"/>
    <w:rsid w:val="00DF714D"/>
    <w:rsid w:val="00E12B25"/>
    <w:rsid w:val="00E235DC"/>
    <w:rsid w:val="00E2617C"/>
    <w:rsid w:val="00E436D5"/>
    <w:rsid w:val="00E44355"/>
    <w:rsid w:val="00E47CE2"/>
    <w:rsid w:val="00E52A00"/>
    <w:rsid w:val="00E55747"/>
    <w:rsid w:val="00E71AF8"/>
    <w:rsid w:val="00E7504F"/>
    <w:rsid w:val="00E81177"/>
    <w:rsid w:val="00E832F9"/>
    <w:rsid w:val="00E87954"/>
    <w:rsid w:val="00E9275F"/>
    <w:rsid w:val="00E95024"/>
    <w:rsid w:val="00EA0588"/>
    <w:rsid w:val="00EA216F"/>
    <w:rsid w:val="00EA2245"/>
    <w:rsid w:val="00EB1FEC"/>
    <w:rsid w:val="00EC0221"/>
    <w:rsid w:val="00EC3CB9"/>
    <w:rsid w:val="00ED2E9B"/>
    <w:rsid w:val="00ED604B"/>
    <w:rsid w:val="00EE1698"/>
    <w:rsid w:val="00F01A03"/>
    <w:rsid w:val="00F039D2"/>
    <w:rsid w:val="00F27364"/>
    <w:rsid w:val="00F32D02"/>
    <w:rsid w:val="00F3735D"/>
    <w:rsid w:val="00F42138"/>
    <w:rsid w:val="00F46CC9"/>
    <w:rsid w:val="00F70008"/>
    <w:rsid w:val="00F7340E"/>
    <w:rsid w:val="00FA6102"/>
    <w:rsid w:val="00FC3C80"/>
    <w:rsid w:val="00FD0D7B"/>
    <w:rsid w:val="00FD5048"/>
    <w:rsid w:val="00FF3BC6"/>
    <w:rsid w:val="00FF56D7"/>
    <w:rsid w:val="00FF6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B0FC76"/>
  <w15:docId w15:val="{608CEAB0-3FF9-4443-9444-E093D2A43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4270"/>
    <w:pPr>
      <w:widowControl w:val="0"/>
      <w:jc w:val="both"/>
    </w:pPr>
  </w:style>
  <w:style w:type="paragraph" w:styleId="1">
    <w:name w:val="heading 1"/>
    <w:aliases w:val="章,标题1,ch,Heading 0,H1,Fab-1,PIM 1,Heading 01,Heading 02,H11,Heading 03,H12,Heading 04,Heading 011,H13,Heading 021,H111,Heading 031,H121,Heading 05,H14,Heading 06,H15,Heading 012,Heading 022,H112,Heading 032,H122,Heading 07,H16,Heading 013"/>
    <w:basedOn w:val="a"/>
    <w:next w:val="a"/>
    <w:link w:val="1Char"/>
    <w:qFormat/>
    <w:rsid w:val="00574270"/>
    <w:pPr>
      <w:keepNext/>
      <w:keepLines/>
      <w:numPr>
        <w:numId w:val="1"/>
      </w:numPr>
      <w:spacing w:before="340" w:after="330" w:line="578" w:lineRule="auto"/>
      <w:outlineLvl w:val="0"/>
    </w:pPr>
    <w:rPr>
      <w:b/>
      <w:bCs/>
      <w:kern w:val="44"/>
      <w:sz w:val="44"/>
      <w:szCs w:val="44"/>
    </w:rPr>
  </w:style>
  <w:style w:type="paragraph" w:styleId="2">
    <w:name w:val="heading 2"/>
    <w:aliases w:val="节,Chapter X.X. Statement,Header 2,l2,Level 2 Head,heading 2,小节1,h1,Attribute Heading 2,H2,文件标题2 Char,Heading 2 Hidden,Heading 2 CCBS,2nd level,Fab-2,PIM2,Titre3,HD2,sect 1.2,Heading 2 Hidden1,Heading 2 CCBS1,Heading 2 Hidden2,H"/>
    <w:basedOn w:val="a"/>
    <w:next w:val="a"/>
    <w:link w:val="2Char"/>
    <w:unhideWhenUsed/>
    <w:qFormat/>
    <w:rsid w:val="0057427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57427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nhideWhenUsed/>
    <w:qFormat/>
    <w:rsid w:val="001B25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1B25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semiHidden/>
    <w:unhideWhenUsed/>
    <w:qFormat/>
    <w:rsid w:val="001B25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9"/>
    <w:semiHidden/>
    <w:unhideWhenUsed/>
    <w:qFormat/>
    <w:rsid w:val="001B253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9"/>
    <w:semiHidden/>
    <w:unhideWhenUsed/>
    <w:qFormat/>
    <w:rsid w:val="001B253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9"/>
    <w:semiHidden/>
    <w:unhideWhenUsed/>
    <w:qFormat/>
    <w:rsid w:val="001B253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742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74270"/>
    <w:rPr>
      <w:sz w:val="18"/>
      <w:szCs w:val="18"/>
    </w:rPr>
  </w:style>
  <w:style w:type="paragraph" w:styleId="a4">
    <w:name w:val="footer"/>
    <w:basedOn w:val="a"/>
    <w:link w:val="Char0"/>
    <w:uiPriority w:val="99"/>
    <w:unhideWhenUsed/>
    <w:rsid w:val="00574270"/>
    <w:pPr>
      <w:tabs>
        <w:tab w:val="center" w:pos="4153"/>
        <w:tab w:val="right" w:pos="8306"/>
      </w:tabs>
      <w:snapToGrid w:val="0"/>
      <w:jc w:val="left"/>
    </w:pPr>
    <w:rPr>
      <w:sz w:val="18"/>
      <w:szCs w:val="18"/>
    </w:rPr>
  </w:style>
  <w:style w:type="character" w:customStyle="1" w:styleId="Char0">
    <w:name w:val="页脚 Char"/>
    <w:basedOn w:val="a0"/>
    <w:link w:val="a4"/>
    <w:uiPriority w:val="99"/>
    <w:rsid w:val="00574270"/>
    <w:rPr>
      <w:sz w:val="18"/>
      <w:szCs w:val="18"/>
    </w:rPr>
  </w:style>
  <w:style w:type="character" w:customStyle="1" w:styleId="Char1">
    <w:name w:val="纯文本 Char"/>
    <w:link w:val="a5"/>
    <w:uiPriority w:val="99"/>
    <w:rsid w:val="00574270"/>
    <w:rPr>
      <w:rFonts w:ascii="宋体" w:hAnsi="Courier New"/>
      <w:szCs w:val="21"/>
    </w:rPr>
  </w:style>
  <w:style w:type="paragraph" w:styleId="a5">
    <w:name w:val="Plain Text"/>
    <w:basedOn w:val="a"/>
    <w:link w:val="Char1"/>
    <w:uiPriority w:val="99"/>
    <w:rsid w:val="00574270"/>
    <w:rPr>
      <w:rFonts w:ascii="宋体" w:hAnsi="Courier New"/>
      <w:szCs w:val="21"/>
    </w:rPr>
  </w:style>
  <w:style w:type="character" w:customStyle="1" w:styleId="Char10">
    <w:name w:val="纯文本 Char1"/>
    <w:basedOn w:val="a0"/>
    <w:uiPriority w:val="99"/>
    <w:semiHidden/>
    <w:rsid w:val="00574270"/>
    <w:rPr>
      <w:rFonts w:ascii="宋体" w:eastAsia="宋体" w:hAnsi="Courier New" w:cs="Courier New"/>
      <w:szCs w:val="21"/>
    </w:rPr>
  </w:style>
  <w:style w:type="character" w:customStyle="1" w:styleId="1Char">
    <w:name w:val="标题 1 Char"/>
    <w:aliases w:val="章 Char,标题1 Char,ch Char,Heading 0 Char,H1 Char,Fab-1 Char,PIM 1 Char,Heading 01 Char,Heading 02 Char,H11 Char,Heading 03 Char,H12 Char,Heading 04 Char,Heading 011 Char,H13 Char,Heading 021 Char,H111 Char,Heading 031 Char,H121 Char,H14 Char"/>
    <w:basedOn w:val="a0"/>
    <w:link w:val="1"/>
    <w:rsid w:val="00574270"/>
    <w:rPr>
      <w:b/>
      <w:bCs/>
      <w:kern w:val="44"/>
      <w:sz w:val="44"/>
      <w:szCs w:val="44"/>
    </w:rPr>
  </w:style>
  <w:style w:type="paragraph" w:styleId="a6">
    <w:name w:val="List Paragraph"/>
    <w:basedOn w:val="a"/>
    <w:uiPriority w:val="34"/>
    <w:qFormat/>
    <w:rsid w:val="00574270"/>
    <w:pPr>
      <w:ind w:firstLineChars="200" w:firstLine="420"/>
    </w:pPr>
  </w:style>
  <w:style w:type="character" w:customStyle="1" w:styleId="2Char">
    <w:name w:val="标题 2 Char"/>
    <w:aliases w:val="节 Char,Chapter X.X. Statement Char,Header 2 Char,l2 Char,Level 2 Head Char,heading 2 Char,小节1 Char,h1 Char,Attribute Heading 2 Char,H2 Char,文件标题2 Char Char,Heading 2 Hidden Char,Heading 2 CCBS Char,2nd level Char,Fab-2 Char,PIM2 Char,HD2 Char"/>
    <w:basedOn w:val="a0"/>
    <w:link w:val="2"/>
    <w:rsid w:val="00574270"/>
    <w:rPr>
      <w:rFonts w:asciiTheme="majorHAnsi" w:eastAsiaTheme="majorEastAsia" w:hAnsiTheme="majorHAnsi" w:cstheme="majorBidi"/>
      <w:b/>
      <w:bCs/>
      <w:sz w:val="32"/>
      <w:szCs w:val="32"/>
    </w:rPr>
  </w:style>
  <w:style w:type="character" w:customStyle="1" w:styleId="3Char">
    <w:name w:val="标题 3 Char"/>
    <w:basedOn w:val="a0"/>
    <w:link w:val="3"/>
    <w:rsid w:val="00574270"/>
    <w:rPr>
      <w:b/>
      <w:bCs/>
      <w:sz w:val="32"/>
      <w:szCs w:val="32"/>
    </w:rPr>
  </w:style>
  <w:style w:type="character" w:customStyle="1" w:styleId="4Char">
    <w:name w:val="标题 4 Char"/>
    <w:basedOn w:val="a0"/>
    <w:link w:val="4"/>
    <w:rsid w:val="001B2538"/>
    <w:rPr>
      <w:rFonts w:asciiTheme="majorHAnsi" w:eastAsiaTheme="majorEastAsia" w:hAnsiTheme="majorHAnsi" w:cstheme="majorBidi"/>
      <w:b/>
      <w:bCs/>
      <w:sz w:val="28"/>
      <w:szCs w:val="28"/>
    </w:rPr>
  </w:style>
  <w:style w:type="character" w:customStyle="1" w:styleId="5Char">
    <w:name w:val="标题 5 Char"/>
    <w:basedOn w:val="a0"/>
    <w:link w:val="5"/>
    <w:rsid w:val="001B2538"/>
    <w:rPr>
      <w:b/>
      <w:bCs/>
      <w:sz w:val="28"/>
      <w:szCs w:val="28"/>
    </w:rPr>
  </w:style>
  <w:style w:type="character" w:customStyle="1" w:styleId="6Char">
    <w:name w:val="标题 6 Char"/>
    <w:basedOn w:val="a0"/>
    <w:link w:val="6"/>
    <w:semiHidden/>
    <w:rsid w:val="001B2538"/>
    <w:rPr>
      <w:rFonts w:asciiTheme="majorHAnsi" w:eastAsiaTheme="majorEastAsia" w:hAnsiTheme="majorHAnsi" w:cstheme="majorBidi"/>
      <w:b/>
      <w:bCs/>
      <w:sz w:val="24"/>
      <w:szCs w:val="24"/>
    </w:rPr>
  </w:style>
  <w:style w:type="character" w:customStyle="1" w:styleId="7Char">
    <w:name w:val="标题 7 Char"/>
    <w:basedOn w:val="a0"/>
    <w:link w:val="7"/>
    <w:uiPriority w:val="99"/>
    <w:semiHidden/>
    <w:rsid w:val="001B2538"/>
    <w:rPr>
      <w:b/>
      <w:bCs/>
      <w:sz w:val="24"/>
      <w:szCs w:val="24"/>
    </w:rPr>
  </w:style>
  <w:style w:type="character" w:customStyle="1" w:styleId="8Char">
    <w:name w:val="标题 8 Char"/>
    <w:basedOn w:val="a0"/>
    <w:link w:val="8"/>
    <w:uiPriority w:val="99"/>
    <w:semiHidden/>
    <w:rsid w:val="001B2538"/>
    <w:rPr>
      <w:rFonts w:asciiTheme="majorHAnsi" w:eastAsiaTheme="majorEastAsia" w:hAnsiTheme="majorHAnsi" w:cstheme="majorBidi"/>
      <w:sz w:val="24"/>
      <w:szCs w:val="24"/>
    </w:rPr>
  </w:style>
  <w:style w:type="character" w:customStyle="1" w:styleId="9Char">
    <w:name w:val="标题 9 Char"/>
    <w:basedOn w:val="a0"/>
    <w:link w:val="9"/>
    <w:uiPriority w:val="99"/>
    <w:semiHidden/>
    <w:rsid w:val="001B2538"/>
    <w:rPr>
      <w:rFonts w:asciiTheme="majorHAnsi" w:eastAsiaTheme="majorEastAsia" w:hAnsiTheme="majorHAnsi" w:cstheme="majorBidi"/>
      <w:szCs w:val="21"/>
    </w:rPr>
  </w:style>
  <w:style w:type="paragraph" w:styleId="a7">
    <w:name w:val="Normal Indent"/>
    <w:basedOn w:val="a"/>
    <w:uiPriority w:val="99"/>
    <w:semiHidden/>
    <w:unhideWhenUsed/>
    <w:rsid w:val="001B2538"/>
    <w:pPr>
      <w:widowControl/>
      <w:spacing w:line="360" w:lineRule="auto"/>
      <w:ind w:firstLineChars="200" w:firstLine="200"/>
      <w:jc w:val="left"/>
    </w:pPr>
    <w:rPr>
      <w:rFonts w:ascii="Arial" w:eastAsia="宋体" w:hAnsi="Arial" w:cs="Times New Roman"/>
      <w:kern w:val="0"/>
      <w:sz w:val="24"/>
      <w:szCs w:val="21"/>
    </w:rPr>
  </w:style>
  <w:style w:type="paragraph" w:customStyle="1" w:styleId="a8">
    <w:name w:val="注释文字"/>
    <w:basedOn w:val="a"/>
    <w:rsid w:val="001B2538"/>
    <w:pPr>
      <w:widowControl/>
      <w:spacing w:line="360" w:lineRule="auto"/>
      <w:jc w:val="left"/>
    </w:pPr>
    <w:rPr>
      <w:rFonts w:ascii="Arial" w:eastAsia="宋体" w:hAnsi="Arial" w:cs="宋体"/>
      <w:i/>
      <w:color w:val="0000FF"/>
      <w:kern w:val="0"/>
      <w:sz w:val="24"/>
      <w:szCs w:val="20"/>
    </w:rPr>
  </w:style>
  <w:style w:type="table" w:styleId="a9">
    <w:name w:val="Table Grid"/>
    <w:basedOn w:val="a1"/>
    <w:qFormat/>
    <w:rsid w:val="001B253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1B2538"/>
    <w:pPr>
      <w:widowControl/>
      <w:spacing w:before="100" w:beforeAutospacing="1" w:after="100" w:afterAutospacing="1"/>
      <w:jc w:val="left"/>
    </w:pPr>
    <w:rPr>
      <w:rFonts w:ascii="宋体" w:eastAsia="宋体" w:hAnsi="宋体" w:cs="Tahoma"/>
      <w:bCs/>
      <w:kern w:val="0"/>
      <w:szCs w:val="21"/>
    </w:rPr>
  </w:style>
  <w:style w:type="character" w:styleId="ab">
    <w:name w:val="annotation reference"/>
    <w:basedOn w:val="a0"/>
    <w:unhideWhenUsed/>
    <w:rsid w:val="003049FB"/>
    <w:rPr>
      <w:sz w:val="21"/>
      <w:szCs w:val="21"/>
    </w:rPr>
  </w:style>
  <w:style w:type="paragraph" w:styleId="ac">
    <w:name w:val="annotation text"/>
    <w:basedOn w:val="a"/>
    <w:link w:val="Char2"/>
    <w:semiHidden/>
    <w:unhideWhenUsed/>
    <w:rsid w:val="003049FB"/>
    <w:pPr>
      <w:jc w:val="left"/>
    </w:pPr>
  </w:style>
  <w:style w:type="character" w:customStyle="1" w:styleId="Char2">
    <w:name w:val="批注文字 Char"/>
    <w:basedOn w:val="a0"/>
    <w:link w:val="ac"/>
    <w:semiHidden/>
    <w:rsid w:val="003049FB"/>
  </w:style>
  <w:style w:type="paragraph" w:styleId="ad">
    <w:name w:val="Balloon Text"/>
    <w:basedOn w:val="a"/>
    <w:link w:val="Char3"/>
    <w:uiPriority w:val="99"/>
    <w:semiHidden/>
    <w:unhideWhenUsed/>
    <w:rsid w:val="003049FB"/>
    <w:rPr>
      <w:sz w:val="18"/>
      <w:szCs w:val="18"/>
    </w:rPr>
  </w:style>
  <w:style w:type="character" w:customStyle="1" w:styleId="Char3">
    <w:name w:val="批注框文本 Char"/>
    <w:basedOn w:val="a0"/>
    <w:link w:val="ad"/>
    <w:uiPriority w:val="99"/>
    <w:semiHidden/>
    <w:rsid w:val="003049FB"/>
    <w:rPr>
      <w:sz w:val="18"/>
      <w:szCs w:val="18"/>
    </w:rPr>
  </w:style>
  <w:style w:type="paragraph" w:customStyle="1" w:styleId="p1">
    <w:name w:val="p1"/>
    <w:basedOn w:val="a"/>
    <w:rsid w:val="003049FB"/>
    <w:pPr>
      <w:widowControl/>
      <w:jc w:val="left"/>
    </w:pPr>
    <w:rPr>
      <w:rFonts w:ascii="Consolas" w:hAnsi="Consolas" w:cs="Times New Roman"/>
      <w:color w:val="4F76CB"/>
      <w:kern w:val="0"/>
      <w:sz w:val="17"/>
      <w:szCs w:val="17"/>
    </w:rPr>
  </w:style>
  <w:style w:type="paragraph" w:customStyle="1" w:styleId="p2">
    <w:name w:val="p2"/>
    <w:basedOn w:val="a"/>
    <w:rsid w:val="003049FB"/>
    <w:pPr>
      <w:widowControl/>
      <w:jc w:val="left"/>
    </w:pPr>
    <w:rPr>
      <w:rFonts w:ascii="Consolas" w:hAnsi="Consolas" w:cs="Times New Roman"/>
      <w:color w:val="4E9192"/>
      <w:kern w:val="0"/>
      <w:sz w:val="17"/>
      <w:szCs w:val="17"/>
    </w:rPr>
  </w:style>
  <w:style w:type="character" w:customStyle="1" w:styleId="s1">
    <w:name w:val="s1"/>
    <w:basedOn w:val="a0"/>
    <w:rsid w:val="003049FB"/>
    <w:rPr>
      <w:color w:val="009193"/>
    </w:rPr>
  </w:style>
  <w:style w:type="character" w:customStyle="1" w:styleId="s2">
    <w:name w:val="s2"/>
    <w:basedOn w:val="a0"/>
    <w:rsid w:val="003049FB"/>
    <w:rPr>
      <w:color w:val="4E9192"/>
    </w:rPr>
  </w:style>
  <w:style w:type="character" w:customStyle="1" w:styleId="s3">
    <w:name w:val="s3"/>
    <w:basedOn w:val="a0"/>
    <w:rsid w:val="003049FB"/>
    <w:rPr>
      <w:u w:val="single"/>
    </w:rPr>
  </w:style>
  <w:style w:type="character" w:customStyle="1" w:styleId="s4">
    <w:name w:val="s4"/>
    <w:basedOn w:val="a0"/>
    <w:rsid w:val="003049FB"/>
    <w:rPr>
      <w:color w:val="000000"/>
    </w:rPr>
  </w:style>
  <w:style w:type="character" w:customStyle="1" w:styleId="s5">
    <w:name w:val="s5"/>
    <w:basedOn w:val="a0"/>
    <w:rsid w:val="003049FB"/>
    <w:rPr>
      <w:color w:val="4F76CB"/>
    </w:rPr>
  </w:style>
  <w:style w:type="character" w:customStyle="1" w:styleId="apple-tab-span">
    <w:name w:val="apple-tab-span"/>
    <w:basedOn w:val="a0"/>
    <w:rsid w:val="003049FB"/>
  </w:style>
  <w:style w:type="character" w:styleId="ae">
    <w:name w:val="Hyperlink"/>
    <w:basedOn w:val="a0"/>
    <w:uiPriority w:val="99"/>
    <w:unhideWhenUsed/>
    <w:rsid w:val="00B3392D"/>
    <w:rPr>
      <w:color w:val="0563C1" w:themeColor="hyperlink"/>
      <w:u w:val="single"/>
    </w:rPr>
  </w:style>
  <w:style w:type="paragraph" w:styleId="af">
    <w:name w:val="Block Text"/>
    <w:basedOn w:val="a"/>
    <w:unhideWhenUsed/>
    <w:rsid w:val="00697841"/>
    <w:pPr>
      <w:spacing w:after="120"/>
      <w:ind w:leftChars="700" w:left="1440" w:rightChars="700" w:right="1440"/>
    </w:pPr>
    <w:rPr>
      <w:rFonts w:ascii="Tahoma" w:eastAsia="宋体" w:hAnsi="Tahoma" w:cs="Tahoma"/>
      <w:bCs/>
      <w:kern w:val="0"/>
      <w:szCs w:val="21"/>
    </w:rPr>
  </w:style>
  <w:style w:type="table" w:customStyle="1" w:styleId="10">
    <w:name w:val="网格型1"/>
    <w:basedOn w:val="a1"/>
    <w:next w:val="a9"/>
    <w:qFormat/>
    <w:rsid w:val="00E7504F"/>
    <w:rPr>
      <w:rFonts w:eastAsia="宋体"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片文字"/>
    <w:basedOn w:val="a"/>
    <w:rsid w:val="00E7504F"/>
    <w:pPr>
      <w:spacing w:line="240" w:lineRule="atLeast"/>
      <w:jc w:val="center"/>
    </w:pPr>
    <w:rPr>
      <w:rFonts w:ascii="宋体" w:eastAsia="宋体" w:hAnsi="Tahoma" w:cs="Tahoma"/>
      <w:bCs/>
      <w:kern w:val="0"/>
      <w:szCs w:val="21"/>
    </w:rPr>
  </w:style>
  <w:style w:type="character" w:styleId="af1">
    <w:name w:val="FollowedHyperlink"/>
    <w:basedOn w:val="a0"/>
    <w:uiPriority w:val="99"/>
    <w:semiHidden/>
    <w:unhideWhenUsed/>
    <w:rsid w:val="007E124D"/>
    <w:rPr>
      <w:color w:val="954F72" w:themeColor="followedHyperlink"/>
      <w:u w:val="single"/>
    </w:rPr>
  </w:style>
  <w:style w:type="paragraph" w:styleId="af2">
    <w:name w:val="Document Map"/>
    <w:basedOn w:val="a"/>
    <w:link w:val="Char4"/>
    <w:uiPriority w:val="99"/>
    <w:semiHidden/>
    <w:unhideWhenUsed/>
    <w:rsid w:val="00B8019C"/>
    <w:rPr>
      <w:rFonts w:ascii="Heiti SC Light" w:eastAsia="Heiti SC Light"/>
      <w:sz w:val="24"/>
      <w:szCs w:val="24"/>
    </w:rPr>
  </w:style>
  <w:style w:type="character" w:customStyle="1" w:styleId="Char4">
    <w:name w:val="文档结构图 Char"/>
    <w:basedOn w:val="a0"/>
    <w:link w:val="af2"/>
    <w:uiPriority w:val="99"/>
    <w:semiHidden/>
    <w:rsid w:val="00B8019C"/>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92587">
      <w:bodyDiv w:val="1"/>
      <w:marLeft w:val="0"/>
      <w:marRight w:val="0"/>
      <w:marTop w:val="0"/>
      <w:marBottom w:val="0"/>
      <w:divBdr>
        <w:top w:val="none" w:sz="0" w:space="0" w:color="auto"/>
        <w:left w:val="none" w:sz="0" w:space="0" w:color="auto"/>
        <w:bottom w:val="none" w:sz="0" w:space="0" w:color="auto"/>
        <w:right w:val="none" w:sz="0" w:space="0" w:color="auto"/>
      </w:divBdr>
    </w:div>
    <w:div w:id="82264260">
      <w:bodyDiv w:val="1"/>
      <w:marLeft w:val="0"/>
      <w:marRight w:val="0"/>
      <w:marTop w:val="0"/>
      <w:marBottom w:val="0"/>
      <w:divBdr>
        <w:top w:val="none" w:sz="0" w:space="0" w:color="auto"/>
        <w:left w:val="none" w:sz="0" w:space="0" w:color="auto"/>
        <w:bottom w:val="none" w:sz="0" w:space="0" w:color="auto"/>
        <w:right w:val="none" w:sz="0" w:space="0" w:color="auto"/>
      </w:divBdr>
    </w:div>
    <w:div w:id="475799765">
      <w:bodyDiv w:val="1"/>
      <w:marLeft w:val="0"/>
      <w:marRight w:val="0"/>
      <w:marTop w:val="0"/>
      <w:marBottom w:val="0"/>
      <w:divBdr>
        <w:top w:val="none" w:sz="0" w:space="0" w:color="auto"/>
        <w:left w:val="none" w:sz="0" w:space="0" w:color="auto"/>
        <w:bottom w:val="none" w:sz="0" w:space="0" w:color="auto"/>
        <w:right w:val="none" w:sz="0" w:space="0" w:color="auto"/>
      </w:divBdr>
    </w:div>
    <w:div w:id="765465706">
      <w:bodyDiv w:val="1"/>
      <w:marLeft w:val="0"/>
      <w:marRight w:val="0"/>
      <w:marTop w:val="0"/>
      <w:marBottom w:val="0"/>
      <w:divBdr>
        <w:top w:val="none" w:sz="0" w:space="0" w:color="auto"/>
        <w:left w:val="none" w:sz="0" w:space="0" w:color="auto"/>
        <w:bottom w:val="none" w:sz="0" w:space="0" w:color="auto"/>
        <w:right w:val="none" w:sz="0" w:space="0" w:color="auto"/>
      </w:divBdr>
    </w:div>
    <w:div w:id="1371802190">
      <w:bodyDiv w:val="1"/>
      <w:marLeft w:val="0"/>
      <w:marRight w:val="0"/>
      <w:marTop w:val="0"/>
      <w:marBottom w:val="0"/>
      <w:divBdr>
        <w:top w:val="none" w:sz="0" w:space="0" w:color="auto"/>
        <w:left w:val="none" w:sz="0" w:space="0" w:color="auto"/>
        <w:bottom w:val="none" w:sz="0" w:space="0" w:color="auto"/>
        <w:right w:val="none" w:sz="0" w:space="0" w:color="auto"/>
      </w:divBdr>
    </w:div>
    <w:div w:id="1689602058">
      <w:bodyDiv w:val="1"/>
      <w:marLeft w:val="0"/>
      <w:marRight w:val="0"/>
      <w:marTop w:val="0"/>
      <w:marBottom w:val="0"/>
      <w:divBdr>
        <w:top w:val="none" w:sz="0" w:space="0" w:color="auto"/>
        <w:left w:val="none" w:sz="0" w:space="0" w:color="auto"/>
        <w:bottom w:val="none" w:sz="0" w:space="0" w:color="auto"/>
        <w:right w:val="none" w:sz="0" w:space="0" w:color="auto"/>
      </w:divBdr>
    </w:div>
    <w:div w:id="1768037341">
      <w:bodyDiv w:val="1"/>
      <w:marLeft w:val="0"/>
      <w:marRight w:val="0"/>
      <w:marTop w:val="0"/>
      <w:marBottom w:val="0"/>
      <w:divBdr>
        <w:top w:val="none" w:sz="0" w:space="0" w:color="auto"/>
        <w:left w:val="none" w:sz="0" w:space="0" w:color="auto"/>
        <w:bottom w:val="none" w:sz="0" w:space="0" w:color="auto"/>
        <w:right w:val="none" w:sz="0" w:space="0" w:color="auto"/>
      </w:divBdr>
    </w:div>
    <w:div w:id="1970668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hyperlink" Target="file:///D:\1-&#24037;&#20316;&#30446;&#24405;\1-&#25105;&#30340;&#39033;&#30446;\&#32447;&#19979;&#25910;&#21333;&#39033;&#30446;\&#23545;&#22806;&#25509;&#21475;\&#27993;&#27743;&#32593;&#21830;&#38134;&#34892;&#31227;&#21160;&#25903;&#20184;&#19994;&#21153;&#25509;&#21475;&#25991;&#26723;.docx" TargetMode="External"/><Relationship Id="rId3" Type="http://schemas.openxmlformats.org/officeDocument/2006/relationships/styles" Target="styles.xml"/><Relationship Id="rId21" Type="http://schemas.openxmlformats.org/officeDocument/2006/relationships/hyperlink" Target="https://doc.open.alipay.com/docs/doc.htm?spm=a219a.7386797.0.0.p9mKXe&amp;treeId=53&amp;articleId=104114&amp;docType=1" TargetMode="External"/><Relationship Id="rId34" Type="http://schemas.openxmlformats.org/officeDocument/2006/relationships/image" Target="media/image17.emf"/><Relationship Id="rId42" Type="http://schemas.openxmlformats.org/officeDocument/2006/relationships/hyperlink" Target="https://pay.weixin.qq.com/wiki/doc/api/micropay_sl_danpin.php?chapter=9_101&amp;index=1" TargetMode="External"/><Relationship Id="rId47" Type="http://schemas.openxmlformats.org/officeDocument/2006/relationships/image" Target="media/image21.emf"/><Relationship Id="rId50"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oleObject" Target="embeddings/oleObject2.bin"/><Relationship Id="rId46" Type="http://schemas.openxmlformats.org/officeDocument/2006/relationships/hyperlink" Target="https://pay.weixin.qq.com/wiki/doc/api/micropay_sl.php?chapter=4_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mp.weixin.qq.com/wiki/17/c0f37d5704f0b64713d5d2c37b468d75.html" TargetMode="External"/><Relationship Id="rId29" Type="http://schemas.openxmlformats.org/officeDocument/2006/relationships/package" Target="embeddings/Microsoft_Visio___5.vsdx"/><Relationship Id="rId41" Type="http://schemas.openxmlformats.org/officeDocument/2006/relationships/hyperlink" Target="https://pay.weixin.qq.com/wiki/doc/api/micropay_sl_danpin.php?chapter=9_101&amp;index=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hyperlink" Target="file:///D:\1-&#24037;&#20316;&#30446;&#24405;\1-&#25105;&#30340;&#39033;&#30446;\&#32447;&#19979;&#25910;&#21333;&#39033;&#30446;\&#23545;&#22806;&#25509;&#21475;\&#27993;&#27743;&#32593;&#21830;&#38134;&#34892;&#31227;&#21160;&#25903;&#20184;&#19994;&#21153;&#25509;&#21475;&#25991;&#26723;.docx" TargetMode="External"/><Relationship Id="rId45" Type="http://schemas.openxmlformats.org/officeDocument/2006/relationships/oleObject" Target="embeddings/oleObject3.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image" Target="media/image8.emf"/><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image" Target="media/image22.emf"/><Relationship Id="rId10" Type="http://schemas.openxmlformats.org/officeDocument/2006/relationships/image" Target="media/image1.emf"/><Relationship Id="rId19" Type="http://schemas.openxmlformats.org/officeDocument/2006/relationships/package" Target="embeddings/Microsoft_Visio___3.vsdx"/><Relationship Id="rId31" Type="http://schemas.openxmlformats.org/officeDocument/2006/relationships/image" Target="media/image14.png"/><Relationship Id="rId44" Type="http://schemas.openxmlformats.org/officeDocument/2006/relationships/image" Target="media/image20.emf"/><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rnijveld/xmlseclibs"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3.png"/><Relationship Id="rId35" Type="http://schemas.openxmlformats.org/officeDocument/2006/relationships/package" Target="embeddings/Microsoft_Visio___6.vsdx"/><Relationship Id="rId43" Type="http://schemas.openxmlformats.org/officeDocument/2006/relationships/hyperlink" Target="https://pay.weixin.qq.com/wiki/doc/api/micropay_sl_danpin.php?chapter=9_101&amp;index=1" TargetMode="External"/><Relationship Id="rId48" Type="http://schemas.openxmlformats.org/officeDocument/2006/relationships/oleObject" Target="embeddings/oleObject4.bin"/><Relationship Id="rId8" Type="http://schemas.openxmlformats.org/officeDocument/2006/relationships/hyperlink" Target="http://santuario.apache.org/"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13F46-E536-4D28-861F-5B9C9A3D1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1</Pages>
  <Words>11814</Words>
  <Characters>67341</Characters>
  <Application>Microsoft Office Word</Application>
  <DocSecurity>0</DocSecurity>
  <Lines>561</Lines>
  <Paragraphs>157</Paragraphs>
  <ScaleCrop>false</ScaleCrop>
  <Company/>
  <LinksUpToDate>false</LinksUpToDate>
  <CharactersWithSpaces>78998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廖伟池</dc:creator>
  <cp:keywords/>
  <dc:description/>
  <cp:lastModifiedBy>廖伟池</cp:lastModifiedBy>
  <cp:revision>11</cp:revision>
  <dcterms:created xsi:type="dcterms:W3CDTF">2017-08-11T03:16:00Z</dcterms:created>
  <dcterms:modified xsi:type="dcterms:W3CDTF">2017-08-12T00:17:00Z</dcterms:modified>
</cp:coreProperties>
</file>